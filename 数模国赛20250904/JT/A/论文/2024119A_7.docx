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CAC97" w14:textId="78D0B6BA" w:rsidR="00030A8F" w:rsidRDefault="00D3779C">
      <w:pPr>
        <w:pStyle w:val="ac"/>
        <w:spacing w:line="360" w:lineRule="auto"/>
      </w:pPr>
      <w:bookmarkStart w:id="0" w:name="_Toc8498"/>
      <w:bookmarkStart w:id="1" w:name="_Toc163167859"/>
      <w:bookmarkStart w:id="2" w:name="_Toc165634562"/>
      <w:bookmarkStart w:id="3" w:name="_Toc163264518"/>
      <w:bookmarkStart w:id="4" w:name="_Toc163206067"/>
      <w:r>
        <w:rPr>
          <w:rFonts w:hint="eastAsia"/>
        </w:rPr>
        <w:t>基</w:t>
      </w:r>
      <w:r w:rsidR="00824283" w:rsidRPr="00824283">
        <w:rPr>
          <w:rFonts w:hint="eastAsia"/>
        </w:rPr>
        <w:t>于</w:t>
      </w:r>
      <w:r w:rsidR="00414E3D">
        <w:rPr>
          <w:rFonts w:hint="eastAsia"/>
        </w:rPr>
        <w:t>几何光学投影</w:t>
      </w:r>
      <w:r w:rsidR="00A0472C" w:rsidRPr="00824283">
        <w:rPr>
          <w:rFonts w:hint="eastAsia"/>
        </w:rPr>
        <w:t>的</w:t>
      </w:r>
      <w:r w:rsidR="00414E3D">
        <w:rPr>
          <w:rFonts w:hint="eastAsia"/>
        </w:rPr>
        <w:t>导弹视场遮蔽</w:t>
      </w:r>
      <w:r w:rsidR="00824283" w:rsidRPr="00824283">
        <w:rPr>
          <w:rFonts w:hint="eastAsia"/>
        </w:rPr>
        <w:t>干扰弹投放策略优化</w:t>
      </w:r>
    </w:p>
    <w:bookmarkEnd w:id="0"/>
    <w:bookmarkEnd w:id="1"/>
    <w:bookmarkEnd w:id="2"/>
    <w:bookmarkEnd w:id="3"/>
    <w:bookmarkEnd w:id="4"/>
    <w:p w14:paraId="2A3752A5" w14:textId="77777777" w:rsidR="003C0BBF" w:rsidRDefault="003C0BBF" w:rsidP="003C0BBF">
      <w:pPr>
        <w:keepNext/>
        <w:keepLines/>
        <w:spacing w:line="360" w:lineRule="auto"/>
        <w:rPr>
          <w:rFonts w:ascii="黑体" w:eastAsia="黑体" w:hAnsi="黑体" w:cs="黑体" w:hint="eastAsia"/>
          <w:b/>
          <w:bCs/>
          <w:sz w:val="32"/>
          <w:szCs w:val="32"/>
        </w:rPr>
      </w:pPr>
      <w:r>
        <w:rPr>
          <w:rFonts w:ascii="黑体" w:eastAsia="黑体" w:hAnsi="黑体" w:cs="黑体" w:hint="eastAsia"/>
          <w:b/>
          <w:bCs/>
          <w:sz w:val="32"/>
          <w:szCs w:val="32"/>
        </w:rPr>
        <w:t>摘  要</w:t>
      </w:r>
    </w:p>
    <w:p w14:paraId="70131499" w14:textId="77777777" w:rsidR="008465EA" w:rsidRPr="008465EA" w:rsidRDefault="008465EA" w:rsidP="008465EA">
      <w:pPr>
        <w:autoSpaceDE w:val="0"/>
        <w:autoSpaceDN w:val="0"/>
        <w:spacing w:before="0" w:after="0" w:line="360" w:lineRule="auto"/>
        <w:ind w:left="357" w:right="357" w:firstLine="482"/>
        <w:jc w:val="both"/>
        <w:rPr>
          <w:ins w:id="5" w:author="yukina minato" w:date="2025-09-07T12:13:00Z" w16du:dateUtc="2025-09-07T04:13:00Z"/>
          <w:rFonts w:ascii="宋体" w:eastAsia="宋体" w:hAnsi="宋体" w:cs="宋体" w:hint="eastAsia"/>
          <w:color w:val="000000"/>
        </w:rPr>
      </w:pPr>
      <w:ins w:id="6" w:author="yukina minato" w:date="2025-09-07T12:13:00Z" w16du:dateUtc="2025-09-07T04:13:00Z">
        <w:r w:rsidRPr="008465EA">
          <w:rPr>
            <w:rFonts w:ascii="宋体" w:eastAsia="宋体" w:hAnsi="宋体" w:cs="宋体" w:hint="eastAsia"/>
            <w:color w:val="000000"/>
          </w:rPr>
          <w:t>随着</w:t>
        </w:r>
        <w:r w:rsidRPr="008465EA">
          <w:rPr>
            <w:rFonts w:ascii="宋体" w:eastAsia="宋体" w:hAnsi="宋体" w:cs="宋体"/>
            <w:color w:val="000000"/>
          </w:rPr>
          <w:t>中国进入全面建设社会主义现代化国家新阶段</w:t>
        </w:r>
        <w:r w:rsidRPr="008465EA">
          <w:rPr>
            <w:rFonts w:ascii="宋体" w:eastAsia="宋体" w:hAnsi="宋体" w:cs="宋体" w:hint="eastAsia"/>
            <w:color w:val="000000"/>
          </w:rPr>
          <w:t>，“</w:t>
        </w:r>
        <w:r w:rsidRPr="008465EA">
          <w:rPr>
            <w:rFonts w:ascii="宋体" w:eastAsia="宋体" w:hAnsi="宋体" w:cs="宋体"/>
            <w:color w:val="000000"/>
          </w:rPr>
          <w:t>2035年目标纲要</w:t>
        </w:r>
        <w:r w:rsidRPr="008465EA">
          <w:rPr>
            <w:rFonts w:ascii="宋体" w:eastAsia="宋体" w:hAnsi="宋体" w:cs="宋体" w:hint="eastAsia"/>
            <w:color w:val="000000"/>
          </w:rPr>
          <w:t>”要求企业</w:t>
        </w:r>
        <w:r w:rsidRPr="008465EA">
          <w:rPr>
            <w:rFonts w:ascii="宋体" w:eastAsia="宋体" w:hAnsi="宋体" w:cs="宋体"/>
            <w:color w:val="000000"/>
          </w:rPr>
          <w:t>致力于科技创新</w:t>
        </w:r>
        <w:r w:rsidRPr="008465EA">
          <w:rPr>
            <w:rFonts w:ascii="宋体" w:eastAsia="宋体" w:hAnsi="宋体" w:cs="宋体" w:hint="eastAsia"/>
            <w:color w:val="000000"/>
          </w:rPr>
          <w:t>。</w:t>
        </w:r>
        <w:r w:rsidRPr="008465EA">
          <w:rPr>
            <w:rFonts w:ascii="宋体" w:eastAsia="宋体" w:hAnsi="宋体" w:cs="宋体"/>
            <w:color w:val="000000"/>
          </w:rPr>
          <w:t>无人机技术作为现代战争的重要力量，已成为我国防御体系中关键的一环，特别是在烟幕干扰弹的精准投放与空域防护中，展现出巨大的战略价值和应用前景。</w:t>
        </w:r>
      </w:ins>
    </w:p>
    <w:p w14:paraId="270A3815" w14:textId="77777777" w:rsidR="008465EA" w:rsidRPr="008465EA" w:rsidRDefault="008465EA" w:rsidP="008465EA">
      <w:pPr>
        <w:autoSpaceDE w:val="0"/>
        <w:autoSpaceDN w:val="0"/>
        <w:spacing w:before="0" w:after="0" w:line="360" w:lineRule="auto"/>
        <w:ind w:left="357" w:right="357" w:firstLine="482"/>
        <w:jc w:val="both"/>
        <w:rPr>
          <w:ins w:id="7" w:author="yukina minato" w:date="2025-09-07T12:13:00Z" w16du:dateUtc="2025-09-07T04:13:00Z"/>
          <w:rFonts w:ascii="宋体" w:eastAsia="宋体" w:hAnsi="宋体" w:cs="宋体" w:hint="eastAsia"/>
          <w:color w:val="000000"/>
        </w:rPr>
      </w:pPr>
      <w:ins w:id="8" w:author="yukina minato" w:date="2025-09-07T12:13:00Z" w16du:dateUtc="2025-09-07T04:13:00Z">
        <w:r w:rsidRPr="008465EA">
          <w:rPr>
            <w:rFonts w:ascii="宋体" w:eastAsia="宋体" w:hAnsi="宋体" w:cs="宋体"/>
            <w:color w:val="000000"/>
          </w:rPr>
          <w:t>随着现代军事技术的快速发展和国防安全需求的不断提升，智能化作战装备的优化配置已成为提高我军战斗力、维护国家安全的重要战略举措。在新时代强军目标指引下，无人机烟幕干扰技术作为现代电子对抗的关键环节，对保障我军作战优势、提升防护能力具有重要的现实意义和战略价值。</w:t>
        </w:r>
      </w:ins>
    </w:p>
    <w:p w14:paraId="4E1632E7" w14:textId="77777777" w:rsidR="008465EA" w:rsidRPr="008465EA" w:rsidRDefault="008465EA" w:rsidP="008465EA">
      <w:pPr>
        <w:autoSpaceDE w:val="0"/>
        <w:autoSpaceDN w:val="0"/>
        <w:spacing w:before="0" w:after="0" w:line="360" w:lineRule="auto"/>
        <w:ind w:left="357" w:right="357" w:firstLine="482"/>
        <w:jc w:val="both"/>
        <w:rPr>
          <w:ins w:id="9" w:author="yukina minato" w:date="2025-09-07T12:13:00Z" w16du:dateUtc="2025-09-07T04:13:00Z"/>
          <w:rFonts w:ascii="宋体" w:eastAsia="宋体" w:hAnsi="宋体" w:cs="宋体" w:hint="eastAsia"/>
          <w:color w:val="000000"/>
        </w:rPr>
      </w:pPr>
      <w:ins w:id="10" w:author="yukina minato" w:date="2025-09-07T12:13:00Z" w16du:dateUtc="2025-09-07T04:13:00Z">
        <w:r w:rsidRPr="008465EA">
          <w:rPr>
            <w:rFonts w:ascii="宋体" w:eastAsia="宋体" w:hAnsi="宋体" w:cs="宋体"/>
            <w:color w:val="000000"/>
          </w:rPr>
          <w:t>随着无人机技术和烟幕干扰弹的应用不断发展，如何提高烟幕干扰效果以保护目标免受来袭导弹的威胁已成为一个重要的研究课题。本文针对这一问题，提出了一种基于</w:t>
        </w:r>
        <w:r w:rsidRPr="008465EA">
          <w:rPr>
            <w:rFonts w:ascii="宋体" w:eastAsia="宋体" w:hAnsi="宋体" w:cs="宋体"/>
            <w:b/>
            <w:bCs/>
            <w:color w:val="000000"/>
          </w:rPr>
          <w:t>遍历模型（BL）</w:t>
        </w:r>
        <w:r w:rsidRPr="008465EA">
          <w:rPr>
            <w:rFonts w:ascii="宋体" w:eastAsia="宋体" w:hAnsi="宋体" w:cs="宋体"/>
            <w:color w:val="000000"/>
          </w:rPr>
          <w:t>与</w:t>
        </w:r>
        <w:r w:rsidRPr="008465EA">
          <w:rPr>
            <w:rFonts w:ascii="宋体" w:eastAsia="宋体" w:hAnsi="宋体" w:cs="宋体"/>
            <w:b/>
            <w:bCs/>
            <w:color w:val="000000"/>
          </w:rPr>
          <w:t>最优化模型（GA）</w:t>
        </w:r>
        <w:r w:rsidRPr="008465EA">
          <w:rPr>
            <w:rFonts w:ascii="宋体" w:eastAsia="宋体" w:hAnsi="宋体" w:cs="宋体"/>
            <w:color w:val="000000"/>
          </w:rPr>
          <w:t>相结合的数学建模方法，旨在为实际军事作战提供更加高效的烟幕干扰策略。</w:t>
        </w:r>
      </w:ins>
    </w:p>
    <w:p w14:paraId="44ABA760" w14:textId="77777777" w:rsidR="008465EA" w:rsidRPr="008465EA" w:rsidRDefault="008465EA" w:rsidP="008465EA">
      <w:pPr>
        <w:autoSpaceDE w:val="0"/>
        <w:autoSpaceDN w:val="0"/>
        <w:spacing w:before="0" w:after="0" w:line="360" w:lineRule="auto"/>
        <w:ind w:left="357" w:right="357" w:firstLine="482"/>
        <w:jc w:val="both"/>
        <w:rPr>
          <w:ins w:id="11" w:author="yukina minato" w:date="2025-09-07T12:13:00Z" w16du:dateUtc="2025-09-07T04:13:00Z"/>
          <w:rFonts w:ascii="宋体" w:eastAsia="宋体" w:hAnsi="宋体" w:cs="宋体" w:hint="eastAsia"/>
          <w:color w:val="000000"/>
        </w:rPr>
      </w:pPr>
    </w:p>
    <w:p w14:paraId="0840F774" w14:textId="77777777" w:rsidR="008465EA" w:rsidRPr="008465EA" w:rsidRDefault="008465EA" w:rsidP="008465EA">
      <w:pPr>
        <w:autoSpaceDE w:val="0"/>
        <w:autoSpaceDN w:val="0"/>
        <w:spacing w:before="0" w:after="0" w:line="360" w:lineRule="auto"/>
        <w:ind w:left="357" w:right="357" w:firstLine="482"/>
        <w:jc w:val="both"/>
        <w:rPr>
          <w:ins w:id="12" w:author="yukina minato" w:date="2025-09-07T12:13:00Z" w16du:dateUtc="2025-09-07T04:13:00Z"/>
          <w:rFonts w:ascii="宋体" w:eastAsia="宋体" w:hAnsi="宋体" w:cs="宋体" w:hint="eastAsia"/>
          <w:color w:val="000000"/>
        </w:rPr>
      </w:pPr>
      <w:ins w:id="13" w:author="yukina minato" w:date="2025-09-07T12:13:00Z" w16du:dateUtc="2025-09-07T04:13:00Z">
        <w:r w:rsidRPr="008465EA">
          <w:rPr>
            <w:rFonts w:ascii="宋体" w:eastAsia="宋体" w:hAnsi="宋体" w:cs="宋体" w:hint="eastAsia"/>
            <w:color w:val="000000"/>
          </w:rPr>
          <w:t>本文聚焦于利用无人机投放烟幕干扰</w:t>
        </w:r>
        <w:proofErr w:type="gramStart"/>
        <w:r w:rsidRPr="008465EA">
          <w:rPr>
            <w:rFonts w:ascii="宋体" w:eastAsia="宋体" w:hAnsi="宋体" w:cs="宋体" w:hint="eastAsia"/>
            <w:color w:val="000000"/>
          </w:rPr>
          <w:t>弹建立</w:t>
        </w:r>
        <w:proofErr w:type="gramEnd"/>
        <w:r w:rsidRPr="008465EA">
          <w:rPr>
            <w:rFonts w:ascii="宋体" w:eastAsia="宋体" w:hAnsi="宋体" w:cs="宋体" w:hint="eastAsia"/>
            <w:color w:val="000000"/>
          </w:rPr>
          <w:t>了</w:t>
        </w:r>
        <w:r w:rsidRPr="008465EA">
          <w:rPr>
            <w:rFonts w:eastAsia="宋体" w:cs="Times New Roman" w:hint="eastAsia"/>
            <w:highlight w:val="yellow"/>
          </w:rPr>
          <w:t>导弹视场投影和</w:t>
        </w:r>
        <w:r w:rsidRPr="008465EA">
          <w:rPr>
            <w:rFonts w:ascii="宋体" w:eastAsia="宋体" w:hAnsi="宋体" w:cs="宋体" w:hint="eastAsia"/>
            <w:color w:val="000000"/>
            <w:highlight w:val="yellow"/>
          </w:rPr>
          <w:t>无人机导弹干扰优化</w:t>
        </w:r>
        <w:r w:rsidRPr="008465EA">
          <w:rPr>
            <w:rFonts w:ascii="宋体" w:eastAsia="宋体" w:hAnsi="宋体" w:cs="宋体" w:hint="eastAsia"/>
            <w:color w:val="000000"/>
          </w:rPr>
          <w:t>模型，旨在通过对来袭导弹实施有效遮蔽，降低其识别</w:t>
        </w:r>
        <w:proofErr w:type="gramStart"/>
        <w:r w:rsidRPr="008465EA">
          <w:rPr>
            <w:rFonts w:ascii="宋体" w:eastAsia="宋体" w:hAnsi="宋体" w:cs="宋体" w:hint="eastAsia"/>
            <w:color w:val="000000"/>
          </w:rPr>
          <w:t>真目标</w:t>
        </w:r>
        <w:proofErr w:type="gramEnd"/>
        <w:r w:rsidRPr="008465EA">
          <w:rPr>
            <w:rFonts w:ascii="宋体" w:eastAsia="宋体" w:hAnsi="宋体" w:cs="宋体" w:hint="eastAsia"/>
            <w:color w:val="000000"/>
          </w:rPr>
          <w:t>的可能性。</w:t>
        </w:r>
      </w:ins>
    </w:p>
    <w:p w14:paraId="3F61CDFF" w14:textId="77777777" w:rsidR="008465EA" w:rsidRPr="008465EA" w:rsidRDefault="008465EA" w:rsidP="008465EA">
      <w:pPr>
        <w:autoSpaceDE w:val="0"/>
        <w:autoSpaceDN w:val="0"/>
        <w:spacing w:before="0" w:after="0" w:line="360" w:lineRule="auto"/>
        <w:ind w:left="357" w:right="357" w:firstLine="482"/>
        <w:jc w:val="both"/>
        <w:rPr>
          <w:ins w:id="14" w:author="yukina minato" w:date="2025-09-07T12:13:00Z" w16du:dateUtc="2025-09-07T04:13:00Z"/>
          <w:rFonts w:ascii="宋体" w:eastAsia="宋体" w:hAnsi="宋体" w:cs="宋体" w:hint="eastAsia"/>
          <w:color w:val="000000"/>
        </w:rPr>
      </w:pPr>
      <w:ins w:id="15" w:author="yukina minato" w:date="2025-09-07T12:13:00Z" w16du:dateUtc="2025-09-07T04:13:00Z">
        <w:r w:rsidRPr="008465EA">
          <w:rPr>
            <w:rFonts w:ascii="宋体" w:eastAsia="宋体" w:hAnsi="宋体" w:cs="宋体"/>
            <w:color w:val="000000"/>
          </w:rPr>
          <w:t>本文简要概述了烟幕干扰弹的工作原理和应用背景，并阐述了该问题的核心挑战，即如何在无人机协同作战的背景下，精确投放烟幕干扰弹以最大化对</w:t>
        </w:r>
        <w:proofErr w:type="gramStart"/>
        <w:r w:rsidRPr="008465EA">
          <w:rPr>
            <w:rFonts w:ascii="宋体" w:eastAsia="宋体" w:hAnsi="宋体" w:cs="宋体"/>
            <w:color w:val="000000"/>
          </w:rPr>
          <w:t>真目标</w:t>
        </w:r>
        <w:proofErr w:type="gramEnd"/>
        <w:r w:rsidRPr="008465EA">
          <w:rPr>
            <w:rFonts w:ascii="宋体" w:eastAsia="宋体" w:hAnsi="宋体" w:cs="宋体"/>
            <w:color w:val="000000"/>
          </w:rPr>
          <w:t>的有效遮蔽时间。</w:t>
        </w:r>
      </w:ins>
    </w:p>
    <w:p w14:paraId="26287399" w14:textId="77777777" w:rsidR="008465EA" w:rsidRPr="008465EA" w:rsidRDefault="008465EA" w:rsidP="008465EA">
      <w:pPr>
        <w:autoSpaceDE w:val="0"/>
        <w:autoSpaceDN w:val="0"/>
        <w:spacing w:before="0" w:after="0" w:line="360" w:lineRule="auto"/>
        <w:ind w:left="357" w:right="357" w:firstLine="482"/>
        <w:jc w:val="both"/>
        <w:rPr>
          <w:ins w:id="16" w:author="yukina minato" w:date="2025-09-07T12:13:00Z" w16du:dateUtc="2025-09-07T04:13:00Z"/>
          <w:rFonts w:ascii="宋体" w:eastAsia="宋体" w:hAnsi="宋体" w:cs="宋体" w:hint="eastAsia"/>
          <w:color w:val="000000"/>
        </w:rPr>
      </w:pPr>
    </w:p>
    <w:p w14:paraId="78E784C1" w14:textId="77777777" w:rsidR="008465EA" w:rsidRPr="008465EA" w:rsidRDefault="008465EA" w:rsidP="008465EA">
      <w:pPr>
        <w:autoSpaceDE w:val="0"/>
        <w:autoSpaceDN w:val="0"/>
        <w:spacing w:before="0" w:after="0" w:line="360" w:lineRule="auto"/>
        <w:ind w:left="357" w:right="357" w:firstLine="482"/>
        <w:jc w:val="both"/>
        <w:rPr>
          <w:ins w:id="17" w:author="yukina minato" w:date="2025-09-07T12:13:00Z" w16du:dateUtc="2025-09-07T04:13:00Z"/>
          <w:rFonts w:eastAsia="宋体" w:cs="Times New Roman"/>
        </w:rPr>
      </w:pPr>
      <w:ins w:id="18" w:author="yukina minato" w:date="2025-09-07T12:13:00Z" w16du:dateUtc="2025-09-07T04:13:00Z">
        <w:r w:rsidRPr="008465EA">
          <w:rPr>
            <w:rFonts w:eastAsia="宋体" w:cs="Times New Roman" w:hint="eastAsia"/>
          </w:rPr>
          <w:t>针对问题</w:t>
        </w:r>
        <w:proofErr w:type="gramStart"/>
        <w:r w:rsidRPr="008465EA">
          <w:rPr>
            <w:rFonts w:eastAsia="宋体" w:cs="Times New Roman" w:hint="eastAsia"/>
          </w:rPr>
          <w:t>一</w:t>
        </w:r>
        <w:proofErr w:type="gramEnd"/>
        <w:r w:rsidRPr="008465EA">
          <w:rPr>
            <w:rFonts w:eastAsia="宋体" w:cs="Times New Roman" w:hint="eastAsia"/>
          </w:rPr>
          <w:t>，需在单无人机单导弹</w:t>
        </w:r>
        <w:proofErr w:type="gramStart"/>
        <w:r w:rsidRPr="008465EA">
          <w:rPr>
            <w:rFonts w:eastAsia="宋体" w:cs="Times New Roman" w:hint="eastAsia"/>
          </w:rPr>
          <w:t>下计算</w:t>
        </w:r>
        <w:proofErr w:type="gramEnd"/>
        <w:r w:rsidRPr="008465EA">
          <w:rPr>
            <w:rFonts w:eastAsia="宋体" w:cs="Times New Roman" w:hint="eastAsia"/>
          </w:rPr>
          <w:t>在给定投放和起爆参数下，单枚烟幕弹对导弹</w:t>
        </w:r>
        <w:r w:rsidRPr="008465EA">
          <w:rPr>
            <w:rFonts w:eastAsia="宋体" w:cs="Times New Roman" w:hint="eastAsia"/>
          </w:rPr>
          <w:t>M1</w:t>
        </w:r>
        <w:r w:rsidRPr="008465EA">
          <w:rPr>
            <w:rFonts w:eastAsia="宋体" w:cs="Times New Roman" w:hint="eastAsia"/>
          </w:rPr>
          <w:t>的有效遮蔽时间</w:t>
        </w:r>
        <w:r w:rsidRPr="008465EA">
          <w:rPr>
            <w:rFonts w:eastAsia="宋体" w:cs="Times New Roman"/>
          </w:rPr>
          <w:t>。</w:t>
        </w:r>
      </w:ins>
    </w:p>
    <w:p w14:paraId="64DCC796" w14:textId="77777777" w:rsidR="008465EA" w:rsidRPr="008465EA" w:rsidRDefault="008465EA" w:rsidP="008465EA">
      <w:pPr>
        <w:autoSpaceDE w:val="0"/>
        <w:autoSpaceDN w:val="0"/>
        <w:spacing w:before="0" w:after="0" w:line="360" w:lineRule="auto"/>
        <w:ind w:left="357" w:right="357" w:firstLine="482"/>
        <w:jc w:val="both"/>
        <w:rPr>
          <w:ins w:id="19" w:author="yukina minato" w:date="2025-09-07T12:13:00Z" w16du:dateUtc="2025-09-07T04:13:00Z"/>
          <w:rFonts w:eastAsia="宋体" w:cs="Times New Roman"/>
        </w:rPr>
      </w:pPr>
      <w:ins w:id="20" w:author="yukina minato" w:date="2025-09-07T12:13:00Z" w16du:dateUtc="2025-09-07T04:13:00Z">
        <w:r w:rsidRPr="008465EA">
          <w:rPr>
            <w:rFonts w:eastAsia="宋体" w:cs="Times New Roman"/>
          </w:rPr>
          <w:t>针对第一问，我们采用了</w:t>
        </w:r>
        <w:r w:rsidRPr="008465EA">
          <w:rPr>
            <w:rFonts w:eastAsia="宋体" w:cs="Times New Roman"/>
            <w:b/>
            <w:bCs/>
          </w:rPr>
          <w:t>遍历模型（</w:t>
        </w:r>
        <w:r w:rsidRPr="008465EA">
          <w:rPr>
            <w:rFonts w:eastAsia="宋体" w:cs="Times New Roman"/>
            <w:b/>
            <w:bCs/>
          </w:rPr>
          <w:t>BL</w:t>
        </w:r>
        <w:r w:rsidRPr="008465EA">
          <w:rPr>
            <w:rFonts w:eastAsia="宋体" w:cs="Times New Roman"/>
            <w:b/>
            <w:bCs/>
          </w:rPr>
          <w:t>）</w:t>
        </w:r>
        <w:r w:rsidRPr="008465EA">
          <w:rPr>
            <w:rFonts w:eastAsia="宋体" w:cs="Times New Roman"/>
          </w:rPr>
          <w:t>，通过完全穷举的方式计算不同投放方案对来袭导弹的遮蔽效果，提供了基准解。此方法适用于较为简单的情况，但当无人机数量增多</w:t>
        </w:r>
        <w:proofErr w:type="gramStart"/>
        <w:r w:rsidRPr="008465EA">
          <w:rPr>
            <w:rFonts w:eastAsia="宋体" w:cs="Times New Roman"/>
          </w:rPr>
          <w:t>且问题</w:t>
        </w:r>
        <w:proofErr w:type="gramEnd"/>
        <w:r w:rsidRPr="008465EA">
          <w:rPr>
            <w:rFonts w:eastAsia="宋体" w:cs="Times New Roman"/>
          </w:rPr>
          <w:t>规模变大时，遍历法计算复杂度较高，难以满足实际需求。</w:t>
        </w:r>
      </w:ins>
    </w:p>
    <w:p w14:paraId="04E1BFDB" w14:textId="77777777" w:rsidR="008465EA" w:rsidRPr="008465EA" w:rsidRDefault="008465EA" w:rsidP="008465EA">
      <w:pPr>
        <w:autoSpaceDE w:val="0"/>
        <w:autoSpaceDN w:val="0"/>
        <w:spacing w:before="0" w:after="0" w:line="360" w:lineRule="auto"/>
        <w:ind w:left="357" w:right="357" w:firstLine="482"/>
        <w:jc w:val="both"/>
        <w:rPr>
          <w:ins w:id="21" w:author="yukina minato" w:date="2025-09-07T12:13:00Z" w16du:dateUtc="2025-09-07T04:13:00Z"/>
          <w:rFonts w:eastAsia="宋体" w:cs="Times New Roman"/>
        </w:rPr>
      </w:pPr>
      <w:ins w:id="22" w:author="yukina minato" w:date="2025-09-07T12:13:00Z" w16du:dateUtc="2025-09-07T04:13:00Z">
        <w:r w:rsidRPr="008465EA">
          <w:rPr>
            <w:rFonts w:eastAsia="宋体" w:cs="Times New Roman"/>
          </w:rPr>
          <w:lastRenderedPageBreak/>
          <w:t>对于问题</w:t>
        </w:r>
        <w:proofErr w:type="gramStart"/>
        <w:r w:rsidRPr="008465EA">
          <w:rPr>
            <w:rFonts w:eastAsia="宋体" w:cs="Times New Roman"/>
          </w:rPr>
          <w:t>一</w:t>
        </w:r>
        <w:proofErr w:type="gramEnd"/>
        <w:r w:rsidRPr="008465EA">
          <w:rPr>
            <w:rFonts w:eastAsia="宋体" w:cs="Times New Roman"/>
          </w:rPr>
          <w:t>的遮蔽效应建模，我们采用几何光学理论进行建模，将导弹视为点光源，烟幕云团建模为规则实心球体，定义完全遮蔽（</w:t>
        </w:r>
        <w:r w:rsidRPr="008465EA">
          <w:rPr>
            <w:rFonts w:eastAsia="宋体" w:cs="Times New Roman"/>
          </w:rPr>
          <w:t>100%</w:t>
        </w:r>
        <w:r w:rsidRPr="008465EA">
          <w:rPr>
            <w:rFonts w:eastAsia="宋体" w:cs="Times New Roman"/>
          </w:rPr>
          <w:t>圆柱被圆锥覆盖）准则，建立</w:t>
        </w:r>
        <w:r w:rsidRPr="008465EA">
          <w:rPr>
            <w:rFonts w:eastAsia="宋体" w:cs="Times New Roman"/>
            <w:b/>
            <w:bCs/>
          </w:rPr>
          <w:t>遍历模型</w:t>
        </w:r>
        <w:r w:rsidRPr="008465EA">
          <w:rPr>
            <w:rFonts w:eastAsia="宋体" w:cs="Times New Roman"/>
            <w:b/>
            <w:bCs/>
          </w:rPr>
          <w:t>BL</w:t>
        </w:r>
        <w:r w:rsidRPr="008465EA">
          <w:rPr>
            <w:rFonts w:eastAsia="宋体" w:cs="Times New Roman" w:hint="eastAsia"/>
          </w:rPr>
          <w:t>并求解，</w:t>
        </w:r>
        <w:r w:rsidRPr="008465EA">
          <w:rPr>
            <w:rFonts w:eastAsia="宋体" w:cs="Times New Roman"/>
          </w:rPr>
          <w:t>实现累积效应的转化。</w:t>
        </w:r>
      </w:ins>
    </w:p>
    <w:p w14:paraId="6389D96C" w14:textId="77777777" w:rsidR="008465EA" w:rsidRPr="008465EA" w:rsidRDefault="008465EA" w:rsidP="008465EA">
      <w:pPr>
        <w:autoSpaceDE w:val="0"/>
        <w:autoSpaceDN w:val="0"/>
        <w:spacing w:before="0" w:after="0" w:line="360" w:lineRule="auto"/>
        <w:ind w:left="357" w:right="357" w:firstLine="482"/>
        <w:jc w:val="both"/>
        <w:rPr>
          <w:ins w:id="23" w:author="yukina minato" w:date="2025-09-07T12:13:00Z" w16du:dateUtc="2025-09-07T04:13:00Z"/>
          <w:rFonts w:eastAsia="宋体" w:cs="Times New Roman"/>
        </w:rPr>
      </w:pPr>
    </w:p>
    <w:p w14:paraId="3A66EC29" w14:textId="77777777" w:rsidR="008465EA" w:rsidRPr="008465EA" w:rsidRDefault="008465EA" w:rsidP="008465EA">
      <w:pPr>
        <w:autoSpaceDE w:val="0"/>
        <w:autoSpaceDN w:val="0"/>
        <w:spacing w:before="0" w:after="0" w:line="360" w:lineRule="auto"/>
        <w:ind w:left="357" w:right="357" w:firstLine="482"/>
        <w:jc w:val="both"/>
        <w:rPr>
          <w:ins w:id="24" w:author="yukina minato" w:date="2025-09-07T12:13:00Z" w16du:dateUtc="2025-09-07T04:13:00Z"/>
          <w:rFonts w:eastAsia="宋体" w:cs="Times New Roman"/>
        </w:rPr>
      </w:pPr>
      <w:ins w:id="25" w:author="yukina minato" w:date="2025-09-07T12:13:00Z" w16du:dateUtc="2025-09-07T04:13:00Z">
        <w:r w:rsidRPr="008465EA">
          <w:rPr>
            <w:rFonts w:eastAsia="宋体" w:cs="Times New Roman"/>
          </w:rPr>
          <w:t>对于问题二至五的轨迹与投放优化，我们</w:t>
        </w:r>
        <w:r w:rsidRPr="008465EA">
          <w:rPr>
            <w:rFonts w:eastAsia="宋体" w:cs="Times New Roman" w:hint="eastAsia"/>
          </w:rPr>
          <w:t>建立多目标优化问题，采用智能优化算法，即</w:t>
        </w:r>
        <w:r w:rsidRPr="008465EA">
          <w:rPr>
            <w:rFonts w:eastAsia="宋体" w:cs="Times New Roman"/>
            <w:b/>
            <w:bCs/>
          </w:rPr>
          <w:t>遗传算法（</w:t>
        </w:r>
        <w:r w:rsidRPr="008465EA">
          <w:rPr>
            <w:rFonts w:eastAsia="宋体" w:cs="Times New Roman"/>
            <w:b/>
            <w:bCs/>
          </w:rPr>
          <w:t>GA</w:t>
        </w:r>
        <w:r w:rsidRPr="008465EA">
          <w:rPr>
            <w:rFonts w:eastAsia="宋体" w:cs="Times New Roman"/>
            <w:b/>
            <w:bCs/>
          </w:rPr>
          <w:t>）</w:t>
        </w:r>
        <w:r w:rsidRPr="008465EA">
          <w:rPr>
            <w:rFonts w:eastAsia="宋体" w:cs="Times New Roman" w:hint="eastAsia"/>
            <w:b/>
            <w:bCs/>
          </w:rPr>
          <w:t>1-4</w:t>
        </w:r>
        <w:r w:rsidRPr="008465EA">
          <w:rPr>
            <w:rFonts w:eastAsia="宋体" w:cs="Times New Roman" w:hint="eastAsia"/>
          </w:rPr>
          <w:t>求解无人机最优飞行轨迹。</w:t>
        </w:r>
      </w:ins>
    </w:p>
    <w:p w14:paraId="197EB843" w14:textId="77777777" w:rsidR="008465EA" w:rsidRPr="008465EA" w:rsidRDefault="008465EA" w:rsidP="008465EA">
      <w:pPr>
        <w:autoSpaceDE w:val="0"/>
        <w:autoSpaceDN w:val="0"/>
        <w:spacing w:before="0" w:after="0" w:line="360" w:lineRule="auto"/>
        <w:ind w:left="357" w:right="357" w:firstLine="482"/>
        <w:jc w:val="both"/>
        <w:rPr>
          <w:ins w:id="26" w:author="yukina minato" w:date="2025-09-07T12:13:00Z" w16du:dateUtc="2025-09-07T04:13:00Z"/>
          <w:rFonts w:eastAsia="宋体" w:cs="Times New Roman"/>
        </w:rPr>
      </w:pPr>
      <w:ins w:id="27" w:author="yukina minato" w:date="2025-09-07T12:13:00Z" w16du:dateUtc="2025-09-07T04:13:00Z">
        <w:r w:rsidRPr="008465EA">
          <w:rPr>
            <w:rFonts w:eastAsia="宋体" w:cs="Times New Roman"/>
          </w:rPr>
          <w:t>为进一步提高干扰效果，第二至第五问则采用了</w:t>
        </w:r>
        <w:r w:rsidRPr="008465EA">
          <w:rPr>
            <w:rFonts w:eastAsia="宋体" w:cs="Times New Roman"/>
            <w:b/>
            <w:bCs/>
          </w:rPr>
          <w:t>遗传算法（</w:t>
        </w:r>
        <w:r w:rsidRPr="008465EA">
          <w:rPr>
            <w:rFonts w:eastAsia="宋体" w:cs="Times New Roman"/>
            <w:b/>
            <w:bCs/>
          </w:rPr>
          <w:t>GA</w:t>
        </w:r>
        <w:r w:rsidRPr="008465EA">
          <w:rPr>
            <w:rFonts w:eastAsia="宋体" w:cs="Times New Roman"/>
            <w:b/>
            <w:bCs/>
          </w:rPr>
          <w:t>）</w:t>
        </w:r>
        <w:r w:rsidRPr="008465EA">
          <w:rPr>
            <w:rFonts w:eastAsia="宋体" w:cs="Times New Roman"/>
          </w:rPr>
          <w:t>进行最优化求解。通过遗传算法，我们能够在多无人机、多导弹的复杂环境下，针对不同的目标和任务需求，设计最优的烟幕干扰弹投放策略。具体而言，遗传算法通过选择合适的目标函数和适应度评价机制，优化了无人机的飞行方向、速度、烟幕弹投放点及起爆点等因素，从而使得遮蔽时间得到有效延长，最终实现了相较遍历模型更高效的烟幕干扰效果。</w:t>
        </w:r>
      </w:ins>
    </w:p>
    <w:p w14:paraId="2D6FB43D" w14:textId="77777777" w:rsidR="008465EA" w:rsidRPr="008465EA" w:rsidRDefault="008465EA" w:rsidP="008465EA">
      <w:pPr>
        <w:autoSpaceDE w:val="0"/>
        <w:autoSpaceDN w:val="0"/>
        <w:spacing w:before="0" w:after="0" w:line="360" w:lineRule="auto"/>
        <w:ind w:left="357" w:right="357" w:firstLine="482"/>
        <w:jc w:val="both"/>
        <w:rPr>
          <w:ins w:id="28" w:author="yukina minato" w:date="2025-09-07T12:13:00Z" w16du:dateUtc="2025-09-07T04:13:00Z"/>
          <w:rFonts w:eastAsia="宋体" w:cs="Times New Roman"/>
        </w:rPr>
      </w:pPr>
    </w:p>
    <w:p w14:paraId="31625018" w14:textId="77777777" w:rsidR="008465EA" w:rsidRPr="008465EA" w:rsidRDefault="008465EA" w:rsidP="008465EA">
      <w:pPr>
        <w:autoSpaceDE w:val="0"/>
        <w:autoSpaceDN w:val="0"/>
        <w:spacing w:before="0" w:after="0" w:line="360" w:lineRule="auto"/>
        <w:ind w:left="357" w:right="357" w:firstLine="482"/>
        <w:jc w:val="both"/>
        <w:rPr>
          <w:ins w:id="29" w:author="yukina minato" w:date="2025-09-07T12:13:00Z" w16du:dateUtc="2025-09-07T04:13:00Z"/>
          <w:rFonts w:ascii="宋体" w:eastAsia="宋体" w:hAnsi="宋体" w:cs="宋体" w:hint="eastAsia"/>
          <w:color w:val="000000"/>
        </w:rPr>
      </w:pPr>
      <w:ins w:id="30" w:author="yukina minato" w:date="2025-09-07T12:13:00Z" w16du:dateUtc="2025-09-07T04:13:00Z">
        <w:r w:rsidRPr="008465EA">
          <w:rPr>
            <w:rFonts w:ascii="宋体" w:eastAsia="宋体" w:hAnsi="宋体" w:cs="宋体"/>
            <w:color w:val="000000"/>
          </w:rPr>
          <w:t>本文构建了"遍历-优化"双模型体系，有效解决了烟幕干扰弹投放的多维度优化问题。遍历模型BL从理论层面确保了遮蔽效应计算的准确性，最优化模型GA从实践层面实现了飞行轨迹的智能规划。该建模方法不仅为无人机烟幕干扰技术提供了科学的理论支撑，也为相关军事装备的智能化发展提供了重要参考，具有显著的理论价值和实际应用意义。</w:t>
        </w:r>
      </w:ins>
    </w:p>
    <w:p w14:paraId="23A76A95" w14:textId="77777777" w:rsidR="008465EA" w:rsidRPr="008465EA" w:rsidRDefault="008465EA" w:rsidP="008465EA">
      <w:pPr>
        <w:autoSpaceDE w:val="0"/>
        <w:autoSpaceDN w:val="0"/>
        <w:spacing w:before="0" w:after="0" w:line="360" w:lineRule="auto"/>
        <w:ind w:right="357"/>
        <w:jc w:val="both"/>
        <w:rPr>
          <w:ins w:id="31" w:author="yukina minato" w:date="2025-09-07T12:13:00Z" w16du:dateUtc="2025-09-07T04:13:00Z"/>
          <w:rFonts w:ascii="宋体" w:eastAsia="宋体" w:hAnsi="宋体" w:cs="宋体" w:hint="eastAsia"/>
          <w:color w:val="000000"/>
        </w:rPr>
      </w:pPr>
      <w:ins w:id="32" w:author="yukina minato" w:date="2025-09-07T12:13:00Z" w16du:dateUtc="2025-09-07T04:13:00Z">
        <w:r w:rsidRPr="008465EA">
          <w:rPr>
            <w:rFonts w:ascii="宋体" w:eastAsia="宋体" w:hAnsi="宋体" w:cs="宋体"/>
            <w:b/>
            <w:bCs/>
            <w:color w:val="000000"/>
          </w:rPr>
          <w:t>关键词</w:t>
        </w:r>
        <w:r w:rsidRPr="008465EA">
          <w:rPr>
            <w:rFonts w:ascii="宋体" w:eastAsia="宋体" w:hAnsi="宋体" w:cs="宋体"/>
            <w:color w:val="000000"/>
          </w:rPr>
          <w:t>：烟幕干扰；遍历模型；遗传算法；轨迹优化；几何光学；无人机；最优化模型</w:t>
        </w:r>
      </w:ins>
    </w:p>
    <w:p w14:paraId="68B0A301" w14:textId="77777777" w:rsidR="008465EA" w:rsidRPr="008465EA" w:rsidRDefault="008465EA" w:rsidP="008465EA">
      <w:pPr>
        <w:autoSpaceDE w:val="0"/>
        <w:autoSpaceDN w:val="0"/>
        <w:spacing w:before="0" w:after="0" w:line="360" w:lineRule="auto"/>
        <w:ind w:left="357" w:right="357" w:firstLine="482"/>
        <w:jc w:val="both"/>
        <w:rPr>
          <w:ins w:id="33" w:author="yukina minato" w:date="2025-09-07T12:13:00Z" w16du:dateUtc="2025-09-07T04:13:00Z"/>
          <w:rFonts w:ascii="宋体" w:eastAsia="宋体" w:hAnsi="宋体" w:cs="宋体" w:hint="eastAsia"/>
          <w:color w:val="000000"/>
        </w:rPr>
      </w:pPr>
    </w:p>
    <w:p w14:paraId="5B6A4523" w14:textId="237D2149" w:rsidR="008465EA" w:rsidRDefault="008465EA" w:rsidP="008465EA">
      <w:pPr>
        <w:jc w:val="left"/>
        <w:rPr>
          <w:ins w:id="34" w:author="yukina minato" w:date="2025-09-07T12:13:00Z" w16du:dateUtc="2025-09-07T04:13:00Z"/>
          <w:rFonts w:ascii="宋体" w:eastAsia="宋体" w:hAnsi="宋体" w:cs="Times New Roman" w:hint="eastAsia"/>
          <w:b/>
        </w:rPr>
      </w:pPr>
      <w:ins w:id="35" w:author="yukina minato" w:date="2025-09-07T12:13:00Z" w16du:dateUtc="2025-09-07T04:13:00Z">
        <w:r w:rsidRPr="008465EA">
          <w:rPr>
            <w:rFonts w:ascii="黑体" w:eastAsia="黑体" w:hAnsi="黑体" w:cs="Times New Roman" w:hint="eastAsia"/>
            <w:b/>
            <w:sz w:val="28"/>
            <w:szCs w:val="28"/>
          </w:rPr>
          <w:t>关键词</w:t>
        </w:r>
        <w:r w:rsidRPr="008465EA">
          <w:rPr>
            <w:rFonts w:ascii="宋体" w:eastAsia="宋体" w:hAnsi="宋体" w:cs="Times New Roman" w:hint="eastAsia"/>
            <w:b/>
          </w:rPr>
          <w:t>： 视场投影 遗传算法 几何光学 遍历 启发式算法 多目标优化</w:t>
        </w:r>
      </w:ins>
    </w:p>
    <w:p w14:paraId="16EB3F83" w14:textId="45767CA3" w:rsidR="008465EA" w:rsidRPr="008465EA" w:rsidRDefault="008465EA">
      <w:pPr>
        <w:spacing w:before="0" w:after="0"/>
        <w:jc w:val="left"/>
        <w:rPr>
          <w:ins w:id="36" w:author="yukina minato" w:date="2025-09-07T12:13:00Z" w16du:dateUtc="2025-09-07T04:13:00Z"/>
          <w:rFonts w:ascii="宋体" w:eastAsia="宋体" w:hAnsi="宋体" w:cs="Times New Roman" w:hint="eastAsia"/>
          <w:b/>
          <w:rPrChange w:id="37" w:author="yukina minato" w:date="2025-09-07T12:13:00Z" w16du:dateUtc="2025-09-07T04:13:00Z">
            <w:rPr>
              <w:ins w:id="38" w:author="yukina minato" w:date="2025-09-07T12:13:00Z" w16du:dateUtc="2025-09-07T04:13:00Z"/>
              <w:rFonts w:ascii="等线" w:eastAsia="等线" w:hAnsi="等线" w:cs="Times New Roman" w:hint="eastAsia"/>
              <w:sz w:val="21"/>
              <w:szCs w:val="22"/>
              <w14:ligatures w14:val="standardContextual"/>
            </w:rPr>
          </w:rPrChange>
        </w:rPr>
        <w:pPrChange w:id="39" w:author="yukina minato" w:date="2025-09-07T12:13:00Z" w16du:dateUtc="2025-09-07T04:13:00Z">
          <w:pPr>
            <w:widowControl w:val="0"/>
            <w:spacing w:before="0" w:after="0"/>
            <w:jc w:val="both"/>
          </w:pPr>
        </w:pPrChange>
      </w:pPr>
      <w:ins w:id="40" w:author="yukina minato" w:date="2025-09-07T12:13:00Z" w16du:dateUtc="2025-09-07T04:13:00Z">
        <w:r>
          <w:rPr>
            <w:rFonts w:ascii="宋体" w:eastAsia="宋体" w:hAnsi="宋体" w:cs="Times New Roman" w:hint="eastAsia"/>
            <w:b/>
          </w:rPr>
          <w:br w:type="page"/>
        </w:r>
      </w:ins>
    </w:p>
    <w:p w14:paraId="4DD019D7" w14:textId="1F7783DB" w:rsidR="008B6095" w:rsidDel="008465EA" w:rsidRDefault="00B929B0" w:rsidP="008B6095">
      <w:pPr>
        <w:autoSpaceDE w:val="0"/>
        <w:autoSpaceDN w:val="0"/>
        <w:spacing w:before="0" w:after="0" w:line="360" w:lineRule="auto"/>
        <w:ind w:left="357" w:right="357" w:firstLine="482"/>
        <w:jc w:val="both"/>
        <w:rPr>
          <w:del w:id="41" w:author="yukina minato" w:date="2025-09-07T12:13:00Z" w16du:dateUtc="2025-09-07T04:13:00Z"/>
          <w:rFonts w:ascii="宋体" w:eastAsia="宋体" w:hAnsi="宋体" w:cs="宋体" w:hint="eastAsia"/>
          <w:color w:val="000000"/>
        </w:rPr>
      </w:pPr>
      <w:del w:id="42" w:author="yukina minato" w:date="2025-09-07T12:13:00Z" w16du:dateUtc="2025-09-07T04:13:00Z">
        <w:r w:rsidDel="008465EA">
          <w:rPr>
            <w:rFonts w:ascii="宋体" w:eastAsia="宋体" w:hAnsi="宋体" w:cs="宋体" w:hint="eastAsia"/>
            <w:color w:val="000000"/>
          </w:rPr>
          <w:delText>随着</w:delText>
        </w:r>
        <w:r w:rsidRPr="00B929B0" w:rsidDel="008465EA">
          <w:rPr>
            <w:rFonts w:ascii="宋体" w:eastAsia="宋体" w:hAnsi="宋体" w:cs="宋体"/>
            <w:color w:val="000000"/>
          </w:rPr>
          <w:delText>中国进入全面建设社会主义现代化国家新阶段</w:delText>
        </w:r>
        <w:r w:rsidDel="008465EA">
          <w:rPr>
            <w:rFonts w:ascii="宋体" w:eastAsia="宋体" w:hAnsi="宋体" w:cs="宋体" w:hint="eastAsia"/>
            <w:color w:val="000000"/>
          </w:rPr>
          <w:delText>，“</w:delText>
        </w:r>
        <w:r w:rsidRPr="00B929B0" w:rsidDel="008465EA">
          <w:rPr>
            <w:rFonts w:ascii="宋体" w:eastAsia="宋体" w:hAnsi="宋体" w:cs="宋体"/>
            <w:color w:val="000000"/>
          </w:rPr>
          <w:delText>2035年目标纲要</w:delText>
        </w:r>
        <w:r w:rsidDel="008465EA">
          <w:rPr>
            <w:rFonts w:ascii="宋体" w:eastAsia="宋体" w:hAnsi="宋体" w:cs="宋体" w:hint="eastAsia"/>
            <w:color w:val="000000"/>
          </w:rPr>
          <w:delText>”要求企业</w:delText>
        </w:r>
        <w:r w:rsidRPr="00B929B0" w:rsidDel="008465EA">
          <w:rPr>
            <w:rFonts w:ascii="宋体" w:eastAsia="宋体" w:hAnsi="宋体" w:cs="宋体"/>
            <w:color w:val="000000"/>
          </w:rPr>
          <w:delText>致力于科技创新</w:delText>
        </w:r>
        <w:r w:rsidDel="008465EA">
          <w:rPr>
            <w:rFonts w:ascii="宋体" w:eastAsia="宋体" w:hAnsi="宋体" w:cs="宋体" w:hint="eastAsia"/>
            <w:color w:val="000000"/>
          </w:rPr>
          <w:delText>。</w:delText>
        </w:r>
        <w:r w:rsidRPr="00B929B0" w:rsidDel="008465EA">
          <w:rPr>
            <w:rFonts w:ascii="宋体" w:eastAsia="宋体" w:hAnsi="宋体" w:cs="宋体"/>
            <w:color w:val="000000"/>
          </w:rPr>
          <w:delText>无人机技术作为现代战争的重要力量，已成为我国防御体系中关键的一环，特别是在烟幕干扰弹的精准投放与空域防护中，展现出巨大的战略价值和应用前景。</w:delText>
        </w:r>
        <w:r w:rsidR="00824283" w:rsidRPr="00824283" w:rsidDel="008465EA">
          <w:rPr>
            <w:rFonts w:ascii="宋体" w:eastAsia="宋体" w:hAnsi="宋体" w:cs="宋体" w:hint="eastAsia"/>
            <w:color w:val="000000"/>
          </w:rPr>
          <w:delText>本</w:delText>
        </w:r>
        <w:r w:rsidR="00824283" w:rsidDel="008465EA">
          <w:rPr>
            <w:rFonts w:ascii="宋体" w:eastAsia="宋体" w:hAnsi="宋体" w:cs="宋体" w:hint="eastAsia"/>
            <w:color w:val="000000"/>
          </w:rPr>
          <w:delText>文</w:delText>
        </w:r>
        <w:r w:rsidR="00824283" w:rsidRPr="00824283" w:rsidDel="008465EA">
          <w:rPr>
            <w:rFonts w:ascii="宋体" w:eastAsia="宋体" w:hAnsi="宋体" w:cs="宋体" w:hint="eastAsia"/>
            <w:color w:val="000000"/>
          </w:rPr>
          <w:delText>聚焦于利用无人机投放烟幕干扰弹</w:delText>
        </w:r>
        <w:r w:rsidDel="008465EA">
          <w:rPr>
            <w:rFonts w:ascii="宋体" w:eastAsia="宋体" w:hAnsi="宋体" w:cs="宋体" w:hint="eastAsia"/>
            <w:color w:val="000000"/>
          </w:rPr>
          <w:delText>建立了</w:delText>
        </w:r>
        <w:r w:rsidR="005E27F9" w:rsidRPr="005E27F9" w:rsidDel="008465EA">
          <w:rPr>
            <w:rFonts w:hint="eastAsia"/>
            <w:highlight w:val="yellow"/>
          </w:rPr>
          <w:delText>导弹视场投影和</w:delText>
        </w:r>
        <w:r w:rsidRPr="00B929B0" w:rsidDel="008465EA">
          <w:rPr>
            <w:rFonts w:ascii="宋体" w:eastAsia="宋体" w:hAnsi="宋体" w:cs="宋体" w:hint="eastAsia"/>
            <w:color w:val="000000"/>
            <w:highlight w:val="yellow"/>
          </w:rPr>
          <w:delText>无人机导弹干扰优化</w:delText>
        </w:r>
        <w:r w:rsidDel="008465EA">
          <w:rPr>
            <w:rFonts w:ascii="宋体" w:eastAsia="宋体" w:hAnsi="宋体" w:cs="宋体" w:hint="eastAsia"/>
            <w:color w:val="000000"/>
          </w:rPr>
          <w:delText>模型</w:delText>
        </w:r>
        <w:r w:rsidR="00824283" w:rsidRPr="00824283" w:rsidDel="008465EA">
          <w:rPr>
            <w:rFonts w:ascii="宋体" w:eastAsia="宋体" w:hAnsi="宋体" w:cs="宋体" w:hint="eastAsia"/>
            <w:color w:val="000000"/>
          </w:rPr>
          <w:delText>，旨在通过对来袭导弹实施有效遮蔽，降低其识别真目标的可能性</w:delText>
        </w:r>
        <w:r w:rsidR="008B6095" w:rsidDel="008465EA">
          <w:rPr>
            <w:rFonts w:ascii="宋体" w:eastAsia="宋体" w:hAnsi="宋体" w:cs="宋体" w:hint="eastAsia"/>
            <w:color w:val="000000"/>
          </w:rPr>
          <w:delText>.</w:delText>
        </w:r>
      </w:del>
    </w:p>
    <w:p w14:paraId="68147C0F" w14:textId="311C3CDA" w:rsidR="00030A8F" w:rsidRPr="008B6095" w:rsidDel="008465EA" w:rsidRDefault="00D3779C" w:rsidP="008B6095">
      <w:pPr>
        <w:autoSpaceDE w:val="0"/>
        <w:autoSpaceDN w:val="0"/>
        <w:spacing w:before="0" w:after="0" w:line="360" w:lineRule="auto"/>
        <w:ind w:left="357" w:right="357" w:firstLine="482"/>
        <w:jc w:val="both"/>
        <w:rPr>
          <w:del w:id="43" w:author="yukina minato" w:date="2025-09-07T12:13:00Z" w16du:dateUtc="2025-09-07T04:13:00Z"/>
          <w:rFonts w:ascii="宋体" w:eastAsia="宋体" w:hAnsi="宋体" w:cs="宋体" w:hint="eastAsia"/>
          <w:color w:val="000000"/>
        </w:rPr>
      </w:pPr>
      <w:del w:id="44" w:author="yukina minato" w:date="2025-09-07T12:13:00Z" w16du:dateUtc="2025-09-07T04:13:00Z">
        <w:r w:rsidDel="008465EA">
          <w:rPr>
            <w:rFonts w:hint="eastAsia"/>
          </w:rPr>
          <w:delText>针对问题一，</w:delText>
        </w:r>
        <w:r w:rsidR="00824283" w:rsidRPr="00824283" w:rsidDel="008465EA">
          <w:rPr>
            <w:rFonts w:hint="eastAsia"/>
          </w:rPr>
          <w:delText>需在单无人机单导弹下计算在给定投放和起爆参数下，单枚烟幕弹对导弹</w:delText>
        </w:r>
        <w:r w:rsidR="00824283" w:rsidRPr="00824283" w:rsidDel="008465EA">
          <w:rPr>
            <w:rFonts w:hint="eastAsia"/>
          </w:rPr>
          <w:delText>M1</w:delText>
        </w:r>
        <w:r w:rsidR="00824283" w:rsidRPr="00824283" w:rsidDel="008465EA">
          <w:rPr>
            <w:rFonts w:hint="eastAsia"/>
          </w:rPr>
          <w:delText>的有效遮蔽时间</w:delText>
        </w:r>
        <w:r w:rsidDel="008465EA">
          <w:delText>。</w:delText>
        </w:r>
        <w:r w:rsidDel="008465EA">
          <w:rPr>
            <w:rFonts w:hint="eastAsia"/>
          </w:rPr>
          <w:delText>针对问题二</w:delText>
        </w:r>
        <w:r w:rsidDel="008465EA">
          <w:delText>，</w:delText>
        </w:r>
        <w:r w:rsidR="00A0472C" w:rsidDel="008465EA">
          <w:delText xml:space="preserve"> </w:delText>
        </w:r>
      </w:del>
    </w:p>
    <w:p w14:paraId="74E8274F" w14:textId="7A0BC49D" w:rsidR="00030A8F" w:rsidDel="008465EA" w:rsidRDefault="00D3779C">
      <w:pPr>
        <w:jc w:val="left"/>
        <w:rPr>
          <w:del w:id="45" w:author="yukina minato" w:date="2025-09-07T12:13:00Z" w16du:dateUtc="2025-09-07T04:13:00Z"/>
          <w:rFonts w:ascii="宋体" w:hAnsi="宋体" w:hint="eastAsia"/>
          <w:b/>
          <w:bCs/>
        </w:rPr>
      </w:pPr>
      <w:del w:id="46" w:author="yukina minato" w:date="2025-09-07T12:13:00Z" w16du:dateUtc="2025-09-07T04:13:00Z">
        <w:r w:rsidDel="008465EA">
          <w:rPr>
            <w:rFonts w:ascii="黑体" w:eastAsia="黑体" w:hAnsi="黑体" w:hint="eastAsia"/>
            <w:b/>
            <w:sz w:val="28"/>
            <w:szCs w:val="28"/>
          </w:rPr>
          <w:delText>关键词</w:delText>
        </w:r>
        <w:r w:rsidDel="008465EA">
          <w:rPr>
            <w:rFonts w:asciiTheme="minorEastAsia" w:hAnsiTheme="minorEastAsia" w:hint="eastAsia"/>
            <w:b/>
          </w:rPr>
          <w:delText xml:space="preserve">： </w:delText>
        </w:r>
        <w:r w:rsidR="005E27F9" w:rsidDel="008465EA">
          <w:rPr>
            <w:rFonts w:asciiTheme="minorEastAsia" w:hAnsiTheme="minorEastAsia" w:hint="eastAsia"/>
            <w:b/>
          </w:rPr>
          <w:delText xml:space="preserve">视场投影 </w:delText>
        </w:r>
        <w:r w:rsidR="008B6095" w:rsidDel="008465EA">
          <w:rPr>
            <w:rFonts w:asciiTheme="minorEastAsia" w:hAnsiTheme="minorEastAsia" w:hint="eastAsia"/>
            <w:b/>
          </w:rPr>
          <w:delText>遗传算法</w:delText>
        </w:r>
        <w:r w:rsidR="005E27F9" w:rsidDel="008465EA">
          <w:rPr>
            <w:rFonts w:asciiTheme="minorEastAsia" w:hAnsiTheme="minorEastAsia" w:hint="eastAsia"/>
            <w:b/>
          </w:rPr>
          <w:delText xml:space="preserve"> 几何光学 </w:delText>
        </w:r>
        <w:r w:rsidDel="008465EA">
          <w:rPr>
            <w:rFonts w:asciiTheme="minorEastAsia" w:hAnsiTheme="minorEastAsia" w:hint="eastAsia"/>
            <w:b/>
          </w:rPr>
          <w:delText>遍历</w:delText>
        </w:r>
        <w:r w:rsidR="008B6095" w:rsidDel="008465EA">
          <w:rPr>
            <w:rFonts w:asciiTheme="minorEastAsia" w:hAnsiTheme="minorEastAsia" w:hint="eastAsia"/>
            <w:b/>
          </w:rPr>
          <w:delText xml:space="preserve"> 启发式算法</w:delText>
        </w:r>
        <w:r w:rsidR="005E27F9" w:rsidDel="008465EA">
          <w:rPr>
            <w:rFonts w:asciiTheme="minorEastAsia" w:hAnsiTheme="minorEastAsia" w:hint="eastAsia"/>
            <w:b/>
          </w:rPr>
          <w:delText xml:space="preserve"> 多目标优化</w:delText>
        </w:r>
      </w:del>
    </w:p>
    <w:p w14:paraId="1308D2F9" w14:textId="20B237CA" w:rsidR="00030A8F" w:rsidRPr="00580949" w:rsidDel="008465EA" w:rsidRDefault="00D3779C" w:rsidP="00580949">
      <w:pPr>
        <w:spacing w:before="0" w:after="0" w:line="360" w:lineRule="auto"/>
        <w:jc w:val="left"/>
        <w:rPr>
          <w:del w:id="47" w:author="yukina minato" w:date="2025-09-07T12:13:00Z" w16du:dateUtc="2025-09-07T04:13:00Z"/>
          <w:rFonts w:asciiTheme="minorEastAsia" w:hAnsiTheme="minorEastAsia" w:hint="eastAsia"/>
          <w:b/>
          <w:bCs/>
        </w:rPr>
      </w:pPr>
      <w:del w:id="48" w:author="yukina minato" w:date="2025-09-07T12:13:00Z" w16du:dateUtc="2025-09-07T04:13:00Z">
        <w:r w:rsidDel="008465EA">
          <w:rPr>
            <w:rFonts w:asciiTheme="minorEastAsia" w:hAnsiTheme="minorEastAsia"/>
            <w:b/>
            <w:bCs/>
          </w:rPr>
          <w:br w:type="page"/>
        </w:r>
        <w:bookmarkStart w:id="49" w:name="_Toc163167860"/>
      </w:del>
    </w:p>
    <w:p w14:paraId="5492550D" w14:textId="77777777" w:rsidR="00030A8F" w:rsidRPr="003C0BBF" w:rsidRDefault="00D3779C" w:rsidP="003C0BBF">
      <w:pPr>
        <w:pStyle w:val="1"/>
        <w:keepNext w:val="0"/>
        <w:keepLines w:val="0"/>
        <w:numPr>
          <w:ilvl w:val="0"/>
          <w:numId w:val="1"/>
        </w:numPr>
        <w:spacing w:before="100" w:beforeAutospacing="1" w:after="100" w:afterAutospacing="1" w:line="360" w:lineRule="auto"/>
        <w:textAlignment w:val="center"/>
        <w:rPr>
          <w:rFonts w:ascii="ˎ̥" w:eastAsia="黑体" w:hAnsi="ˎ̥" w:cs="Times New Roman" w:hint="eastAsia"/>
          <w:color w:val="181818"/>
          <w:kern w:val="36"/>
          <w:sz w:val="32"/>
          <w:szCs w:val="18"/>
        </w:rPr>
      </w:pPr>
      <w:bookmarkStart w:id="50" w:name="_Toc165634563"/>
      <w:r w:rsidRPr="003C0BBF">
        <w:rPr>
          <w:rFonts w:ascii="ˎ̥" w:eastAsia="黑体" w:hAnsi="ˎ̥" w:cs="Times New Roman" w:hint="eastAsia"/>
          <w:color w:val="181818"/>
          <w:kern w:val="36"/>
          <w:sz w:val="32"/>
          <w:szCs w:val="18"/>
        </w:rPr>
        <w:t>问题重述</w:t>
      </w:r>
      <w:bookmarkEnd w:id="49"/>
      <w:bookmarkEnd w:id="50"/>
    </w:p>
    <w:p w14:paraId="29F22E49" w14:textId="6EA26BB9" w:rsidR="00257904" w:rsidRDefault="00257904" w:rsidP="00B61F1C">
      <w:pPr>
        <w:ind w:firstLineChars="200" w:firstLine="480"/>
        <w:jc w:val="both"/>
        <w:pPrChange w:id="51" w:author="yukina minato" w:date="2025-09-07T16:05:00Z" w16du:dateUtc="2025-09-07T08:05:00Z">
          <w:pPr>
            <w:ind w:firstLine="420"/>
            <w:jc w:val="both"/>
          </w:pPr>
        </w:pPrChange>
      </w:pPr>
      <w:r>
        <w:rPr>
          <w:rFonts w:hint="eastAsia"/>
        </w:rPr>
        <w:t>问题</w:t>
      </w:r>
      <w:proofErr w:type="gramStart"/>
      <w:r>
        <w:rPr>
          <w:rFonts w:hint="eastAsia"/>
        </w:rPr>
        <w:t>一</w:t>
      </w:r>
      <w:proofErr w:type="gramEnd"/>
      <w:r w:rsidR="006858AC" w:rsidRPr="006858AC">
        <w:rPr>
          <w:rFonts w:hint="eastAsia"/>
        </w:rPr>
        <w:t>考察单无人机执行干扰任务的情况。在仅有</w:t>
      </w:r>
      <w:r w:rsidR="006858AC" w:rsidRPr="006858AC">
        <w:rPr>
          <w:rFonts w:hint="eastAsia"/>
        </w:rPr>
        <w:t>FY1</w:t>
      </w:r>
      <w:r w:rsidR="006858AC" w:rsidRPr="006858AC">
        <w:rPr>
          <w:rFonts w:hint="eastAsia"/>
        </w:rPr>
        <w:t>无人机参与的情况下，假设该无人机以</w:t>
      </w:r>
      <w:r w:rsidR="006858AC" w:rsidRPr="006858AC">
        <w:rPr>
          <w:rFonts w:hint="eastAsia"/>
        </w:rPr>
        <w:t>120 m/s</w:t>
      </w:r>
      <w:r w:rsidR="006858AC" w:rsidRPr="006858AC">
        <w:rPr>
          <w:rFonts w:hint="eastAsia"/>
        </w:rPr>
        <w:t>的速度向假目标飞行，在任务受领后</w:t>
      </w:r>
      <w:r w:rsidR="006858AC" w:rsidRPr="006858AC">
        <w:rPr>
          <w:rFonts w:hint="eastAsia"/>
        </w:rPr>
        <w:t>1.5</w:t>
      </w:r>
      <w:r w:rsidR="006858AC" w:rsidRPr="006858AC">
        <w:rPr>
          <w:rFonts w:hint="eastAsia"/>
        </w:rPr>
        <w:t>秒投放烟幕干扰弹，并在延迟</w:t>
      </w:r>
      <w:r w:rsidR="006858AC" w:rsidRPr="006858AC">
        <w:rPr>
          <w:rFonts w:hint="eastAsia"/>
        </w:rPr>
        <w:t>3.6</w:t>
      </w:r>
      <w:r w:rsidR="006858AC" w:rsidRPr="006858AC">
        <w:rPr>
          <w:rFonts w:hint="eastAsia"/>
        </w:rPr>
        <w:t>秒后起爆。任务要求计算该烟幕弹对导弹</w:t>
      </w:r>
      <w:r w:rsidR="006858AC" w:rsidRPr="006858AC">
        <w:rPr>
          <w:rFonts w:hint="eastAsia"/>
        </w:rPr>
        <w:t>M1</w:t>
      </w:r>
      <w:r w:rsidR="006858AC" w:rsidRPr="006858AC">
        <w:rPr>
          <w:rFonts w:hint="eastAsia"/>
        </w:rPr>
        <w:t>的有效</w:t>
      </w:r>
      <w:r w:rsidR="00C8579E">
        <w:rPr>
          <w:rFonts w:hint="eastAsia"/>
        </w:rPr>
        <w:t>干扰</w:t>
      </w:r>
      <w:r w:rsidR="006858AC" w:rsidRPr="006858AC">
        <w:rPr>
          <w:rFonts w:hint="eastAsia"/>
        </w:rPr>
        <w:t>时</w:t>
      </w:r>
      <w:r w:rsidR="006858AC">
        <w:rPr>
          <w:rFonts w:hint="eastAsia"/>
        </w:rPr>
        <w:t>长</w:t>
      </w:r>
      <w:r w:rsidR="006858AC" w:rsidRPr="006858AC">
        <w:rPr>
          <w:rFonts w:hint="eastAsia"/>
        </w:rPr>
        <w:t>。</w:t>
      </w:r>
    </w:p>
    <w:p w14:paraId="4EC3F047" w14:textId="77777777" w:rsidR="00DB46D7" w:rsidRPr="00DB46D7" w:rsidRDefault="00DB46D7" w:rsidP="00B61F1C">
      <w:pPr>
        <w:ind w:firstLineChars="200" w:firstLine="40"/>
        <w:jc w:val="both"/>
        <w:rPr>
          <w:sz w:val="2"/>
          <w:szCs w:val="2"/>
        </w:rPr>
        <w:pPrChange w:id="52" w:author="yukina minato" w:date="2025-09-07T16:05:00Z" w16du:dateUtc="2025-09-07T08:05:00Z">
          <w:pPr>
            <w:ind w:firstLine="420"/>
            <w:jc w:val="both"/>
          </w:pPr>
        </w:pPrChange>
      </w:pPr>
    </w:p>
    <w:p w14:paraId="6071157C" w14:textId="11FAFAD6" w:rsidR="00257904" w:rsidRDefault="006858AC" w:rsidP="00B61F1C">
      <w:pPr>
        <w:ind w:firstLineChars="200" w:firstLine="480"/>
        <w:jc w:val="both"/>
        <w:pPrChange w:id="53" w:author="yukina minato" w:date="2025-09-07T16:05:00Z" w16du:dateUtc="2025-09-07T08:05:00Z">
          <w:pPr>
            <w:ind w:firstLine="420"/>
            <w:jc w:val="both"/>
          </w:pPr>
        </w:pPrChange>
      </w:pPr>
      <w:r>
        <w:rPr>
          <w:rFonts w:hint="eastAsia"/>
        </w:rPr>
        <w:t>问题二</w:t>
      </w:r>
      <w:r w:rsidRPr="006858AC">
        <w:rPr>
          <w:rFonts w:hint="eastAsia"/>
        </w:rPr>
        <w:t>要求在</w:t>
      </w:r>
      <w:r w:rsidRPr="006858AC">
        <w:rPr>
          <w:rFonts w:hint="eastAsia"/>
        </w:rPr>
        <w:t>FY1</w:t>
      </w:r>
      <w:r w:rsidRPr="006858AC">
        <w:rPr>
          <w:rFonts w:hint="eastAsia"/>
        </w:rPr>
        <w:t>执行烟幕干扰的基础上</w:t>
      </w:r>
      <w:r>
        <w:rPr>
          <w:rFonts w:hint="eastAsia"/>
        </w:rPr>
        <w:t>，进一步</w:t>
      </w:r>
      <w:r w:rsidR="00257904" w:rsidRPr="00257904">
        <w:t>协同优化无人机的</w:t>
      </w:r>
      <w:r w:rsidR="00257904" w:rsidRPr="00257904">
        <w:rPr>
          <w:rFonts w:hint="eastAsia"/>
        </w:rPr>
        <w:t>最佳飞行方向和速度，</w:t>
      </w:r>
      <w:r w:rsidRPr="006858AC">
        <w:rPr>
          <w:rFonts w:hint="eastAsia"/>
        </w:rPr>
        <w:t>并选择最佳的干扰弹投放点与起爆点。</w:t>
      </w:r>
      <w:r w:rsidR="00257904" w:rsidRPr="00257904">
        <w:rPr>
          <w:rFonts w:hint="eastAsia"/>
        </w:rPr>
        <w:t>使得对导弹</w:t>
      </w:r>
      <w:r w:rsidR="00257904" w:rsidRPr="00257904">
        <w:rPr>
          <w:rFonts w:hint="eastAsia"/>
        </w:rPr>
        <w:t>M1</w:t>
      </w:r>
      <w:r w:rsidR="00257904" w:rsidRPr="00257904">
        <w:rPr>
          <w:rFonts w:hint="eastAsia"/>
        </w:rPr>
        <w:t>的干扰效果最优，从而最大化干扰弹的有效遮</w:t>
      </w:r>
      <w:r w:rsidR="00C8579E">
        <w:rPr>
          <w:rFonts w:hint="eastAsia"/>
        </w:rPr>
        <w:t>挡</w:t>
      </w:r>
      <w:r w:rsidR="00257904" w:rsidRPr="00257904">
        <w:rPr>
          <w:rFonts w:hint="eastAsia"/>
        </w:rPr>
        <w:t>时间。</w:t>
      </w:r>
    </w:p>
    <w:p w14:paraId="1E15DD60" w14:textId="77777777" w:rsidR="00DB46D7" w:rsidRPr="00DB46D7" w:rsidRDefault="00DB46D7" w:rsidP="00B61F1C">
      <w:pPr>
        <w:ind w:firstLineChars="200" w:firstLine="40"/>
        <w:jc w:val="both"/>
        <w:rPr>
          <w:sz w:val="2"/>
          <w:szCs w:val="2"/>
        </w:rPr>
        <w:pPrChange w:id="54" w:author="yukina minato" w:date="2025-09-07T16:05:00Z" w16du:dateUtc="2025-09-07T08:05:00Z">
          <w:pPr>
            <w:ind w:firstLine="420"/>
            <w:jc w:val="both"/>
          </w:pPr>
        </w:pPrChange>
      </w:pPr>
    </w:p>
    <w:p w14:paraId="3160F8B5" w14:textId="0337B50C" w:rsidR="00DB46D7" w:rsidRDefault="00DB46D7" w:rsidP="00B61F1C">
      <w:pPr>
        <w:ind w:firstLineChars="200" w:firstLine="480"/>
        <w:jc w:val="both"/>
        <w:pPrChange w:id="55" w:author="yukina minato" w:date="2025-09-07T16:05:00Z" w16du:dateUtc="2025-09-07T08:05:00Z">
          <w:pPr>
            <w:ind w:firstLine="420"/>
            <w:jc w:val="both"/>
          </w:pPr>
        </w:pPrChange>
      </w:pPr>
      <w:r w:rsidRPr="00DB46D7">
        <w:rPr>
          <w:rFonts w:hint="eastAsia"/>
        </w:rPr>
        <w:t>问题</w:t>
      </w:r>
      <w:proofErr w:type="gramStart"/>
      <w:r>
        <w:rPr>
          <w:rFonts w:hint="eastAsia"/>
        </w:rPr>
        <w:t>三</w:t>
      </w:r>
      <w:r w:rsidR="006858AC" w:rsidRPr="006858AC">
        <w:rPr>
          <w:rFonts w:hint="eastAsia"/>
        </w:rPr>
        <w:t>涉及</w:t>
      </w:r>
      <w:proofErr w:type="gramEnd"/>
      <w:r w:rsidR="006858AC" w:rsidRPr="006858AC">
        <w:rPr>
          <w:rFonts w:hint="eastAsia"/>
        </w:rPr>
        <w:t>FY1</w:t>
      </w:r>
      <w:r w:rsidR="006858AC" w:rsidRPr="006858AC">
        <w:rPr>
          <w:rFonts w:hint="eastAsia"/>
        </w:rPr>
        <w:t>单机执行多次投放的情境</w:t>
      </w:r>
      <w:r w:rsidRPr="00DB46D7">
        <w:rPr>
          <w:rFonts w:hint="eastAsia"/>
        </w:rPr>
        <w:t>，</w:t>
      </w:r>
      <w:r w:rsidR="006858AC" w:rsidRPr="006858AC">
        <w:rPr>
          <w:rFonts w:hint="eastAsia"/>
        </w:rPr>
        <w:t>其中无人机需连续投放三枚烟幕弹对导弹</w:t>
      </w:r>
      <w:r w:rsidR="006858AC" w:rsidRPr="006858AC">
        <w:rPr>
          <w:rFonts w:hint="eastAsia"/>
        </w:rPr>
        <w:t>M1</w:t>
      </w:r>
      <w:r w:rsidR="006858AC" w:rsidRPr="006858AC">
        <w:rPr>
          <w:rFonts w:hint="eastAsia"/>
        </w:rPr>
        <w:t>进行干扰</w:t>
      </w:r>
      <w:r w:rsidR="006858AC">
        <w:rPr>
          <w:rFonts w:hint="eastAsia"/>
        </w:rPr>
        <w:t>，</w:t>
      </w:r>
      <w:r w:rsidR="006858AC" w:rsidRPr="006858AC">
        <w:rPr>
          <w:rFonts w:hint="eastAsia"/>
        </w:rPr>
        <w:t>要求设计合理的投放时序和空间布局，使烟幕云团能够持续有效</w:t>
      </w:r>
      <w:r w:rsidR="00C8579E">
        <w:rPr>
          <w:rFonts w:hint="eastAsia"/>
        </w:rPr>
        <w:t>挡住</w:t>
      </w:r>
      <w:r w:rsidR="006858AC" w:rsidRPr="006858AC">
        <w:rPr>
          <w:rFonts w:hint="eastAsia"/>
        </w:rPr>
        <w:t>目标，并确保干扰弹的遮蔽效果最优化。</w:t>
      </w:r>
    </w:p>
    <w:p w14:paraId="0C5F8CD8" w14:textId="77777777" w:rsidR="00DB46D7" w:rsidRPr="00DB46D7" w:rsidRDefault="00DB46D7" w:rsidP="00B61F1C">
      <w:pPr>
        <w:ind w:firstLineChars="200" w:firstLine="40"/>
        <w:jc w:val="both"/>
        <w:rPr>
          <w:sz w:val="2"/>
          <w:szCs w:val="2"/>
        </w:rPr>
        <w:pPrChange w:id="56" w:author="yukina minato" w:date="2025-09-07T16:05:00Z" w16du:dateUtc="2025-09-07T08:05:00Z">
          <w:pPr>
            <w:ind w:firstLine="420"/>
            <w:jc w:val="both"/>
          </w:pPr>
        </w:pPrChange>
      </w:pPr>
    </w:p>
    <w:p w14:paraId="7949F2A7" w14:textId="2B6209D3" w:rsidR="00DB46D7" w:rsidRDefault="006858AC" w:rsidP="00B61F1C">
      <w:pPr>
        <w:ind w:firstLineChars="200" w:firstLine="480"/>
        <w:jc w:val="both"/>
        <w:rPr>
          <w:sz w:val="2"/>
          <w:szCs w:val="2"/>
        </w:rPr>
        <w:pPrChange w:id="57" w:author="yukina minato" w:date="2025-09-07T16:05:00Z" w16du:dateUtc="2025-09-07T08:05:00Z">
          <w:pPr>
            <w:ind w:firstLine="420"/>
            <w:jc w:val="both"/>
          </w:pPr>
        </w:pPrChange>
      </w:pPr>
      <w:r>
        <w:rPr>
          <w:rFonts w:hint="eastAsia"/>
        </w:rPr>
        <w:t>问题四</w:t>
      </w:r>
      <w:r w:rsidR="006B50AD">
        <w:rPr>
          <w:rFonts w:hint="eastAsia"/>
        </w:rPr>
        <w:t>中</w:t>
      </w:r>
      <w:r w:rsidR="00DB46D7" w:rsidRPr="00DB46D7">
        <w:rPr>
          <w:rFonts w:hint="eastAsia"/>
        </w:rPr>
        <w:t>三架无人机（</w:t>
      </w:r>
      <w:r w:rsidR="00DB46D7" w:rsidRPr="00DB46D7">
        <w:rPr>
          <w:rFonts w:hint="eastAsia"/>
        </w:rPr>
        <w:t>FY1</w:t>
      </w:r>
      <w:r w:rsidR="00DB46D7" w:rsidRPr="00DB46D7">
        <w:rPr>
          <w:rFonts w:hint="eastAsia"/>
        </w:rPr>
        <w:t>、</w:t>
      </w:r>
      <w:r w:rsidR="00DB46D7" w:rsidRPr="00DB46D7">
        <w:rPr>
          <w:rFonts w:hint="eastAsia"/>
        </w:rPr>
        <w:t>FY2</w:t>
      </w:r>
      <w:r w:rsidR="00DB46D7" w:rsidRPr="00DB46D7">
        <w:rPr>
          <w:rFonts w:hint="eastAsia"/>
        </w:rPr>
        <w:t>、</w:t>
      </w:r>
      <w:r w:rsidR="00DB46D7" w:rsidRPr="00DB46D7">
        <w:rPr>
          <w:rFonts w:hint="eastAsia"/>
        </w:rPr>
        <w:t>FY3</w:t>
      </w:r>
      <w:r w:rsidR="00DB46D7" w:rsidRPr="00DB46D7">
        <w:rPr>
          <w:rFonts w:hint="eastAsia"/>
        </w:rPr>
        <w:t>）</w:t>
      </w:r>
      <w:r w:rsidR="0095567B" w:rsidRPr="0095567B">
        <w:rPr>
          <w:rFonts w:hint="eastAsia"/>
        </w:rPr>
        <w:t>协同干扰导弹</w:t>
      </w:r>
      <w:r w:rsidR="0095567B" w:rsidRPr="0095567B">
        <w:rPr>
          <w:rFonts w:hint="eastAsia"/>
        </w:rPr>
        <w:t>M1</w:t>
      </w:r>
      <w:r w:rsidR="006B50AD">
        <w:rPr>
          <w:rFonts w:hint="eastAsia"/>
        </w:rPr>
        <w:t>且</w:t>
      </w:r>
      <w:r w:rsidR="0095567B" w:rsidRPr="0095567B">
        <w:rPr>
          <w:rFonts w:hint="eastAsia"/>
        </w:rPr>
        <w:t>每架无人机投放一枚烟幕干扰弹，目标是通过优化各无人机的投放策略，延长烟幕的有效遮蔽时间</w:t>
      </w:r>
      <w:r w:rsidR="0095567B">
        <w:rPr>
          <w:rFonts w:hint="eastAsia"/>
        </w:rPr>
        <w:t>，需要</w:t>
      </w:r>
      <w:r w:rsidR="00DB46D7" w:rsidRPr="00DB46D7">
        <w:rPr>
          <w:rFonts w:hint="eastAsia"/>
        </w:rPr>
        <w:t>考虑无人机的协调性、投放位置的分布以及烟幕干扰弹的相互作用。</w:t>
      </w:r>
    </w:p>
    <w:p w14:paraId="3E570F39" w14:textId="77777777" w:rsidR="00DB46D7" w:rsidRPr="00DB46D7" w:rsidRDefault="00DB46D7" w:rsidP="00B61F1C">
      <w:pPr>
        <w:ind w:firstLineChars="200" w:firstLine="40"/>
        <w:jc w:val="both"/>
        <w:rPr>
          <w:sz w:val="2"/>
          <w:szCs w:val="2"/>
        </w:rPr>
        <w:pPrChange w:id="58" w:author="yukina minato" w:date="2025-09-07T16:05:00Z" w16du:dateUtc="2025-09-07T08:05:00Z">
          <w:pPr>
            <w:ind w:firstLine="420"/>
            <w:jc w:val="both"/>
          </w:pPr>
        </w:pPrChange>
      </w:pPr>
    </w:p>
    <w:p w14:paraId="1F715353" w14:textId="2DAA7AE1" w:rsidR="00030A8F" w:rsidRDefault="00DB46D7" w:rsidP="00B61F1C">
      <w:pPr>
        <w:ind w:firstLineChars="200" w:firstLine="480"/>
        <w:jc w:val="both"/>
        <w:pPrChange w:id="59" w:author="yukina minato" w:date="2025-09-07T16:05:00Z" w16du:dateUtc="2025-09-07T08:05:00Z">
          <w:pPr>
            <w:ind w:firstLine="420"/>
            <w:jc w:val="both"/>
          </w:pPr>
        </w:pPrChange>
      </w:pPr>
      <w:r w:rsidRPr="00DB46D7">
        <w:rPr>
          <w:rFonts w:hint="eastAsia"/>
        </w:rPr>
        <w:t>问题</w:t>
      </w:r>
      <w:proofErr w:type="gramStart"/>
      <w:r w:rsidRPr="00DB46D7">
        <w:rPr>
          <w:rFonts w:hint="eastAsia"/>
        </w:rPr>
        <w:t>五</w:t>
      </w:r>
      <w:r w:rsidR="0095567B">
        <w:rPr>
          <w:rFonts w:hint="eastAsia"/>
        </w:rPr>
        <w:t>要求</w:t>
      </w:r>
      <w:proofErr w:type="gramEnd"/>
      <w:r w:rsidRPr="00DB46D7">
        <w:rPr>
          <w:rFonts w:hint="eastAsia"/>
        </w:rPr>
        <w:t>五架无人机</w:t>
      </w:r>
      <w:r w:rsidR="00C8579E">
        <w:rPr>
          <w:rFonts w:hint="eastAsia"/>
        </w:rPr>
        <w:t>同时</w:t>
      </w:r>
      <w:r w:rsidRPr="00DB46D7">
        <w:rPr>
          <w:rFonts w:hint="eastAsia"/>
        </w:rPr>
        <w:t>投放</w:t>
      </w:r>
      <w:r w:rsidR="006B50AD">
        <w:rPr>
          <w:rFonts w:hint="eastAsia"/>
        </w:rPr>
        <w:t>。</w:t>
      </w:r>
      <w:r w:rsidR="0095567B" w:rsidRPr="0095567B">
        <w:rPr>
          <w:rFonts w:hint="eastAsia"/>
        </w:rPr>
        <w:t>每架最多投放三枚烟幕干扰弹，对三枚来袭导弹</w:t>
      </w:r>
      <w:r w:rsidR="0095567B" w:rsidRPr="0095567B">
        <w:rPr>
          <w:rFonts w:hint="eastAsia"/>
        </w:rPr>
        <w:t>M1</w:t>
      </w:r>
      <w:r w:rsidR="0095567B" w:rsidRPr="0095567B">
        <w:rPr>
          <w:rFonts w:hint="eastAsia"/>
        </w:rPr>
        <w:t>、</w:t>
      </w:r>
      <w:r w:rsidR="0095567B" w:rsidRPr="0095567B">
        <w:rPr>
          <w:rFonts w:hint="eastAsia"/>
        </w:rPr>
        <w:t>M2</w:t>
      </w:r>
      <w:r w:rsidR="0095567B" w:rsidRPr="0095567B">
        <w:rPr>
          <w:rFonts w:hint="eastAsia"/>
        </w:rPr>
        <w:t>、</w:t>
      </w:r>
      <w:r w:rsidR="0095567B" w:rsidRPr="0095567B">
        <w:rPr>
          <w:rFonts w:hint="eastAsia"/>
        </w:rPr>
        <w:t>M3</w:t>
      </w:r>
      <w:r w:rsidR="0095567B" w:rsidRPr="0095567B">
        <w:rPr>
          <w:rFonts w:hint="eastAsia"/>
        </w:rPr>
        <w:t>进行干扰，</w:t>
      </w:r>
      <w:r w:rsidRPr="00DB46D7">
        <w:rPr>
          <w:rFonts w:hint="eastAsia"/>
        </w:rPr>
        <w:t>复杂程度和自由度均最高</w:t>
      </w:r>
      <w:r w:rsidR="0095567B">
        <w:rPr>
          <w:rFonts w:hint="eastAsia"/>
        </w:rPr>
        <w:t>，要</w:t>
      </w:r>
      <w:r w:rsidRPr="00DB46D7">
        <w:rPr>
          <w:rFonts w:hint="eastAsia"/>
        </w:rPr>
        <w:t>重点解决多目标分配、弹量约束下的投弹策略与起爆控制问题，以实现整体遮蔽效能最优。</w:t>
      </w:r>
    </w:p>
    <w:p w14:paraId="59966D05" w14:textId="71F23FC1" w:rsidR="00030A8F" w:rsidRPr="003C0BBF" w:rsidRDefault="00D3779C" w:rsidP="003C0BBF">
      <w:pPr>
        <w:pStyle w:val="1"/>
        <w:keepNext w:val="0"/>
        <w:keepLines w:val="0"/>
        <w:numPr>
          <w:ilvl w:val="0"/>
          <w:numId w:val="2"/>
        </w:numPr>
        <w:spacing w:before="100" w:beforeAutospacing="1" w:after="100" w:afterAutospacing="1" w:line="360" w:lineRule="auto"/>
        <w:textAlignment w:val="center"/>
        <w:rPr>
          <w:rFonts w:ascii="ˎ̥" w:eastAsia="黑体" w:hAnsi="ˎ̥" w:cs="Times New Roman" w:hint="eastAsia"/>
          <w:color w:val="181818"/>
          <w:kern w:val="36"/>
          <w:sz w:val="32"/>
          <w:szCs w:val="18"/>
        </w:rPr>
      </w:pPr>
      <w:bookmarkStart w:id="60" w:name="_Toc165634564"/>
      <w:r w:rsidRPr="003C0BBF">
        <w:rPr>
          <w:rFonts w:ascii="ˎ̥" w:eastAsia="黑体" w:hAnsi="ˎ̥" w:cs="Times New Roman" w:hint="eastAsia"/>
          <w:color w:val="181818"/>
          <w:kern w:val="36"/>
          <w:sz w:val="32"/>
          <w:szCs w:val="18"/>
        </w:rPr>
        <w:t>模型假设</w:t>
      </w:r>
      <w:bookmarkEnd w:id="60"/>
    </w:p>
    <w:p w14:paraId="2B0E04E1" w14:textId="582161A2" w:rsidR="00346E9C" w:rsidRDefault="00346E9C" w:rsidP="0095567B">
      <w:pPr>
        <w:jc w:val="left"/>
      </w:pPr>
      <w:r>
        <w:t>1.</w:t>
      </w:r>
      <w:ins w:id="61" w:author="yukina minato" w:date="2025-09-07T10:21:00Z" w16du:dateUtc="2025-09-07T02:21:00Z">
        <w:r w:rsidR="001A2449">
          <w:rPr>
            <w:rFonts w:hint="eastAsia"/>
          </w:rPr>
          <w:t xml:space="preserve"> </w:t>
        </w:r>
      </w:ins>
      <w:r>
        <w:rPr>
          <w:rFonts w:hint="eastAsia"/>
        </w:rPr>
        <w:t>假设</w:t>
      </w:r>
      <w:r w:rsidR="0095567B">
        <w:rPr>
          <w:rFonts w:hint="eastAsia"/>
        </w:rPr>
        <w:t>导弹</w:t>
      </w:r>
      <w:r>
        <w:rPr>
          <w:rFonts w:hint="eastAsia"/>
        </w:rPr>
        <w:t>沿着</w:t>
      </w:r>
      <w:r w:rsidR="0095567B">
        <w:rPr>
          <w:rFonts w:hint="eastAsia"/>
        </w:rPr>
        <w:t>直线飞行，忽略空气阻力等外力影响。</w:t>
      </w:r>
    </w:p>
    <w:p w14:paraId="4802689B" w14:textId="25CCAADD" w:rsidR="00030A8F" w:rsidRDefault="00346E9C" w:rsidP="0095567B">
      <w:pPr>
        <w:jc w:val="left"/>
      </w:pPr>
      <w:r>
        <w:t>2.</w:t>
      </w:r>
      <w:ins w:id="62" w:author="yukina minato" w:date="2025-09-07T10:21:00Z" w16du:dateUtc="2025-09-07T02:21:00Z">
        <w:r w:rsidR="001A2449">
          <w:rPr>
            <w:rFonts w:hint="eastAsia"/>
          </w:rPr>
          <w:t xml:space="preserve"> </w:t>
        </w:r>
      </w:ins>
      <w:r>
        <w:rPr>
          <w:rFonts w:hint="eastAsia"/>
        </w:rPr>
        <w:t>假设烟幕干扰弹投射时，初速度</w:t>
      </w:r>
      <w:ins w:id="63" w:author="Noah Zheng" w:date="2025-09-07T13:34:00Z" w16du:dateUtc="2025-09-07T05:34:00Z">
        <w:r w:rsidR="00E072D2">
          <w:rPr>
            <w:rFonts w:hint="eastAsia"/>
          </w:rPr>
          <w:t>矢量</w:t>
        </w:r>
      </w:ins>
      <w:del w:id="64" w:author="Noah Zheng" w:date="2025-09-07T13:33:00Z" w16du:dateUtc="2025-09-07T05:33:00Z">
        <w:r w:rsidDel="00E072D2">
          <w:rPr>
            <w:rFonts w:hint="eastAsia"/>
          </w:rPr>
          <w:delText>方向</w:delText>
        </w:r>
      </w:del>
      <w:r>
        <w:rPr>
          <w:rFonts w:hint="eastAsia"/>
        </w:rPr>
        <w:t>与投射该</w:t>
      </w:r>
      <w:del w:id="65" w:author="yukina minato" w:date="2025-09-07T10:20:00Z" w16du:dateUtc="2025-09-07T02:20:00Z">
        <w:r w:rsidDel="001A2449">
          <w:rPr>
            <w:rFonts w:hint="eastAsia"/>
          </w:rPr>
          <w:delText>枚烟幕干扰</w:delText>
        </w:r>
      </w:del>
      <w:r>
        <w:rPr>
          <w:rFonts w:hint="eastAsia"/>
        </w:rPr>
        <w:t>弹的无人机飞行</w:t>
      </w:r>
      <w:del w:id="66" w:author="yukina minato" w:date="2025-09-07T10:20:00Z" w16du:dateUtc="2025-09-07T02:20:00Z">
        <w:r w:rsidDel="001A2449">
          <w:rPr>
            <w:rFonts w:hint="eastAsia"/>
          </w:rPr>
          <w:delText>速度</w:delText>
        </w:r>
      </w:del>
      <w:ins w:id="67" w:author="Noah Zheng" w:date="2025-09-07T13:34:00Z" w16du:dateUtc="2025-09-07T05:34:00Z">
        <w:r w:rsidR="00E072D2">
          <w:rPr>
            <w:rFonts w:hint="eastAsia"/>
          </w:rPr>
          <w:t>速度相等</w:t>
        </w:r>
      </w:ins>
      <w:del w:id="68" w:author="Noah Zheng" w:date="2025-09-07T13:34:00Z" w16du:dateUtc="2025-09-07T05:34:00Z">
        <w:r w:rsidDel="00E072D2">
          <w:rPr>
            <w:rFonts w:hint="eastAsia"/>
          </w:rPr>
          <w:delText>方向平行</w:delText>
        </w:r>
      </w:del>
      <w:r w:rsidR="008B6095">
        <w:rPr>
          <w:rFonts w:hint="eastAsia"/>
        </w:rPr>
        <w:t>。</w:t>
      </w:r>
    </w:p>
    <w:p w14:paraId="2FF8C52E" w14:textId="3889601B" w:rsidR="00346E9C" w:rsidRDefault="00346E9C" w:rsidP="0095567B">
      <w:pPr>
        <w:jc w:val="left"/>
        <w:rPr>
          <w:ins w:id="69" w:author="yukina minato" w:date="2025-09-07T10:21:00Z" w16du:dateUtc="2025-09-07T02:21:00Z"/>
        </w:rPr>
      </w:pPr>
      <w:r>
        <w:rPr>
          <w:rFonts w:hint="eastAsia"/>
        </w:rPr>
        <w:t>3</w:t>
      </w:r>
      <w:ins w:id="70" w:author="yukina minato" w:date="2025-09-07T16:08:00Z" w16du:dateUtc="2025-09-07T08:08:00Z">
        <w:r w:rsidR="00B61F1C">
          <w:t>.</w:t>
        </w:r>
        <w:r w:rsidR="00B61F1C">
          <w:rPr>
            <w:rFonts w:hint="eastAsia"/>
          </w:rPr>
          <w:t xml:space="preserve"> </w:t>
        </w:r>
      </w:ins>
      <w:ins w:id="71" w:author="Noah Zheng" w:date="2025-09-07T13:32:00Z" w16du:dateUtc="2025-09-07T05:32:00Z">
        <w:del w:id="72" w:author="yukina minato" w:date="2025-09-07T16:08:00Z" w16du:dateUtc="2025-09-07T08:08:00Z">
          <w:r w:rsidR="00E072D2" w:rsidDel="00B61F1C">
            <w:rPr>
              <w:rFonts w:hint="eastAsia"/>
            </w:rPr>
            <w:delText>．</w:delText>
          </w:r>
        </w:del>
        <w:r w:rsidR="00E072D2">
          <w:rPr>
            <w:rFonts w:hint="eastAsia"/>
          </w:rPr>
          <w:t>假</w:t>
        </w:r>
        <w:r w:rsidR="00E072D2" w:rsidRPr="001A2449">
          <w:t>烟幕云团形成圆锥形遮蔽区，遮挡目标视线。</w:t>
        </w:r>
      </w:ins>
      <w:del w:id="73" w:author="Noah Zheng" w:date="2025-09-07T13:31:00Z" w16du:dateUtc="2025-09-07T05:31:00Z">
        <w:r w:rsidDel="00E072D2">
          <w:rPr>
            <w:rFonts w:hint="eastAsia"/>
          </w:rPr>
          <w:delText>.</w:delText>
        </w:r>
      </w:del>
      <w:ins w:id="74" w:author="yukina minato" w:date="2025-09-07T10:21:00Z" w16du:dateUtc="2025-09-07T02:21:00Z">
        <w:del w:id="75" w:author="Noah Zheng" w:date="2025-09-07T13:31:00Z" w16du:dateUtc="2025-09-07T05:31:00Z">
          <w:r w:rsidR="001A2449" w:rsidDel="00E072D2">
            <w:rPr>
              <w:rFonts w:hint="eastAsia"/>
            </w:rPr>
            <w:delText xml:space="preserve"> </w:delText>
          </w:r>
        </w:del>
      </w:ins>
      <w:del w:id="76" w:author="Noah Zheng" w:date="2025-09-07T13:31:00Z" w16du:dateUtc="2025-09-07T05:31:00Z">
        <w:r w:rsidDel="00E072D2">
          <w:rPr>
            <w:rFonts w:hint="eastAsia"/>
          </w:rPr>
          <w:delText>假设烟幕干扰弹投射以后，所受合外力为其自身所受的重力</w:delText>
        </w:r>
      </w:del>
      <w:ins w:id="77" w:author="yukina minato" w:date="2025-09-07T10:17:00Z">
        <w:del w:id="78" w:author="Noah Zheng" w:date="2025-09-07T13:31:00Z" w16du:dateUtc="2025-09-07T05:31:00Z">
          <w:r w:rsidR="003F2E24" w:rsidRPr="003F2E24" w:rsidDel="00E072D2">
            <w:delText>匀速下沉</w:delText>
          </w:r>
        </w:del>
      </w:ins>
      <w:del w:id="79" w:author="Noah Zheng" w:date="2025-09-07T13:31:00Z" w16du:dateUtc="2025-09-07T05:31:00Z">
        <w:r w:rsidR="008B6095" w:rsidDel="00E072D2">
          <w:rPr>
            <w:rFonts w:hint="eastAsia"/>
          </w:rPr>
          <w:delText>。</w:delText>
        </w:r>
      </w:del>
    </w:p>
    <w:p w14:paraId="5AC33CE4" w14:textId="77777777" w:rsidR="00E072D2" w:rsidRDefault="001A2449" w:rsidP="00E072D2">
      <w:pPr>
        <w:jc w:val="left"/>
        <w:rPr>
          <w:ins w:id="80" w:author="Noah Zheng" w:date="2025-09-07T13:32:00Z" w16du:dateUtc="2025-09-07T05:32:00Z"/>
        </w:rPr>
      </w:pPr>
      <w:ins w:id="81" w:author="yukina minato" w:date="2025-09-07T10:21:00Z" w16du:dateUtc="2025-09-07T02:21:00Z">
        <w:r>
          <w:rPr>
            <w:rFonts w:hint="eastAsia"/>
          </w:rPr>
          <w:t xml:space="preserve">4. </w:t>
        </w:r>
      </w:ins>
      <w:ins w:id="82" w:author="Noah Zheng" w:date="2025-09-07T13:32:00Z" w16du:dateUtc="2025-09-07T05:32:00Z">
        <w:r w:rsidR="00E072D2">
          <w:rPr>
            <w:rFonts w:hint="eastAsia"/>
          </w:rPr>
          <w:t>假设有效遮蔽为导弹与</w:t>
        </w:r>
        <w:proofErr w:type="gramStart"/>
        <w:r w:rsidR="00E072D2">
          <w:rPr>
            <w:rFonts w:hint="eastAsia"/>
          </w:rPr>
          <w:t>真目标</w:t>
        </w:r>
        <w:proofErr w:type="gramEnd"/>
        <w:r w:rsidR="00E072D2">
          <w:rPr>
            <w:rFonts w:hint="eastAsia"/>
          </w:rPr>
          <w:t>上任意一点连线均与球状烟幕云团有公共点。</w:t>
        </w:r>
      </w:ins>
    </w:p>
    <w:p w14:paraId="0F03E055" w14:textId="5E51827B" w:rsidR="00E072D2" w:rsidRDefault="00E072D2" w:rsidP="00E072D2">
      <w:pPr>
        <w:jc w:val="both"/>
        <w:rPr>
          <w:ins w:id="83" w:author="Noah Zheng" w:date="2025-09-07T13:32:00Z" w16du:dateUtc="2025-09-07T05:32:00Z"/>
        </w:rPr>
      </w:pPr>
      <w:ins w:id="84" w:author="Noah Zheng" w:date="2025-09-07T13:32:00Z" w16du:dateUtc="2025-09-07T05:32:00Z">
        <w:r>
          <w:rPr>
            <w:rFonts w:hint="eastAsia"/>
          </w:rPr>
          <w:t xml:space="preserve">5. </w:t>
        </w:r>
        <w:r w:rsidRPr="009D3781">
          <w:rPr>
            <w:rFonts w:hint="eastAsia"/>
          </w:rPr>
          <w:t>假</w:t>
        </w:r>
        <w:r>
          <w:rPr>
            <w:rFonts w:hint="eastAsia"/>
          </w:rPr>
          <w:t>设环境因素对烟雾扩展与导弹飞行均无明显影响。</w:t>
        </w:r>
      </w:ins>
    </w:p>
    <w:p w14:paraId="22C1C6C4" w14:textId="70DDBDCE" w:rsidR="00E072D2" w:rsidRDefault="00E072D2" w:rsidP="00E072D2">
      <w:pPr>
        <w:jc w:val="both"/>
        <w:rPr>
          <w:ins w:id="85" w:author="Noah Zheng" w:date="2025-09-07T13:32:00Z" w16du:dateUtc="2025-09-07T05:32:00Z"/>
        </w:rPr>
      </w:pPr>
      <w:ins w:id="86" w:author="Noah Zheng" w:date="2025-09-07T13:32:00Z" w16du:dateUtc="2025-09-07T05:32:00Z">
        <w:r>
          <w:rPr>
            <w:rFonts w:hint="eastAsia"/>
          </w:rPr>
          <w:t xml:space="preserve">6. </w:t>
        </w:r>
        <w:r>
          <w:rPr>
            <w:rFonts w:hint="eastAsia"/>
          </w:rPr>
          <w:t>假</w:t>
        </w:r>
        <w:r w:rsidRPr="009D3781">
          <w:rPr>
            <w:rFonts w:hint="eastAsia"/>
          </w:rPr>
          <w:t>设导弹视野盲区为导弹与烟雾表面连线无法延伸至目标的区域。</w:t>
        </w:r>
      </w:ins>
    </w:p>
    <w:p w14:paraId="7EF31548" w14:textId="2558F1A5" w:rsidR="00E072D2" w:rsidRDefault="00E072D2" w:rsidP="00E072D2">
      <w:pPr>
        <w:jc w:val="both"/>
        <w:rPr>
          <w:ins w:id="87" w:author="Noah Zheng" w:date="2025-09-07T15:15:00Z" w16du:dateUtc="2025-09-07T07:15:00Z"/>
        </w:rPr>
      </w:pPr>
      <w:ins w:id="88" w:author="Noah Zheng" w:date="2025-09-07T13:32:00Z" w16du:dateUtc="2025-09-07T05:32:00Z">
        <w:r>
          <w:rPr>
            <w:rFonts w:hint="eastAsia"/>
          </w:rPr>
          <w:t xml:space="preserve">7. </w:t>
        </w:r>
        <w:r>
          <w:rPr>
            <w:rFonts w:hint="eastAsia"/>
          </w:rPr>
          <w:t>假设</w:t>
        </w:r>
        <w:r w:rsidRPr="003F2E24">
          <w:t>无人机</w:t>
        </w:r>
        <w:r>
          <w:rPr>
            <w:rFonts w:hint="eastAsia"/>
          </w:rPr>
          <w:t>在</w:t>
        </w:r>
        <w:r w:rsidRPr="003F2E24">
          <w:t>每次投放烟幕干扰弹时，需重新接收任务并调整飞行方向</w:t>
        </w:r>
        <w:r>
          <w:rPr>
            <w:rFonts w:hint="eastAsia"/>
          </w:rPr>
          <w:t>和速度</w:t>
        </w:r>
        <w:r w:rsidRPr="003F2E24">
          <w:t>。</w:t>
        </w:r>
      </w:ins>
    </w:p>
    <w:p w14:paraId="34F67A7A" w14:textId="26C792BD" w:rsidR="001A2449" w:rsidDel="00E072D2" w:rsidRDefault="00532E66">
      <w:pPr>
        <w:jc w:val="both"/>
        <w:rPr>
          <w:del w:id="89" w:author="Noah Zheng" w:date="2025-09-07T13:32:00Z" w16du:dateUtc="2025-09-07T05:32:00Z"/>
        </w:rPr>
        <w:pPrChange w:id="90" w:author="Noah Zheng" w:date="2025-09-07T15:16:00Z" w16du:dateUtc="2025-09-07T07:16:00Z">
          <w:pPr>
            <w:jc w:val="left"/>
          </w:pPr>
        </w:pPrChange>
      </w:pPr>
      <w:ins w:id="91" w:author="Noah Zheng" w:date="2025-09-07T15:15:00Z" w16du:dateUtc="2025-09-07T07:15:00Z">
        <w:r>
          <w:rPr>
            <w:rFonts w:hint="eastAsia"/>
          </w:rPr>
          <w:t>8.</w:t>
        </w:r>
      </w:ins>
      <w:ins w:id="92" w:author="yukina minato" w:date="2025-09-07T16:08:00Z" w16du:dateUtc="2025-09-07T08:08:00Z">
        <w:r w:rsidR="00B61F1C">
          <w:rPr>
            <w:rFonts w:hint="eastAsia"/>
          </w:rPr>
          <w:t xml:space="preserve"> </w:t>
        </w:r>
      </w:ins>
      <w:ins w:id="93" w:author="Noah Zheng" w:date="2025-09-07T15:15:00Z" w16du:dateUtc="2025-09-07T07:15:00Z">
        <w:r>
          <w:rPr>
            <w:rFonts w:hint="eastAsia"/>
          </w:rPr>
          <w:t>假设题目所给空间直角坐标</w:t>
        </w:r>
        <w:proofErr w:type="gramStart"/>
        <w:r>
          <w:rPr>
            <w:rFonts w:hint="eastAsia"/>
          </w:rPr>
          <w:t>系单位</w:t>
        </w:r>
        <w:proofErr w:type="gramEnd"/>
        <w:r>
          <w:rPr>
            <w:rFonts w:hint="eastAsia"/>
          </w:rPr>
          <w:t>长度的</w:t>
        </w:r>
      </w:ins>
      <w:ins w:id="94" w:author="Noah Zheng" w:date="2025-09-07T15:16:00Z" w16du:dateUtc="2025-09-07T07:16:00Z">
        <w:r>
          <w:rPr>
            <w:rFonts w:hint="eastAsia"/>
          </w:rPr>
          <w:t>距离是</w:t>
        </w:r>
        <w:r>
          <w:rPr>
            <w:rFonts w:hint="eastAsia"/>
          </w:rPr>
          <w:t>1</w:t>
        </w:r>
        <w:r>
          <w:rPr>
            <w:rFonts w:hint="eastAsia"/>
          </w:rPr>
          <w:t>米。</w:t>
        </w:r>
      </w:ins>
      <w:ins w:id="95" w:author="yukina minato" w:date="2025-09-07T10:21:00Z" w16du:dateUtc="2025-09-07T02:21:00Z">
        <w:del w:id="96" w:author="Noah Zheng" w:date="2025-09-07T13:32:00Z" w16du:dateUtc="2025-09-07T05:32:00Z">
          <w:r w:rsidR="001A2449" w:rsidDel="00E072D2">
            <w:rPr>
              <w:rFonts w:hint="eastAsia"/>
            </w:rPr>
            <w:delText>假</w:delText>
          </w:r>
        </w:del>
      </w:ins>
      <w:ins w:id="97" w:author="yukina minato" w:date="2025-09-07T10:21:00Z">
        <w:del w:id="98" w:author="Noah Zheng" w:date="2025-09-07T13:32:00Z" w16du:dateUtc="2025-09-07T05:32:00Z">
          <w:r w:rsidR="001A2449" w:rsidRPr="001A2449" w:rsidDel="00E072D2">
            <w:delText>烟幕云团形成圆锥形遮蔽区，</w:delText>
          </w:r>
        </w:del>
        <w:del w:id="99" w:author="Noah Zheng" w:date="2025-09-07T13:31:00Z" w16du:dateUtc="2025-09-07T05:31:00Z">
          <w:r w:rsidR="001A2449" w:rsidRPr="001A2449" w:rsidDel="00E072D2">
            <w:delText>完全</w:delText>
          </w:r>
        </w:del>
        <w:del w:id="100" w:author="Noah Zheng" w:date="2025-09-07T13:32:00Z" w16du:dateUtc="2025-09-07T05:32:00Z">
          <w:r w:rsidR="001A2449" w:rsidRPr="001A2449" w:rsidDel="00E072D2">
            <w:delText>遮挡目标视线。</w:delText>
          </w:r>
        </w:del>
      </w:ins>
    </w:p>
    <w:p w14:paraId="159F1BA7" w14:textId="020E0F90" w:rsidR="00CD0070" w:rsidDel="00E072D2" w:rsidRDefault="001A2449">
      <w:pPr>
        <w:jc w:val="left"/>
        <w:rPr>
          <w:del w:id="101" w:author="Noah Zheng" w:date="2025-09-07T13:32:00Z" w16du:dateUtc="2025-09-07T05:32:00Z"/>
        </w:rPr>
      </w:pPr>
      <w:ins w:id="102" w:author="yukina minato" w:date="2025-09-07T10:21:00Z" w16du:dateUtc="2025-09-07T02:21:00Z">
        <w:del w:id="103" w:author="Noah Zheng" w:date="2025-09-07T13:32:00Z" w16du:dateUtc="2025-09-07T05:32:00Z">
          <w:r w:rsidDel="00E072D2">
            <w:rPr>
              <w:rFonts w:hint="eastAsia"/>
            </w:rPr>
            <w:delText>5.</w:delText>
          </w:r>
          <w:r w:rsidRPr="009D3781" w:rsidDel="00E072D2">
            <w:rPr>
              <w:rFonts w:hint="eastAsia"/>
            </w:rPr>
            <w:delText xml:space="preserve"> </w:delText>
          </w:r>
          <w:r w:rsidDel="00E072D2">
            <w:rPr>
              <w:rFonts w:hint="eastAsia"/>
            </w:rPr>
            <w:delText>假</w:delText>
          </w:r>
        </w:del>
      </w:ins>
      <w:del w:id="104" w:author="Noah Zheng" w:date="2025-09-07T13:32:00Z" w16du:dateUtc="2025-09-07T05:32:00Z">
        <w:r w:rsidR="00CD0070" w:rsidDel="00E072D2">
          <w:rPr>
            <w:rFonts w:hint="eastAsia"/>
          </w:rPr>
          <w:delText>4.</w:delText>
        </w:r>
        <w:r w:rsidR="008B6095" w:rsidDel="00E072D2">
          <w:rPr>
            <w:rFonts w:hint="eastAsia"/>
          </w:rPr>
          <w:delText>假设</w:delText>
        </w:r>
        <w:r w:rsidR="00CD0070" w:rsidDel="00E072D2">
          <w:rPr>
            <w:rFonts w:hint="eastAsia"/>
          </w:rPr>
          <w:delText>有效遮蔽</w:delText>
        </w:r>
        <w:r w:rsidR="008B6095" w:rsidDel="00E072D2">
          <w:rPr>
            <w:rFonts w:hint="eastAsia"/>
          </w:rPr>
          <w:delText>为导弹与真目标上任意一点连线均</w:delText>
        </w:r>
      </w:del>
      <w:del w:id="105" w:author="Noah Zheng" w:date="2025-09-07T13:28:00Z" w16du:dateUtc="2025-09-07T05:28:00Z">
        <w:r w:rsidR="008B6095" w:rsidDel="00E072D2">
          <w:rPr>
            <w:rFonts w:hint="eastAsia"/>
          </w:rPr>
          <w:delText>经过</w:delText>
        </w:r>
      </w:del>
      <w:del w:id="106" w:author="Noah Zheng" w:date="2025-09-07T13:32:00Z" w16du:dateUtc="2025-09-07T05:32:00Z">
        <w:r w:rsidR="008B6095" w:rsidDel="00E072D2">
          <w:rPr>
            <w:rFonts w:hint="eastAsia"/>
          </w:rPr>
          <w:delText>烟幕团。</w:delText>
        </w:r>
      </w:del>
    </w:p>
    <w:p w14:paraId="5F180595" w14:textId="355DF422" w:rsidR="00B929B0" w:rsidDel="00E072D2" w:rsidRDefault="001A2449">
      <w:pPr>
        <w:jc w:val="left"/>
        <w:rPr>
          <w:del w:id="107" w:author="Noah Zheng" w:date="2025-09-07T13:32:00Z" w16du:dateUtc="2025-09-07T05:32:00Z"/>
        </w:rPr>
        <w:pPrChange w:id="108" w:author="Noah Zheng" w:date="2025-09-07T13:32:00Z" w16du:dateUtc="2025-09-07T05:32:00Z">
          <w:pPr>
            <w:jc w:val="both"/>
          </w:pPr>
        </w:pPrChange>
      </w:pPr>
      <w:ins w:id="109" w:author="yukina minato" w:date="2025-09-07T10:21:00Z" w16du:dateUtc="2025-09-07T02:21:00Z">
        <w:del w:id="110" w:author="Noah Zheng" w:date="2025-09-07T13:32:00Z" w16du:dateUtc="2025-09-07T05:32:00Z">
          <w:r w:rsidDel="00E072D2">
            <w:rPr>
              <w:rFonts w:hint="eastAsia"/>
            </w:rPr>
            <w:delText xml:space="preserve">6. </w:delText>
          </w:r>
          <w:r w:rsidRPr="009D3781" w:rsidDel="00E072D2">
            <w:rPr>
              <w:rFonts w:hint="eastAsia"/>
            </w:rPr>
            <w:delText>假</w:delText>
          </w:r>
        </w:del>
      </w:ins>
      <w:del w:id="111" w:author="Noah Zheng" w:date="2025-09-07T13:32:00Z" w16du:dateUtc="2025-09-07T05:32:00Z">
        <w:r w:rsidR="008B6095" w:rsidDel="00E072D2">
          <w:rPr>
            <w:rFonts w:hint="eastAsia"/>
          </w:rPr>
          <w:delText>5.</w:delText>
        </w:r>
        <w:r w:rsidR="009D3781" w:rsidRPr="009D3781" w:rsidDel="00E072D2">
          <w:rPr>
            <w:rFonts w:hint="eastAsia"/>
          </w:rPr>
          <w:delText xml:space="preserve"> </w:delText>
        </w:r>
        <w:r w:rsidR="008B6095" w:rsidDel="00E072D2">
          <w:rPr>
            <w:rFonts w:hint="eastAsia"/>
          </w:rPr>
          <w:delText>假设环境因素对烟雾扩展与导弹飞行均无明显影响。</w:delText>
        </w:r>
      </w:del>
    </w:p>
    <w:p w14:paraId="7DF43491" w14:textId="641170EF" w:rsidR="003F2E24" w:rsidDel="00E072D2" w:rsidRDefault="001A2449">
      <w:pPr>
        <w:jc w:val="left"/>
        <w:rPr>
          <w:ins w:id="112" w:author="yukina minato" w:date="2025-09-07T10:16:00Z" w16du:dateUtc="2025-09-07T02:16:00Z"/>
          <w:del w:id="113" w:author="Noah Zheng" w:date="2025-09-07T13:32:00Z" w16du:dateUtc="2025-09-07T05:32:00Z"/>
        </w:rPr>
        <w:pPrChange w:id="114" w:author="Noah Zheng" w:date="2025-09-07T13:32:00Z" w16du:dateUtc="2025-09-07T05:32:00Z">
          <w:pPr>
            <w:jc w:val="both"/>
          </w:pPr>
        </w:pPrChange>
      </w:pPr>
      <w:ins w:id="115" w:author="yukina minato" w:date="2025-09-07T10:21:00Z" w16du:dateUtc="2025-09-07T02:21:00Z">
        <w:del w:id="116" w:author="Noah Zheng" w:date="2025-09-07T13:32:00Z" w16du:dateUtc="2025-09-07T05:32:00Z">
          <w:r w:rsidDel="00E072D2">
            <w:rPr>
              <w:rFonts w:hint="eastAsia"/>
            </w:rPr>
            <w:delText xml:space="preserve">7. </w:delText>
          </w:r>
          <w:r w:rsidDel="00E072D2">
            <w:rPr>
              <w:rFonts w:hint="eastAsia"/>
            </w:rPr>
            <w:delText>假</w:delText>
          </w:r>
        </w:del>
      </w:ins>
      <w:del w:id="117" w:author="Noah Zheng" w:date="2025-09-07T13:32:00Z" w16du:dateUtc="2025-09-07T05:32:00Z">
        <w:r w:rsidR="008B6095" w:rsidDel="00E072D2">
          <w:rPr>
            <w:rFonts w:hint="eastAsia"/>
          </w:rPr>
          <w:delText>6.</w:delText>
        </w:r>
        <w:r w:rsidR="009D3781" w:rsidDel="00E072D2">
          <w:rPr>
            <w:rFonts w:hint="eastAsia"/>
          </w:rPr>
          <w:delText xml:space="preserve"> </w:delText>
        </w:r>
        <w:r w:rsidR="009D3781" w:rsidRPr="009D3781" w:rsidDel="00E072D2">
          <w:rPr>
            <w:rFonts w:hint="eastAsia"/>
          </w:rPr>
          <w:delText>假设导弹视野盲区为导弹与烟雾表面连线无法延伸至目标的区域。</w:delText>
        </w:r>
      </w:del>
    </w:p>
    <w:p w14:paraId="166EAFC8" w14:textId="5551B0F0" w:rsidR="003F2E24" w:rsidDel="00E072D2" w:rsidRDefault="001A2449">
      <w:pPr>
        <w:jc w:val="left"/>
        <w:rPr>
          <w:ins w:id="118" w:author="yukina minato" w:date="2025-09-07T10:16:00Z" w16du:dateUtc="2025-09-07T02:16:00Z"/>
          <w:del w:id="119" w:author="Noah Zheng" w:date="2025-09-07T13:33:00Z" w16du:dateUtc="2025-09-07T05:33:00Z"/>
        </w:rPr>
        <w:pPrChange w:id="120" w:author="Noah Zheng" w:date="2025-09-07T13:32:00Z" w16du:dateUtc="2025-09-07T05:32:00Z">
          <w:pPr>
            <w:jc w:val="both"/>
          </w:pPr>
        </w:pPrChange>
      </w:pPr>
      <w:ins w:id="121" w:author="yukina minato" w:date="2025-09-07T10:21:00Z" w16du:dateUtc="2025-09-07T02:21:00Z">
        <w:del w:id="122" w:author="Noah Zheng" w:date="2025-09-07T13:32:00Z" w16du:dateUtc="2025-09-07T05:32:00Z">
          <w:r w:rsidDel="00E072D2">
            <w:rPr>
              <w:rFonts w:hint="eastAsia"/>
            </w:rPr>
            <w:delText xml:space="preserve">8. </w:delText>
          </w:r>
          <w:r w:rsidDel="00E072D2">
            <w:rPr>
              <w:rFonts w:hint="eastAsia"/>
            </w:rPr>
            <w:delText>假</w:delText>
          </w:r>
        </w:del>
      </w:ins>
      <w:ins w:id="123" w:author="yukina minato" w:date="2025-09-07T10:17:00Z" w16du:dateUtc="2025-09-07T02:17:00Z">
        <w:del w:id="124" w:author="Noah Zheng" w:date="2025-09-07T13:32:00Z" w16du:dateUtc="2025-09-07T05:32:00Z">
          <w:r w:rsidR="003F2E24" w:rsidDel="00E072D2">
            <w:rPr>
              <w:rFonts w:hint="eastAsia"/>
            </w:rPr>
            <w:delText>设</w:delText>
          </w:r>
          <w:r w:rsidR="003F2E24" w:rsidRPr="003F2E24" w:rsidDel="00E072D2">
            <w:delText>无人机</w:delText>
          </w:r>
          <w:r w:rsidR="003F2E24" w:rsidDel="00E072D2">
            <w:rPr>
              <w:rFonts w:hint="eastAsia"/>
            </w:rPr>
            <w:delText>在</w:delText>
          </w:r>
        </w:del>
      </w:ins>
      <w:ins w:id="125" w:author="yukina minato" w:date="2025-09-07T10:16:00Z">
        <w:del w:id="126" w:author="Noah Zheng" w:date="2025-09-07T13:32:00Z" w16du:dateUtc="2025-09-07T05:32:00Z">
          <w:r w:rsidR="003F2E24" w:rsidRPr="003F2E24" w:rsidDel="00E072D2">
            <w:delText>每次投放烟幕干扰弹时，需重新接收任务并调整飞行方向。</w:delText>
          </w:r>
        </w:del>
      </w:ins>
    </w:p>
    <w:p w14:paraId="2A893793" w14:textId="14FC49EF" w:rsidR="003F2E24" w:rsidRDefault="001A2449">
      <w:pPr>
        <w:jc w:val="left"/>
        <w:pPrChange w:id="127" w:author="Noah Zheng" w:date="2025-09-07T13:33:00Z" w16du:dateUtc="2025-09-07T05:33:00Z">
          <w:pPr>
            <w:jc w:val="both"/>
          </w:pPr>
        </w:pPrChange>
      </w:pPr>
      <w:ins w:id="128" w:author="yukina minato" w:date="2025-09-07T10:21:00Z" w16du:dateUtc="2025-09-07T02:21:00Z">
        <w:del w:id="129" w:author="Noah Zheng" w:date="2025-09-07T13:25:00Z" w16du:dateUtc="2025-09-07T05:25:00Z">
          <w:r w:rsidDel="003151F4">
            <w:rPr>
              <w:rFonts w:hint="eastAsia"/>
            </w:rPr>
            <w:delText>9</w:delText>
          </w:r>
        </w:del>
      </w:ins>
      <w:ins w:id="130" w:author="yukina minato" w:date="2025-09-07T10:18:00Z" w16du:dateUtc="2025-09-07T02:18:00Z">
        <w:del w:id="131" w:author="Noah Zheng" w:date="2025-09-07T13:25:00Z" w16du:dateUtc="2025-09-07T05:25:00Z">
          <w:r w:rsidR="003F2E24" w:rsidDel="003151F4">
            <w:rPr>
              <w:rFonts w:hint="eastAsia"/>
            </w:rPr>
            <w:delText xml:space="preserve">. </w:delText>
          </w:r>
          <w:r w:rsidR="003F2E24" w:rsidDel="003151F4">
            <w:rPr>
              <w:rFonts w:hint="eastAsia"/>
            </w:rPr>
            <w:delText>假设</w:delText>
          </w:r>
        </w:del>
      </w:ins>
      <w:ins w:id="132" w:author="yukina minato" w:date="2025-09-07T10:18:00Z">
        <w:del w:id="133" w:author="Noah Zheng" w:date="2025-09-07T13:25:00Z" w16du:dateUtc="2025-09-07T05:25:00Z">
          <w:r w:rsidR="003F2E24" w:rsidRPr="003F2E24" w:rsidDel="003151F4">
            <w:delText>无人机执行任务时无延迟，任务即时开始</w:delText>
          </w:r>
        </w:del>
      </w:ins>
      <w:r w:rsidR="003F2E24">
        <w:rPr>
          <w:noProof/>
        </w:rPr>
        <w:drawing>
          <wp:anchor distT="0" distB="0" distL="114300" distR="114300" simplePos="0" relativeHeight="251666432" behindDoc="0" locked="0" layoutInCell="1" allowOverlap="1" wp14:anchorId="77D08188" wp14:editId="275D5158">
            <wp:simplePos x="0" y="0"/>
            <wp:positionH relativeFrom="column">
              <wp:posOffset>12700</wp:posOffset>
            </wp:positionH>
            <wp:positionV relativeFrom="paragraph">
              <wp:posOffset>219710</wp:posOffset>
            </wp:positionV>
            <wp:extent cx="5359400" cy="1450340"/>
            <wp:effectExtent l="0" t="0" r="0" b="0"/>
            <wp:wrapSquare wrapText="bothSides"/>
            <wp:docPr id="13684974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0816"/>
                    <a:stretch>
                      <a:fillRect/>
                    </a:stretch>
                  </pic:blipFill>
                  <pic:spPr bwMode="auto">
                    <a:xfrm>
                      <a:off x="0" y="0"/>
                      <a:ext cx="5359400" cy="1450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ins w:id="134" w:author="yukina minato" w:date="2025-09-07T10:22:00Z" w16du:dateUtc="2025-09-07T02:22:00Z">
        <w:del w:id="135" w:author="Noah Zheng" w:date="2025-09-07T13:26:00Z" w16du:dateUtc="2025-09-07T05:26:00Z">
          <w:r w:rsidDel="003151F4">
            <w:rPr>
              <w:rFonts w:hint="eastAsia"/>
            </w:rPr>
            <w:delText>。</w:delText>
          </w:r>
        </w:del>
      </w:ins>
    </w:p>
    <w:p w14:paraId="164A6211" w14:textId="3B875E84" w:rsidR="009D3781" w:rsidDel="00B61F1C" w:rsidRDefault="009D3781" w:rsidP="009D3781">
      <w:pPr>
        <w:rPr>
          <w:del w:id="136" w:author="yukina minato" w:date="2025-09-07T16:07:00Z" w16du:dateUtc="2025-09-07T08:07:00Z"/>
          <w:rFonts w:eastAsia="宋体"/>
          <w:sz w:val="21"/>
          <w:szCs w:val="18"/>
        </w:rPr>
      </w:pPr>
      <w:bookmarkStart w:id="137" w:name="_Toc165634565"/>
      <w:bookmarkStart w:id="138" w:name="_Toc163167861"/>
      <w:r>
        <w:rPr>
          <w:rFonts w:eastAsia="宋体" w:hint="eastAsia"/>
          <w:sz w:val="21"/>
          <w:szCs w:val="18"/>
        </w:rPr>
        <w:t>图</w:t>
      </w:r>
      <w:r>
        <w:rPr>
          <w:rFonts w:eastAsia="宋体" w:hint="eastAsia"/>
          <w:sz w:val="21"/>
          <w:szCs w:val="18"/>
        </w:rPr>
        <w:t xml:space="preserve">1 </w:t>
      </w:r>
      <w:r>
        <w:rPr>
          <w:rFonts w:eastAsia="宋体" w:hint="eastAsia"/>
          <w:sz w:val="21"/>
          <w:szCs w:val="18"/>
        </w:rPr>
        <w:t>导弹发射</w:t>
      </w:r>
      <w:r w:rsidR="006B50AD" w:rsidRPr="006B50AD">
        <w:rPr>
          <w:rFonts w:eastAsia="宋体" w:hint="eastAsia"/>
          <w:sz w:val="21"/>
          <w:szCs w:val="18"/>
        </w:rPr>
        <w:t>烟幕</w:t>
      </w:r>
      <w:proofErr w:type="gramStart"/>
      <w:r w:rsidR="006B50AD" w:rsidRPr="006B50AD">
        <w:rPr>
          <w:rFonts w:eastAsia="宋体" w:hint="eastAsia"/>
          <w:sz w:val="21"/>
          <w:szCs w:val="18"/>
        </w:rPr>
        <w:t>团</w:t>
      </w:r>
      <w:r w:rsidR="006B50AD">
        <w:rPr>
          <w:rFonts w:eastAsia="宋体" w:hint="eastAsia"/>
          <w:sz w:val="21"/>
          <w:szCs w:val="18"/>
        </w:rPr>
        <w:t>实际</w:t>
      </w:r>
      <w:proofErr w:type="gramEnd"/>
      <w:r w:rsidR="006B50AD">
        <w:rPr>
          <w:rFonts w:eastAsia="宋体" w:hint="eastAsia"/>
          <w:sz w:val="21"/>
          <w:szCs w:val="18"/>
        </w:rPr>
        <w:t>应用图示</w:t>
      </w:r>
    </w:p>
    <w:p w14:paraId="2F149EC5" w14:textId="77777777" w:rsidR="009D78CF" w:rsidRDefault="009D78CF" w:rsidP="00B61F1C">
      <w:pPr>
        <w:rPr>
          <w:rFonts w:eastAsia="宋体" w:hint="eastAsia"/>
          <w:sz w:val="21"/>
          <w:szCs w:val="18"/>
        </w:rPr>
      </w:pPr>
    </w:p>
    <w:p w14:paraId="1F73DB1A" w14:textId="536B3AF4" w:rsidR="00030A8F" w:rsidRDefault="00D3779C" w:rsidP="003C0BBF">
      <w:pPr>
        <w:pStyle w:val="1"/>
        <w:keepNext w:val="0"/>
        <w:keepLines w:val="0"/>
        <w:spacing w:before="100" w:beforeAutospacing="1" w:after="100" w:afterAutospacing="1" w:line="360" w:lineRule="auto"/>
        <w:textAlignment w:val="center"/>
        <w:rPr>
          <w:rFonts w:ascii="ˎ̥" w:eastAsia="黑体" w:hAnsi="ˎ̥" w:cs="Times New Roman" w:hint="eastAsia"/>
          <w:color w:val="181818"/>
          <w:kern w:val="36"/>
          <w:sz w:val="32"/>
          <w:szCs w:val="18"/>
        </w:rPr>
      </w:pPr>
      <w:r w:rsidRPr="003C0BBF">
        <w:rPr>
          <w:rFonts w:ascii="ˎ̥" w:eastAsia="黑体" w:hAnsi="ˎ̥" w:cs="Times New Roman" w:hint="eastAsia"/>
          <w:color w:val="181818"/>
          <w:kern w:val="36"/>
          <w:sz w:val="32"/>
          <w:szCs w:val="18"/>
        </w:rPr>
        <w:t>三、问题分析</w:t>
      </w:r>
      <w:bookmarkEnd w:id="137"/>
      <w:bookmarkEnd w:id="138"/>
    </w:p>
    <w:p w14:paraId="7416BAD1" w14:textId="7BD57DF4" w:rsidR="00392D88" w:rsidRDefault="002263D5" w:rsidP="00C8579E">
      <w:pPr>
        <w:ind w:firstLineChars="200" w:firstLine="480"/>
        <w:jc w:val="both"/>
        <w:rPr>
          <w:color w:val="000000" w:themeColor="text1"/>
        </w:rPr>
      </w:pPr>
      <w:r w:rsidRPr="002263D5">
        <w:rPr>
          <w:rFonts w:hint="eastAsia"/>
        </w:rPr>
        <w:t>基于几何光学中“光沿直线传播”</w:t>
      </w:r>
      <w:r w:rsidR="00AF13C0">
        <w:rPr>
          <w:rFonts w:hint="eastAsia"/>
        </w:rPr>
        <w:t>的</w:t>
      </w:r>
      <w:r w:rsidRPr="002263D5">
        <w:rPr>
          <w:rFonts w:hint="eastAsia"/>
        </w:rPr>
        <w:t>原理，点光源照射球体时会在其后</w:t>
      </w:r>
      <w:r>
        <w:rPr>
          <w:rFonts w:hint="eastAsia"/>
        </w:rPr>
        <w:t>方投射</w:t>
      </w:r>
      <w:r w:rsidRPr="002263D5">
        <w:rPr>
          <w:rFonts w:hint="eastAsia"/>
        </w:rPr>
        <w:t>形成阴影区域。</w:t>
      </w:r>
      <w:r>
        <w:rPr>
          <w:rFonts w:hint="eastAsia"/>
        </w:rPr>
        <w:t>针对本题可</w:t>
      </w:r>
      <w:r w:rsidR="00DF37F8">
        <w:rPr>
          <w:rFonts w:hint="eastAsia"/>
        </w:rPr>
        <w:t>将导弹</w:t>
      </w:r>
      <w:r>
        <w:rPr>
          <w:rFonts w:hint="eastAsia"/>
        </w:rPr>
        <w:t>视作</w:t>
      </w:r>
      <w:r w:rsidR="00DF37F8">
        <w:rPr>
          <w:rFonts w:hint="eastAsia"/>
        </w:rPr>
        <w:t>点光源，烟幕云团视作半径</w:t>
      </w:r>
      <w:r w:rsidR="00DF37F8">
        <w:rPr>
          <w:rFonts w:hint="eastAsia"/>
        </w:rPr>
        <w:t>10</w:t>
      </w:r>
      <w:r>
        <w:rPr>
          <w:rFonts w:hint="eastAsia"/>
        </w:rPr>
        <w:t>米</w:t>
      </w:r>
      <w:r w:rsidR="00DF37F8">
        <w:rPr>
          <w:rFonts w:hint="eastAsia"/>
        </w:rPr>
        <w:t>的实心球体，</w:t>
      </w:r>
      <w:r>
        <w:rPr>
          <w:rFonts w:hint="eastAsia"/>
        </w:rPr>
        <w:t>此时</w:t>
      </w:r>
      <w:r w:rsidR="00DF37F8">
        <w:rPr>
          <w:rFonts w:hint="eastAsia"/>
        </w:rPr>
        <w:t>可以将烟幕云团对导弹的有效遮蔽区域</w:t>
      </w:r>
      <w:ins w:id="139" w:author="Noah Zheng" w:date="2025-09-07T13:35:00Z" w16du:dateUtc="2025-09-07T05:35:00Z">
        <w:r w:rsidR="00E072D2">
          <w:rPr>
            <w:rFonts w:hint="eastAsia"/>
          </w:rPr>
          <w:t>边界</w:t>
        </w:r>
      </w:ins>
      <w:r w:rsidR="00DF37F8">
        <w:rPr>
          <w:rFonts w:hint="eastAsia"/>
        </w:rPr>
        <w:t>看成一个动态圆锥的一部分</w:t>
      </w:r>
      <w:r>
        <w:rPr>
          <w:rFonts w:hint="eastAsia"/>
        </w:rPr>
        <w:t>。该</w:t>
      </w:r>
      <w:r w:rsidR="00DF37F8">
        <w:rPr>
          <w:rFonts w:hint="eastAsia"/>
        </w:rPr>
        <w:t>圆锥的顶点位于</w:t>
      </w:r>
      <w:proofErr w:type="gramStart"/>
      <w:r>
        <w:rPr>
          <w:rFonts w:hint="eastAsia"/>
        </w:rPr>
        <w:t>实时</w:t>
      </w:r>
      <w:r w:rsidR="00DF37F8">
        <w:rPr>
          <w:rFonts w:hint="eastAsia"/>
        </w:rPr>
        <w:t>导弹</w:t>
      </w:r>
      <w:proofErr w:type="gramEnd"/>
      <w:r>
        <w:rPr>
          <w:rFonts w:hint="eastAsia"/>
        </w:rPr>
        <w:t>位置</w:t>
      </w:r>
      <w:r w:rsidR="00DF37F8">
        <w:rPr>
          <w:rFonts w:hint="eastAsia"/>
        </w:rPr>
        <w:t>，圆锥侧面与</w:t>
      </w:r>
      <w:r w:rsidRPr="002263D5">
        <w:t>烟幕云团</w:t>
      </w:r>
      <w:r>
        <w:rPr>
          <w:rFonts w:hint="eastAsia"/>
        </w:rPr>
        <w:t>表面</w:t>
      </w:r>
      <w:r w:rsidR="00DF37F8">
        <w:rPr>
          <w:rFonts w:hint="eastAsia"/>
        </w:rPr>
        <w:t>相切形成有效遮蔽区域</w:t>
      </w:r>
      <w:ins w:id="140" w:author="Noah Zheng" w:date="2025-09-07T13:35:00Z" w16du:dateUtc="2025-09-07T05:35:00Z">
        <w:r w:rsidR="00E072D2">
          <w:rPr>
            <w:rFonts w:hint="eastAsia"/>
          </w:rPr>
          <w:t>边界</w:t>
        </w:r>
      </w:ins>
      <w:r w:rsidR="00DF37F8">
        <w:rPr>
          <w:rFonts w:hint="eastAsia"/>
        </w:rPr>
        <w:t>。</w:t>
      </w:r>
      <w:r w:rsidR="008018A5">
        <w:rPr>
          <w:rFonts w:hint="eastAsia"/>
        </w:rPr>
        <w:t>为</w:t>
      </w:r>
      <w:r w:rsidR="00DF37F8">
        <w:rPr>
          <w:rFonts w:hint="eastAsia"/>
        </w:rPr>
        <w:t>确保导弹无法看到真目标</w:t>
      </w:r>
      <w:r w:rsidR="008018A5">
        <w:rPr>
          <w:rFonts w:hint="eastAsia"/>
        </w:rPr>
        <w:t>，圆柱体</w:t>
      </w:r>
      <w:proofErr w:type="gramStart"/>
      <w:r w:rsidR="008018A5">
        <w:rPr>
          <w:rFonts w:hint="eastAsia"/>
        </w:rPr>
        <w:t>真目标</w:t>
      </w:r>
      <w:proofErr w:type="gramEnd"/>
      <w:r w:rsidR="008018A5">
        <w:rPr>
          <w:rFonts w:hint="eastAsia"/>
        </w:rPr>
        <w:t>需完全位于该有效区域内</w:t>
      </w:r>
      <w:r w:rsidR="00DF37F8">
        <w:rPr>
          <w:rFonts w:hint="eastAsia"/>
        </w:rPr>
        <w:t>。</w:t>
      </w:r>
      <w:r w:rsidR="008018A5">
        <w:rPr>
          <w:rFonts w:hint="eastAsia"/>
        </w:rPr>
        <w:t>此时有效遮蔽时长即为</w:t>
      </w:r>
      <w:r w:rsidR="00DF37F8">
        <w:rPr>
          <w:rFonts w:hint="eastAsia"/>
        </w:rPr>
        <w:t>圆柱体</w:t>
      </w:r>
      <w:proofErr w:type="gramStart"/>
      <w:r w:rsidR="00DF37F8">
        <w:rPr>
          <w:rFonts w:hint="eastAsia"/>
        </w:rPr>
        <w:t>真目标</w:t>
      </w:r>
      <w:proofErr w:type="gramEnd"/>
      <w:r w:rsidR="00DF37F8">
        <w:rPr>
          <w:rFonts w:hint="eastAsia"/>
        </w:rPr>
        <w:t>完全处于有效遮蔽区域内的时间</w:t>
      </w:r>
      <w:r w:rsidR="008018A5">
        <w:rPr>
          <w:rFonts w:hint="eastAsia"/>
        </w:rPr>
        <w:t>总和</w:t>
      </w:r>
      <w:r w:rsidR="00DF37F8">
        <w:rPr>
          <w:rFonts w:hint="eastAsia"/>
        </w:rPr>
        <w:t>。</w:t>
      </w:r>
    </w:p>
    <w:p w14:paraId="307034DC" w14:textId="526576B5" w:rsidR="006B50AD" w:rsidRDefault="006B50AD" w:rsidP="00392D88">
      <w:pPr>
        <w:rPr>
          <w:color w:val="000000" w:themeColor="text1"/>
        </w:rPr>
      </w:pPr>
      <w:r>
        <w:rPr>
          <w:noProof/>
        </w:rPr>
        <w:drawing>
          <wp:inline distT="0" distB="0" distL="0" distR="0" wp14:anchorId="4A4EF27C" wp14:editId="2A9377D7">
            <wp:extent cx="3156858" cy="2329925"/>
            <wp:effectExtent l="0" t="0" r="5715" b="0"/>
            <wp:docPr id="6467181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6656" cy="2366679"/>
                    </a:xfrm>
                    <a:prstGeom prst="rect">
                      <a:avLst/>
                    </a:prstGeom>
                    <a:noFill/>
                    <a:ln>
                      <a:noFill/>
                    </a:ln>
                  </pic:spPr>
                </pic:pic>
              </a:graphicData>
            </a:graphic>
          </wp:inline>
        </w:drawing>
      </w:r>
    </w:p>
    <w:p w14:paraId="79DB3EEB" w14:textId="3E0CA848" w:rsidR="00392D88" w:rsidRDefault="00392D88" w:rsidP="00392D88">
      <w:pPr>
        <w:rPr>
          <w:rFonts w:eastAsia="宋体"/>
          <w:sz w:val="21"/>
          <w:szCs w:val="18"/>
        </w:rPr>
      </w:pPr>
      <w:r>
        <w:rPr>
          <w:rFonts w:eastAsia="宋体" w:hint="eastAsia"/>
          <w:sz w:val="21"/>
          <w:szCs w:val="18"/>
        </w:rPr>
        <w:t>图</w:t>
      </w:r>
      <w:r w:rsidR="006B50AD">
        <w:rPr>
          <w:rFonts w:eastAsia="宋体" w:hint="eastAsia"/>
          <w:sz w:val="21"/>
          <w:szCs w:val="18"/>
        </w:rPr>
        <w:t>2</w:t>
      </w:r>
      <w:r w:rsidR="00D464EF">
        <w:rPr>
          <w:rFonts w:eastAsia="宋体" w:hint="eastAsia"/>
          <w:sz w:val="21"/>
          <w:szCs w:val="18"/>
        </w:rPr>
        <w:t xml:space="preserve"> </w:t>
      </w:r>
      <w:r w:rsidRPr="00392D88">
        <w:rPr>
          <w:rFonts w:eastAsia="宋体" w:hint="eastAsia"/>
          <w:sz w:val="21"/>
          <w:szCs w:val="18"/>
        </w:rPr>
        <w:t>圆柱体</w:t>
      </w:r>
      <w:r>
        <w:rPr>
          <w:rFonts w:eastAsia="宋体" w:hint="eastAsia"/>
          <w:sz w:val="21"/>
          <w:szCs w:val="18"/>
        </w:rPr>
        <w:t>在</w:t>
      </w:r>
      <w:r w:rsidRPr="00392D88">
        <w:rPr>
          <w:rFonts w:eastAsia="宋体" w:hint="eastAsia"/>
          <w:sz w:val="21"/>
          <w:szCs w:val="18"/>
        </w:rPr>
        <w:t>圆锥遮蔽区域内几何</w:t>
      </w:r>
      <w:r>
        <w:rPr>
          <w:rFonts w:eastAsia="宋体" w:hint="eastAsia"/>
          <w:sz w:val="21"/>
          <w:szCs w:val="18"/>
        </w:rPr>
        <w:t>证明图</w:t>
      </w:r>
    </w:p>
    <w:p w14:paraId="7F32EB81" w14:textId="77777777" w:rsidR="009D78CF" w:rsidRPr="00392D88" w:rsidRDefault="009D78CF" w:rsidP="00392D88">
      <w:pPr>
        <w:rPr>
          <w:color w:val="000000" w:themeColor="text1"/>
        </w:rPr>
      </w:pPr>
    </w:p>
    <w:p w14:paraId="392AA96D" w14:textId="2DA3B687" w:rsidR="005E27F9" w:rsidRPr="00B61F1C" w:rsidRDefault="005E27F9" w:rsidP="005E27F9">
      <w:pPr>
        <w:ind w:firstLineChars="200" w:firstLine="480"/>
        <w:jc w:val="both"/>
        <w:rPr>
          <w:rPrChange w:id="141" w:author="yukina minato" w:date="2025-09-07T16:06:00Z" w16du:dateUtc="2025-09-07T08:06:00Z">
            <w:rPr>
              <w:color w:val="000000" w:themeColor="text1"/>
            </w:rPr>
          </w:rPrChange>
        </w:rPr>
      </w:pPr>
      <w:r w:rsidRPr="00392D88">
        <w:rPr>
          <w:rFonts w:hint="eastAsia"/>
        </w:rPr>
        <w:t>可以</w:t>
      </w:r>
      <w:ins w:id="142" w:author="Noah Zheng" w:date="2025-09-07T13:36:00Z" w16du:dateUtc="2025-09-07T05:36:00Z">
        <w:r w:rsidR="00E072D2" w:rsidRPr="00B61F1C">
          <w:rPr>
            <w:rFonts w:hint="eastAsia"/>
            <w:rPrChange w:id="143" w:author="yukina minato" w:date="2025-09-07T16:06:00Z" w16du:dateUtc="2025-09-07T08:06:00Z">
              <w:rPr>
                <w:rFonts w:hint="eastAsia"/>
                <w:color w:val="000000" w:themeColor="text1"/>
              </w:rPr>
            </w:rPrChange>
          </w:rPr>
          <w:t>得到一个</w:t>
        </w:r>
        <w:del w:id="144" w:author="yukina minato" w:date="2025-09-07T16:11:00Z" w16du:dateUtc="2025-09-07T08:11:00Z">
          <w:r w:rsidR="00E072D2" w:rsidRPr="00B61F1C" w:rsidDel="00B61F1C">
            <w:rPr>
              <w:rFonts w:hint="eastAsia"/>
              <w:rPrChange w:id="145" w:author="yukina minato" w:date="2025-09-07T16:06:00Z" w16du:dateUtc="2025-09-07T08:06:00Z">
                <w:rPr>
                  <w:rFonts w:hint="eastAsia"/>
                  <w:color w:val="000000" w:themeColor="text1"/>
                </w:rPr>
              </w:rPrChange>
            </w:rPr>
            <w:delText>事实</w:delText>
          </w:r>
        </w:del>
      </w:ins>
      <w:ins w:id="146" w:author="yukina minato" w:date="2025-09-07T16:11:00Z" w16du:dateUtc="2025-09-07T08:11:00Z">
        <w:r w:rsidR="00B61F1C">
          <w:rPr>
            <w:rFonts w:hint="eastAsia"/>
          </w:rPr>
          <w:t>结论</w:t>
        </w:r>
      </w:ins>
      <w:del w:id="147" w:author="Noah Zheng" w:date="2025-09-07T13:36:00Z" w16du:dateUtc="2025-09-07T05:36:00Z">
        <w:r w:rsidRPr="00B61F1C" w:rsidDel="00E072D2">
          <w:rPr>
            <w:rFonts w:hint="eastAsia"/>
            <w:rPrChange w:id="148" w:author="yukina minato" w:date="2025-09-07T16:06:00Z" w16du:dateUtc="2025-09-07T08:06:00Z">
              <w:rPr>
                <w:rFonts w:hint="eastAsia"/>
                <w:color w:val="000000" w:themeColor="text1"/>
              </w:rPr>
            </w:rPrChange>
          </w:rPr>
          <w:delText>证明</w:delText>
        </w:r>
      </w:del>
      <w:ins w:id="149" w:author="Noah Zheng" w:date="2025-09-07T13:36:00Z" w16du:dateUtc="2025-09-07T05:36:00Z">
        <w:r w:rsidR="00E072D2" w:rsidRPr="00B61F1C">
          <w:rPr>
            <w:rFonts w:hint="eastAsia"/>
            <w:rPrChange w:id="150" w:author="yukina minato" w:date="2025-09-07T16:06:00Z" w16du:dateUtc="2025-09-07T08:06:00Z">
              <w:rPr>
                <w:rFonts w:hint="eastAsia"/>
                <w:color w:val="000000" w:themeColor="text1"/>
              </w:rPr>
            </w:rPrChange>
          </w:rPr>
          <w:t>：</w:t>
        </w:r>
      </w:ins>
      <w:del w:id="151" w:author="Noah Zheng" w:date="2025-09-07T13:36:00Z" w16du:dateUtc="2025-09-07T05:36:00Z">
        <w:r w:rsidRPr="00B61F1C" w:rsidDel="00E072D2">
          <w:rPr>
            <w:rFonts w:hint="eastAsia"/>
            <w:rPrChange w:id="152" w:author="yukina minato" w:date="2025-09-07T16:06:00Z" w16du:dateUtc="2025-09-07T08:06:00Z">
              <w:rPr>
                <w:rFonts w:hint="eastAsia"/>
                <w:color w:val="000000" w:themeColor="text1"/>
              </w:rPr>
            </w:rPrChange>
          </w:rPr>
          <w:delText>，</w:delText>
        </w:r>
      </w:del>
      <w:proofErr w:type="gramStart"/>
      <w:r w:rsidRPr="00B61F1C">
        <w:rPr>
          <w:rFonts w:hint="eastAsia"/>
          <w:rPrChange w:id="153" w:author="yukina minato" w:date="2025-09-07T16:06:00Z" w16du:dateUtc="2025-09-07T08:06:00Z">
            <w:rPr>
              <w:rFonts w:hint="eastAsia"/>
              <w:color w:val="000000" w:themeColor="text1"/>
            </w:rPr>
          </w:rPrChange>
        </w:rPr>
        <w:t>真目标</w:t>
      </w:r>
      <w:proofErr w:type="gramEnd"/>
      <w:r w:rsidRPr="00B61F1C">
        <w:rPr>
          <w:rFonts w:hint="eastAsia"/>
          <w:rPrChange w:id="154" w:author="yukina minato" w:date="2025-09-07T16:06:00Z" w16du:dateUtc="2025-09-07T08:06:00Z">
            <w:rPr>
              <w:rFonts w:hint="eastAsia"/>
              <w:color w:val="000000" w:themeColor="text1"/>
            </w:rPr>
          </w:rPrChange>
        </w:rPr>
        <w:t>圆柱体的上下底面圆周均处于圆锥遮蔽区域内时，即可确保整个圆柱被有效遮蔽</w:t>
      </w:r>
      <w:del w:id="155" w:author="Noah Zheng" w:date="2025-09-07T13:36:00Z" w16du:dateUtc="2025-09-07T05:36:00Z">
        <w:r w:rsidRPr="00B61F1C" w:rsidDel="00E072D2">
          <w:rPr>
            <w:rFonts w:hint="eastAsia"/>
            <w:rPrChange w:id="156" w:author="yukina minato" w:date="2025-09-07T16:06:00Z" w16du:dateUtc="2025-09-07T08:06:00Z">
              <w:rPr>
                <w:rFonts w:hint="eastAsia"/>
                <w:color w:val="000000" w:themeColor="text1"/>
              </w:rPr>
            </w:rPrChange>
          </w:rPr>
          <w:delText>，</w:delText>
        </w:r>
      </w:del>
      <w:ins w:id="157" w:author="Noah Zheng" w:date="2025-09-07T13:36:00Z" w16du:dateUtc="2025-09-07T05:36:00Z">
        <w:r w:rsidR="00E072D2" w:rsidRPr="00B61F1C">
          <w:rPr>
            <w:rFonts w:hint="eastAsia"/>
            <w:rPrChange w:id="158" w:author="yukina minato" w:date="2025-09-07T16:06:00Z" w16du:dateUtc="2025-09-07T08:06:00Z">
              <w:rPr>
                <w:rFonts w:hint="eastAsia"/>
                <w:color w:val="000000" w:themeColor="text1"/>
              </w:rPr>
            </w:rPrChange>
          </w:rPr>
          <w:t>。</w:t>
        </w:r>
      </w:ins>
      <w:r w:rsidRPr="00B61F1C">
        <w:rPr>
          <w:rFonts w:hint="eastAsia"/>
          <w:rPrChange w:id="159" w:author="yukina minato" w:date="2025-09-07T16:06:00Z" w16du:dateUtc="2025-09-07T08:06:00Z">
            <w:rPr>
              <w:rFonts w:hint="eastAsia"/>
              <w:color w:val="000000" w:themeColor="text1"/>
            </w:rPr>
          </w:rPrChange>
        </w:rPr>
        <w:t>此时只需验证该圆柱上下底面完全位于圆锥阴影内即可。</w:t>
      </w:r>
    </w:p>
    <w:p w14:paraId="5ACF9C71" w14:textId="2E8E8246" w:rsidR="00392D88" w:rsidRPr="00392D88" w:rsidDel="00831670" w:rsidRDefault="00392D88" w:rsidP="00392D88">
      <w:pPr>
        <w:ind w:firstLineChars="200" w:firstLine="480"/>
        <w:jc w:val="both"/>
        <w:rPr>
          <w:del w:id="160" w:author="Noah Zheng" w:date="2025-09-07T13:38:00Z" w16du:dateUtc="2025-09-07T05:38:00Z"/>
          <w:color w:val="000000" w:themeColor="text1"/>
        </w:rPr>
      </w:pPr>
      <w:del w:id="161" w:author="Noah Zheng" w:date="2025-09-07T13:38:00Z" w16du:dateUtc="2025-09-07T05:38:00Z">
        <w:r w:rsidRPr="00392D88" w:rsidDel="00831670">
          <w:rPr>
            <w:color w:val="000000" w:themeColor="text1"/>
          </w:rPr>
          <w:delText>假设存在圆柱体</w:delText>
        </w:r>
        <w:r w:rsidDel="00831670">
          <w:rPr>
            <w:rFonts w:hint="eastAsia"/>
            <w:color w:val="000000" w:themeColor="text1"/>
          </w:rPr>
          <w:delText>真目标</w:delText>
        </w:r>
        <w:r w:rsidRPr="00392D88" w:rsidDel="00831670">
          <w:rPr>
            <w:color w:val="000000" w:themeColor="text1"/>
          </w:rPr>
          <w:delText>内部的某点</w:delText>
        </w:r>
        <w:r w:rsidRPr="00392D88" w:rsidDel="00831670">
          <w:rPr>
            <w:color w:val="000000" w:themeColor="text1"/>
          </w:rPr>
          <w:delText>P</w:delText>
        </w:r>
        <w:r w:rsidRPr="00392D88" w:rsidDel="00831670">
          <w:rPr>
            <w:color w:val="000000" w:themeColor="text1"/>
          </w:rPr>
          <w:delText>未被遮蔽，则从光源到该点</w:delText>
        </w:r>
        <w:r w:rsidRPr="00392D88" w:rsidDel="00831670">
          <w:rPr>
            <w:color w:val="000000" w:themeColor="text1"/>
          </w:rPr>
          <w:delText>P</w:delText>
        </w:r>
        <w:r w:rsidRPr="00392D88" w:rsidDel="00831670">
          <w:rPr>
            <w:color w:val="000000" w:themeColor="text1"/>
          </w:rPr>
          <w:delText>的连线必然穿过圆柱体的表面。由于圆柱体的侧面是由底面圆周上的点生成的直线段组成，这意味着该连线会穿过底面圆周之外的点，这与</w:delText>
        </w:r>
        <w:r w:rsidDel="00831670">
          <w:rPr>
            <w:rFonts w:hint="eastAsia"/>
            <w:color w:val="000000" w:themeColor="text1"/>
          </w:rPr>
          <w:delText>“</w:delText>
        </w:r>
        <w:r w:rsidRPr="00392D88" w:rsidDel="00831670">
          <w:rPr>
            <w:color w:val="000000" w:themeColor="text1"/>
          </w:rPr>
          <w:delText>底面圆周均处于遮蔽区域</w:delText>
        </w:r>
        <w:r w:rsidDel="00831670">
          <w:rPr>
            <w:rFonts w:hint="eastAsia"/>
            <w:color w:val="000000" w:themeColor="text1"/>
          </w:rPr>
          <w:delText>”</w:delText>
        </w:r>
        <w:r w:rsidRPr="00392D88" w:rsidDel="00831670">
          <w:rPr>
            <w:color w:val="000000" w:themeColor="text1"/>
          </w:rPr>
          <w:delText>的条件相矛盾</w:delText>
        </w:r>
        <w:r w:rsidRPr="00392D88" w:rsidDel="00831670">
          <w:rPr>
            <w:rFonts w:hint="eastAsia"/>
            <w:color w:val="000000" w:themeColor="text1"/>
          </w:rPr>
          <w:delText>，</w:delText>
        </w:r>
        <w:r w:rsidDel="00831670">
          <w:rPr>
            <w:rFonts w:hint="eastAsia"/>
            <w:color w:val="000000" w:themeColor="text1"/>
          </w:rPr>
          <w:delText>故</w:delText>
        </w:r>
        <w:r w:rsidRPr="00392D88" w:rsidDel="00831670">
          <w:rPr>
            <w:rFonts w:hint="eastAsia"/>
            <w:color w:val="000000" w:themeColor="text1"/>
          </w:rPr>
          <w:delText>该理论得证。</w:delText>
        </w:r>
      </w:del>
    </w:p>
    <w:p w14:paraId="29396A4C" w14:textId="14E9B7D7" w:rsidR="00F6228B" w:rsidRPr="00F6228B" w:rsidRDefault="00F6228B" w:rsidP="00F6228B">
      <w:pPr>
        <w:pStyle w:val="af"/>
        <w:spacing w:line="360" w:lineRule="auto"/>
        <w:rPr>
          <w:rFonts w:ascii="宋体" w:eastAsia="宋体" w:hAnsi="宋体" w:hint="eastAsia"/>
        </w:rPr>
      </w:pPr>
      <w:bookmarkStart w:id="162" w:name="_Toc163167862"/>
      <w:bookmarkStart w:id="163" w:name="_Toc165634566"/>
      <w:bookmarkStart w:id="164" w:name="_Toc163167863"/>
      <w:r>
        <w:rPr>
          <w:rFonts w:hint="eastAsia"/>
        </w:rPr>
        <w:t>3.1</w:t>
      </w:r>
      <w:r w:rsidR="006858AC" w:rsidRPr="006858AC">
        <w:rPr>
          <w:rFonts w:ascii="宋体" w:eastAsia="宋体" w:hAnsi="宋体" w:hint="eastAsia"/>
        </w:rPr>
        <w:t>问题</w:t>
      </w:r>
      <w:proofErr w:type="gramStart"/>
      <w:r w:rsidR="006858AC" w:rsidRPr="006858AC">
        <w:rPr>
          <w:rFonts w:ascii="宋体" w:eastAsia="宋体" w:hAnsi="宋体" w:hint="eastAsia"/>
        </w:rPr>
        <w:t>一</w:t>
      </w:r>
      <w:proofErr w:type="gramEnd"/>
      <w:r w:rsidR="006858AC" w:rsidRPr="006858AC">
        <w:rPr>
          <w:rFonts w:ascii="宋体" w:eastAsia="宋体" w:hAnsi="宋体" w:hint="eastAsia"/>
        </w:rPr>
        <w:t xml:space="preserve"> 烟幕干扰弹的有效遮蔽时长评估</w:t>
      </w:r>
      <w:r>
        <w:rPr>
          <w:rFonts w:ascii="宋体" w:eastAsia="宋体" w:hAnsi="宋体" w:hint="eastAsia"/>
        </w:rPr>
        <w:t>的分析</w:t>
      </w:r>
      <w:bookmarkEnd w:id="162"/>
      <w:bookmarkEnd w:id="163"/>
    </w:p>
    <w:p w14:paraId="31FD99B5" w14:textId="06A0AC86" w:rsidR="00202073" w:rsidRDefault="00202073" w:rsidP="00202073">
      <w:pPr>
        <w:ind w:firstLineChars="200" w:firstLine="480"/>
        <w:jc w:val="left"/>
      </w:pPr>
      <w:bookmarkStart w:id="165" w:name="_Toc165634567"/>
      <w:r w:rsidRPr="00202073">
        <w:t>为了求解有效遮蔽时长</w:t>
      </w:r>
      <w:r>
        <w:rPr>
          <w:rFonts w:hint="eastAsia"/>
        </w:rPr>
        <w:t>，</w:t>
      </w:r>
      <w:r w:rsidR="00DF37F8">
        <w:rPr>
          <w:rFonts w:hint="eastAsia"/>
        </w:rPr>
        <w:t>可通过已知条件建立导弹</w:t>
      </w:r>
      <w:r w:rsidR="00DF37F8" w:rsidRPr="00DF37F8">
        <w:rPr>
          <w:position w:val="-12"/>
        </w:rPr>
        <w:object w:dxaOrig="360" w:dyaOrig="360" w14:anchorId="547944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86" type="#_x0000_t75" style="width:18pt;height:18pt" o:ole="">
            <v:imagedata r:id="rId11" o:title=""/>
          </v:shape>
          <o:OLEObject Type="Embed" ProgID="Equation.DSMT4" ShapeID="_x0000_i1486" DrawAspect="Content" ObjectID="_1818780623" r:id="rId12"/>
        </w:object>
      </w:r>
      <w:r>
        <w:rPr>
          <w:rFonts w:hint="eastAsia"/>
        </w:rPr>
        <w:t>、烟幕干扰弹、</w:t>
      </w:r>
      <w:r w:rsidRPr="00202073">
        <w:t>烟幕云团球心</w:t>
      </w:r>
      <w:r w:rsidR="00DF37F8">
        <w:rPr>
          <w:rFonts w:hint="eastAsia"/>
        </w:rPr>
        <w:t>的轨迹参数方程</w:t>
      </w:r>
      <w:r>
        <w:rPr>
          <w:rFonts w:hint="eastAsia"/>
        </w:rPr>
        <w:t>。其中，球心的方程</w:t>
      </w:r>
      <w:r w:rsidR="00DF37F8">
        <w:rPr>
          <w:rFonts w:hint="eastAsia"/>
        </w:rPr>
        <w:t>起爆前是干扰弹的轨迹方程</w:t>
      </w:r>
      <w:r>
        <w:rPr>
          <w:rFonts w:hint="eastAsia"/>
        </w:rPr>
        <w:t>。</w:t>
      </w:r>
      <w:r w:rsidRPr="00202073">
        <w:rPr>
          <w:rFonts w:hint="eastAsia"/>
        </w:rPr>
        <w:t>接着计算球状烟幕云球心到</w:t>
      </w:r>
      <w:proofErr w:type="gramStart"/>
      <w:r w:rsidRPr="00202073">
        <w:rPr>
          <w:rFonts w:hint="eastAsia"/>
        </w:rPr>
        <w:t>真目标</w:t>
      </w:r>
      <w:proofErr w:type="gramEnd"/>
      <w:r w:rsidRPr="00202073">
        <w:rPr>
          <w:rFonts w:hint="eastAsia"/>
        </w:rPr>
        <w:t>上下底面圆周上各点与导弹连线的距离。</w:t>
      </w:r>
    </w:p>
    <w:p w14:paraId="79B971EB" w14:textId="77777777" w:rsidR="005E27F9" w:rsidRDefault="00202073" w:rsidP="005E27F9">
      <w:pPr>
        <w:ind w:firstLineChars="200" w:firstLine="480"/>
        <w:jc w:val="both"/>
        <w:rPr>
          <w:rFonts w:ascii="宋体" w:eastAsia="宋体" w:hAnsi="宋体" w:hint="eastAsia"/>
          <w:szCs w:val="24"/>
        </w:rPr>
      </w:pPr>
      <w:r w:rsidRPr="00202073">
        <w:rPr>
          <w:rFonts w:hint="eastAsia"/>
        </w:rPr>
        <w:t>通过</w:t>
      </w:r>
      <w:proofErr w:type="gramStart"/>
      <w:r w:rsidRPr="00202073">
        <w:rPr>
          <w:rFonts w:hint="eastAsia"/>
        </w:rPr>
        <w:t>限制此</w:t>
      </w:r>
      <w:proofErr w:type="gramEnd"/>
      <w:r w:rsidRPr="00202073">
        <w:rPr>
          <w:rFonts w:hint="eastAsia"/>
        </w:rPr>
        <w:t>距离不大于球状烟幕的半径，可确定</w:t>
      </w:r>
      <w:proofErr w:type="gramStart"/>
      <w:r w:rsidRPr="00202073">
        <w:rPr>
          <w:rFonts w:hint="eastAsia"/>
        </w:rPr>
        <w:t>真目标</w:t>
      </w:r>
      <w:proofErr w:type="gramEnd"/>
      <w:r w:rsidRPr="00202073">
        <w:rPr>
          <w:rFonts w:hint="eastAsia"/>
        </w:rPr>
        <w:t>处于有效遮蔽区域内的所有时刻。</w:t>
      </w:r>
      <w:r>
        <w:rPr>
          <w:rFonts w:ascii="宋体" w:eastAsia="宋体" w:hAnsi="宋体" w:hint="eastAsia"/>
          <w:szCs w:val="24"/>
        </w:rPr>
        <w:t>最后</w:t>
      </w:r>
      <w:r w:rsidRPr="00202073">
        <w:rPr>
          <w:rFonts w:ascii="宋体" w:eastAsia="宋体" w:hAnsi="宋体" w:hint="eastAsia"/>
          <w:szCs w:val="24"/>
        </w:rPr>
        <w:t>运用微分法将遮蔽时刻划分为</w:t>
      </w:r>
      <w:r w:rsidR="00DF37F8">
        <w:rPr>
          <w:rFonts w:ascii="宋体" w:eastAsia="宋体" w:hAnsi="宋体" w:hint="eastAsia"/>
          <w:szCs w:val="24"/>
        </w:rPr>
        <w:t>最小时间微元</w:t>
      </w:r>
      <w:r>
        <w:rPr>
          <w:rFonts w:ascii="宋体" w:eastAsia="宋体" w:hAnsi="宋体" w:hint="eastAsia"/>
          <w:szCs w:val="24"/>
        </w:rPr>
        <w:t>，并</w:t>
      </w:r>
      <w:r w:rsidR="00DF37F8">
        <w:rPr>
          <w:rFonts w:ascii="宋体" w:eastAsia="宋体" w:hAnsi="宋体" w:hint="eastAsia"/>
          <w:szCs w:val="24"/>
        </w:rPr>
        <w:t>将</w:t>
      </w:r>
      <w:r w:rsidRPr="00202073">
        <w:rPr>
          <w:rFonts w:ascii="宋体" w:eastAsia="宋体" w:hAnsi="宋体" w:hint="eastAsia"/>
          <w:szCs w:val="24"/>
        </w:rPr>
        <w:t>所有有效遮蔽的时刻</w:t>
      </w:r>
      <w:r>
        <w:rPr>
          <w:rFonts w:hint="eastAsia"/>
        </w:rPr>
        <w:t>求和</w:t>
      </w:r>
      <w:r w:rsidR="00DF37F8">
        <w:rPr>
          <w:rFonts w:hint="eastAsia"/>
        </w:rPr>
        <w:t>，最终得到</w:t>
      </w:r>
      <w:r w:rsidR="00DF37F8" w:rsidRPr="004A6B29">
        <w:rPr>
          <w:rFonts w:ascii="宋体" w:eastAsia="宋体" w:hAnsi="宋体" w:hint="eastAsia"/>
          <w:szCs w:val="24"/>
        </w:rPr>
        <w:t>烟幕</w:t>
      </w:r>
      <w:proofErr w:type="gramStart"/>
      <w:r w:rsidR="00DF37F8" w:rsidRPr="004A6B29">
        <w:rPr>
          <w:rFonts w:ascii="宋体" w:eastAsia="宋体" w:hAnsi="宋体" w:hint="eastAsia"/>
          <w:szCs w:val="24"/>
        </w:rPr>
        <w:t>干扰</w:t>
      </w:r>
      <w:r w:rsidR="00DF37F8">
        <w:rPr>
          <w:rFonts w:ascii="宋体" w:eastAsia="宋体" w:hAnsi="宋体" w:hint="eastAsia"/>
          <w:szCs w:val="24"/>
        </w:rPr>
        <w:t>弹对</w:t>
      </w:r>
      <w:r>
        <w:rPr>
          <w:rFonts w:ascii="宋体" w:eastAsia="宋体" w:hAnsi="宋体" w:hint="eastAsia"/>
          <w:szCs w:val="24"/>
        </w:rPr>
        <w:t>真实</w:t>
      </w:r>
      <w:proofErr w:type="gramEnd"/>
      <w:r>
        <w:rPr>
          <w:rFonts w:ascii="宋体" w:eastAsia="宋体" w:hAnsi="宋体" w:hint="eastAsia"/>
          <w:szCs w:val="24"/>
        </w:rPr>
        <w:t>目标</w:t>
      </w:r>
      <w:r w:rsidR="00DF37F8">
        <w:rPr>
          <w:rFonts w:ascii="宋体" w:eastAsia="宋体" w:hAnsi="宋体" w:hint="eastAsia"/>
          <w:szCs w:val="24"/>
        </w:rPr>
        <w:t>的</w:t>
      </w:r>
      <w:r w:rsidR="00DF37F8" w:rsidRPr="004A6B29">
        <w:rPr>
          <w:rFonts w:ascii="宋体" w:eastAsia="宋体" w:hAnsi="宋体" w:hint="eastAsia"/>
          <w:szCs w:val="24"/>
        </w:rPr>
        <w:t>有效遮蔽时长</w:t>
      </w:r>
      <w:r w:rsidR="00DF37F8">
        <w:rPr>
          <w:rFonts w:ascii="宋体" w:eastAsia="宋体" w:hAnsi="宋体" w:hint="eastAsia"/>
          <w:szCs w:val="24"/>
        </w:rPr>
        <w:t>。</w:t>
      </w:r>
    </w:p>
    <w:p w14:paraId="4D9DE5CB" w14:textId="653E5CEA" w:rsidR="00030A8F" w:rsidRDefault="00D3779C">
      <w:pPr>
        <w:pStyle w:val="af"/>
        <w:spacing w:line="360" w:lineRule="auto"/>
        <w:rPr>
          <w:rFonts w:ascii="宋体" w:eastAsia="宋体" w:hAnsi="宋体" w:hint="eastAsia"/>
        </w:rPr>
      </w:pPr>
      <w:r>
        <w:rPr>
          <w:rFonts w:hint="eastAsia"/>
        </w:rPr>
        <w:t>3.2</w:t>
      </w:r>
      <w:r w:rsidR="006858AC" w:rsidRPr="006858AC">
        <w:rPr>
          <w:rFonts w:ascii="宋体" w:eastAsia="宋体" w:hAnsi="宋体" w:hint="eastAsia"/>
        </w:rPr>
        <w:t>问题二 优化飞行参数以最大化遮蔽时间</w:t>
      </w:r>
      <w:r>
        <w:rPr>
          <w:rFonts w:ascii="宋体" w:eastAsia="宋体" w:hAnsi="宋体" w:hint="eastAsia"/>
        </w:rPr>
        <w:t>的分析</w:t>
      </w:r>
      <w:bookmarkEnd w:id="164"/>
      <w:bookmarkEnd w:id="165"/>
    </w:p>
    <w:p w14:paraId="7D518F8E" w14:textId="6BEB9C2E" w:rsidR="00DF37F8" w:rsidRDefault="00DF37F8" w:rsidP="00DF37F8">
      <w:pPr>
        <w:ind w:firstLineChars="200" w:firstLine="480"/>
        <w:jc w:val="left"/>
      </w:pPr>
      <w:r>
        <w:rPr>
          <w:rFonts w:hint="eastAsia"/>
        </w:rPr>
        <w:t>本</w:t>
      </w:r>
      <w:proofErr w:type="gramStart"/>
      <w:r>
        <w:rPr>
          <w:rFonts w:hint="eastAsia"/>
        </w:rPr>
        <w:t>问要求</w:t>
      </w:r>
      <w:proofErr w:type="gramEnd"/>
      <w:r>
        <w:rPr>
          <w:rFonts w:hint="eastAsia"/>
        </w:rPr>
        <w:t>在遮蔽时间尽可能长的前提下，求解无人机</w:t>
      </w:r>
      <w:r w:rsidRPr="00262E3E">
        <w:rPr>
          <w:position w:val="-4"/>
        </w:rPr>
        <w:object w:dxaOrig="480" w:dyaOrig="260" w14:anchorId="517E0F62">
          <v:shape id="_x0000_i1026" type="#_x0000_t75" style="width:24pt;height:12.75pt" o:ole="">
            <v:imagedata r:id="rId13" o:title=""/>
          </v:shape>
          <o:OLEObject Type="Embed" ProgID="Equation.DSMT4" ShapeID="_x0000_i1026" DrawAspect="Content" ObjectID="_1818780624" r:id="rId14"/>
        </w:object>
      </w:r>
      <w:r>
        <w:rPr>
          <w:rFonts w:hint="eastAsia"/>
        </w:rPr>
        <w:t>的飞行速度、飞行方向、烟幕干扰弹投放点、烟幕干扰弹起爆点</w:t>
      </w:r>
      <w:r w:rsidR="00202073" w:rsidRPr="00202073">
        <w:t>等优化参数。</w:t>
      </w:r>
      <w:r>
        <w:rPr>
          <w:rFonts w:hint="eastAsia"/>
        </w:rPr>
        <w:t>。</w:t>
      </w:r>
    </w:p>
    <w:p w14:paraId="3CFD3458" w14:textId="1A545924" w:rsidR="00DF37F8" w:rsidRDefault="00202073" w:rsidP="00DF37F8">
      <w:pPr>
        <w:ind w:firstLineChars="200" w:firstLine="480"/>
        <w:jc w:val="left"/>
      </w:pPr>
      <w:r w:rsidRPr="00202073">
        <w:rPr>
          <w:rFonts w:hint="eastAsia"/>
        </w:rPr>
        <w:t>在问题</w:t>
      </w:r>
      <w:proofErr w:type="gramStart"/>
      <w:r w:rsidRPr="00202073">
        <w:rPr>
          <w:rFonts w:hint="eastAsia"/>
        </w:rPr>
        <w:t>一</w:t>
      </w:r>
      <w:proofErr w:type="gramEnd"/>
      <w:r w:rsidRPr="00202073">
        <w:rPr>
          <w:rFonts w:hint="eastAsia"/>
        </w:rPr>
        <w:t>的基础上，</w:t>
      </w:r>
      <w:r w:rsidR="00DF37F8">
        <w:rPr>
          <w:rFonts w:hint="eastAsia"/>
        </w:rPr>
        <w:t>我们已经对上述参数</w:t>
      </w:r>
      <w:del w:id="166" w:author="yukina minato" w:date="2025-09-07T10:25:00Z" w16du:dateUtc="2025-09-07T02:25:00Z">
        <w:r w:rsidR="00DF37F8" w:rsidDel="001A2449">
          <w:rPr>
            <w:rFonts w:hint="eastAsia"/>
          </w:rPr>
          <w:delText>做了</w:delText>
        </w:r>
        <w:r w:rsidDel="001A2449">
          <w:rPr>
            <w:rFonts w:hint="eastAsia"/>
          </w:rPr>
          <w:delText>设参</w:delText>
        </w:r>
      </w:del>
      <w:ins w:id="167" w:author="yukina minato" w:date="2025-09-07T10:25:00Z" w16du:dateUtc="2025-09-07T02:25:00Z">
        <w:r w:rsidR="001A2449">
          <w:rPr>
            <w:rFonts w:hint="eastAsia"/>
          </w:rPr>
          <w:t>进行设定</w:t>
        </w:r>
      </w:ins>
      <w:r w:rsidR="00DF37F8">
        <w:rPr>
          <w:rFonts w:hint="eastAsia"/>
        </w:rPr>
        <w:t>，因此在本问中，我们仍</w:t>
      </w:r>
      <w:r>
        <w:rPr>
          <w:rFonts w:hint="eastAsia"/>
        </w:rPr>
        <w:t>沿用并求解相关</w:t>
      </w:r>
      <w:r w:rsidR="00DF37F8">
        <w:rPr>
          <w:rFonts w:hint="eastAsia"/>
        </w:rPr>
        <w:t>轨迹参数方程。</w:t>
      </w:r>
    </w:p>
    <w:p w14:paraId="702024BF" w14:textId="03FDF4F8" w:rsidR="00DF37F8" w:rsidRDefault="00202073" w:rsidP="005F2E1A">
      <w:pPr>
        <w:ind w:firstLineChars="200" w:firstLine="480"/>
        <w:jc w:val="left"/>
        <w:rPr>
          <w:rFonts w:ascii="宋体" w:eastAsia="宋体" w:hAnsi="宋体" w:hint="eastAsia"/>
          <w:szCs w:val="24"/>
        </w:rPr>
      </w:pPr>
      <w:r w:rsidRPr="00202073">
        <w:rPr>
          <w:rFonts w:ascii="宋体" w:eastAsia="宋体" w:hAnsi="宋体"/>
          <w:szCs w:val="24"/>
        </w:rPr>
        <w:t>在此框架下，</w:t>
      </w:r>
      <w:r w:rsidR="007028BA" w:rsidRPr="004A6B29">
        <w:rPr>
          <w:rFonts w:ascii="宋体" w:eastAsia="宋体" w:hAnsi="宋体" w:hint="eastAsia"/>
          <w:szCs w:val="24"/>
        </w:rPr>
        <w:t>球状烟幕</w:t>
      </w:r>
      <w:r w:rsidR="007028BA">
        <w:rPr>
          <w:rFonts w:ascii="宋体" w:eastAsia="宋体" w:hAnsi="宋体" w:hint="eastAsia"/>
          <w:szCs w:val="24"/>
        </w:rPr>
        <w:t>球心</w:t>
      </w:r>
      <w:r w:rsidR="007028BA" w:rsidRPr="004A6B29">
        <w:rPr>
          <w:rFonts w:ascii="宋体" w:eastAsia="宋体" w:hAnsi="宋体" w:hint="eastAsia"/>
          <w:szCs w:val="24"/>
        </w:rPr>
        <w:t>到</w:t>
      </w:r>
      <w:proofErr w:type="gramStart"/>
      <w:r w:rsidR="007028BA">
        <w:rPr>
          <w:rFonts w:ascii="宋体" w:eastAsia="宋体" w:hAnsi="宋体" w:hint="eastAsia"/>
          <w:szCs w:val="24"/>
        </w:rPr>
        <w:t>真目标</w:t>
      </w:r>
      <w:proofErr w:type="gramEnd"/>
      <w:r w:rsidR="007028BA">
        <w:rPr>
          <w:rFonts w:ascii="宋体" w:eastAsia="宋体" w:hAnsi="宋体" w:hint="eastAsia"/>
          <w:szCs w:val="24"/>
        </w:rPr>
        <w:t>上下底面</w:t>
      </w:r>
      <w:r>
        <w:rPr>
          <w:rFonts w:ascii="宋体" w:eastAsia="宋体" w:hAnsi="宋体" w:hint="eastAsia"/>
          <w:szCs w:val="24"/>
        </w:rPr>
        <w:t>圆</w:t>
      </w:r>
      <w:r w:rsidR="007028BA">
        <w:rPr>
          <w:rFonts w:ascii="宋体" w:eastAsia="宋体" w:hAnsi="宋体" w:hint="eastAsia"/>
          <w:szCs w:val="24"/>
        </w:rPr>
        <w:t>周上</w:t>
      </w:r>
      <w:r>
        <w:rPr>
          <w:rFonts w:ascii="宋体" w:eastAsia="宋体" w:hAnsi="宋体" w:hint="eastAsia"/>
          <w:szCs w:val="24"/>
        </w:rPr>
        <w:t>各</w:t>
      </w:r>
      <w:r w:rsidR="007028BA">
        <w:rPr>
          <w:rFonts w:ascii="宋体" w:eastAsia="宋体" w:hAnsi="宋体" w:hint="eastAsia"/>
          <w:szCs w:val="24"/>
        </w:rPr>
        <w:t>点与导弹所在</w:t>
      </w:r>
      <w:r w:rsidR="007028BA" w:rsidRPr="004A6B29">
        <w:rPr>
          <w:rFonts w:ascii="宋体" w:eastAsia="宋体" w:hAnsi="宋体" w:hint="eastAsia"/>
          <w:szCs w:val="24"/>
        </w:rPr>
        <w:t>直线</w:t>
      </w:r>
      <w:r w:rsidRPr="00202073">
        <w:rPr>
          <w:rFonts w:ascii="宋体" w:eastAsia="宋体" w:hAnsi="宋体"/>
          <w:szCs w:val="24"/>
        </w:rPr>
        <w:t>的</w:t>
      </w:r>
      <w:del w:id="168" w:author="Noah Zheng" w:date="2025-09-07T12:38:00Z" w16du:dateUtc="2025-09-07T04:38:00Z">
        <w:r w:rsidRPr="00202073" w:rsidDel="00DE619A">
          <w:rPr>
            <w:rFonts w:ascii="宋体" w:eastAsia="宋体" w:hAnsi="宋体"/>
            <w:szCs w:val="24"/>
          </w:rPr>
          <w:delText>垂直</w:delText>
        </w:r>
      </w:del>
      <w:r w:rsidRPr="00202073">
        <w:rPr>
          <w:rFonts w:ascii="宋体" w:eastAsia="宋体" w:hAnsi="宋体"/>
          <w:szCs w:val="24"/>
        </w:rPr>
        <w:t>距离</w:t>
      </w:r>
      <w:r>
        <w:rPr>
          <w:rFonts w:ascii="宋体" w:eastAsia="宋体" w:hAnsi="宋体" w:hint="eastAsia"/>
          <w:szCs w:val="24"/>
        </w:rPr>
        <w:t>，</w:t>
      </w:r>
      <w:r w:rsidR="00DF37F8">
        <w:rPr>
          <w:rFonts w:ascii="宋体" w:eastAsia="宋体" w:hAnsi="宋体" w:hint="eastAsia"/>
          <w:szCs w:val="24"/>
        </w:rPr>
        <w:t>就可以</w:t>
      </w:r>
      <w:r>
        <w:rPr>
          <w:rFonts w:ascii="宋体" w:eastAsia="宋体" w:hAnsi="宋体" w:hint="eastAsia"/>
          <w:szCs w:val="24"/>
        </w:rPr>
        <w:t>表示为</w:t>
      </w:r>
      <w:ins w:id="169" w:author="Noah Zheng" w:date="2025-09-07T12:37:00Z" w16du:dateUtc="2025-09-07T04:37:00Z">
        <w:r w:rsidR="00DE619A">
          <w:rPr>
            <w:rFonts w:ascii="宋体" w:eastAsia="宋体" w:hAnsi="宋体" w:hint="eastAsia"/>
            <w:szCs w:val="24"/>
          </w:rPr>
          <w:t>已经发现</w:t>
        </w:r>
      </w:ins>
      <w:ins w:id="170" w:author="Noah Zheng" w:date="2025-09-07T12:38:00Z" w16du:dateUtc="2025-09-07T04:38:00Z">
        <w:r w:rsidR="00DE619A" w:rsidRPr="00DE619A">
          <w:rPr>
            <w:rFonts w:ascii="宋体" w:eastAsia="宋体" w:hAnsi="宋体" w:hint="eastAsia"/>
            <w:szCs w:val="24"/>
            <w:rPrChange w:id="171" w:author="Noah Zheng" w:date="2025-09-07T12:39:00Z" w16du:dateUtc="2025-09-07T04:39:00Z">
              <w:rPr>
                <w:rFonts w:ascii="宋体" w:eastAsia="宋体" w:hAnsi="宋体" w:hint="eastAsia"/>
                <w:szCs w:val="24"/>
                <w:highlight w:val="yellow"/>
              </w:rPr>
            </w:rPrChange>
          </w:rPr>
          <w:t>导</w:t>
        </w:r>
      </w:ins>
      <w:del w:id="172" w:author="Noah Zheng" w:date="2025-09-07T12:38:00Z" w16du:dateUtc="2025-09-07T04:38:00Z">
        <w:r w:rsidR="00DF37F8" w:rsidRPr="00DE619A" w:rsidDel="00DE619A">
          <w:rPr>
            <w:rFonts w:ascii="宋体" w:eastAsia="宋体" w:hAnsi="宋体" w:hint="eastAsia"/>
            <w:szCs w:val="24"/>
            <w:rPrChange w:id="173" w:author="Noah Zheng" w:date="2025-09-07T12:39:00Z" w16du:dateUtc="2025-09-07T04:39:00Z">
              <w:rPr>
                <w:rFonts w:ascii="宋体" w:eastAsia="宋体" w:hAnsi="宋体" w:hint="eastAsia"/>
                <w:szCs w:val="24"/>
                <w:highlight w:val="yellow"/>
              </w:rPr>
            </w:rPrChange>
          </w:rPr>
          <w:delText>导</w:delText>
        </w:r>
      </w:del>
      <w:r w:rsidR="00DF37F8" w:rsidRPr="00DE619A">
        <w:rPr>
          <w:rFonts w:ascii="宋体" w:eastAsia="宋体" w:hAnsi="宋体" w:hint="eastAsia"/>
          <w:szCs w:val="24"/>
          <w:rPrChange w:id="174" w:author="Noah Zheng" w:date="2025-09-07T12:39:00Z" w16du:dateUtc="2025-09-07T04:39:00Z">
            <w:rPr>
              <w:rFonts w:ascii="宋体" w:eastAsia="宋体" w:hAnsi="宋体" w:hint="eastAsia"/>
              <w:szCs w:val="24"/>
              <w:highlight w:val="yellow"/>
            </w:rPr>
          </w:rPrChange>
        </w:rPr>
        <w:t>弹的时间、无人机的飞行速度、飞行方向与</w:t>
      </w:r>
      <w:r w:rsidR="00DF37F8" w:rsidRPr="002552B7">
        <w:rPr>
          <w:rFonts w:ascii="宋体" w:eastAsia="宋体" w:hAnsi="宋体" w:hint="eastAsia"/>
          <w:position w:val="-6"/>
          <w:szCs w:val="24"/>
        </w:rPr>
        <w:object w:dxaOrig="200" w:dyaOrig="220" w14:anchorId="4A2AB995">
          <v:shape id="_x0000_i1027" type="#_x0000_t75" style="width:10.5pt;height:10.5pt" o:ole="">
            <v:imagedata r:id="rId15" o:title=""/>
          </v:shape>
          <o:OLEObject Type="Embed" ProgID="Equation.DSMT4" ShapeID="_x0000_i1027" DrawAspect="Content" ObjectID="_1818780625" r:id="rId16"/>
        </w:object>
      </w:r>
      <w:r w:rsidR="00DF37F8" w:rsidRPr="00DE619A">
        <w:rPr>
          <w:rFonts w:ascii="宋体" w:eastAsia="宋体" w:hAnsi="宋体" w:hint="eastAsia"/>
          <w:szCs w:val="24"/>
          <w:rPrChange w:id="175" w:author="Noah Zheng" w:date="2025-09-07T12:39:00Z" w16du:dateUtc="2025-09-07T04:39:00Z">
            <w:rPr>
              <w:rFonts w:ascii="宋体" w:eastAsia="宋体" w:hAnsi="宋体" w:hint="eastAsia"/>
              <w:szCs w:val="24"/>
              <w:highlight w:val="yellow"/>
            </w:rPr>
          </w:rPrChange>
        </w:rPr>
        <w:t>轴正半轴夹角、烟幕干扰弹的投射时间、起爆时间</w:t>
      </w:r>
      <w:r w:rsidR="005F2E1A">
        <w:rPr>
          <w:rFonts w:ascii="宋体" w:eastAsia="宋体" w:hAnsi="宋体" w:hint="eastAsia"/>
          <w:szCs w:val="24"/>
        </w:rPr>
        <w:t>的一个函数。</w:t>
      </w:r>
      <w:ins w:id="176" w:author="Noah Zheng" w:date="2025-09-07T13:40:00Z" w16du:dateUtc="2025-09-07T05:40:00Z">
        <w:r w:rsidR="00831670">
          <w:rPr>
            <w:rFonts w:ascii="宋体" w:eastAsia="宋体" w:hAnsi="宋体" w:hint="eastAsia"/>
            <w:szCs w:val="24"/>
          </w:rPr>
          <w:t>可以</w:t>
        </w:r>
      </w:ins>
      <w:del w:id="177" w:author="Noah Zheng" w:date="2025-09-07T13:40:00Z" w16du:dateUtc="2025-09-07T05:40:00Z">
        <w:r w:rsidR="005F2E1A" w:rsidDel="00831670">
          <w:rPr>
            <w:rFonts w:ascii="宋体" w:eastAsia="宋体" w:hAnsi="宋体" w:hint="eastAsia"/>
            <w:szCs w:val="24"/>
          </w:rPr>
          <w:delText>下面</w:delText>
        </w:r>
      </w:del>
      <w:r w:rsidR="005F2E1A" w:rsidRPr="005F2E1A">
        <w:rPr>
          <w:rFonts w:ascii="宋体" w:eastAsia="宋体" w:hAnsi="宋体" w:hint="eastAsia"/>
          <w:szCs w:val="24"/>
        </w:rPr>
        <w:t>利用遗传算法</w:t>
      </w:r>
      <w:r w:rsidR="00DF37F8">
        <w:rPr>
          <w:rFonts w:ascii="宋体" w:eastAsia="宋体" w:hAnsi="宋体" w:hint="eastAsia"/>
          <w:szCs w:val="24"/>
        </w:rPr>
        <w:t>合理取值</w:t>
      </w:r>
      <w:r w:rsidR="005F2E1A" w:rsidRPr="005F2E1A">
        <w:rPr>
          <w:rFonts w:ascii="宋体" w:eastAsia="宋体" w:hAnsi="宋体" w:hint="eastAsia"/>
          <w:szCs w:val="24"/>
        </w:rPr>
        <w:t>，寻找</w:t>
      </w:r>
      <w:r w:rsidR="005F2E1A">
        <w:rPr>
          <w:rFonts w:ascii="宋体" w:eastAsia="宋体" w:hAnsi="宋体" w:hint="eastAsia"/>
          <w:szCs w:val="24"/>
        </w:rPr>
        <w:t>到</w:t>
      </w:r>
      <w:r w:rsidR="005F2E1A" w:rsidRPr="005F2E1A">
        <w:rPr>
          <w:rFonts w:ascii="宋体" w:eastAsia="宋体" w:hAnsi="宋体" w:hint="eastAsia"/>
          <w:szCs w:val="24"/>
        </w:rPr>
        <w:t>能够使有效遮蔽时间达到最大的最优参数组合。</w:t>
      </w:r>
    </w:p>
    <w:p w14:paraId="78E1CA55" w14:textId="510B7287" w:rsidR="00030A8F" w:rsidRDefault="00D3779C" w:rsidP="00DF37F8">
      <w:pPr>
        <w:pStyle w:val="af"/>
        <w:spacing w:line="360" w:lineRule="auto"/>
      </w:pPr>
      <w:bookmarkStart w:id="178" w:name="_Toc163167864"/>
      <w:bookmarkStart w:id="179" w:name="_Toc165634568"/>
      <w:r>
        <w:rPr>
          <w:rFonts w:hint="eastAsia"/>
        </w:rPr>
        <w:t>3.3</w:t>
      </w:r>
      <w:r w:rsidR="006858AC" w:rsidRPr="006858AC">
        <w:rPr>
          <w:rFonts w:hint="eastAsia"/>
        </w:rPr>
        <w:t>问题三</w:t>
      </w:r>
      <w:r w:rsidR="006858AC" w:rsidRPr="006858AC">
        <w:rPr>
          <w:rFonts w:hint="eastAsia"/>
        </w:rPr>
        <w:t xml:space="preserve"> </w:t>
      </w:r>
      <w:r w:rsidR="006858AC" w:rsidRPr="006858AC">
        <w:rPr>
          <w:rFonts w:hint="eastAsia"/>
        </w:rPr>
        <w:t>多枚干扰弹投放烟雾综合方案设计</w:t>
      </w:r>
      <w:r>
        <w:rPr>
          <w:rFonts w:hint="eastAsia"/>
        </w:rPr>
        <w:t>的分析</w:t>
      </w:r>
      <w:bookmarkEnd w:id="178"/>
      <w:bookmarkEnd w:id="179"/>
    </w:p>
    <w:p w14:paraId="39B196ED" w14:textId="2D5A0D14" w:rsidR="007028BA" w:rsidRPr="005F2E1A" w:rsidRDefault="007028BA">
      <w:pPr>
        <w:tabs>
          <w:tab w:val="left" w:pos="60"/>
          <w:tab w:val="center" w:pos="4153"/>
        </w:tabs>
        <w:ind w:firstLineChars="200" w:firstLine="480"/>
        <w:jc w:val="left"/>
        <w:pPrChange w:id="180" w:author="yukina minato" w:date="2025-09-07T10:29:00Z" w16du:dateUtc="2025-09-07T02:29:00Z">
          <w:pPr>
            <w:tabs>
              <w:tab w:val="left" w:pos="300"/>
              <w:tab w:val="center" w:pos="4153"/>
            </w:tabs>
            <w:jc w:val="left"/>
          </w:pPr>
        </w:pPrChange>
      </w:pPr>
      <w:r>
        <w:tab/>
      </w:r>
      <w:r w:rsidR="005F2E1A">
        <w:rPr>
          <w:rFonts w:hint="eastAsia"/>
        </w:rPr>
        <w:t>问题三</w:t>
      </w:r>
      <w:r>
        <w:rPr>
          <w:rFonts w:hint="eastAsia"/>
        </w:rPr>
        <w:t>在</w:t>
      </w:r>
      <w:del w:id="181" w:author="yukina minato" w:date="2025-09-07T16:12:00Z" w16du:dateUtc="2025-09-07T08:12:00Z">
        <w:r w:rsidDel="00B61F1C">
          <w:rPr>
            <w:rFonts w:hint="eastAsia"/>
          </w:rPr>
          <w:delText>第二问</w:delText>
        </w:r>
      </w:del>
      <w:ins w:id="182" w:author="yukina minato" w:date="2025-09-07T16:12:00Z" w16du:dateUtc="2025-09-07T08:12:00Z">
        <w:r w:rsidR="00B61F1C">
          <w:rPr>
            <w:rFonts w:hint="eastAsia"/>
          </w:rPr>
          <w:t>问题</w:t>
        </w:r>
        <w:proofErr w:type="gramStart"/>
        <w:r w:rsidR="00B61F1C">
          <w:rPr>
            <w:rFonts w:hint="eastAsia"/>
          </w:rPr>
          <w:t>二</w:t>
        </w:r>
      </w:ins>
      <w:r>
        <w:rPr>
          <w:rFonts w:hint="eastAsia"/>
        </w:rPr>
        <w:t>基础</w:t>
      </w:r>
      <w:proofErr w:type="gramEnd"/>
      <w:r>
        <w:rPr>
          <w:rFonts w:hint="eastAsia"/>
        </w:rPr>
        <w:t>上，</w:t>
      </w:r>
      <w:r w:rsidR="005F2E1A">
        <w:rPr>
          <w:rFonts w:hint="eastAsia"/>
        </w:rPr>
        <w:t>将</w:t>
      </w:r>
      <w:r>
        <w:rPr>
          <w:rFonts w:hint="eastAsia"/>
        </w:rPr>
        <w:t>无人机</w:t>
      </w:r>
      <w:r w:rsidRPr="00FB4F11">
        <w:rPr>
          <w:position w:val="-4"/>
        </w:rPr>
        <w:object w:dxaOrig="480" w:dyaOrig="260" w14:anchorId="119DD433">
          <v:shape id="_x0000_i1028" type="#_x0000_t75" style="width:24pt;height:12.75pt" o:ole="">
            <v:imagedata r:id="rId17" o:title=""/>
          </v:shape>
          <o:OLEObject Type="Embed" ProgID="Equation.DSMT4" ShapeID="_x0000_i1028" DrawAspect="Content" ObjectID="_1818780626" r:id="rId18"/>
        </w:object>
      </w:r>
      <w:r>
        <w:rPr>
          <w:rFonts w:hint="eastAsia"/>
        </w:rPr>
        <w:t>投放烟幕干扰</w:t>
      </w:r>
      <w:proofErr w:type="gramStart"/>
      <w:r>
        <w:rPr>
          <w:rFonts w:hint="eastAsia"/>
        </w:rPr>
        <w:t>弹数量</w:t>
      </w:r>
      <w:proofErr w:type="gramEnd"/>
      <w:r>
        <w:rPr>
          <w:rFonts w:hint="eastAsia"/>
        </w:rPr>
        <w:t>从</w:t>
      </w:r>
      <w:r w:rsidRPr="00FB4F11">
        <w:rPr>
          <w:position w:val="-4"/>
        </w:rPr>
        <w:object w:dxaOrig="139" w:dyaOrig="260" w14:anchorId="6EE2630B">
          <v:shape id="_x0000_i1029" type="#_x0000_t75" style="width:6.75pt;height:12.75pt" o:ole="">
            <v:imagedata r:id="rId19" o:title=""/>
          </v:shape>
          <o:OLEObject Type="Embed" ProgID="Equation.DSMT4" ShapeID="_x0000_i1029" DrawAspect="Content" ObjectID="_1818780627" r:id="rId20"/>
        </w:object>
      </w:r>
      <w:proofErr w:type="gramStart"/>
      <w:r>
        <w:rPr>
          <w:rFonts w:hint="eastAsia"/>
        </w:rPr>
        <w:t>枚变成</w:t>
      </w:r>
      <w:proofErr w:type="gramEnd"/>
      <w:r>
        <w:rPr>
          <w:rFonts w:hint="eastAsia"/>
        </w:rPr>
        <w:t>了</w:t>
      </w:r>
      <w:ins w:id="183" w:author="yukina minato" w:date="2025-09-07T10:30:00Z" w16du:dateUtc="2025-09-07T02:30:00Z">
        <w:r w:rsidR="002242EA" w:rsidRPr="007028BA">
          <w:rPr>
            <w:position w:val="-6"/>
          </w:rPr>
          <w:object w:dxaOrig="180" w:dyaOrig="279" w14:anchorId="5E25B070">
            <v:shape id="_x0000_i1030" type="#_x0000_t75" style="width:9.75pt;height:13.5pt" o:ole="">
              <v:imagedata r:id="rId21" o:title=""/>
            </v:shape>
            <o:OLEObject Type="Embed" ProgID="Equation.DSMT4" ShapeID="_x0000_i1030" DrawAspect="Content" ObjectID="_1818780628" r:id="rId22"/>
          </w:object>
        </w:r>
      </w:ins>
      <w:del w:id="184" w:author="yukina minato" w:date="2025-09-07T10:30:00Z" w16du:dateUtc="2025-09-07T02:30:00Z">
        <w:r w:rsidDel="002242EA">
          <w:rPr>
            <w:rFonts w:hint="eastAsia"/>
          </w:rPr>
          <w:delText>3</w:delText>
        </w:r>
      </w:del>
      <w:r>
        <w:rPr>
          <w:rFonts w:hint="eastAsia"/>
        </w:rPr>
        <w:t>枚</w:t>
      </w:r>
      <w:r>
        <w:tab/>
      </w:r>
      <w:r>
        <w:rPr>
          <w:rFonts w:hint="eastAsia"/>
        </w:rPr>
        <w:t>。</w:t>
      </w:r>
      <w:r w:rsidR="005F2E1A">
        <w:rPr>
          <w:rFonts w:hint="eastAsia"/>
        </w:rPr>
        <w:t>同样采用先</w:t>
      </w:r>
      <w:r>
        <w:rPr>
          <w:rFonts w:hint="eastAsia"/>
        </w:rPr>
        <w:t>求出导弹</w:t>
      </w:r>
      <w:r w:rsidRPr="00302535">
        <w:rPr>
          <w:position w:val="-12"/>
        </w:rPr>
        <w:object w:dxaOrig="360" w:dyaOrig="360" w14:anchorId="7DFE97E0">
          <v:shape id="_x0000_i1031" type="#_x0000_t75" style="width:18pt;height:18pt" o:ole="">
            <v:imagedata r:id="rId11" o:title=""/>
          </v:shape>
          <o:OLEObject Type="Embed" ProgID="Equation.DSMT4" ShapeID="_x0000_i1031" DrawAspect="Content" ObjectID="_1818780629" r:id="rId23"/>
        </w:object>
      </w:r>
      <w:r w:rsidR="005F2E1A">
        <w:rPr>
          <w:rFonts w:hint="eastAsia"/>
        </w:rPr>
        <w:t>、</w:t>
      </w:r>
      <w:r>
        <w:rPr>
          <w:rFonts w:hint="eastAsia"/>
        </w:rPr>
        <w:t>烟幕干扰弹</w:t>
      </w:r>
      <w:r w:rsidR="005F2E1A">
        <w:rPr>
          <w:rFonts w:hint="eastAsia"/>
        </w:rPr>
        <w:t>的轨迹参数方程，</w:t>
      </w:r>
      <w:r>
        <w:rPr>
          <w:rFonts w:hint="eastAsia"/>
        </w:rPr>
        <w:t>与</w:t>
      </w:r>
      <w:r w:rsidRPr="008B6095">
        <w:rPr>
          <w:position w:val="-6"/>
        </w:rPr>
        <w:object w:dxaOrig="180" w:dyaOrig="279" w14:anchorId="2B156862">
          <v:shape id="_x0000_i1032" type="#_x0000_t75" style="width:8.25pt;height:13.5pt" o:ole="">
            <v:imagedata r:id="rId24" o:title=""/>
          </v:shape>
          <o:OLEObject Type="Embed" ProgID="Equation.DSMT4" ShapeID="_x0000_i1032" DrawAspect="Content" ObjectID="_1818780630" r:id="rId25"/>
        </w:object>
      </w:r>
      <w:r>
        <w:rPr>
          <w:rFonts w:hint="eastAsia"/>
        </w:rPr>
        <w:t>枚烟幕干扰弹起爆后的云团球心的轨迹参数方程</w:t>
      </w:r>
      <w:r w:rsidR="005F2E1A">
        <w:rPr>
          <w:rFonts w:hint="eastAsia"/>
        </w:rPr>
        <w:t>及</w:t>
      </w:r>
      <w:r>
        <w:rPr>
          <w:rFonts w:ascii="宋体" w:eastAsia="宋体" w:hAnsi="宋体" w:hint="eastAsia"/>
          <w:szCs w:val="24"/>
        </w:rPr>
        <w:t>与导弹所在</w:t>
      </w:r>
      <w:r w:rsidRPr="004A6B29">
        <w:rPr>
          <w:rFonts w:ascii="宋体" w:eastAsia="宋体" w:hAnsi="宋体" w:hint="eastAsia"/>
          <w:szCs w:val="24"/>
        </w:rPr>
        <w:t>直线距离</w:t>
      </w:r>
      <w:r>
        <w:rPr>
          <w:rFonts w:ascii="宋体" w:eastAsia="宋体" w:hAnsi="宋体" w:hint="eastAsia"/>
          <w:szCs w:val="24"/>
        </w:rPr>
        <w:t>。</w:t>
      </w:r>
    </w:p>
    <w:p w14:paraId="64F5C844" w14:textId="080837C1" w:rsidR="006B50AD" w:rsidRDefault="007028BA">
      <w:pPr>
        <w:ind w:firstLineChars="200" w:firstLine="480"/>
        <w:jc w:val="left"/>
        <w:pPrChange w:id="185" w:author="yukina minato" w:date="2025-09-07T10:30:00Z" w16du:dateUtc="2025-09-07T02:30:00Z">
          <w:pPr>
            <w:ind w:firstLineChars="100" w:firstLine="240"/>
          </w:pPr>
        </w:pPrChange>
      </w:pPr>
      <w:r>
        <w:rPr>
          <w:rFonts w:ascii="宋体" w:eastAsia="宋体" w:hAnsi="宋体" w:hint="eastAsia"/>
          <w:szCs w:val="24"/>
        </w:rPr>
        <w:t>这样就可以通过限制</w:t>
      </w:r>
      <w:r w:rsidRPr="007028BA">
        <w:rPr>
          <w:position w:val="-6"/>
        </w:rPr>
        <w:object w:dxaOrig="180" w:dyaOrig="279" w14:anchorId="7C9803A5">
          <v:shape id="_x0000_i1033" type="#_x0000_t75" style="width:9.75pt;height:13.5pt" o:ole="">
            <v:imagedata r:id="rId21" o:title=""/>
          </v:shape>
          <o:OLEObject Type="Embed" ProgID="Equation.DSMT4" ShapeID="_x0000_i1033" DrawAspect="Content" ObjectID="_1818780631" r:id="rId26"/>
        </w:object>
      </w:r>
      <w:proofErr w:type="gramStart"/>
      <w:r>
        <w:rPr>
          <w:rFonts w:hint="eastAsia"/>
        </w:rPr>
        <w:t>个</w:t>
      </w:r>
      <w:proofErr w:type="gramEnd"/>
      <w:r w:rsidRPr="004A6B29">
        <w:rPr>
          <w:rFonts w:ascii="宋体" w:eastAsia="宋体" w:hAnsi="宋体" w:hint="eastAsia"/>
          <w:szCs w:val="24"/>
        </w:rPr>
        <w:t>球状烟幕</w:t>
      </w:r>
      <w:r>
        <w:rPr>
          <w:rFonts w:ascii="宋体" w:eastAsia="宋体" w:hAnsi="宋体" w:hint="eastAsia"/>
          <w:szCs w:val="24"/>
        </w:rPr>
        <w:t>球心</w:t>
      </w:r>
      <w:r w:rsidRPr="004A6B29">
        <w:rPr>
          <w:rFonts w:ascii="宋体" w:eastAsia="宋体" w:hAnsi="宋体" w:hint="eastAsia"/>
          <w:szCs w:val="24"/>
        </w:rPr>
        <w:t>到</w:t>
      </w:r>
      <w:proofErr w:type="gramStart"/>
      <w:r>
        <w:rPr>
          <w:rFonts w:ascii="宋体" w:eastAsia="宋体" w:hAnsi="宋体" w:hint="eastAsia"/>
          <w:szCs w:val="24"/>
        </w:rPr>
        <w:t>真目标</w:t>
      </w:r>
      <w:proofErr w:type="gramEnd"/>
      <w:r>
        <w:rPr>
          <w:rFonts w:ascii="宋体" w:eastAsia="宋体" w:hAnsi="宋体" w:hint="eastAsia"/>
          <w:szCs w:val="24"/>
        </w:rPr>
        <w:t>上下底面</w:t>
      </w:r>
      <w:r w:rsidR="00202073">
        <w:rPr>
          <w:rFonts w:ascii="宋体" w:eastAsia="宋体" w:hAnsi="宋体" w:hint="eastAsia"/>
          <w:szCs w:val="24"/>
        </w:rPr>
        <w:t>圆周</w:t>
      </w:r>
      <w:r>
        <w:rPr>
          <w:rFonts w:ascii="宋体" w:eastAsia="宋体" w:hAnsi="宋体" w:hint="eastAsia"/>
          <w:szCs w:val="24"/>
        </w:rPr>
        <w:t>上的点与导弹所在</w:t>
      </w:r>
      <w:r w:rsidRPr="004A6B29">
        <w:rPr>
          <w:rFonts w:ascii="宋体" w:eastAsia="宋体" w:hAnsi="宋体" w:hint="eastAsia"/>
          <w:szCs w:val="24"/>
        </w:rPr>
        <w:t>直线距离</w:t>
      </w:r>
      <w:r w:rsidR="00D21C04">
        <w:rPr>
          <w:rFonts w:ascii="宋体" w:eastAsia="宋体" w:hAnsi="宋体" w:hint="eastAsia"/>
          <w:szCs w:val="24"/>
        </w:rPr>
        <w:t>不大于球状烟幕半径来得到</w:t>
      </w:r>
      <w:r w:rsidR="00D21C04" w:rsidRPr="007028BA">
        <w:rPr>
          <w:position w:val="-6"/>
        </w:rPr>
        <w:object w:dxaOrig="180" w:dyaOrig="279" w14:anchorId="0F416C29">
          <v:shape id="_x0000_i1034" type="#_x0000_t75" style="width:9.75pt;height:13.5pt" o:ole="">
            <v:imagedata r:id="rId21" o:title=""/>
          </v:shape>
          <o:OLEObject Type="Embed" ProgID="Equation.DSMT4" ShapeID="_x0000_i1034" DrawAspect="Content" ObjectID="_1818780632" r:id="rId27"/>
        </w:object>
      </w:r>
      <w:proofErr w:type="gramStart"/>
      <w:r w:rsidR="00D21C04">
        <w:rPr>
          <w:rFonts w:hint="eastAsia"/>
        </w:rPr>
        <w:t>个</w:t>
      </w:r>
      <w:proofErr w:type="gramEnd"/>
      <w:r w:rsidR="00D21C04">
        <w:rPr>
          <w:rFonts w:hint="eastAsia"/>
        </w:rPr>
        <w:t>不等式。根据题意，我们只需保证存在不等式成立</w:t>
      </w:r>
      <w:r w:rsidR="005F2E1A">
        <w:rPr>
          <w:rFonts w:hint="eastAsia"/>
        </w:rPr>
        <w:t>，再</w:t>
      </w:r>
      <w:r w:rsidR="00D21C04">
        <w:rPr>
          <w:rFonts w:hint="eastAsia"/>
        </w:rPr>
        <w:t>根据遗传算法求解</w:t>
      </w:r>
      <w:r w:rsidR="005F2E1A">
        <w:rPr>
          <w:rFonts w:hint="eastAsia"/>
        </w:rPr>
        <w:t>，</w:t>
      </w:r>
      <w:r w:rsidR="00D21C04">
        <w:rPr>
          <w:rFonts w:hint="eastAsia"/>
        </w:rPr>
        <w:t>即可</w:t>
      </w:r>
      <w:r w:rsidR="005F2E1A">
        <w:rPr>
          <w:rFonts w:hint="eastAsia"/>
        </w:rPr>
        <w:t>得出答案</w:t>
      </w:r>
      <w:r w:rsidR="00D21C04">
        <w:rPr>
          <w:rFonts w:hint="eastAsia"/>
        </w:rPr>
        <w:t>。</w:t>
      </w:r>
    </w:p>
    <w:p w14:paraId="4153116D" w14:textId="23E9A554" w:rsidR="00D464EF" w:rsidRDefault="00D464EF" w:rsidP="00C8579E">
      <w:del w:id="186" w:author="yukina minato" w:date="2025-09-07T11:55:00Z" w16du:dateUtc="2025-09-07T03:55:00Z">
        <w:r w:rsidDel="00780051">
          <w:rPr>
            <w:rFonts w:hint="eastAsia"/>
            <w:noProof/>
          </w:rPr>
          <w:drawing>
            <wp:inline distT="0" distB="0" distL="0" distR="0" wp14:anchorId="6FA93E2D" wp14:editId="7977731B">
              <wp:extent cx="4605389" cy="2202180"/>
              <wp:effectExtent l="0" t="0" r="5080" b="7620"/>
              <wp:docPr id="72621126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96"/>
                      <pic:cNvPicPr>
                        <a:picLocks noChangeAspect="1" noChangeArrowheads="1"/>
                      </pic:cNvPicPr>
                    </pic:nvPicPr>
                    <pic:blipFill rotWithShape="1">
                      <a:blip r:embed="rId28">
                        <a:extLst>
                          <a:ext uri="{28A0092B-C50C-407E-A947-70E740481C1C}">
                            <a14:useLocalDpi xmlns:a14="http://schemas.microsoft.com/office/drawing/2010/main" val="0"/>
                          </a:ext>
                        </a:extLst>
                      </a:blip>
                      <a:srcRect l="14306" t="27586" r="12861" b="17012"/>
                      <a:stretch>
                        <a:fillRect/>
                      </a:stretch>
                    </pic:blipFill>
                    <pic:spPr bwMode="auto">
                      <a:xfrm>
                        <a:off x="0" y="0"/>
                        <a:ext cx="4608671" cy="2203749"/>
                      </a:xfrm>
                      <a:prstGeom prst="rect">
                        <a:avLst/>
                      </a:prstGeom>
                      <a:noFill/>
                      <a:ln>
                        <a:noFill/>
                      </a:ln>
                      <a:extLst>
                        <a:ext uri="{53640926-AAD7-44D8-BBD7-CCE9431645EC}">
                          <a14:shadowObscured xmlns:a14="http://schemas.microsoft.com/office/drawing/2010/main"/>
                        </a:ext>
                      </a:extLst>
                    </pic:spPr>
                  </pic:pic>
                </a:graphicData>
              </a:graphic>
            </wp:inline>
          </w:drawing>
        </w:r>
      </w:del>
      <w:ins w:id="187" w:author="yukina minato" w:date="2025-09-07T11:55:00Z" w16du:dateUtc="2025-09-07T03:55:00Z">
        <w:r w:rsidR="00780051">
          <w:rPr>
            <w:noProof/>
          </w:rPr>
          <w:drawing>
            <wp:inline distT="0" distB="0" distL="0" distR="0" wp14:anchorId="50665D46" wp14:editId="1E4A07C2">
              <wp:extent cx="4190307" cy="2004060"/>
              <wp:effectExtent l="0" t="0" r="1270" b="0"/>
              <wp:docPr id="18102817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7"/>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3579" t="26728" r="13326" b="17990"/>
                      <a:stretch>
                        <a:fillRect/>
                      </a:stretch>
                    </pic:blipFill>
                    <pic:spPr bwMode="auto">
                      <a:xfrm>
                        <a:off x="0" y="0"/>
                        <a:ext cx="4193176" cy="2005432"/>
                      </a:xfrm>
                      <a:prstGeom prst="rect">
                        <a:avLst/>
                      </a:prstGeom>
                      <a:noFill/>
                      <a:ln>
                        <a:noFill/>
                      </a:ln>
                      <a:extLst>
                        <a:ext uri="{53640926-AAD7-44D8-BBD7-CCE9431645EC}">
                          <a14:shadowObscured xmlns:a14="http://schemas.microsoft.com/office/drawing/2010/main"/>
                        </a:ext>
                      </a:extLst>
                    </pic:spPr>
                  </pic:pic>
                </a:graphicData>
              </a:graphic>
            </wp:inline>
          </w:drawing>
        </w:r>
      </w:ins>
    </w:p>
    <w:p w14:paraId="7EC22B57" w14:textId="0DB112A1" w:rsidR="009D78CF" w:rsidRPr="005E27F9" w:rsidRDefault="006B50AD" w:rsidP="006B50AD">
      <w:pPr>
        <w:rPr>
          <w:rFonts w:eastAsia="宋体"/>
          <w:sz w:val="21"/>
          <w:szCs w:val="18"/>
        </w:rPr>
      </w:pPr>
      <w:r>
        <w:rPr>
          <w:rFonts w:eastAsia="宋体" w:hint="eastAsia"/>
          <w:sz w:val="21"/>
          <w:szCs w:val="18"/>
        </w:rPr>
        <w:t>图</w:t>
      </w:r>
      <w:r>
        <w:rPr>
          <w:rFonts w:eastAsia="宋体" w:hint="eastAsia"/>
          <w:sz w:val="21"/>
          <w:szCs w:val="18"/>
        </w:rPr>
        <w:t xml:space="preserve">3 </w:t>
      </w:r>
      <w:r>
        <w:rPr>
          <w:rFonts w:eastAsia="宋体" w:hint="eastAsia"/>
          <w:sz w:val="21"/>
          <w:szCs w:val="18"/>
        </w:rPr>
        <w:t>单无人机</w:t>
      </w:r>
      <w:r w:rsidRPr="009D3781">
        <w:rPr>
          <w:rFonts w:eastAsia="宋体" w:hint="eastAsia"/>
          <w:sz w:val="21"/>
          <w:szCs w:val="18"/>
        </w:rPr>
        <w:t>几何光学导弹烟幕遮蔽示意图</w:t>
      </w:r>
    </w:p>
    <w:p w14:paraId="2F1A529E" w14:textId="77777777" w:rsidR="006B50AD" w:rsidRDefault="006B50AD" w:rsidP="00C8579E">
      <w:pPr>
        <w:rPr>
          <w:ins w:id="188" w:author="yukina minato" w:date="2025-09-07T11:55:00Z" w16du:dateUtc="2025-09-07T03:55:00Z"/>
        </w:rPr>
      </w:pPr>
    </w:p>
    <w:p w14:paraId="3519B1D3" w14:textId="5D4EE2A3" w:rsidR="00780051" w:rsidRPr="00C8579E" w:rsidDel="00EB127A" w:rsidRDefault="00780051" w:rsidP="00C8579E">
      <w:pPr>
        <w:rPr>
          <w:del w:id="189" w:author="yukina minato" w:date="2025-09-07T12:01:00Z" w16du:dateUtc="2025-09-07T04:01:00Z"/>
        </w:rPr>
      </w:pPr>
    </w:p>
    <w:p w14:paraId="503EA0A8" w14:textId="422598B5" w:rsidR="006858AC" w:rsidRDefault="00DF37F8" w:rsidP="006858AC">
      <w:pPr>
        <w:pStyle w:val="af"/>
        <w:spacing w:line="360" w:lineRule="auto"/>
        <w:rPr>
          <w:rFonts w:ascii="宋体" w:eastAsia="宋体" w:hAnsi="宋体" w:hint="eastAsia"/>
        </w:rPr>
      </w:pPr>
      <w:r>
        <w:rPr>
          <w:rFonts w:hint="eastAsia"/>
        </w:rPr>
        <w:t>3</w:t>
      </w:r>
      <w:r w:rsidR="006858AC">
        <w:rPr>
          <w:rFonts w:hint="eastAsia"/>
        </w:rPr>
        <w:t xml:space="preserve">.4 </w:t>
      </w:r>
      <w:r w:rsidR="006858AC">
        <w:rPr>
          <w:rFonts w:hint="eastAsia"/>
        </w:rPr>
        <w:t>问题四</w:t>
      </w:r>
      <w:r w:rsidR="006858AC">
        <w:rPr>
          <w:rFonts w:hint="eastAsia"/>
        </w:rPr>
        <w:t xml:space="preserve"> </w:t>
      </w:r>
      <w:r w:rsidR="006858AC" w:rsidRPr="00257904">
        <w:rPr>
          <w:rFonts w:ascii="宋体" w:eastAsia="宋体" w:hAnsi="宋体" w:hint="eastAsia"/>
        </w:rPr>
        <w:t>三架无人机协同</w:t>
      </w:r>
      <w:r w:rsidR="006858AC">
        <w:rPr>
          <w:rFonts w:ascii="宋体" w:eastAsia="宋体" w:hAnsi="宋体" w:hint="eastAsia"/>
        </w:rPr>
        <w:t>释放</w:t>
      </w:r>
      <w:r w:rsidR="006858AC" w:rsidRPr="00257904">
        <w:rPr>
          <w:rFonts w:ascii="宋体" w:eastAsia="宋体" w:hAnsi="宋体" w:hint="eastAsia"/>
        </w:rPr>
        <w:t>干扰</w:t>
      </w:r>
      <w:r w:rsidR="006858AC">
        <w:rPr>
          <w:rFonts w:ascii="宋体" w:eastAsia="宋体" w:hAnsi="宋体" w:hint="eastAsia"/>
        </w:rPr>
        <w:t>情景优化</w:t>
      </w:r>
    </w:p>
    <w:p w14:paraId="6C598837" w14:textId="4D5699CA" w:rsidR="00EB75E6" w:rsidRPr="005F2E1A" w:rsidRDefault="00EB75E6" w:rsidP="00B61F1C">
      <w:pPr>
        <w:tabs>
          <w:tab w:val="center" w:pos="4153"/>
        </w:tabs>
        <w:ind w:firstLineChars="200" w:firstLine="480"/>
        <w:jc w:val="left"/>
      </w:pPr>
      <w:r>
        <w:rPr>
          <w:rFonts w:hint="eastAsia"/>
        </w:rPr>
        <w:t>本问在</w:t>
      </w:r>
      <w:r w:rsidR="005F2E1A">
        <w:rPr>
          <w:rFonts w:hint="eastAsia"/>
        </w:rPr>
        <w:t>问题二</w:t>
      </w:r>
      <w:r>
        <w:rPr>
          <w:rFonts w:hint="eastAsia"/>
        </w:rPr>
        <w:t>的基础上，</w:t>
      </w:r>
      <w:r w:rsidR="005F2E1A">
        <w:rPr>
          <w:rFonts w:hint="eastAsia"/>
        </w:rPr>
        <w:t>增加</w:t>
      </w:r>
      <w:r>
        <w:rPr>
          <w:rFonts w:hint="eastAsia"/>
        </w:rPr>
        <w:t>无人机数量</w:t>
      </w:r>
      <w:r w:rsidR="005F2E1A">
        <w:rPr>
          <w:rFonts w:hint="eastAsia"/>
        </w:rPr>
        <w:t>为</w:t>
      </w:r>
      <w:r w:rsidRPr="00EB75E6">
        <w:rPr>
          <w:position w:val="-6"/>
        </w:rPr>
        <w:object w:dxaOrig="180" w:dyaOrig="279" w14:anchorId="4818397D">
          <v:shape id="_x0000_i1498" type="#_x0000_t75" style="width:9.75pt;height:13.5pt" o:ole="">
            <v:imagedata r:id="rId30" o:title=""/>
          </v:shape>
          <o:OLEObject Type="Embed" ProgID="Equation.DSMT4" ShapeID="_x0000_i1498" DrawAspect="Content" ObjectID="_1818780633" r:id="rId31"/>
        </w:object>
      </w:r>
      <w:r>
        <w:rPr>
          <w:rFonts w:hint="eastAsia"/>
        </w:rPr>
        <w:t>架，</w:t>
      </w:r>
      <w:r w:rsidR="005F2E1A">
        <w:rPr>
          <w:rFonts w:hint="eastAsia"/>
        </w:rPr>
        <w:t>更改</w:t>
      </w:r>
      <w:r>
        <w:rPr>
          <w:rFonts w:hint="eastAsia"/>
        </w:rPr>
        <w:t>烟幕干扰弹</w:t>
      </w:r>
      <w:r w:rsidR="005F2E1A">
        <w:rPr>
          <w:rFonts w:hint="eastAsia"/>
        </w:rPr>
        <w:t>为</w:t>
      </w:r>
      <w:r>
        <w:rPr>
          <w:rFonts w:hint="eastAsia"/>
        </w:rPr>
        <w:t>来自不同的无人机。</w:t>
      </w:r>
      <w:r w:rsidR="005F2E1A">
        <w:rPr>
          <w:rFonts w:hint="eastAsia"/>
        </w:rPr>
        <w:t>对于该问题</w:t>
      </w:r>
      <w:r>
        <w:rPr>
          <w:rFonts w:hint="eastAsia"/>
        </w:rPr>
        <w:t>先求出导弹</w:t>
      </w:r>
      <w:r w:rsidRPr="00302535">
        <w:rPr>
          <w:position w:val="-12"/>
        </w:rPr>
        <w:object w:dxaOrig="360" w:dyaOrig="360" w14:anchorId="6D2FAAC4">
          <v:shape id="_x0000_i1499" type="#_x0000_t75" style="width:18pt;height:18pt" o:ole="">
            <v:imagedata r:id="rId11" o:title=""/>
          </v:shape>
          <o:OLEObject Type="Embed" ProgID="Equation.DSMT4" ShapeID="_x0000_i1499" DrawAspect="Content" ObjectID="_1818780634" r:id="rId32"/>
        </w:object>
      </w:r>
      <w:r>
        <w:rPr>
          <w:rFonts w:hint="eastAsia"/>
        </w:rPr>
        <w:t>和</w:t>
      </w:r>
      <w:r w:rsidRPr="008B6095">
        <w:rPr>
          <w:position w:val="-6"/>
        </w:rPr>
        <w:object w:dxaOrig="180" w:dyaOrig="279" w14:anchorId="2F08E0F9">
          <v:shape id="_x0000_i1500" type="#_x0000_t75" style="width:8.25pt;height:13.5pt" o:ole="">
            <v:imagedata r:id="rId24" o:title=""/>
          </v:shape>
          <o:OLEObject Type="Embed" ProgID="Equation.DSMT4" ShapeID="_x0000_i1500" DrawAspect="Content" ObjectID="_1818780635" r:id="rId33"/>
        </w:object>
      </w:r>
      <w:r>
        <w:rPr>
          <w:rFonts w:hint="eastAsia"/>
        </w:rPr>
        <w:t>枚烟幕干扰弹</w:t>
      </w:r>
      <w:r w:rsidR="005F2E1A">
        <w:rPr>
          <w:rFonts w:hint="eastAsia"/>
        </w:rPr>
        <w:t>的轨迹参数方程以及</w:t>
      </w:r>
      <w:r>
        <w:rPr>
          <w:rFonts w:hint="eastAsia"/>
        </w:rPr>
        <w:t>弹起爆后球心的轨迹参数方程</w:t>
      </w:r>
      <w:r w:rsidR="005F2E1A">
        <w:rPr>
          <w:rFonts w:hint="eastAsia"/>
        </w:rPr>
        <w:t>和</w:t>
      </w:r>
      <w:r>
        <w:rPr>
          <w:rFonts w:ascii="宋体" w:eastAsia="宋体" w:hAnsi="宋体" w:hint="eastAsia"/>
          <w:szCs w:val="24"/>
        </w:rPr>
        <w:t>与导弹所在</w:t>
      </w:r>
      <w:r w:rsidRPr="004A6B29">
        <w:rPr>
          <w:rFonts w:ascii="宋体" w:eastAsia="宋体" w:hAnsi="宋体" w:hint="eastAsia"/>
          <w:szCs w:val="24"/>
        </w:rPr>
        <w:t>直线距离</w:t>
      </w:r>
      <w:r>
        <w:rPr>
          <w:rFonts w:ascii="宋体" w:eastAsia="宋体" w:hAnsi="宋体" w:hint="eastAsia"/>
          <w:szCs w:val="24"/>
        </w:rPr>
        <w:t>。</w:t>
      </w:r>
    </w:p>
    <w:p w14:paraId="7F465263" w14:textId="05BB0AD2" w:rsidR="00EB75E6" w:rsidRPr="00EB75E6" w:rsidRDefault="00EB75E6" w:rsidP="00B61F1C">
      <w:pPr>
        <w:ind w:firstLineChars="200" w:firstLine="480"/>
        <w:jc w:val="left"/>
        <w:pPrChange w:id="190" w:author="yukina minato" w:date="2025-09-07T16:07:00Z" w16du:dateUtc="2025-09-07T08:07:00Z">
          <w:pPr>
            <w:jc w:val="left"/>
          </w:pPr>
        </w:pPrChange>
      </w:pPr>
      <w:del w:id="191" w:author="yukina minato" w:date="2025-09-07T16:07:00Z" w16du:dateUtc="2025-09-07T08:07:00Z">
        <w:r w:rsidDel="00B61F1C">
          <w:rPr>
            <w:rFonts w:ascii="宋体" w:eastAsia="宋体" w:hAnsi="宋体" w:hint="eastAsia"/>
            <w:szCs w:val="24"/>
          </w:rPr>
          <w:delText xml:space="preserve">    </w:delText>
        </w:r>
      </w:del>
      <w:r>
        <w:rPr>
          <w:rFonts w:ascii="宋体" w:eastAsia="宋体" w:hAnsi="宋体" w:hint="eastAsia"/>
          <w:szCs w:val="24"/>
        </w:rPr>
        <w:t>这样就可以通过限制</w:t>
      </w:r>
      <w:r w:rsidRPr="007028BA">
        <w:rPr>
          <w:position w:val="-6"/>
        </w:rPr>
        <w:object w:dxaOrig="180" w:dyaOrig="279" w14:anchorId="103BF40F">
          <v:shape id="_x0000_i1038" type="#_x0000_t75" style="width:9.75pt;height:13.5pt" o:ole="">
            <v:imagedata r:id="rId21" o:title=""/>
          </v:shape>
          <o:OLEObject Type="Embed" ProgID="Equation.DSMT4" ShapeID="_x0000_i1038" DrawAspect="Content" ObjectID="_1818780636" r:id="rId34"/>
        </w:object>
      </w:r>
      <w:r>
        <w:rPr>
          <w:rFonts w:hint="eastAsia"/>
        </w:rPr>
        <w:t>个</w:t>
      </w:r>
      <w:r w:rsidRPr="004A6B29">
        <w:rPr>
          <w:rFonts w:ascii="宋体" w:eastAsia="宋体" w:hAnsi="宋体" w:hint="eastAsia"/>
          <w:szCs w:val="24"/>
        </w:rPr>
        <w:t>球状烟幕</w:t>
      </w:r>
      <w:r>
        <w:rPr>
          <w:rFonts w:ascii="宋体" w:eastAsia="宋体" w:hAnsi="宋体" w:hint="eastAsia"/>
          <w:szCs w:val="24"/>
        </w:rPr>
        <w:t>球心</w:t>
      </w:r>
      <w:r w:rsidRPr="004A6B29">
        <w:rPr>
          <w:rFonts w:ascii="宋体" w:eastAsia="宋体" w:hAnsi="宋体" w:hint="eastAsia"/>
          <w:szCs w:val="24"/>
        </w:rPr>
        <w:t>到</w:t>
      </w:r>
      <w:proofErr w:type="gramStart"/>
      <w:r>
        <w:rPr>
          <w:rFonts w:ascii="宋体" w:eastAsia="宋体" w:hAnsi="宋体" w:hint="eastAsia"/>
          <w:szCs w:val="24"/>
        </w:rPr>
        <w:t>真目标</w:t>
      </w:r>
      <w:proofErr w:type="gramEnd"/>
      <w:r>
        <w:rPr>
          <w:rFonts w:ascii="宋体" w:eastAsia="宋体" w:hAnsi="宋体" w:hint="eastAsia"/>
          <w:szCs w:val="24"/>
        </w:rPr>
        <w:t>上下底面</w:t>
      </w:r>
      <w:r w:rsidR="00202073">
        <w:rPr>
          <w:rFonts w:ascii="宋体" w:eastAsia="宋体" w:hAnsi="宋体" w:hint="eastAsia"/>
          <w:szCs w:val="24"/>
        </w:rPr>
        <w:t>圆周</w:t>
      </w:r>
      <w:r>
        <w:rPr>
          <w:rFonts w:ascii="宋体" w:eastAsia="宋体" w:hAnsi="宋体" w:hint="eastAsia"/>
          <w:szCs w:val="24"/>
        </w:rPr>
        <w:t>上的点与导弹所在</w:t>
      </w:r>
      <w:r w:rsidRPr="004A6B29">
        <w:rPr>
          <w:rFonts w:ascii="宋体" w:eastAsia="宋体" w:hAnsi="宋体" w:hint="eastAsia"/>
          <w:szCs w:val="24"/>
        </w:rPr>
        <w:t>直线距离</w:t>
      </w:r>
      <w:r>
        <w:rPr>
          <w:rFonts w:ascii="宋体" w:eastAsia="宋体" w:hAnsi="宋体" w:hint="eastAsia"/>
          <w:szCs w:val="24"/>
        </w:rPr>
        <w:t>不大于球状烟幕半径，以得到</w:t>
      </w:r>
      <w:r w:rsidRPr="007028BA">
        <w:rPr>
          <w:position w:val="-6"/>
        </w:rPr>
        <w:object w:dxaOrig="180" w:dyaOrig="279" w14:anchorId="670EAB4E">
          <v:shape id="_x0000_i1039" type="#_x0000_t75" style="width:9.75pt;height:13.5pt" o:ole="">
            <v:imagedata r:id="rId21" o:title=""/>
          </v:shape>
          <o:OLEObject Type="Embed" ProgID="Equation.DSMT4" ShapeID="_x0000_i1039" DrawAspect="Content" ObjectID="_1818780637" r:id="rId35"/>
        </w:object>
      </w:r>
      <w:proofErr w:type="gramStart"/>
      <w:r>
        <w:rPr>
          <w:rFonts w:hint="eastAsia"/>
        </w:rPr>
        <w:t>个</w:t>
      </w:r>
      <w:proofErr w:type="gramEnd"/>
      <w:r>
        <w:rPr>
          <w:rFonts w:hint="eastAsia"/>
        </w:rPr>
        <w:t>不等式</w:t>
      </w:r>
      <w:ins w:id="192" w:author="Noah Zheng" w:date="2025-09-07T13:41:00Z" w16du:dateUtc="2025-09-07T05:41:00Z">
        <w:r w:rsidR="00831670">
          <w:rPr>
            <w:rFonts w:hint="eastAsia"/>
          </w:rPr>
          <w:t>。</w:t>
        </w:r>
      </w:ins>
      <w:del w:id="193" w:author="Noah Zheng" w:date="2025-09-07T15:19:00Z" w16du:dateUtc="2025-09-07T07:19:00Z">
        <w:r w:rsidR="005F2E1A" w:rsidDel="003B0F90">
          <w:rPr>
            <w:rFonts w:hint="eastAsia"/>
          </w:rPr>
          <w:delText>并</w:delText>
        </w:r>
      </w:del>
      <w:r w:rsidR="003D6DA5">
        <w:rPr>
          <w:rFonts w:hint="eastAsia"/>
        </w:rPr>
        <w:t>根据</w:t>
      </w:r>
      <w:r>
        <w:rPr>
          <w:rFonts w:hint="eastAsia"/>
        </w:rPr>
        <w:t>不等式成立</w:t>
      </w:r>
      <w:ins w:id="194" w:author="Noah Zheng" w:date="2025-09-07T13:41:00Z" w16du:dateUtc="2025-09-07T05:41:00Z">
        <w:r w:rsidR="00831670">
          <w:rPr>
            <w:rFonts w:hint="eastAsia"/>
          </w:rPr>
          <w:t>的</w:t>
        </w:r>
      </w:ins>
      <w:ins w:id="195" w:author="Noah Zheng" w:date="2025-09-07T13:42:00Z" w16du:dateUtc="2025-09-07T05:42:00Z">
        <w:r w:rsidR="00831670">
          <w:rPr>
            <w:rFonts w:hint="eastAsia"/>
          </w:rPr>
          <w:t>限制条件</w:t>
        </w:r>
      </w:ins>
      <w:ins w:id="196" w:author="Noah Zheng" w:date="2025-09-07T15:19:00Z" w16du:dateUtc="2025-09-07T07:19:00Z">
        <w:r w:rsidR="003B0F90">
          <w:rPr>
            <w:rFonts w:hint="eastAsia"/>
          </w:rPr>
          <w:t>，</w:t>
        </w:r>
      </w:ins>
      <w:del w:id="197" w:author="Noah Zheng" w:date="2025-09-07T15:19:00Z" w16du:dateUtc="2025-09-07T07:19:00Z">
        <w:r w:rsidR="003D6DA5" w:rsidDel="003B0F90">
          <w:rPr>
            <w:rFonts w:hint="eastAsia"/>
          </w:rPr>
          <w:delText>使</w:delText>
        </w:r>
      </w:del>
      <w:r w:rsidR="003D6DA5">
        <w:rPr>
          <w:rFonts w:hint="eastAsia"/>
        </w:rPr>
        <w:t>用遗传算法求解</w:t>
      </w:r>
      <w:ins w:id="198" w:author="Noah Zheng" w:date="2025-09-07T12:41:00Z" w16du:dateUtc="2025-09-07T04:41:00Z">
        <w:r w:rsidR="00DE619A">
          <w:rPr>
            <w:rFonts w:hint="eastAsia"/>
          </w:rPr>
          <w:t>。</w:t>
        </w:r>
      </w:ins>
      <w:del w:id="199" w:author="Noah Zheng" w:date="2025-09-07T12:41:00Z" w16du:dateUtc="2025-09-07T04:41:00Z">
        <w:r w:rsidDel="00DE619A">
          <w:rPr>
            <w:rFonts w:hint="eastAsia"/>
          </w:rPr>
          <w:delText>，就能说明真目标处在烟幕弹的有效遮蔽范围内。</w:delText>
        </w:r>
      </w:del>
      <w:r>
        <w:rPr>
          <w:rFonts w:hint="eastAsia"/>
        </w:rPr>
        <w:t xml:space="preserve"> </w:t>
      </w:r>
    </w:p>
    <w:p w14:paraId="091C2468" w14:textId="170B89E3" w:rsidR="00030A8F" w:rsidRDefault="00DF37F8" w:rsidP="00DF37F8">
      <w:pPr>
        <w:pStyle w:val="af"/>
        <w:spacing w:line="360" w:lineRule="auto"/>
        <w:rPr>
          <w:rFonts w:ascii="宋体" w:eastAsia="宋体" w:hAnsi="宋体" w:hint="eastAsia"/>
        </w:rPr>
      </w:pPr>
      <w:r>
        <w:rPr>
          <w:rFonts w:hint="eastAsia"/>
        </w:rPr>
        <w:t>3</w:t>
      </w:r>
      <w:r w:rsidR="006858AC">
        <w:rPr>
          <w:rFonts w:hint="eastAsia"/>
        </w:rPr>
        <w:t xml:space="preserve">.5 </w:t>
      </w:r>
      <w:r w:rsidR="006858AC">
        <w:rPr>
          <w:rFonts w:hint="eastAsia"/>
        </w:rPr>
        <w:t>问题五</w:t>
      </w:r>
      <w:r w:rsidR="006858AC">
        <w:rPr>
          <w:rFonts w:hint="eastAsia"/>
        </w:rPr>
        <w:t xml:space="preserve"> </w:t>
      </w:r>
      <w:r w:rsidR="006858AC" w:rsidRPr="00257904">
        <w:rPr>
          <w:rFonts w:ascii="宋体" w:eastAsia="宋体" w:hAnsi="宋体" w:hint="eastAsia"/>
        </w:rPr>
        <w:t>多架无人机协同干扰多枚导弹</w:t>
      </w:r>
      <w:r w:rsidR="006858AC">
        <w:rPr>
          <w:rFonts w:ascii="宋体" w:eastAsia="宋体" w:hAnsi="宋体" w:hint="eastAsia"/>
        </w:rPr>
        <w:t>模型</w:t>
      </w:r>
    </w:p>
    <w:p w14:paraId="5688A9B3" w14:textId="4C107165" w:rsidR="009D78CF" w:rsidDel="002242EA" w:rsidRDefault="00945B83" w:rsidP="003D39D4">
      <w:pPr>
        <w:ind w:firstLineChars="200" w:firstLine="480"/>
        <w:jc w:val="both"/>
        <w:rPr>
          <w:del w:id="200" w:author="yukina minato" w:date="2025-09-07T10:31:00Z" w16du:dateUtc="2025-09-07T02:31:00Z"/>
        </w:rPr>
        <w:pPrChange w:id="201" w:author="yukina minato" w:date="2025-09-07T16:16:00Z" w16du:dateUtc="2025-09-07T08:16:00Z">
          <w:pPr>
            <w:jc w:val="both"/>
          </w:pPr>
        </w:pPrChange>
      </w:pPr>
      <w:del w:id="202" w:author="yukina minato" w:date="2025-09-07T16:16:00Z" w16du:dateUtc="2025-09-07T08:16:00Z">
        <w:r w:rsidDel="003D39D4">
          <w:rPr>
            <w:rFonts w:hint="eastAsia"/>
          </w:rPr>
          <w:delText xml:space="preserve">    </w:delText>
        </w:r>
      </w:del>
      <w:r>
        <w:rPr>
          <w:rFonts w:hint="eastAsia"/>
        </w:rPr>
        <w:t>本问在前四问的基础上，</w:t>
      </w:r>
      <w:r w:rsidR="005E6C79">
        <w:rPr>
          <w:rFonts w:hint="eastAsia"/>
        </w:rPr>
        <w:t>把无人机的数量扩展到</w:t>
      </w:r>
      <w:r w:rsidR="005E6C79" w:rsidRPr="005E6C79">
        <w:rPr>
          <w:position w:val="-6"/>
        </w:rPr>
        <w:object w:dxaOrig="180" w:dyaOrig="279" w14:anchorId="7D41E12B">
          <v:shape id="_x0000_i1040" type="#_x0000_t75" style="width:9.75pt;height:13.5pt" o:ole="">
            <v:imagedata r:id="rId36" o:title=""/>
          </v:shape>
          <o:OLEObject Type="Embed" ProgID="Equation.DSMT4" ShapeID="_x0000_i1040" DrawAspect="Content" ObjectID="_1818780638" r:id="rId37"/>
        </w:object>
      </w:r>
      <w:r w:rsidR="005E6C79">
        <w:t>架，每架无人机投放幕干扰弹数不超过</w:t>
      </w:r>
      <w:r w:rsidR="005E6C79" w:rsidRPr="005E6C79">
        <w:rPr>
          <w:position w:val="-6"/>
        </w:rPr>
        <w:object w:dxaOrig="180" w:dyaOrig="279" w14:anchorId="35C5B2BD">
          <v:shape id="_x0000_i1041" type="#_x0000_t75" style="width:9.75pt;height:13.5pt" o:ole="">
            <v:imagedata r:id="rId38" o:title=""/>
          </v:shape>
          <o:OLEObject Type="Embed" ProgID="Equation.DSMT4" ShapeID="_x0000_i1041" DrawAspect="Content" ObjectID="_1818780639" r:id="rId39"/>
        </w:object>
      </w:r>
      <w:r w:rsidR="005E6C79">
        <w:t>枚，</w:t>
      </w:r>
      <w:ins w:id="203" w:author="Noah Zheng" w:date="2025-09-07T15:21:00Z" w16du:dateUtc="2025-09-07T07:21:00Z">
        <w:r w:rsidR="00C1048F">
          <w:rPr>
            <w:rFonts w:hint="eastAsia"/>
          </w:rPr>
          <w:t>导弹数量增加到三枚，</w:t>
        </w:r>
      </w:ins>
      <w:r w:rsidR="005E6C79">
        <w:t>以此来制定烟幕干扰弹投放策略</w:t>
      </w:r>
      <w:r w:rsidR="00AF6B01">
        <w:t>。</w:t>
      </w:r>
      <w:ins w:id="204" w:author="Noah Zheng" w:date="2025-09-07T12:42:00Z" w16du:dateUtc="2025-09-07T04:42:00Z">
        <w:r w:rsidR="00DE619A">
          <w:rPr>
            <w:rFonts w:hint="eastAsia"/>
          </w:rPr>
          <w:t>我们可以先求出</w:t>
        </w:r>
      </w:ins>
      <w:ins w:id="205" w:author="Noah Zheng" w:date="2025-09-07T15:20:00Z" w16du:dateUtc="2025-09-07T07:20:00Z">
        <w:r w:rsidR="00C1048F">
          <w:rPr>
            <w:rFonts w:hint="eastAsia"/>
          </w:rPr>
          <w:t>导弹</w:t>
        </w:r>
      </w:ins>
      <w:ins w:id="206" w:author="Noah Zheng" w:date="2025-09-07T12:45:00Z" w16du:dateUtc="2025-09-07T04:45:00Z">
        <w:r w:rsidR="00C1048F" w:rsidRPr="004D7EB3">
          <w:rPr>
            <w:position w:val="-6"/>
          </w:rPr>
          <w:object w:dxaOrig="360" w:dyaOrig="279" w14:anchorId="46A27638">
            <v:shape id="_x0000_i1042" type="#_x0000_t75" style="width:18pt;height:13.5pt" o:ole="">
              <v:imagedata r:id="rId40" o:title=""/>
            </v:shape>
            <o:OLEObject Type="Embed" ProgID="Equation.DSMT4" ShapeID="_x0000_i1042" DrawAspect="Content" ObjectID="_1818780640" r:id="rId41"/>
          </w:object>
        </w:r>
      </w:ins>
      <w:ins w:id="207" w:author="Noah Zheng" w:date="2025-09-07T12:45:00Z" w16du:dateUtc="2025-09-07T04:45:00Z">
        <w:r w:rsidR="00DE619A">
          <w:rPr>
            <w:rFonts w:hint="eastAsia"/>
          </w:rPr>
          <w:t>的轨迹</w:t>
        </w:r>
      </w:ins>
      <w:ins w:id="208" w:author="Noah Zheng" w:date="2025-09-07T12:42:00Z" w16du:dateUtc="2025-09-07T04:42:00Z">
        <w:r w:rsidR="00DE619A">
          <w:rPr>
            <w:rFonts w:hint="eastAsia"/>
          </w:rPr>
          <w:t>参数方程，再</w:t>
        </w:r>
      </w:ins>
      <w:ins w:id="209" w:author="Noah Zheng" w:date="2025-09-07T12:43:00Z" w16du:dateUtc="2025-09-07T04:43:00Z">
        <w:r w:rsidR="00DE619A">
          <w:rPr>
            <w:rFonts w:hint="eastAsia"/>
          </w:rPr>
          <w:t>求</w:t>
        </w:r>
      </w:ins>
      <w:ins w:id="210" w:author="Noah Zheng" w:date="2025-09-07T12:42:00Z" w16du:dateUtc="2025-09-07T04:42:00Z">
        <w:r w:rsidR="00DE619A">
          <w:rPr>
            <w:rFonts w:hint="eastAsia"/>
          </w:rPr>
          <w:t>出</w:t>
        </w:r>
      </w:ins>
      <w:ins w:id="211" w:author="Noah Zheng" w:date="2025-09-07T12:46:00Z" w16du:dateUtc="2025-09-07T04:46:00Z">
        <w:r w:rsidR="00DE619A">
          <w:rPr>
            <w:rFonts w:hint="eastAsia"/>
          </w:rPr>
          <w:t>无人机</w:t>
        </w:r>
      </w:ins>
      <w:ins w:id="212" w:author="Noah Zheng" w:date="2025-09-07T15:21:00Z" w16du:dateUtc="2025-09-07T07:21:00Z">
        <w:r w:rsidR="00C13488" w:rsidRPr="004D7EB3">
          <w:rPr>
            <w:position w:val="-10"/>
          </w:rPr>
          <w:object w:dxaOrig="440" w:dyaOrig="320" w14:anchorId="27DBA234">
            <v:shape id="_x0000_i1043" type="#_x0000_t75" style="width:21.75pt;height:15.75pt" o:ole="">
              <v:imagedata r:id="rId42" o:title=""/>
            </v:shape>
            <o:OLEObject Type="Embed" ProgID="Equation.DSMT4" ShapeID="_x0000_i1043" DrawAspect="Content" ObjectID="_1818780641" r:id="rId43"/>
          </w:object>
        </w:r>
      </w:ins>
      <w:ins w:id="213" w:author="Noah Zheng" w:date="2025-09-07T12:46:00Z" w16du:dateUtc="2025-09-07T04:46:00Z">
        <w:r w:rsidR="00DE619A">
          <w:rPr>
            <w:rFonts w:hint="eastAsia"/>
          </w:rPr>
          <w:t>投放的</w:t>
        </w:r>
      </w:ins>
      <w:ins w:id="214" w:author="Noah Zheng" w:date="2025-09-07T15:22:00Z" w16du:dateUtc="2025-09-07T07:22:00Z">
        <w:r w:rsidR="00C13488">
          <w:rPr>
            <w:rFonts w:hint="eastAsia"/>
          </w:rPr>
          <w:t>第</w:t>
        </w:r>
      </w:ins>
      <w:ins w:id="215" w:author="Noah Zheng" w:date="2025-09-07T15:22:00Z" w16du:dateUtc="2025-09-07T07:22:00Z">
        <w:r w:rsidR="00C13488" w:rsidRPr="004D7EB3">
          <w:rPr>
            <w:position w:val="-6"/>
          </w:rPr>
          <w:object w:dxaOrig="200" w:dyaOrig="279" w14:anchorId="202FEBC3">
            <v:shape id="_x0000_i1044" type="#_x0000_t75" style="width:9.75pt;height:14.25pt" o:ole="">
              <v:imagedata r:id="rId44" o:title=""/>
            </v:shape>
            <o:OLEObject Type="Embed" ProgID="Equation.DSMT4" ShapeID="_x0000_i1044" DrawAspect="Content" ObjectID="_1818780642" r:id="rId45"/>
          </w:object>
        </w:r>
      </w:ins>
      <w:ins w:id="216" w:author="Noah Zheng" w:date="2025-09-07T15:22:00Z" w16du:dateUtc="2025-09-07T07:22:00Z">
        <w:r w:rsidR="00C13488">
          <w:rPr>
            <w:rFonts w:hint="eastAsia"/>
          </w:rPr>
          <w:t>枚</w:t>
        </w:r>
      </w:ins>
      <w:ins w:id="217" w:author="Noah Zheng" w:date="2025-09-07T12:46:00Z" w16du:dateUtc="2025-09-07T04:46:00Z">
        <w:r w:rsidR="00DE619A">
          <w:rPr>
            <w:rFonts w:hint="eastAsia"/>
          </w:rPr>
          <w:t>烟幕干扰弹球心的</w:t>
        </w:r>
      </w:ins>
      <w:ins w:id="218" w:author="Noah Zheng" w:date="2025-09-07T15:22:00Z" w16du:dateUtc="2025-09-07T07:22:00Z">
        <w:r w:rsidR="00C13488">
          <w:rPr>
            <w:rFonts w:hint="eastAsia"/>
          </w:rPr>
          <w:t>轨迹参数</w:t>
        </w:r>
      </w:ins>
      <w:ins w:id="219" w:author="Noah Zheng" w:date="2025-09-07T12:46:00Z" w16du:dateUtc="2025-09-07T04:46:00Z">
        <w:r w:rsidR="00DE619A">
          <w:rPr>
            <w:rFonts w:hint="eastAsia"/>
          </w:rPr>
          <w:t>方程</w:t>
        </w:r>
      </w:ins>
      <w:ins w:id="220" w:author="Noah Zheng" w:date="2025-09-07T12:47:00Z" w16du:dateUtc="2025-09-07T04:47:00Z">
        <w:r w:rsidR="00DE619A">
          <w:rPr>
            <w:rFonts w:hint="eastAsia"/>
          </w:rPr>
          <w:t>，</w:t>
        </w:r>
        <w:r w:rsidR="00C81AE7">
          <w:rPr>
            <w:rFonts w:hint="eastAsia"/>
          </w:rPr>
          <w:t>这样就能限制</w:t>
        </w:r>
      </w:ins>
      <w:ins w:id="221" w:author="Noah Zheng" w:date="2025-09-07T12:48:00Z" w16du:dateUtc="2025-09-07T04:48:00Z">
        <w:r w:rsidR="00C81AE7">
          <w:rPr>
            <w:rFonts w:hint="eastAsia"/>
          </w:rPr>
          <w:t>烟幕</w:t>
        </w:r>
      </w:ins>
      <w:ins w:id="222" w:author="Noah Zheng" w:date="2025-09-07T13:42:00Z" w16du:dateUtc="2025-09-07T05:42:00Z">
        <w:r w:rsidR="00831670">
          <w:rPr>
            <w:rFonts w:hint="eastAsia"/>
          </w:rPr>
          <w:t>云团</w:t>
        </w:r>
      </w:ins>
      <w:ins w:id="223" w:author="Noah Zheng" w:date="2025-09-07T12:48:00Z" w16du:dateUtc="2025-09-07T04:48:00Z">
        <w:r w:rsidR="00C81AE7">
          <w:rPr>
            <w:rFonts w:hint="eastAsia"/>
          </w:rPr>
          <w:t>球心到直线距离不大于半径，从而建立</w:t>
        </w:r>
      </w:ins>
      <w:ins w:id="224" w:author="Noah Zheng" w:date="2025-09-07T12:49:00Z" w16du:dateUtc="2025-09-07T04:49:00Z">
        <w:r w:rsidR="00C81AE7">
          <w:rPr>
            <w:rFonts w:hint="eastAsia"/>
          </w:rPr>
          <w:t>最优化</w:t>
        </w:r>
      </w:ins>
      <w:ins w:id="225" w:author="Noah Zheng" w:date="2025-09-07T12:48:00Z" w16du:dateUtc="2025-09-07T04:48:00Z">
        <w:r w:rsidR="00C81AE7">
          <w:rPr>
            <w:rFonts w:hint="eastAsia"/>
          </w:rPr>
          <w:t>模型</w:t>
        </w:r>
      </w:ins>
      <w:ins w:id="226" w:author="Noah Zheng" w:date="2025-09-07T12:49:00Z" w16du:dateUtc="2025-09-07T04:49:00Z">
        <w:r w:rsidR="00C81AE7">
          <w:rPr>
            <w:rFonts w:hint="eastAsia"/>
          </w:rPr>
          <w:t>，采用遗传算法求解即可。</w:t>
        </w:r>
      </w:ins>
    </w:p>
    <w:p w14:paraId="2AEB3B7B" w14:textId="77777777" w:rsidR="009D78CF" w:rsidDel="002242EA" w:rsidRDefault="009D78CF" w:rsidP="003D39D4">
      <w:pPr>
        <w:spacing w:before="0" w:after="0"/>
        <w:ind w:firstLineChars="200" w:firstLine="480"/>
        <w:jc w:val="left"/>
        <w:rPr>
          <w:del w:id="227" w:author="yukina minato" w:date="2025-09-07T10:31:00Z" w16du:dateUtc="2025-09-07T02:31:00Z"/>
        </w:rPr>
        <w:pPrChange w:id="228" w:author="yukina minato" w:date="2025-09-07T16:16:00Z" w16du:dateUtc="2025-09-07T08:16:00Z">
          <w:pPr>
            <w:spacing w:before="0" w:after="0"/>
            <w:jc w:val="left"/>
          </w:pPr>
        </w:pPrChange>
      </w:pPr>
      <w:del w:id="229" w:author="yukina minato" w:date="2025-09-07T10:31:00Z" w16du:dateUtc="2025-09-07T02:31:00Z">
        <w:r w:rsidDel="002242EA">
          <w:br w:type="page"/>
        </w:r>
      </w:del>
    </w:p>
    <w:p w14:paraId="36B83006" w14:textId="5BBA6DC2" w:rsidR="00945B83" w:rsidRDefault="002242EA" w:rsidP="003D39D4">
      <w:pPr>
        <w:spacing w:before="0" w:after="0"/>
        <w:ind w:firstLineChars="200" w:firstLine="480"/>
        <w:jc w:val="left"/>
        <w:pPrChange w:id="230" w:author="yukina minato" w:date="2025-09-07T16:16:00Z" w16du:dateUtc="2025-09-07T08:16:00Z">
          <w:pPr>
            <w:jc w:val="both"/>
          </w:pPr>
        </w:pPrChange>
      </w:pPr>
      <w:ins w:id="231" w:author="yukina minato" w:date="2025-09-07T10:31:00Z" w16du:dateUtc="2025-09-07T02:31:00Z">
        <w:r>
          <w:br w:type="page"/>
        </w:r>
      </w:ins>
    </w:p>
    <w:p w14:paraId="6F139357" w14:textId="77777777" w:rsidR="00030A8F" w:rsidRDefault="00D3779C" w:rsidP="003C0BBF">
      <w:pPr>
        <w:pStyle w:val="1"/>
        <w:keepNext w:val="0"/>
        <w:keepLines w:val="0"/>
        <w:numPr>
          <w:ilvl w:val="0"/>
          <w:numId w:val="4"/>
        </w:numPr>
        <w:spacing w:before="100" w:beforeAutospacing="1" w:after="100" w:afterAutospacing="1" w:line="360" w:lineRule="auto"/>
        <w:textAlignment w:val="center"/>
        <w:rPr>
          <w:rFonts w:ascii="ˎ̥" w:eastAsia="黑体" w:hAnsi="ˎ̥" w:cs="Times New Roman" w:hint="eastAsia"/>
          <w:color w:val="181818"/>
          <w:kern w:val="36"/>
          <w:sz w:val="32"/>
          <w:szCs w:val="18"/>
        </w:rPr>
      </w:pPr>
      <w:bookmarkStart w:id="232" w:name="_Toc165634569"/>
      <w:bookmarkStart w:id="233" w:name="_Toc163167866"/>
      <w:r w:rsidRPr="003C0BBF">
        <w:rPr>
          <w:rFonts w:ascii="ˎ̥" w:eastAsia="黑体" w:hAnsi="ˎ̥" w:cs="Times New Roman" w:hint="eastAsia"/>
          <w:color w:val="181818"/>
          <w:kern w:val="36"/>
          <w:sz w:val="32"/>
          <w:szCs w:val="18"/>
        </w:rPr>
        <w:t>符号说明</w:t>
      </w:r>
      <w:bookmarkEnd w:id="232"/>
      <w:bookmarkEnd w:id="233"/>
    </w:p>
    <w:p w14:paraId="627A0D11" w14:textId="57246AF6" w:rsidR="00526A69" w:rsidDel="002C3285" w:rsidRDefault="00526A69" w:rsidP="00526A69">
      <w:pPr>
        <w:rPr>
          <w:del w:id="234" w:author="Noah Zheng" w:date="2025-09-07T13:51:00Z" w16du:dateUtc="2025-09-07T05:51:00Z"/>
        </w:rPr>
      </w:pPr>
    </w:p>
    <w:tbl>
      <w:tblPr>
        <w:tblStyle w:val="af1"/>
        <w:tblW w:w="3090" w:type="pct"/>
        <w:tblBorders>
          <w:top w:val="single" w:sz="12" w:space="0" w:color="auto"/>
          <w:insideH w:val="single" w:sz="6" w:space="0" w:color="auto"/>
        </w:tblBorders>
        <w:tblLook w:val="04A0" w:firstRow="1" w:lastRow="0" w:firstColumn="1" w:lastColumn="0" w:noHBand="0" w:noVBand="1"/>
        <w:tblPrChange w:id="235" w:author="Noah Zheng" w:date="2025-09-07T13:38:00Z" w16du:dateUtc="2025-09-07T05:38:00Z">
          <w:tblPr>
            <w:tblStyle w:val="af1"/>
            <w:tblW w:w="3090" w:type="pct"/>
            <w:tblBorders>
              <w:top w:val="single" w:sz="12" w:space="0" w:color="auto"/>
              <w:insideH w:val="single" w:sz="6" w:space="0" w:color="auto"/>
            </w:tblBorders>
            <w:tblLook w:val="04A0" w:firstRow="1" w:lastRow="0" w:firstColumn="1" w:lastColumn="0" w:noHBand="0" w:noVBand="1"/>
          </w:tblPr>
        </w:tblPrChange>
      </w:tblPr>
      <w:tblGrid>
        <w:gridCol w:w="3019"/>
        <w:gridCol w:w="1049"/>
        <w:gridCol w:w="1066"/>
        <w:tblGridChange w:id="236">
          <w:tblGrid>
            <w:gridCol w:w="1583"/>
            <w:gridCol w:w="1436"/>
            <w:gridCol w:w="151"/>
            <w:gridCol w:w="898"/>
            <w:gridCol w:w="1066"/>
          </w:tblGrid>
        </w:tblGridChange>
      </w:tblGrid>
      <w:tr w:rsidR="00526A69" w:rsidRPr="00526A69" w:rsidDel="00831670" w14:paraId="58306BFE" w14:textId="2E230557" w:rsidTr="00831670">
        <w:trPr>
          <w:cnfStyle w:val="100000000000" w:firstRow="1" w:lastRow="0" w:firstColumn="0" w:lastColumn="0" w:oddVBand="0" w:evenVBand="0" w:oddHBand="0" w:evenHBand="0" w:firstRowFirstColumn="0" w:firstRowLastColumn="0" w:lastRowFirstColumn="0" w:lastRowLastColumn="0"/>
          <w:trHeight w:val="324"/>
          <w:del w:id="237" w:author="Noah Zheng" w:date="2025-09-07T13:38:00Z"/>
          <w:trPrChange w:id="238" w:author="Noah Zheng" w:date="2025-09-07T13:38:00Z" w16du:dateUtc="2025-09-07T05:38:00Z">
            <w:trPr>
              <w:trHeight w:val="324"/>
            </w:trPr>
          </w:trPrChange>
        </w:trPr>
        <w:tc>
          <w:tcPr>
            <w:tcW w:w="1542" w:type="pct"/>
            <w:tcPrChange w:id="239" w:author="Noah Zheng" w:date="2025-09-07T13:38:00Z" w16du:dateUtc="2025-09-07T05:38:00Z">
              <w:tcPr>
                <w:tcW w:w="1541" w:type="pct"/>
              </w:tcPr>
            </w:tcPrChange>
          </w:tcPr>
          <w:p w14:paraId="0CCF87C7" w14:textId="01CCB207" w:rsidR="00526A69" w:rsidRPr="00526A69" w:rsidDel="00831670" w:rsidRDefault="00526A69" w:rsidP="00F04D4A">
            <w:pPr>
              <w:pStyle w:val="TableText"/>
              <w:spacing w:before="120" w:after="120" w:line="202" w:lineRule="auto"/>
              <w:ind w:left="148" w:firstLine="466"/>
              <w:jc w:val="center"/>
              <w:cnfStyle w:val="100000000000" w:firstRow="1" w:lastRow="0" w:firstColumn="0" w:lastColumn="0" w:oddVBand="0" w:evenVBand="0" w:oddHBand="0" w:evenHBand="0" w:firstRowFirstColumn="0" w:firstRowLastColumn="0" w:lastRowFirstColumn="0" w:lastRowLastColumn="0"/>
              <w:rPr>
                <w:del w:id="240" w:author="Noah Zheng" w:date="2025-09-07T13:38:00Z" w16du:dateUtc="2025-09-07T05:38:00Z"/>
                <w:rFonts w:hint="eastAsia"/>
              </w:rPr>
            </w:pPr>
            <w:del w:id="241" w:author="Noah Zheng" w:date="2025-09-07T13:38:00Z" w16du:dateUtc="2025-09-07T05:38:00Z">
              <w:r w:rsidDel="00831670">
                <w:rPr>
                  <w:rFonts w:hint="eastAsia"/>
                  <w:b/>
                  <w:bCs/>
                  <w:spacing w:val="-4"/>
                  <w:lang w:eastAsia="zh-CN"/>
                </w:rPr>
                <w:delText>符号</w:delText>
              </w:r>
            </w:del>
          </w:p>
        </w:tc>
        <w:tc>
          <w:tcPr>
            <w:tcW w:w="0" w:type="pct"/>
            <w:tcPrChange w:id="242" w:author="Noah Zheng" w:date="2025-09-07T13:38:00Z" w16du:dateUtc="2025-09-07T05:38:00Z">
              <w:tcPr>
                <w:tcW w:w="1546" w:type="pct"/>
                <w:gridSpan w:val="2"/>
              </w:tcPr>
            </w:tcPrChange>
          </w:tcPr>
          <w:p w14:paraId="10989EDC" w14:textId="52156353" w:rsidR="00526A69" w:rsidRPr="00526A69" w:rsidDel="00831670" w:rsidRDefault="00526A69" w:rsidP="00F04D4A">
            <w:pPr>
              <w:pStyle w:val="TableText"/>
              <w:spacing w:before="120" w:after="120" w:line="202" w:lineRule="auto"/>
              <w:ind w:left="134" w:firstLine="466"/>
              <w:jc w:val="center"/>
              <w:cnfStyle w:val="100000000000" w:firstRow="1" w:lastRow="0" w:firstColumn="0" w:lastColumn="0" w:oddVBand="0" w:evenVBand="0" w:oddHBand="0" w:evenHBand="0" w:firstRowFirstColumn="0" w:firstRowLastColumn="0" w:lastRowFirstColumn="0" w:lastRowLastColumn="0"/>
              <w:rPr>
                <w:del w:id="243" w:author="Noah Zheng" w:date="2025-09-07T13:38:00Z" w16du:dateUtc="2025-09-07T05:38:00Z"/>
                <w:rFonts w:hint="eastAsia"/>
              </w:rPr>
            </w:pPr>
            <w:del w:id="244" w:author="Noah Zheng" w:date="2025-09-07T13:38:00Z" w16du:dateUtc="2025-09-07T05:38:00Z">
              <w:r w:rsidDel="00831670">
                <w:rPr>
                  <w:rFonts w:hint="eastAsia"/>
                  <w:b/>
                  <w:bCs/>
                  <w:spacing w:val="-4"/>
                  <w:lang w:eastAsia="zh-CN"/>
                </w:rPr>
                <w:delText>名称</w:delText>
              </w:r>
            </w:del>
          </w:p>
        </w:tc>
        <w:tc>
          <w:tcPr>
            <w:tcW w:w="0" w:type="pct"/>
            <w:tcPrChange w:id="245" w:author="Noah Zheng" w:date="2025-09-07T13:38:00Z" w16du:dateUtc="2025-09-07T05:38:00Z">
              <w:tcPr>
                <w:tcW w:w="1913" w:type="pct"/>
                <w:gridSpan w:val="2"/>
              </w:tcPr>
            </w:tcPrChange>
          </w:tcPr>
          <w:p w14:paraId="4A130EED" w14:textId="4F05D757" w:rsidR="00526A69" w:rsidRPr="00526A69" w:rsidDel="00831670" w:rsidRDefault="00526A69" w:rsidP="00F04D4A">
            <w:pPr>
              <w:pStyle w:val="TableText"/>
              <w:spacing w:before="120" w:after="120" w:line="202" w:lineRule="auto"/>
              <w:ind w:left="151" w:firstLine="466"/>
              <w:jc w:val="center"/>
              <w:cnfStyle w:val="100000000000" w:firstRow="1" w:lastRow="0" w:firstColumn="0" w:lastColumn="0" w:oddVBand="0" w:evenVBand="0" w:oddHBand="0" w:evenHBand="0" w:firstRowFirstColumn="0" w:firstRowLastColumn="0" w:lastRowFirstColumn="0" w:lastRowLastColumn="0"/>
              <w:rPr>
                <w:del w:id="246" w:author="Noah Zheng" w:date="2025-09-07T13:38:00Z" w16du:dateUtc="2025-09-07T05:38:00Z"/>
                <w:rFonts w:hint="eastAsia"/>
              </w:rPr>
            </w:pPr>
            <w:del w:id="247" w:author="Noah Zheng" w:date="2025-09-07T13:38:00Z" w16du:dateUtc="2025-09-07T05:38:00Z">
              <w:r w:rsidDel="00831670">
                <w:rPr>
                  <w:rFonts w:hint="eastAsia"/>
                  <w:b/>
                  <w:bCs/>
                  <w:spacing w:val="-4"/>
                  <w:lang w:eastAsia="zh-CN"/>
                </w:rPr>
                <w:delText>单位</w:delText>
              </w:r>
            </w:del>
          </w:p>
        </w:tc>
      </w:tr>
      <w:tr w:rsidR="00526A69" w:rsidDel="00831670" w14:paraId="5D33263E" w14:textId="63FC1F6C" w:rsidTr="00831670">
        <w:trPr>
          <w:trHeight w:val="324"/>
          <w:del w:id="248" w:author="Noah Zheng" w:date="2025-09-07T13:38:00Z"/>
          <w:trPrChange w:id="249" w:author="Noah Zheng" w:date="2025-09-07T13:38:00Z" w16du:dateUtc="2025-09-07T05:38:00Z">
            <w:trPr>
              <w:trHeight w:val="324"/>
            </w:trPr>
          </w:trPrChange>
        </w:trPr>
        <w:tc>
          <w:tcPr>
            <w:tcW w:w="1542" w:type="pct"/>
            <w:tcPrChange w:id="250" w:author="Noah Zheng" w:date="2025-09-07T13:38:00Z" w16du:dateUtc="2025-09-07T05:38:00Z">
              <w:tcPr>
                <w:tcW w:w="1541" w:type="pct"/>
              </w:tcPr>
            </w:tcPrChange>
          </w:tcPr>
          <w:p w14:paraId="54ABDD91" w14:textId="1090A131" w:rsidR="00526A69" w:rsidDel="00831670" w:rsidRDefault="00526A69" w:rsidP="00F04D4A">
            <w:pPr>
              <w:pStyle w:val="TableText"/>
              <w:spacing w:before="120" w:after="120" w:line="202" w:lineRule="auto"/>
              <w:ind w:firstLine="466"/>
              <w:rPr>
                <w:del w:id="251" w:author="Noah Zheng" w:date="2025-09-07T13:38:00Z" w16du:dateUtc="2025-09-07T05:38:00Z"/>
                <w:rFonts w:hint="eastAsia"/>
                <w:b/>
                <w:bCs/>
                <w:spacing w:val="-4"/>
                <w:lang w:eastAsia="zh-CN"/>
              </w:rPr>
            </w:pPr>
          </w:p>
          <w:p w14:paraId="605FEBE6" w14:textId="17848C53" w:rsidR="00526A69" w:rsidDel="00831670" w:rsidRDefault="00526A69" w:rsidP="00F04D4A">
            <w:pPr>
              <w:pStyle w:val="TableText"/>
              <w:spacing w:before="120" w:after="120" w:line="202" w:lineRule="auto"/>
              <w:ind w:firstLine="466"/>
              <w:rPr>
                <w:del w:id="252" w:author="Noah Zheng" w:date="2025-09-07T13:38:00Z" w16du:dateUtc="2025-09-07T05:38:00Z"/>
                <w:rFonts w:hint="eastAsia"/>
                <w:b/>
                <w:bCs/>
                <w:spacing w:val="-4"/>
                <w:lang w:eastAsia="zh-CN"/>
              </w:rPr>
            </w:pPr>
          </w:p>
        </w:tc>
        <w:tc>
          <w:tcPr>
            <w:tcW w:w="0" w:type="pct"/>
            <w:tcPrChange w:id="253" w:author="Noah Zheng" w:date="2025-09-07T13:38:00Z" w16du:dateUtc="2025-09-07T05:38:00Z">
              <w:tcPr>
                <w:tcW w:w="1546" w:type="pct"/>
                <w:gridSpan w:val="2"/>
              </w:tcPr>
            </w:tcPrChange>
          </w:tcPr>
          <w:p w14:paraId="5AE9C9CB" w14:textId="5308167B" w:rsidR="00526A69" w:rsidDel="00831670" w:rsidRDefault="00526A69" w:rsidP="00F04D4A">
            <w:pPr>
              <w:pStyle w:val="TableText"/>
              <w:spacing w:before="120" w:after="120" w:line="202" w:lineRule="auto"/>
              <w:ind w:left="134" w:firstLine="466"/>
              <w:jc w:val="center"/>
              <w:rPr>
                <w:del w:id="254" w:author="Noah Zheng" w:date="2025-09-07T13:38:00Z" w16du:dateUtc="2025-09-07T05:38:00Z"/>
                <w:rFonts w:hint="eastAsia"/>
                <w:b/>
                <w:bCs/>
                <w:spacing w:val="-4"/>
                <w:lang w:eastAsia="zh-CN"/>
              </w:rPr>
            </w:pPr>
          </w:p>
          <w:p w14:paraId="55EF5885" w14:textId="78534DB6" w:rsidR="00526A69" w:rsidDel="00831670" w:rsidRDefault="00526A69" w:rsidP="00F04D4A">
            <w:pPr>
              <w:pStyle w:val="TableText"/>
              <w:spacing w:before="120" w:after="120" w:line="202" w:lineRule="auto"/>
              <w:ind w:left="134" w:firstLine="466"/>
              <w:jc w:val="center"/>
              <w:rPr>
                <w:del w:id="255" w:author="Noah Zheng" w:date="2025-09-07T13:38:00Z" w16du:dateUtc="2025-09-07T05:38:00Z"/>
                <w:rFonts w:hint="eastAsia"/>
                <w:b/>
                <w:bCs/>
                <w:spacing w:val="-4"/>
                <w:lang w:eastAsia="zh-CN"/>
              </w:rPr>
            </w:pPr>
          </w:p>
        </w:tc>
        <w:tc>
          <w:tcPr>
            <w:tcW w:w="0" w:type="pct"/>
            <w:tcPrChange w:id="256" w:author="Noah Zheng" w:date="2025-09-07T13:38:00Z" w16du:dateUtc="2025-09-07T05:38:00Z">
              <w:tcPr>
                <w:tcW w:w="1913" w:type="pct"/>
                <w:gridSpan w:val="2"/>
              </w:tcPr>
            </w:tcPrChange>
          </w:tcPr>
          <w:p w14:paraId="5A23D61C" w14:textId="2ED947F0" w:rsidR="00526A69" w:rsidDel="00831670" w:rsidRDefault="00526A69" w:rsidP="00F04D4A">
            <w:pPr>
              <w:pStyle w:val="TableText"/>
              <w:spacing w:before="120" w:after="120" w:line="202" w:lineRule="auto"/>
              <w:ind w:left="151" w:firstLine="466"/>
              <w:jc w:val="center"/>
              <w:rPr>
                <w:del w:id="257" w:author="Noah Zheng" w:date="2025-09-07T13:38:00Z" w16du:dateUtc="2025-09-07T05:38:00Z"/>
                <w:rFonts w:hint="eastAsia"/>
                <w:b/>
                <w:bCs/>
                <w:spacing w:val="-4"/>
                <w:lang w:eastAsia="zh-CN"/>
              </w:rPr>
            </w:pPr>
          </w:p>
          <w:p w14:paraId="2BD9CA50" w14:textId="60A98FBD" w:rsidR="00526A69" w:rsidDel="00831670" w:rsidRDefault="00526A69" w:rsidP="00F04D4A">
            <w:pPr>
              <w:pStyle w:val="TableText"/>
              <w:spacing w:before="120" w:after="120" w:line="202" w:lineRule="auto"/>
              <w:ind w:left="151" w:firstLine="466"/>
              <w:jc w:val="center"/>
              <w:rPr>
                <w:del w:id="258" w:author="Noah Zheng" w:date="2025-09-07T13:38:00Z" w16du:dateUtc="2025-09-07T05:38:00Z"/>
                <w:rFonts w:hint="eastAsia"/>
                <w:b/>
                <w:bCs/>
                <w:spacing w:val="-4"/>
                <w:lang w:eastAsia="zh-CN"/>
              </w:rPr>
            </w:pPr>
          </w:p>
        </w:tc>
      </w:tr>
    </w:tbl>
    <w:p w14:paraId="040A5C44" w14:textId="2B2838FC" w:rsidR="00526A69" w:rsidRPr="00526A69" w:rsidDel="002C3285" w:rsidRDefault="00526A69" w:rsidP="00526A69">
      <w:pPr>
        <w:rPr>
          <w:del w:id="259" w:author="Noah Zheng" w:date="2025-09-07T13:51:00Z" w16du:dateUtc="2025-09-07T05:51:00Z"/>
        </w:rPr>
      </w:pPr>
    </w:p>
    <w:tbl>
      <w:tblPr>
        <w:tblStyle w:val="af5"/>
        <w:tblpPr w:leftFromText="180" w:rightFromText="180" w:horzAnchor="margin" w:tblpY="1027"/>
        <w:tblW w:w="5000" w:type="pct"/>
        <w:tblLook w:val="04A0" w:firstRow="1" w:lastRow="0" w:firstColumn="1" w:lastColumn="0" w:noHBand="0" w:noVBand="1"/>
      </w:tblPr>
      <w:tblGrid>
        <w:gridCol w:w="2076"/>
        <w:gridCol w:w="2077"/>
        <w:gridCol w:w="4154"/>
      </w:tblGrid>
      <w:tr w:rsidR="002C3285" w:rsidRPr="00526A69" w:rsidDel="002C3285" w14:paraId="4F085E6D" w14:textId="043532FD" w:rsidTr="00255D23">
        <w:trPr>
          <w:cnfStyle w:val="100000000000" w:firstRow="1" w:lastRow="0" w:firstColumn="0" w:lastColumn="0" w:oddVBand="0" w:evenVBand="0" w:oddHBand="0" w:evenHBand="0" w:firstRowFirstColumn="0" w:firstRowLastColumn="0" w:lastRowFirstColumn="0" w:lastRowLastColumn="0"/>
          <w:cantSplit/>
          <w:del w:id="260" w:author="Noah Zheng" w:date="2025-09-07T13:51:00Z"/>
        </w:trPr>
        <w:tc>
          <w:tcPr>
            <w:cnfStyle w:val="001000000000" w:firstRow="0" w:lastRow="0" w:firstColumn="1" w:lastColumn="0" w:oddVBand="0" w:evenVBand="0" w:oddHBand="0" w:evenHBand="0" w:firstRowFirstColumn="0" w:firstRowLastColumn="0" w:lastRowFirstColumn="0" w:lastRowLastColumn="0"/>
            <w:tcW w:w="2076" w:type="dxa"/>
          </w:tcPr>
          <w:p w14:paraId="2CA3DB91" w14:textId="575D5AD0" w:rsidR="002C3285" w:rsidRPr="00526A69" w:rsidDel="002C3285" w:rsidRDefault="002C3285" w:rsidP="002C3285">
            <w:pPr>
              <w:pStyle w:val="af0"/>
              <w:spacing w:before="120" w:after="120"/>
              <w:rPr>
                <w:del w:id="261" w:author="Noah Zheng" w:date="2025-09-07T13:51:00Z" w16du:dateUtc="2025-09-07T05:51:00Z"/>
                <w:rFonts w:ascii="宋体" w:hAnsi="宋体" w:hint="eastAsia"/>
                <w:b/>
                <w:bCs/>
                <w:i w:val="0"/>
                <w:iCs w:val="0"/>
              </w:rPr>
            </w:pPr>
          </w:p>
        </w:tc>
        <w:tc>
          <w:tcPr>
            <w:tcW w:w="2077" w:type="dxa"/>
          </w:tcPr>
          <w:p w14:paraId="57465882" w14:textId="306CCFDD" w:rsidR="002C3285" w:rsidRPr="00526A69" w:rsidDel="002C3285" w:rsidRDefault="002C3285" w:rsidP="002C3285">
            <w:pPr>
              <w:pStyle w:val="af0"/>
              <w:spacing w:before="120" w:after="120"/>
              <w:cnfStyle w:val="100000000000" w:firstRow="1" w:lastRow="0" w:firstColumn="0" w:lastColumn="0" w:oddVBand="0" w:evenVBand="0" w:oddHBand="0" w:evenHBand="0" w:firstRowFirstColumn="0" w:firstRowLastColumn="0" w:lastRowFirstColumn="0" w:lastRowLastColumn="0"/>
              <w:rPr>
                <w:del w:id="262" w:author="Noah Zheng" w:date="2025-09-07T13:51:00Z" w16du:dateUtc="2025-09-07T05:51:00Z"/>
                <w:rFonts w:ascii="宋体" w:hAnsi="宋体" w:hint="eastAsia"/>
                <w:b/>
                <w:bCs/>
                <w:i w:val="0"/>
                <w:iCs w:val="0"/>
              </w:rPr>
            </w:pPr>
          </w:p>
        </w:tc>
        <w:tc>
          <w:tcPr>
            <w:tcW w:w="4154" w:type="dxa"/>
          </w:tcPr>
          <w:p w14:paraId="4C754030" w14:textId="14866DF6" w:rsidR="002C3285" w:rsidRPr="00526A69" w:rsidDel="002C3285" w:rsidRDefault="002C3285">
            <w:pPr>
              <w:pStyle w:val="af0"/>
              <w:spacing w:before="120" w:after="120"/>
              <w:cnfStyle w:val="100000000000" w:firstRow="1" w:lastRow="0" w:firstColumn="0" w:lastColumn="0" w:oddVBand="0" w:evenVBand="0" w:oddHBand="0" w:evenHBand="0" w:firstRowFirstColumn="0" w:firstRowLastColumn="0" w:lastRowFirstColumn="0" w:lastRowLastColumn="0"/>
              <w:rPr>
                <w:del w:id="263" w:author="Noah Zheng" w:date="2025-09-07T13:51:00Z" w16du:dateUtc="2025-09-07T05:51:00Z"/>
                <w:rFonts w:ascii="宋体" w:hAnsi="宋体" w:hint="eastAsia"/>
                <w:b/>
                <w:bCs/>
                <w:i w:val="0"/>
                <w:iCs w:val="0"/>
              </w:rPr>
              <w:pPrChange w:id="264" w:author="Noah Zheng" w:date="2025-09-07T13:50:00Z" w16du:dateUtc="2025-09-07T05:50:00Z">
                <w:pPr>
                  <w:pStyle w:val="af0"/>
                  <w:framePr w:hSpace="180" w:wrap="around" w:hAnchor="margin" w:y="1027"/>
                  <w:spacing w:before="120" w:after="120"/>
                  <w:jc w:val="both"/>
                  <w:cnfStyle w:val="100000000000" w:firstRow="1" w:lastRow="0" w:firstColumn="0" w:lastColumn="0" w:oddVBand="0" w:evenVBand="0" w:oddHBand="0" w:evenHBand="0" w:firstRowFirstColumn="0" w:firstRowLastColumn="0" w:lastRowFirstColumn="0" w:lastRowLastColumn="0"/>
                </w:pPr>
              </w:pPrChange>
            </w:pPr>
          </w:p>
        </w:tc>
      </w:tr>
      <w:tr w:rsidR="002C3285" w:rsidRPr="00526A69" w:rsidDel="002C3285" w14:paraId="4F2CE8C7" w14:textId="63AEC3BF" w:rsidTr="00851A57">
        <w:trPr>
          <w:cantSplit/>
          <w:del w:id="265" w:author="Noah Zheng" w:date="2025-09-07T13:51:00Z"/>
        </w:trPr>
        <w:tc>
          <w:tcPr>
            <w:cnfStyle w:val="001000000000" w:firstRow="0" w:lastRow="0" w:firstColumn="1" w:lastColumn="0" w:oddVBand="0" w:evenVBand="0" w:oddHBand="0" w:evenHBand="0" w:firstRowFirstColumn="0" w:firstRowLastColumn="0" w:lastRowFirstColumn="0" w:lastRowLastColumn="0"/>
            <w:tcW w:w="2076" w:type="dxa"/>
          </w:tcPr>
          <w:p w14:paraId="7F6959E0" w14:textId="07F1C55E" w:rsidR="002C3285" w:rsidRPr="00526A69" w:rsidDel="002C3285" w:rsidRDefault="002C3285">
            <w:pPr>
              <w:spacing w:before="120" w:after="120"/>
              <w:ind w:firstLineChars="0" w:firstLine="0"/>
              <w:jc w:val="both"/>
              <w:rPr>
                <w:del w:id="266" w:author="Noah Zheng" w:date="2025-09-07T13:51:00Z" w16du:dateUtc="2025-09-07T05:51:00Z"/>
              </w:rPr>
              <w:pPrChange w:id="267" w:author="Noah Zheng" w:date="2025-09-07T13:46:00Z" w16du:dateUtc="2025-09-07T05:46:00Z">
                <w:pPr>
                  <w:framePr w:hSpace="180" w:wrap="around" w:hAnchor="margin" w:y="1027"/>
                  <w:spacing w:before="120" w:after="120"/>
                  <w:ind w:firstLine="480"/>
                </w:pPr>
              </w:pPrChange>
            </w:pPr>
          </w:p>
        </w:tc>
        <w:tc>
          <w:tcPr>
            <w:tcW w:w="2077" w:type="dxa"/>
          </w:tcPr>
          <w:p w14:paraId="5FEFD33A" w14:textId="234E058F" w:rsidR="002C3285" w:rsidRPr="00526A69" w:rsidDel="002C3285" w:rsidRDefault="002C3285">
            <w:pPr>
              <w:spacing w:before="120" w:after="120"/>
              <w:ind w:firstLineChars="0" w:firstLine="0"/>
              <w:jc w:val="both"/>
              <w:cnfStyle w:val="000000000000" w:firstRow="0" w:lastRow="0" w:firstColumn="0" w:lastColumn="0" w:oddVBand="0" w:evenVBand="0" w:oddHBand="0" w:evenHBand="0" w:firstRowFirstColumn="0" w:firstRowLastColumn="0" w:lastRowFirstColumn="0" w:lastRowLastColumn="0"/>
              <w:rPr>
                <w:del w:id="268" w:author="Noah Zheng" w:date="2025-09-07T13:51:00Z" w16du:dateUtc="2025-09-07T05:51:00Z"/>
              </w:rPr>
              <w:pPrChange w:id="269" w:author="Noah Zheng" w:date="2025-09-07T13:46:00Z" w16du:dateUtc="2025-09-07T05:46:00Z">
                <w:pPr>
                  <w:framePr w:hSpace="180" w:wrap="around" w:hAnchor="margin" w:y="1027"/>
                  <w:spacing w:before="120" w:after="120"/>
                  <w:ind w:firstLine="480"/>
                  <w:cnfStyle w:val="000000000000" w:firstRow="0" w:lastRow="0" w:firstColumn="0" w:lastColumn="0" w:oddVBand="0" w:evenVBand="0" w:oddHBand="0" w:evenHBand="0" w:firstRowFirstColumn="0" w:firstRowLastColumn="0" w:lastRowFirstColumn="0" w:lastRowLastColumn="0"/>
                </w:pPr>
              </w:pPrChange>
            </w:pPr>
          </w:p>
        </w:tc>
        <w:tc>
          <w:tcPr>
            <w:tcW w:w="4154" w:type="dxa"/>
          </w:tcPr>
          <w:p w14:paraId="338E253F" w14:textId="4C1F312F" w:rsidR="002C3285" w:rsidRPr="00526A69" w:rsidDel="002C3285" w:rsidRDefault="002C3285">
            <w:pPr>
              <w:spacing w:before="120" w:after="120"/>
              <w:ind w:firstLineChars="0" w:firstLine="0"/>
              <w:jc w:val="both"/>
              <w:cnfStyle w:val="000000000000" w:firstRow="0" w:lastRow="0" w:firstColumn="0" w:lastColumn="0" w:oddVBand="0" w:evenVBand="0" w:oddHBand="0" w:evenHBand="0" w:firstRowFirstColumn="0" w:firstRowLastColumn="0" w:lastRowFirstColumn="0" w:lastRowLastColumn="0"/>
              <w:rPr>
                <w:del w:id="270" w:author="Noah Zheng" w:date="2025-09-07T13:51:00Z" w16du:dateUtc="2025-09-07T05:51:00Z"/>
              </w:rPr>
              <w:pPrChange w:id="271" w:author="Noah Zheng" w:date="2025-09-07T13:47:00Z" w16du:dateUtc="2025-09-07T05:47:00Z">
                <w:pPr>
                  <w:framePr w:hSpace="180" w:wrap="around" w:hAnchor="margin" w:y="1027"/>
                  <w:spacing w:before="120" w:after="120"/>
                  <w:ind w:firstLine="480"/>
                  <w:jc w:val="both"/>
                  <w:cnfStyle w:val="000000000000" w:firstRow="0" w:lastRow="0" w:firstColumn="0" w:lastColumn="0" w:oddVBand="0" w:evenVBand="0" w:oddHBand="0" w:evenHBand="0" w:firstRowFirstColumn="0" w:firstRowLastColumn="0" w:lastRowFirstColumn="0" w:lastRowLastColumn="0"/>
                </w:pPr>
              </w:pPrChange>
            </w:pPr>
          </w:p>
        </w:tc>
      </w:tr>
      <w:tr w:rsidR="002C3285" w:rsidRPr="00526A69" w:rsidDel="002C3285" w14:paraId="330F8279" w14:textId="1F951474" w:rsidTr="002D69D7">
        <w:trPr>
          <w:cantSplit/>
          <w:del w:id="272" w:author="Noah Zheng" w:date="2025-09-07T13:51:00Z"/>
        </w:trPr>
        <w:tc>
          <w:tcPr>
            <w:cnfStyle w:val="001000000000" w:firstRow="0" w:lastRow="0" w:firstColumn="1" w:lastColumn="0" w:oddVBand="0" w:evenVBand="0" w:oddHBand="0" w:evenHBand="0" w:firstRowFirstColumn="0" w:firstRowLastColumn="0" w:lastRowFirstColumn="0" w:lastRowLastColumn="0"/>
            <w:tcW w:w="2076" w:type="dxa"/>
          </w:tcPr>
          <w:p w14:paraId="1D781CA6" w14:textId="429850E6" w:rsidR="002C3285" w:rsidRPr="00526A69" w:rsidDel="002C3285" w:rsidRDefault="002C3285">
            <w:pPr>
              <w:spacing w:before="120" w:after="120"/>
              <w:ind w:firstLineChars="0" w:firstLine="0"/>
              <w:jc w:val="both"/>
              <w:rPr>
                <w:del w:id="273" w:author="Noah Zheng" w:date="2025-09-07T13:51:00Z" w16du:dateUtc="2025-09-07T05:51:00Z"/>
              </w:rPr>
              <w:pPrChange w:id="274" w:author="Noah Zheng" w:date="2025-09-07T13:46:00Z" w16du:dateUtc="2025-09-07T05:46:00Z">
                <w:pPr>
                  <w:framePr w:hSpace="180" w:wrap="around" w:hAnchor="margin" w:y="1027"/>
                  <w:spacing w:before="120" w:after="120"/>
                  <w:ind w:firstLine="480"/>
                </w:pPr>
              </w:pPrChange>
            </w:pPr>
          </w:p>
        </w:tc>
        <w:tc>
          <w:tcPr>
            <w:tcW w:w="2077" w:type="dxa"/>
          </w:tcPr>
          <w:p w14:paraId="7375CA9B" w14:textId="7066156D" w:rsidR="002C3285" w:rsidRPr="00526A69" w:rsidDel="002C3285" w:rsidRDefault="002C3285">
            <w:pPr>
              <w:spacing w:before="120" w:after="120"/>
              <w:ind w:firstLineChars="0" w:firstLine="0"/>
              <w:jc w:val="both"/>
              <w:cnfStyle w:val="000000000000" w:firstRow="0" w:lastRow="0" w:firstColumn="0" w:lastColumn="0" w:oddVBand="0" w:evenVBand="0" w:oddHBand="0" w:evenHBand="0" w:firstRowFirstColumn="0" w:firstRowLastColumn="0" w:lastRowFirstColumn="0" w:lastRowLastColumn="0"/>
              <w:rPr>
                <w:del w:id="275" w:author="Noah Zheng" w:date="2025-09-07T13:51:00Z" w16du:dateUtc="2025-09-07T05:51:00Z"/>
              </w:rPr>
              <w:pPrChange w:id="276" w:author="Noah Zheng" w:date="2025-09-07T13:46:00Z" w16du:dateUtc="2025-09-07T05:46:00Z">
                <w:pPr>
                  <w:framePr w:hSpace="180" w:wrap="around" w:hAnchor="margin" w:y="1027"/>
                  <w:spacing w:before="120" w:after="120"/>
                  <w:ind w:firstLine="480"/>
                  <w:cnfStyle w:val="000000000000" w:firstRow="0" w:lastRow="0" w:firstColumn="0" w:lastColumn="0" w:oddVBand="0" w:evenVBand="0" w:oddHBand="0" w:evenHBand="0" w:firstRowFirstColumn="0" w:firstRowLastColumn="0" w:lastRowFirstColumn="0" w:lastRowLastColumn="0"/>
                </w:pPr>
              </w:pPrChange>
            </w:pPr>
          </w:p>
        </w:tc>
        <w:tc>
          <w:tcPr>
            <w:tcW w:w="4154" w:type="dxa"/>
          </w:tcPr>
          <w:p w14:paraId="0A51840F" w14:textId="5F0A0CAC" w:rsidR="002C3285" w:rsidRPr="00526A69" w:rsidDel="002C3285" w:rsidRDefault="002C3285">
            <w:pPr>
              <w:spacing w:before="120" w:after="120"/>
              <w:ind w:firstLineChars="0" w:firstLine="0"/>
              <w:jc w:val="both"/>
              <w:cnfStyle w:val="000000000000" w:firstRow="0" w:lastRow="0" w:firstColumn="0" w:lastColumn="0" w:oddVBand="0" w:evenVBand="0" w:oddHBand="0" w:evenHBand="0" w:firstRowFirstColumn="0" w:firstRowLastColumn="0" w:lastRowFirstColumn="0" w:lastRowLastColumn="0"/>
              <w:rPr>
                <w:del w:id="277" w:author="Noah Zheng" w:date="2025-09-07T13:51:00Z" w16du:dateUtc="2025-09-07T05:51:00Z"/>
              </w:rPr>
              <w:pPrChange w:id="278" w:author="Noah Zheng" w:date="2025-09-07T13:47:00Z" w16du:dateUtc="2025-09-07T05:47:00Z">
                <w:pPr>
                  <w:framePr w:hSpace="180" w:wrap="around" w:hAnchor="margin" w:y="1027"/>
                  <w:spacing w:before="120" w:after="120"/>
                  <w:ind w:firstLine="480"/>
                  <w:jc w:val="both"/>
                  <w:cnfStyle w:val="000000000000" w:firstRow="0" w:lastRow="0" w:firstColumn="0" w:lastColumn="0" w:oddVBand="0" w:evenVBand="0" w:oddHBand="0" w:evenHBand="0" w:firstRowFirstColumn="0" w:firstRowLastColumn="0" w:lastRowFirstColumn="0" w:lastRowLastColumn="0"/>
                </w:pPr>
              </w:pPrChange>
            </w:pPr>
          </w:p>
        </w:tc>
      </w:tr>
      <w:tr w:rsidR="002C3285" w:rsidRPr="00526A69" w:rsidDel="002C3285" w14:paraId="0890A93D" w14:textId="3AF70249" w:rsidTr="00922F5C">
        <w:trPr>
          <w:cantSplit/>
          <w:del w:id="279" w:author="Noah Zheng" w:date="2025-09-07T13:51:00Z"/>
        </w:trPr>
        <w:tc>
          <w:tcPr>
            <w:cnfStyle w:val="001000000000" w:firstRow="0" w:lastRow="0" w:firstColumn="1" w:lastColumn="0" w:oddVBand="0" w:evenVBand="0" w:oddHBand="0" w:evenHBand="0" w:firstRowFirstColumn="0" w:firstRowLastColumn="0" w:lastRowFirstColumn="0" w:lastRowLastColumn="0"/>
            <w:tcW w:w="2076" w:type="dxa"/>
            <w:tcBorders>
              <w:bottom w:val="single" w:sz="12" w:space="0" w:color="auto"/>
            </w:tcBorders>
          </w:tcPr>
          <w:p w14:paraId="41383AD6" w14:textId="353E642F" w:rsidR="002C3285" w:rsidRPr="00526A69" w:rsidDel="002C3285" w:rsidRDefault="002C3285">
            <w:pPr>
              <w:spacing w:before="120" w:after="120"/>
              <w:ind w:firstLineChars="0" w:firstLine="0"/>
              <w:jc w:val="both"/>
              <w:rPr>
                <w:del w:id="280" w:author="Noah Zheng" w:date="2025-09-07T13:51:00Z" w16du:dateUtc="2025-09-07T05:51:00Z"/>
              </w:rPr>
              <w:pPrChange w:id="281" w:author="Noah Zheng" w:date="2025-09-07T13:46:00Z" w16du:dateUtc="2025-09-07T05:46:00Z">
                <w:pPr>
                  <w:framePr w:hSpace="180" w:wrap="around" w:hAnchor="margin" w:y="1027"/>
                  <w:spacing w:before="120" w:after="120"/>
                  <w:ind w:firstLine="480"/>
                </w:pPr>
              </w:pPrChange>
            </w:pPr>
          </w:p>
        </w:tc>
        <w:tc>
          <w:tcPr>
            <w:tcW w:w="2077" w:type="dxa"/>
            <w:tcBorders>
              <w:bottom w:val="single" w:sz="12" w:space="0" w:color="auto"/>
            </w:tcBorders>
          </w:tcPr>
          <w:p w14:paraId="2BDF1B33" w14:textId="5B9CE283" w:rsidR="002C3285" w:rsidRPr="00526A69" w:rsidDel="002C3285" w:rsidRDefault="002C3285">
            <w:pPr>
              <w:spacing w:before="120" w:after="120"/>
              <w:ind w:firstLineChars="0" w:firstLine="0"/>
              <w:jc w:val="both"/>
              <w:cnfStyle w:val="000000000000" w:firstRow="0" w:lastRow="0" w:firstColumn="0" w:lastColumn="0" w:oddVBand="0" w:evenVBand="0" w:oddHBand="0" w:evenHBand="0" w:firstRowFirstColumn="0" w:firstRowLastColumn="0" w:lastRowFirstColumn="0" w:lastRowLastColumn="0"/>
              <w:rPr>
                <w:del w:id="282" w:author="Noah Zheng" w:date="2025-09-07T13:51:00Z" w16du:dateUtc="2025-09-07T05:51:00Z"/>
              </w:rPr>
              <w:pPrChange w:id="283" w:author="Noah Zheng" w:date="2025-09-07T13:46:00Z" w16du:dateUtc="2025-09-07T05:46:00Z">
                <w:pPr>
                  <w:framePr w:hSpace="180" w:wrap="around" w:hAnchor="margin" w:y="1027"/>
                  <w:spacing w:before="120" w:after="120"/>
                  <w:ind w:firstLine="480"/>
                  <w:cnfStyle w:val="000000000000" w:firstRow="0" w:lastRow="0" w:firstColumn="0" w:lastColumn="0" w:oddVBand="0" w:evenVBand="0" w:oddHBand="0" w:evenHBand="0" w:firstRowFirstColumn="0" w:firstRowLastColumn="0" w:lastRowFirstColumn="0" w:lastRowLastColumn="0"/>
                </w:pPr>
              </w:pPrChange>
            </w:pPr>
          </w:p>
        </w:tc>
        <w:tc>
          <w:tcPr>
            <w:tcW w:w="4154" w:type="dxa"/>
            <w:tcBorders>
              <w:bottom w:val="single" w:sz="12" w:space="0" w:color="auto"/>
            </w:tcBorders>
          </w:tcPr>
          <w:p w14:paraId="51AFC935" w14:textId="6A578786" w:rsidR="002C3285" w:rsidRPr="00526A69" w:rsidDel="002C3285" w:rsidRDefault="002C3285">
            <w:pPr>
              <w:spacing w:before="120" w:after="120"/>
              <w:ind w:firstLineChars="0" w:firstLine="0"/>
              <w:jc w:val="both"/>
              <w:cnfStyle w:val="000000000000" w:firstRow="0" w:lastRow="0" w:firstColumn="0" w:lastColumn="0" w:oddVBand="0" w:evenVBand="0" w:oddHBand="0" w:evenHBand="0" w:firstRowFirstColumn="0" w:firstRowLastColumn="0" w:lastRowFirstColumn="0" w:lastRowLastColumn="0"/>
              <w:rPr>
                <w:del w:id="284" w:author="Noah Zheng" w:date="2025-09-07T13:51:00Z" w16du:dateUtc="2025-09-07T05:51:00Z"/>
              </w:rPr>
              <w:pPrChange w:id="285" w:author="Noah Zheng" w:date="2025-09-07T13:47:00Z" w16du:dateUtc="2025-09-07T05:47:00Z">
                <w:pPr>
                  <w:framePr w:hSpace="180" w:wrap="around" w:hAnchor="margin" w:y="1027"/>
                  <w:spacing w:before="120" w:after="120"/>
                  <w:ind w:firstLine="480"/>
                  <w:jc w:val="both"/>
                  <w:cnfStyle w:val="000000000000" w:firstRow="0" w:lastRow="0" w:firstColumn="0" w:lastColumn="0" w:oddVBand="0" w:evenVBand="0" w:oddHBand="0" w:evenHBand="0" w:firstRowFirstColumn="0" w:firstRowLastColumn="0" w:lastRowFirstColumn="0" w:lastRowLastColumn="0"/>
                </w:pPr>
              </w:pPrChange>
            </w:pPr>
          </w:p>
        </w:tc>
      </w:tr>
    </w:tbl>
    <w:p w14:paraId="2D3D9BDE" w14:textId="77777777" w:rsidR="00526A69" w:rsidDel="00831670" w:rsidRDefault="00526A69" w:rsidP="00526A69">
      <w:pPr>
        <w:rPr>
          <w:del w:id="286" w:author="Noah Zheng" w:date="2025-09-07T13:39:00Z" w16du:dateUtc="2025-09-07T05:39:00Z"/>
        </w:rPr>
      </w:pPr>
    </w:p>
    <w:p w14:paraId="418768B9" w14:textId="77777777" w:rsidR="00526A69" w:rsidDel="00831670" w:rsidRDefault="00526A69" w:rsidP="003C4316">
      <w:pPr>
        <w:jc w:val="both"/>
        <w:rPr>
          <w:del w:id="287" w:author="Noah Zheng" w:date="2025-09-07T13:39:00Z" w16du:dateUtc="2025-09-07T05:39:00Z"/>
        </w:rPr>
      </w:pPr>
    </w:p>
    <w:p w14:paraId="08FDC785" w14:textId="14BF6751" w:rsidR="003C4316" w:rsidDel="003D39D4" w:rsidRDefault="003C4316" w:rsidP="003C4316">
      <w:pPr>
        <w:jc w:val="both"/>
        <w:rPr>
          <w:del w:id="288" w:author="yukina minato" w:date="2025-09-07T16:24:00Z" w16du:dateUtc="2025-09-07T08:24:00Z"/>
        </w:rPr>
      </w:pPr>
    </w:p>
    <w:tbl>
      <w:tblPr>
        <w:tblStyle w:val="af1"/>
        <w:tblW w:w="4488" w:type="pct"/>
        <w:tblLayout w:type="fixed"/>
        <w:tblLook w:val="04A0" w:firstRow="1" w:lastRow="0" w:firstColumn="1" w:lastColumn="0" w:noHBand="0" w:noVBand="1"/>
        <w:tblPrChange w:id="289" w:author="yukina minato" w:date="2025-09-07T16:18:00Z" w16du:dateUtc="2025-09-07T08:18:00Z">
          <w:tblPr>
            <w:tblStyle w:val="af1"/>
            <w:tblW w:w="4488" w:type="pct"/>
            <w:tblLayout w:type="fixed"/>
            <w:tblLook w:val="04A0" w:firstRow="1" w:lastRow="0" w:firstColumn="1" w:lastColumn="0" w:noHBand="0" w:noVBand="1"/>
          </w:tblPr>
        </w:tblPrChange>
      </w:tblPr>
      <w:tblGrid>
        <w:gridCol w:w="2485"/>
        <w:gridCol w:w="2485"/>
        <w:gridCol w:w="2486"/>
        <w:tblGridChange w:id="290">
          <w:tblGrid>
            <w:gridCol w:w="2485"/>
            <w:gridCol w:w="2485"/>
            <w:gridCol w:w="2486"/>
          </w:tblGrid>
        </w:tblGridChange>
      </w:tblGrid>
      <w:tr w:rsidR="003D39D4" w:rsidDel="003D39D4" w14:paraId="2B9B94AB" w14:textId="10FD85E2" w:rsidTr="003D39D4">
        <w:trPr>
          <w:cnfStyle w:val="100000000000" w:firstRow="1" w:lastRow="0" w:firstColumn="0" w:lastColumn="0" w:oddVBand="0" w:evenVBand="0" w:oddHBand="0" w:evenHBand="0" w:firstRowFirstColumn="0" w:firstRowLastColumn="0" w:lastRowFirstColumn="0" w:lastRowLastColumn="0"/>
          <w:trHeight w:val="772"/>
          <w:ins w:id="291" w:author="Noah Zheng" w:date="2025-09-07T14:45:00Z"/>
          <w:del w:id="292" w:author="yukina minato" w:date="2025-09-07T16:23:00Z" w16du:dateUtc="2025-09-07T08:23:00Z"/>
          <w:trPrChange w:id="293" w:author="yukina minato" w:date="2025-09-07T16:18:00Z" w16du:dateUtc="2025-09-07T08:18:00Z">
            <w:trPr>
              <w:trHeight w:hRule="exact" w:val="670"/>
            </w:trPr>
          </w:trPrChange>
        </w:trPr>
        <w:tc>
          <w:tcPr>
            <w:tcW w:w="1666" w:type="pct"/>
            <w:tcPrChange w:id="294" w:author="yukina minato" w:date="2025-09-07T16:18:00Z" w16du:dateUtc="2025-09-07T08:18:00Z">
              <w:tcPr>
                <w:tcW w:w="1666" w:type="pct"/>
              </w:tcPr>
            </w:tcPrChange>
          </w:tcPr>
          <w:p w14:paraId="14DA0435" w14:textId="237769BC" w:rsidR="002552B7" w:rsidDel="003D39D4" w:rsidRDefault="002552B7" w:rsidP="003D39D4">
            <w:pPr>
              <w:autoSpaceDE w:val="0"/>
              <w:autoSpaceDN w:val="0"/>
              <w:spacing w:before="238" w:line="240" w:lineRule="exact"/>
              <w:ind w:right="1640"/>
              <w:cnfStyle w:val="100000000000" w:firstRow="1" w:lastRow="0" w:firstColumn="0" w:lastColumn="0" w:oddVBand="0" w:evenVBand="0" w:oddHBand="0" w:evenHBand="0" w:firstRowFirstColumn="0" w:firstRowLastColumn="0" w:lastRowFirstColumn="0" w:lastRowLastColumn="0"/>
              <w:rPr>
                <w:ins w:id="295" w:author="Noah Zheng" w:date="2025-09-07T14:45:00Z" w16du:dateUtc="2025-09-07T06:45:00Z"/>
                <w:del w:id="296" w:author="yukina minato" w:date="2025-09-07T16:23:00Z" w16du:dateUtc="2025-09-07T08:23:00Z"/>
              </w:rPr>
              <w:pPrChange w:id="297" w:author="yukina minato" w:date="2025-09-07T16:18:00Z" w16du:dateUtc="2025-09-07T08:18:00Z">
                <w:pPr>
                  <w:autoSpaceDE w:val="0"/>
                  <w:autoSpaceDN w:val="0"/>
                  <w:spacing w:before="238" w:line="240" w:lineRule="exact"/>
                  <w:ind w:left="680" w:right="680"/>
                  <w:jc w:val="right"/>
                  <w:cnfStyle w:val="100000000000" w:firstRow="1" w:lastRow="0" w:firstColumn="0" w:lastColumn="0" w:oddVBand="0" w:evenVBand="0" w:oddHBand="0" w:evenHBand="0" w:firstRowFirstColumn="0" w:firstRowLastColumn="0" w:lastRowFirstColumn="0" w:lastRowLastColumn="0"/>
                </w:pPr>
              </w:pPrChange>
            </w:pPr>
            <w:ins w:id="298" w:author="Noah Zheng" w:date="2025-09-07T14:45:00Z" w16du:dateUtc="2025-09-07T06:45:00Z">
              <w:del w:id="299" w:author="yukina minato" w:date="2025-09-07T16:23:00Z" w16du:dateUtc="2025-09-07T08:23:00Z">
                <w:r w:rsidDel="003D39D4">
                  <w:rPr>
                    <w:rFonts w:ascii="宋体" w:eastAsia="宋体" w:hAnsi="宋体"/>
                    <w:color w:val="000000"/>
                  </w:rPr>
                  <w:delText>符号</w:delText>
                </w:r>
              </w:del>
            </w:ins>
          </w:p>
        </w:tc>
        <w:tc>
          <w:tcPr>
            <w:tcW w:w="1666" w:type="pct"/>
            <w:tcPrChange w:id="300" w:author="yukina minato" w:date="2025-09-07T16:18:00Z" w16du:dateUtc="2025-09-07T08:18:00Z">
              <w:tcPr>
                <w:tcW w:w="1666" w:type="pct"/>
              </w:tcPr>
            </w:tcPrChange>
          </w:tcPr>
          <w:p w14:paraId="0AE01762" w14:textId="3720207F" w:rsidR="002552B7" w:rsidDel="003D39D4" w:rsidRDefault="002552B7" w:rsidP="003D39D4">
            <w:pPr>
              <w:autoSpaceDE w:val="0"/>
              <w:autoSpaceDN w:val="0"/>
              <w:spacing w:before="238" w:line="240" w:lineRule="exact"/>
              <w:cnfStyle w:val="100000000000" w:firstRow="1" w:lastRow="0" w:firstColumn="0" w:lastColumn="0" w:oddVBand="0" w:evenVBand="0" w:oddHBand="0" w:evenHBand="0" w:firstRowFirstColumn="0" w:firstRowLastColumn="0" w:lastRowFirstColumn="0" w:lastRowLastColumn="0"/>
              <w:rPr>
                <w:ins w:id="301" w:author="Noah Zheng" w:date="2025-09-07T14:45:00Z" w16du:dateUtc="2025-09-07T06:45:00Z"/>
                <w:del w:id="302" w:author="yukina minato" w:date="2025-09-07T16:23:00Z" w16du:dateUtc="2025-09-07T08:23:00Z"/>
              </w:rPr>
            </w:pPr>
            <w:ins w:id="303" w:author="Noah Zheng" w:date="2025-09-07T14:45:00Z" w16du:dateUtc="2025-09-07T06:45:00Z">
              <w:del w:id="304" w:author="yukina minato" w:date="2025-09-07T16:23:00Z" w16du:dateUtc="2025-09-07T08:23:00Z">
                <w:r w:rsidDel="003D39D4">
                  <w:rPr>
                    <w:rFonts w:ascii="宋体" w:eastAsia="宋体" w:hAnsi="宋体"/>
                    <w:color w:val="000000"/>
                  </w:rPr>
                  <w:delText>意义</w:delText>
                </w:r>
              </w:del>
            </w:ins>
          </w:p>
        </w:tc>
        <w:tc>
          <w:tcPr>
            <w:tcW w:w="1667" w:type="pct"/>
            <w:tcPrChange w:id="305" w:author="yukina minato" w:date="2025-09-07T16:18:00Z" w16du:dateUtc="2025-09-07T08:18:00Z">
              <w:tcPr>
                <w:tcW w:w="1667" w:type="pct"/>
              </w:tcPr>
            </w:tcPrChange>
          </w:tcPr>
          <w:p w14:paraId="51EDD1EF" w14:textId="668B81C0" w:rsidR="002552B7" w:rsidDel="003D39D4" w:rsidRDefault="002552B7" w:rsidP="003D39D4">
            <w:pPr>
              <w:autoSpaceDE w:val="0"/>
              <w:autoSpaceDN w:val="0"/>
              <w:spacing w:before="238" w:line="240" w:lineRule="exact"/>
              <w:ind w:right="680"/>
              <w:cnfStyle w:val="100000000000" w:firstRow="1" w:lastRow="0" w:firstColumn="0" w:lastColumn="0" w:oddVBand="0" w:evenVBand="0" w:oddHBand="0" w:evenHBand="0" w:firstRowFirstColumn="0" w:firstRowLastColumn="0" w:lastRowFirstColumn="0" w:lastRowLastColumn="0"/>
              <w:rPr>
                <w:ins w:id="306" w:author="Noah Zheng" w:date="2025-09-07T14:45:00Z" w16du:dateUtc="2025-09-07T06:45:00Z"/>
                <w:del w:id="307" w:author="yukina minato" w:date="2025-09-07T16:23:00Z" w16du:dateUtc="2025-09-07T08:23:00Z"/>
              </w:rPr>
              <w:pPrChange w:id="308" w:author="yukina minato" w:date="2025-09-07T16:18:00Z" w16du:dateUtc="2025-09-07T08:18:00Z">
                <w:pPr>
                  <w:autoSpaceDE w:val="0"/>
                  <w:autoSpaceDN w:val="0"/>
                  <w:spacing w:before="238" w:line="240" w:lineRule="exact"/>
                  <w:ind w:left="680" w:right="680"/>
                  <w:cnfStyle w:val="100000000000" w:firstRow="1" w:lastRow="0" w:firstColumn="0" w:lastColumn="0" w:oddVBand="0" w:evenVBand="0" w:oddHBand="0" w:evenHBand="0" w:firstRowFirstColumn="0" w:firstRowLastColumn="0" w:lastRowFirstColumn="0" w:lastRowLastColumn="0"/>
                </w:pPr>
              </w:pPrChange>
            </w:pPr>
            <w:ins w:id="309" w:author="Noah Zheng" w:date="2025-09-07T14:45:00Z" w16du:dateUtc="2025-09-07T06:45:00Z">
              <w:del w:id="310" w:author="yukina minato" w:date="2025-09-07T16:23:00Z" w16du:dateUtc="2025-09-07T08:23:00Z">
                <w:r w:rsidDel="003D39D4">
                  <w:rPr>
                    <w:rFonts w:ascii="宋体" w:eastAsia="宋体" w:hAnsi="宋体"/>
                    <w:color w:val="000000"/>
                  </w:rPr>
                  <w:delText>单位</w:delText>
                </w:r>
              </w:del>
            </w:ins>
          </w:p>
        </w:tc>
      </w:tr>
      <w:tr w:rsidR="003D39D4" w:rsidDel="003D39D4" w14:paraId="057EDFBB" w14:textId="38B018BB" w:rsidTr="003D39D4">
        <w:trPr>
          <w:trHeight w:val="772"/>
          <w:ins w:id="311" w:author="Noah Zheng" w:date="2025-09-07T14:45:00Z"/>
          <w:del w:id="312" w:author="yukina minato" w:date="2025-09-07T16:23:00Z" w16du:dateUtc="2025-09-07T08:23:00Z"/>
          <w:trPrChange w:id="313" w:author="yukina minato" w:date="2025-09-07T16:18:00Z" w16du:dateUtc="2025-09-07T08:18:00Z">
            <w:trPr>
              <w:trHeight w:hRule="exact" w:val="794"/>
            </w:trPr>
          </w:trPrChange>
        </w:trPr>
        <w:tc>
          <w:tcPr>
            <w:tcW w:w="1666" w:type="pct"/>
            <w:tcPrChange w:id="314" w:author="yukina minato" w:date="2025-09-07T16:18:00Z" w16du:dateUtc="2025-09-07T08:18:00Z">
              <w:tcPr>
                <w:tcW w:w="1666" w:type="pct"/>
              </w:tcPr>
            </w:tcPrChange>
          </w:tcPr>
          <w:p w14:paraId="0AA32B9B" w14:textId="6905EE7D" w:rsidR="00C15911" w:rsidDel="003D39D4" w:rsidRDefault="002552B7" w:rsidP="003D39D4">
            <w:pPr>
              <w:autoSpaceDE w:val="0"/>
              <w:autoSpaceDN w:val="0"/>
              <w:spacing w:before="262" w:line="240" w:lineRule="exact"/>
              <w:ind w:right="832"/>
              <w:rPr>
                <w:ins w:id="315" w:author="Noah Zheng" w:date="2025-09-07T14:45:00Z" w16du:dateUtc="2025-09-07T06:45:00Z"/>
                <w:del w:id="316" w:author="yukina minato" w:date="2025-09-07T16:23:00Z" w16du:dateUtc="2025-09-07T08:23:00Z"/>
              </w:rPr>
              <w:pPrChange w:id="317" w:author="yukina minato" w:date="2025-09-07T16:18:00Z" w16du:dateUtc="2025-09-07T08:18:00Z">
                <w:pPr>
                  <w:autoSpaceDE w:val="0"/>
                  <w:autoSpaceDN w:val="0"/>
                  <w:spacing w:before="262" w:line="240" w:lineRule="exact"/>
                  <w:ind w:left="832" w:right="832"/>
                  <w:jc w:val="right"/>
                </w:pPr>
              </w:pPrChange>
            </w:pPr>
            <w:ins w:id="318" w:author="Noah Zheng" w:date="2025-09-07T14:47:00Z" w16du:dateUtc="2025-09-07T06:47:00Z">
              <w:del w:id="319" w:author="yukina minato" w:date="2025-09-07T16:23:00Z" w16du:dateUtc="2025-09-07T08:23:00Z">
                <w:r w:rsidRPr="00054CCD" w:rsidDel="003D39D4">
                  <w:rPr>
                    <w:rFonts w:hint="eastAsia"/>
                    <w:position w:val="-18"/>
                  </w:rPr>
                  <w:object w:dxaOrig="1719" w:dyaOrig="480" w14:anchorId="54825E51">
                    <v:shape id="_x0000_i2443" type="#_x0000_t75" style="width:85.5pt;height:24pt" o:ole="">
                      <v:imagedata r:id="rId46" o:title=""/>
                    </v:shape>
                    <o:OLEObject Type="Embed" ProgID="Equation.DSMT4" ShapeID="_x0000_i2443" DrawAspect="Content" ObjectID="_1818780643" r:id="rId47"/>
                  </w:object>
                </w:r>
              </w:del>
            </w:ins>
          </w:p>
        </w:tc>
        <w:tc>
          <w:tcPr>
            <w:tcW w:w="1666" w:type="pct"/>
            <w:tcPrChange w:id="320" w:author="yukina minato" w:date="2025-09-07T16:18:00Z" w16du:dateUtc="2025-09-07T08:18:00Z">
              <w:tcPr>
                <w:tcW w:w="1666" w:type="pct"/>
              </w:tcPr>
            </w:tcPrChange>
          </w:tcPr>
          <w:p w14:paraId="30CC97BA" w14:textId="239B24E0" w:rsidR="002552B7" w:rsidDel="003D39D4" w:rsidRDefault="002552B7" w:rsidP="003D39D4">
            <w:pPr>
              <w:autoSpaceDE w:val="0"/>
              <w:autoSpaceDN w:val="0"/>
              <w:spacing w:before="236" w:line="240" w:lineRule="exact"/>
              <w:rPr>
                <w:ins w:id="321" w:author="Noah Zheng" w:date="2025-09-07T14:45:00Z" w16du:dateUtc="2025-09-07T06:45:00Z"/>
                <w:del w:id="322" w:author="yukina minato" w:date="2025-09-07T16:23:00Z" w16du:dateUtc="2025-09-07T08:23:00Z"/>
              </w:rPr>
            </w:pPr>
            <w:ins w:id="323" w:author="Noah Zheng" w:date="2025-09-07T14:48:00Z" w16du:dateUtc="2025-09-07T06:48:00Z">
              <w:del w:id="324" w:author="yukina minato" w:date="2025-09-07T16:23:00Z" w16du:dateUtc="2025-09-07T08:23:00Z">
                <w:r w:rsidDel="003D39D4">
                  <w:rPr>
                    <w:rFonts w:hint="eastAsia"/>
                  </w:rPr>
                  <w:delText>导弹</w:delText>
                </w:r>
              </w:del>
            </w:ins>
            <w:ins w:id="325" w:author="Noah Zheng" w:date="2025-09-07T14:48:00Z" w16du:dateUtc="2025-09-07T06:48:00Z">
              <w:del w:id="326" w:author="yukina minato" w:date="2025-09-07T16:23:00Z" w16du:dateUtc="2025-09-07T08:23:00Z">
                <w:r w:rsidRPr="004D7EB3" w:rsidDel="003D39D4">
                  <w:rPr>
                    <w:position w:val="-8"/>
                  </w:rPr>
                  <w:object w:dxaOrig="820" w:dyaOrig="320" w14:anchorId="6A7D3001">
                    <v:shape id="_x0000_i2444" type="#_x0000_t75" style="width:41.25pt;height:15.75pt" o:ole="">
                      <v:imagedata r:id="rId48" o:title=""/>
                    </v:shape>
                    <o:OLEObject Type="Embed" ProgID="Equation.DSMT4" ShapeID="_x0000_i2444" DrawAspect="Content" ObjectID="_1818780644" r:id="rId49"/>
                  </w:object>
                </w:r>
              </w:del>
            </w:ins>
          </w:p>
        </w:tc>
        <w:tc>
          <w:tcPr>
            <w:tcW w:w="1667" w:type="pct"/>
            <w:tcPrChange w:id="327" w:author="yukina minato" w:date="2025-09-07T16:18:00Z" w16du:dateUtc="2025-09-07T08:18:00Z">
              <w:tcPr>
                <w:tcW w:w="1667" w:type="pct"/>
              </w:tcPr>
            </w:tcPrChange>
          </w:tcPr>
          <w:p w14:paraId="33E579D0" w14:textId="11E27BB2" w:rsidR="002552B7" w:rsidDel="003D39D4" w:rsidRDefault="002552B7" w:rsidP="003D39D4">
            <w:pPr>
              <w:autoSpaceDE w:val="0"/>
              <w:autoSpaceDN w:val="0"/>
              <w:spacing w:before="236" w:line="240" w:lineRule="exact"/>
              <w:ind w:right="800"/>
              <w:rPr>
                <w:ins w:id="328" w:author="Noah Zheng" w:date="2025-09-07T14:45:00Z" w16du:dateUtc="2025-09-07T06:45:00Z"/>
                <w:del w:id="329" w:author="yukina minato" w:date="2025-09-07T16:23:00Z" w16du:dateUtc="2025-09-07T08:23:00Z"/>
              </w:rPr>
              <w:pPrChange w:id="330" w:author="yukina minato" w:date="2025-09-07T16:18:00Z" w16du:dateUtc="2025-09-07T08:18:00Z">
                <w:pPr>
                  <w:autoSpaceDE w:val="0"/>
                  <w:autoSpaceDN w:val="0"/>
                  <w:spacing w:before="236" w:line="240" w:lineRule="exact"/>
                  <w:ind w:left="800" w:right="800"/>
                </w:pPr>
              </w:pPrChange>
            </w:pPr>
            <w:ins w:id="331" w:author="Noah Zheng" w:date="2025-09-07T14:49:00Z" w16du:dateUtc="2025-09-07T06:49:00Z">
              <w:del w:id="332" w:author="yukina minato" w:date="2025-09-07T16:23:00Z" w16du:dateUtc="2025-09-07T08:23:00Z">
                <w:r w:rsidDel="003D39D4">
                  <w:rPr>
                    <w:rFonts w:hint="eastAsia"/>
                  </w:rPr>
                  <w:delText>\</w:delText>
                </w:r>
              </w:del>
            </w:ins>
          </w:p>
        </w:tc>
      </w:tr>
      <w:tr w:rsidR="003D39D4" w:rsidDel="003D39D4" w14:paraId="7432DA14" w14:textId="6513D651" w:rsidTr="003D39D4">
        <w:trPr>
          <w:trHeight w:val="772"/>
          <w:ins w:id="333" w:author="Noah Zheng" w:date="2025-09-07T14:45:00Z"/>
          <w:del w:id="334" w:author="yukina minato" w:date="2025-09-07T16:23:00Z" w16du:dateUtc="2025-09-07T08:23:00Z"/>
          <w:trPrChange w:id="335" w:author="yukina minato" w:date="2025-09-07T16:18:00Z" w16du:dateUtc="2025-09-07T08:18:00Z">
            <w:trPr>
              <w:trHeight w:hRule="exact" w:val="794"/>
            </w:trPr>
          </w:trPrChange>
        </w:trPr>
        <w:tc>
          <w:tcPr>
            <w:tcW w:w="1666" w:type="pct"/>
            <w:tcPrChange w:id="336" w:author="yukina minato" w:date="2025-09-07T16:18:00Z" w16du:dateUtc="2025-09-07T08:18:00Z">
              <w:tcPr>
                <w:tcW w:w="1666" w:type="pct"/>
              </w:tcPr>
            </w:tcPrChange>
          </w:tcPr>
          <w:p w14:paraId="4CE0C98F" w14:textId="56B19932" w:rsidR="002552B7" w:rsidDel="003D39D4" w:rsidRDefault="00EF0CA8" w:rsidP="003D39D4">
            <w:pPr>
              <w:autoSpaceDE w:val="0"/>
              <w:autoSpaceDN w:val="0"/>
              <w:spacing w:before="158" w:line="258" w:lineRule="exact"/>
              <w:ind w:right="1850"/>
              <w:rPr>
                <w:ins w:id="337" w:author="Noah Zheng" w:date="2025-09-07T14:45:00Z" w16du:dateUtc="2025-09-07T06:45:00Z"/>
                <w:del w:id="338" w:author="yukina minato" w:date="2025-09-07T16:23:00Z" w16du:dateUtc="2025-09-07T08:23:00Z"/>
              </w:rPr>
              <w:pPrChange w:id="339" w:author="yukina minato" w:date="2025-09-07T16:18:00Z" w16du:dateUtc="2025-09-07T08:18:00Z">
                <w:pPr>
                  <w:autoSpaceDE w:val="0"/>
                  <w:autoSpaceDN w:val="0"/>
                  <w:spacing w:before="158" w:line="258" w:lineRule="exact"/>
                  <w:ind w:left="770" w:right="770"/>
                  <w:jc w:val="right"/>
                </w:pPr>
              </w:pPrChange>
            </w:pPr>
            <w:ins w:id="340" w:author="Noah Zheng" w:date="2025-09-07T14:58:00Z" w16du:dateUtc="2025-09-07T06:58:00Z">
              <w:del w:id="341" w:author="yukina minato" w:date="2025-09-07T16:23:00Z" w16du:dateUtc="2025-09-07T08:23:00Z">
                <w:r w:rsidRPr="00302535" w:rsidDel="003D39D4">
                  <w:rPr>
                    <w:rFonts w:hint="eastAsia"/>
                    <w:position w:val="-16"/>
                  </w:rPr>
                  <w:object w:dxaOrig="600" w:dyaOrig="400" w14:anchorId="78DD067B">
                    <v:shape id="_x0000_i2445" type="#_x0000_t75" style="width:30pt;height:20.25pt" o:ole="">
                      <v:imagedata r:id="rId50" o:title=""/>
                    </v:shape>
                    <o:OLEObject Type="Embed" ProgID="Equation.DSMT4" ShapeID="_x0000_i2445" DrawAspect="Content" ObjectID="_1818780645" r:id="rId51"/>
                  </w:object>
                </w:r>
              </w:del>
            </w:ins>
          </w:p>
        </w:tc>
        <w:tc>
          <w:tcPr>
            <w:tcW w:w="1666" w:type="pct"/>
            <w:tcPrChange w:id="342" w:author="yukina minato" w:date="2025-09-07T16:18:00Z" w16du:dateUtc="2025-09-07T08:18:00Z">
              <w:tcPr>
                <w:tcW w:w="1666" w:type="pct"/>
              </w:tcPr>
            </w:tcPrChange>
          </w:tcPr>
          <w:p w14:paraId="66A14585" w14:textId="764EF624" w:rsidR="002552B7" w:rsidDel="003D39D4" w:rsidRDefault="00C15911" w:rsidP="003D39D4">
            <w:pPr>
              <w:autoSpaceDE w:val="0"/>
              <w:autoSpaceDN w:val="0"/>
              <w:spacing w:before="132" w:line="240" w:lineRule="exact"/>
              <w:rPr>
                <w:ins w:id="343" w:author="Noah Zheng" w:date="2025-09-07T14:45:00Z" w16du:dateUtc="2025-09-07T06:45:00Z"/>
                <w:del w:id="344" w:author="yukina minato" w:date="2025-09-07T16:23:00Z" w16du:dateUtc="2025-09-07T08:23:00Z"/>
              </w:rPr>
            </w:pPr>
            <w:ins w:id="345" w:author="Noah Zheng" w:date="2025-09-07T14:58:00Z" w16du:dateUtc="2025-09-07T06:58:00Z">
              <w:del w:id="346" w:author="yukina minato" w:date="2025-09-07T16:23:00Z" w16du:dateUtc="2025-09-07T08:23:00Z">
                <w:r w:rsidDel="003D39D4">
                  <w:rPr>
                    <w:rFonts w:hint="eastAsia"/>
                  </w:rPr>
                  <w:delText>球心到直线距离</w:delText>
                </w:r>
              </w:del>
            </w:ins>
          </w:p>
        </w:tc>
        <w:tc>
          <w:tcPr>
            <w:tcW w:w="1667" w:type="pct"/>
            <w:tcPrChange w:id="347" w:author="yukina minato" w:date="2025-09-07T16:18:00Z" w16du:dateUtc="2025-09-07T08:18:00Z">
              <w:tcPr>
                <w:tcW w:w="1667" w:type="pct"/>
              </w:tcPr>
            </w:tcPrChange>
          </w:tcPr>
          <w:p w14:paraId="53F4DF99" w14:textId="4E45C142" w:rsidR="002552B7" w:rsidDel="003D39D4" w:rsidRDefault="00EF0CA8" w:rsidP="003D39D4">
            <w:pPr>
              <w:autoSpaceDE w:val="0"/>
              <w:autoSpaceDN w:val="0"/>
              <w:spacing w:before="132" w:line="240" w:lineRule="exact"/>
              <w:ind w:right="800"/>
              <w:rPr>
                <w:ins w:id="348" w:author="Noah Zheng" w:date="2025-09-07T14:45:00Z" w16du:dateUtc="2025-09-07T06:45:00Z"/>
                <w:del w:id="349" w:author="yukina minato" w:date="2025-09-07T16:23:00Z" w16du:dateUtc="2025-09-07T08:23:00Z"/>
              </w:rPr>
              <w:pPrChange w:id="350" w:author="yukina minato" w:date="2025-09-07T16:18:00Z" w16du:dateUtc="2025-09-07T08:18:00Z">
                <w:pPr>
                  <w:autoSpaceDE w:val="0"/>
                  <w:autoSpaceDN w:val="0"/>
                  <w:spacing w:before="132" w:line="240" w:lineRule="exact"/>
                  <w:ind w:left="800" w:right="800"/>
                </w:pPr>
              </w:pPrChange>
            </w:pPr>
            <w:ins w:id="351" w:author="Noah Zheng" w:date="2025-09-07T15:09:00Z" w16du:dateUtc="2025-09-07T07:09:00Z">
              <w:del w:id="352" w:author="yukina minato" w:date="2025-09-07T16:23:00Z" w16du:dateUtc="2025-09-07T08:23:00Z">
                <w:r w:rsidDel="003D39D4">
                  <w:rPr>
                    <w:rFonts w:hint="eastAsia"/>
                  </w:rPr>
                  <w:delText>米</w:delText>
                </w:r>
              </w:del>
            </w:ins>
          </w:p>
        </w:tc>
      </w:tr>
      <w:tr w:rsidR="003D39D4" w:rsidDel="003D39D4" w14:paraId="685342E1" w14:textId="6F81902F" w:rsidTr="003D39D4">
        <w:trPr>
          <w:trHeight w:val="772"/>
          <w:ins w:id="353" w:author="Noah Zheng" w:date="2025-09-07T14:45:00Z"/>
          <w:del w:id="354" w:author="yukina minato" w:date="2025-09-07T16:23:00Z" w16du:dateUtc="2025-09-07T08:23:00Z"/>
          <w:trPrChange w:id="355" w:author="yukina minato" w:date="2025-09-07T16:18:00Z" w16du:dateUtc="2025-09-07T08:18:00Z">
            <w:trPr>
              <w:trHeight w:hRule="exact" w:val="794"/>
            </w:trPr>
          </w:trPrChange>
        </w:trPr>
        <w:tc>
          <w:tcPr>
            <w:tcW w:w="1666" w:type="pct"/>
            <w:tcPrChange w:id="356" w:author="yukina minato" w:date="2025-09-07T16:18:00Z" w16du:dateUtc="2025-09-07T08:18:00Z">
              <w:tcPr>
                <w:tcW w:w="1666" w:type="pct"/>
              </w:tcPr>
            </w:tcPrChange>
          </w:tcPr>
          <w:p w14:paraId="5DE527E0" w14:textId="4511DD5B" w:rsidR="002552B7" w:rsidDel="003D39D4" w:rsidRDefault="00EF0CA8" w:rsidP="003D39D4">
            <w:pPr>
              <w:autoSpaceDE w:val="0"/>
              <w:autoSpaceDN w:val="0"/>
              <w:spacing w:before="158" w:line="258" w:lineRule="exact"/>
              <w:ind w:right="1850"/>
              <w:rPr>
                <w:ins w:id="357" w:author="Noah Zheng" w:date="2025-09-07T14:45:00Z" w16du:dateUtc="2025-09-07T06:45:00Z"/>
                <w:del w:id="358" w:author="yukina minato" w:date="2025-09-07T16:23:00Z" w16du:dateUtc="2025-09-07T08:23:00Z"/>
              </w:rPr>
              <w:pPrChange w:id="359" w:author="yukina minato" w:date="2025-09-07T16:18:00Z" w16du:dateUtc="2025-09-07T08:18:00Z">
                <w:pPr>
                  <w:autoSpaceDE w:val="0"/>
                  <w:autoSpaceDN w:val="0"/>
                  <w:spacing w:before="158" w:line="258" w:lineRule="exact"/>
                  <w:ind w:left="770" w:right="770"/>
                  <w:jc w:val="right"/>
                </w:pPr>
              </w:pPrChange>
            </w:pPr>
            <w:ins w:id="360" w:author="Noah Zheng" w:date="2025-09-07T15:09:00Z" w16du:dateUtc="2025-09-07T07:09:00Z">
              <w:del w:id="361" w:author="yukina minato" w:date="2025-09-07T16:23:00Z" w16du:dateUtc="2025-09-07T08:23:00Z">
                <w:r w:rsidRPr="00EF0CA8" w:rsidDel="003D39D4">
                  <w:rPr>
                    <w:position w:val="-4"/>
                  </w:rPr>
                  <w:object w:dxaOrig="279" w:dyaOrig="260" w14:anchorId="0B543D5E">
                    <v:shape id="_x0000_i2446" type="#_x0000_t75" style="width:14.25pt;height:12.75pt" o:ole="">
                      <v:imagedata r:id="rId52" o:title=""/>
                    </v:shape>
                    <o:OLEObject Type="Embed" ProgID="Equation.DSMT4" ShapeID="_x0000_i2446" DrawAspect="Content" ObjectID="_1818780646" r:id="rId53"/>
                  </w:object>
                </w:r>
              </w:del>
            </w:ins>
            <w:ins w:id="362" w:author="Noah Zheng" w:date="2025-09-07T15:04:00Z" w16du:dateUtc="2025-09-07T07:04:00Z">
              <w:del w:id="363" w:author="yukina minato" w:date="2025-09-07T16:23:00Z" w16du:dateUtc="2025-09-07T08:23:00Z">
                <w:r w:rsidR="00C15911" w:rsidRPr="00C15911" w:rsidDel="003D39D4">
                  <w:rPr>
                    <w:position w:val="-4"/>
                  </w:rPr>
                  <w:object w:dxaOrig="180" w:dyaOrig="279" w14:anchorId="182DE578">
                    <v:shape id="_x0000_i2447" type="#_x0000_t75" style="width:9pt;height:14.25pt" o:ole="">
                      <v:imagedata r:id="rId54" o:title=""/>
                    </v:shape>
                    <o:OLEObject Type="Embed" ProgID="Equation.DSMT4" ShapeID="_x0000_i2447" DrawAspect="Content" ObjectID="_1818780647" r:id="rId55"/>
                  </w:object>
                </w:r>
              </w:del>
            </w:ins>
          </w:p>
        </w:tc>
        <w:tc>
          <w:tcPr>
            <w:tcW w:w="1666" w:type="pct"/>
            <w:tcPrChange w:id="364" w:author="yukina minato" w:date="2025-09-07T16:18:00Z" w16du:dateUtc="2025-09-07T08:18:00Z">
              <w:tcPr>
                <w:tcW w:w="1666" w:type="pct"/>
              </w:tcPr>
            </w:tcPrChange>
          </w:tcPr>
          <w:p w14:paraId="3B37AAE5" w14:textId="5965D688" w:rsidR="002552B7" w:rsidDel="003D39D4" w:rsidRDefault="00EF0CA8" w:rsidP="003D39D4">
            <w:pPr>
              <w:autoSpaceDE w:val="0"/>
              <w:autoSpaceDN w:val="0"/>
              <w:spacing w:before="132" w:line="240" w:lineRule="exact"/>
              <w:rPr>
                <w:ins w:id="365" w:author="Noah Zheng" w:date="2025-09-07T14:45:00Z" w16du:dateUtc="2025-09-07T06:45:00Z"/>
                <w:del w:id="366" w:author="yukina minato" w:date="2025-09-07T16:23:00Z" w16du:dateUtc="2025-09-07T08:23:00Z"/>
              </w:rPr>
            </w:pPr>
            <w:ins w:id="367" w:author="Noah Zheng" w:date="2025-09-07T15:09:00Z" w16du:dateUtc="2025-09-07T07:09:00Z">
              <w:del w:id="368" w:author="yukina minato" w:date="2025-09-07T16:23:00Z" w16du:dateUtc="2025-09-07T08:23:00Z">
                <w:r w:rsidDel="003D39D4">
                  <w:rPr>
                    <w:rFonts w:hint="eastAsia"/>
                  </w:rPr>
                  <w:delText>圆柱高度</w:delText>
                </w:r>
              </w:del>
            </w:ins>
          </w:p>
        </w:tc>
        <w:tc>
          <w:tcPr>
            <w:tcW w:w="1667" w:type="pct"/>
            <w:tcPrChange w:id="369" w:author="yukina minato" w:date="2025-09-07T16:18:00Z" w16du:dateUtc="2025-09-07T08:18:00Z">
              <w:tcPr>
                <w:tcW w:w="1667" w:type="pct"/>
              </w:tcPr>
            </w:tcPrChange>
          </w:tcPr>
          <w:p w14:paraId="61A3E9F5" w14:textId="32E3FD84" w:rsidR="002552B7" w:rsidDel="003D39D4" w:rsidRDefault="00EF0CA8" w:rsidP="003D39D4">
            <w:pPr>
              <w:autoSpaceDE w:val="0"/>
              <w:autoSpaceDN w:val="0"/>
              <w:spacing w:before="132" w:line="240" w:lineRule="exact"/>
              <w:ind w:right="800"/>
              <w:rPr>
                <w:ins w:id="370" w:author="Noah Zheng" w:date="2025-09-07T14:45:00Z" w16du:dateUtc="2025-09-07T06:45:00Z"/>
                <w:del w:id="371" w:author="yukina minato" w:date="2025-09-07T16:23:00Z" w16du:dateUtc="2025-09-07T08:23:00Z"/>
              </w:rPr>
              <w:pPrChange w:id="372" w:author="yukina minato" w:date="2025-09-07T16:18:00Z" w16du:dateUtc="2025-09-07T08:18:00Z">
                <w:pPr>
                  <w:autoSpaceDE w:val="0"/>
                  <w:autoSpaceDN w:val="0"/>
                  <w:spacing w:before="132" w:line="240" w:lineRule="exact"/>
                  <w:ind w:left="800" w:right="800"/>
                </w:pPr>
              </w:pPrChange>
            </w:pPr>
            <w:ins w:id="373" w:author="Noah Zheng" w:date="2025-09-07T15:09:00Z" w16du:dateUtc="2025-09-07T07:09:00Z">
              <w:del w:id="374" w:author="yukina minato" w:date="2025-09-07T16:23:00Z" w16du:dateUtc="2025-09-07T08:23:00Z">
                <w:r w:rsidDel="003D39D4">
                  <w:rPr>
                    <w:rFonts w:hint="eastAsia"/>
                  </w:rPr>
                  <w:delText>米</w:delText>
                </w:r>
              </w:del>
            </w:ins>
          </w:p>
        </w:tc>
      </w:tr>
      <w:tr w:rsidR="003D39D4" w:rsidDel="003D39D4" w14:paraId="2F3F8E40" w14:textId="4897B1C7" w:rsidTr="003D39D4">
        <w:trPr>
          <w:trHeight w:val="772"/>
          <w:ins w:id="375" w:author="Noah Zheng" w:date="2025-09-07T14:45:00Z"/>
          <w:del w:id="376" w:author="yukina minato" w:date="2025-09-07T16:23:00Z" w16du:dateUtc="2025-09-07T08:23:00Z"/>
          <w:trPrChange w:id="377" w:author="yukina minato" w:date="2025-09-07T16:18:00Z" w16du:dateUtc="2025-09-07T08:18:00Z">
            <w:trPr>
              <w:trHeight w:hRule="exact" w:val="794"/>
            </w:trPr>
          </w:trPrChange>
        </w:trPr>
        <w:tc>
          <w:tcPr>
            <w:tcW w:w="1666" w:type="pct"/>
            <w:tcPrChange w:id="378" w:author="yukina minato" w:date="2025-09-07T16:18:00Z" w16du:dateUtc="2025-09-07T08:18:00Z">
              <w:tcPr>
                <w:tcW w:w="1666" w:type="pct"/>
              </w:tcPr>
            </w:tcPrChange>
          </w:tcPr>
          <w:p w14:paraId="5D399AA3" w14:textId="5885561B" w:rsidR="002552B7" w:rsidDel="003D39D4" w:rsidRDefault="00EF0CA8" w:rsidP="003D39D4">
            <w:pPr>
              <w:autoSpaceDE w:val="0"/>
              <w:autoSpaceDN w:val="0"/>
              <w:spacing w:before="76" w:line="342" w:lineRule="exact"/>
              <w:ind w:right="1888"/>
              <w:rPr>
                <w:ins w:id="379" w:author="Noah Zheng" w:date="2025-09-07T14:45:00Z" w16du:dateUtc="2025-09-07T06:45:00Z"/>
                <w:del w:id="380" w:author="yukina minato" w:date="2025-09-07T16:23:00Z" w16du:dateUtc="2025-09-07T08:23:00Z"/>
              </w:rPr>
              <w:pPrChange w:id="381" w:author="yukina minato" w:date="2025-09-07T16:18:00Z" w16du:dateUtc="2025-09-07T08:18:00Z">
                <w:pPr>
                  <w:autoSpaceDE w:val="0"/>
                  <w:autoSpaceDN w:val="0"/>
                  <w:spacing w:before="76" w:line="342" w:lineRule="exact"/>
                  <w:ind w:left="808" w:right="808"/>
                  <w:jc w:val="right"/>
                </w:pPr>
              </w:pPrChange>
            </w:pPr>
            <w:ins w:id="382" w:author="Noah Zheng" w:date="2025-09-07T15:10:00Z" w16du:dateUtc="2025-09-07T07:10:00Z">
              <w:del w:id="383" w:author="yukina minato" w:date="2025-09-07T16:23:00Z" w16du:dateUtc="2025-09-07T08:23:00Z">
                <w:r w:rsidRPr="004D7EB3" w:rsidDel="003D39D4">
                  <w:rPr>
                    <w:position w:val="-14"/>
                  </w:rPr>
                  <w:object w:dxaOrig="760" w:dyaOrig="400" w14:anchorId="3C57DC4E">
                    <v:shape id="_x0000_i2448" type="#_x0000_t75" style="width:37.5pt;height:20.25pt" o:ole="">
                      <v:imagedata r:id="rId56" o:title=""/>
                    </v:shape>
                    <o:OLEObject Type="Embed" ProgID="Equation.DSMT4" ShapeID="_x0000_i2448" DrawAspect="Content" ObjectID="_1818780648" r:id="rId57"/>
                  </w:object>
                </w:r>
              </w:del>
            </w:ins>
          </w:p>
        </w:tc>
        <w:tc>
          <w:tcPr>
            <w:tcW w:w="1666" w:type="pct"/>
            <w:tcPrChange w:id="384" w:author="yukina minato" w:date="2025-09-07T16:18:00Z" w16du:dateUtc="2025-09-07T08:18:00Z">
              <w:tcPr>
                <w:tcW w:w="1666" w:type="pct"/>
              </w:tcPr>
            </w:tcPrChange>
          </w:tcPr>
          <w:p w14:paraId="05EE4472" w14:textId="0E452D8B" w:rsidR="002552B7" w:rsidDel="003D39D4" w:rsidRDefault="00EF0CA8" w:rsidP="003D39D4">
            <w:pPr>
              <w:autoSpaceDE w:val="0"/>
              <w:autoSpaceDN w:val="0"/>
              <w:spacing w:before="150" w:line="240" w:lineRule="exact"/>
              <w:rPr>
                <w:ins w:id="385" w:author="Noah Zheng" w:date="2025-09-07T14:45:00Z" w16du:dateUtc="2025-09-07T06:45:00Z"/>
                <w:del w:id="386" w:author="yukina minato" w:date="2025-09-07T16:23:00Z" w16du:dateUtc="2025-09-07T08:23:00Z"/>
              </w:rPr>
            </w:pPr>
            <w:ins w:id="387" w:author="Noah Zheng" w:date="2025-09-07T15:10:00Z" w16du:dateUtc="2025-09-07T07:10:00Z">
              <w:del w:id="388" w:author="yukina minato" w:date="2025-09-07T16:23:00Z" w16du:dateUtc="2025-09-07T08:23:00Z">
                <w:r w:rsidDel="003D39D4">
                  <w:rPr>
                    <w:rFonts w:hint="eastAsia"/>
                  </w:rPr>
                  <w:delText>目标函数</w:delText>
                </w:r>
              </w:del>
            </w:ins>
          </w:p>
        </w:tc>
        <w:tc>
          <w:tcPr>
            <w:tcW w:w="1667" w:type="pct"/>
            <w:tcPrChange w:id="389" w:author="yukina minato" w:date="2025-09-07T16:18:00Z" w16du:dateUtc="2025-09-07T08:18:00Z">
              <w:tcPr>
                <w:tcW w:w="1667" w:type="pct"/>
              </w:tcPr>
            </w:tcPrChange>
          </w:tcPr>
          <w:p w14:paraId="20C48C1A" w14:textId="0EF0D7E9" w:rsidR="002552B7" w:rsidDel="003D39D4" w:rsidRDefault="00EF0CA8" w:rsidP="003D39D4">
            <w:pPr>
              <w:autoSpaceDE w:val="0"/>
              <w:autoSpaceDN w:val="0"/>
              <w:spacing w:before="150" w:line="240" w:lineRule="exact"/>
              <w:ind w:right="800"/>
              <w:rPr>
                <w:ins w:id="390" w:author="Noah Zheng" w:date="2025-09-07T14:45:00Z" w16du:dateUtc="2025-09-07T06:45:00Z"/>
                <w:del w:id="391" w:author="yukina minato" w:date="2025-09-07T16:23:00Z" w16du:dateUtc="2025-09-07T08:23:00Z"/>
              </w:rPr>
              <w:pPrChange w:id="392" w:author="yukina minato" w:date="2025-09-07T16:18:00Z" w16du:dateUtc="2025-09-07T08:18:00Z">
                <w:pPr>
                  <w:autoSpaceDE w:val="0"/>
                  <w:autoSpaceDN w:val="0"/>
                  <w:spacing w:before="150" w:line="240" w:lineRule="exact"/>
                  <w:ind w:left="800" w:right="800"/>
                </w:pPr>
              </w:pPrChange>
            </w:pPr>
            <w:ins w:id="393" w:author="Noah Zheng" w:date="2025-09-07T15:10:00Z" w16du:dateUtc="2025-09-07T07:10:00Z">
              <w:del w:id="394" w:author="yukina minato" w:date="2025-09-07T16:23:00Z" w16du:dateUtc="2025-09-07T08:23:00Z">
                <w:r w:rsidDel="003D39D4">
                  <w:rPr>
                    <w:rFonts w:hint="eastAsia"/>
                  </w:rPr>
                  <w:delText>秒</w:delText>
                </w:r>
              </w:del>
            </w:ins>
          </w:p>
        </w:tc>
      </w:tr>
      <w:tr w:rsidR="003D39D4" w:rsidDel="003D39D4" w14:paraId="14D5D3B2" w14:textId="017E57B8" w:rsidTr="003D39D4">
        <w:trPr>
          <w:trHeight w:val="772"/>
          <w:ins w:id="395" w:author="Noah Zheng" w:date="2025-09-07T15:11:00Z"/>
          <w:del w:id="396" w:author="yukina minato" w:date="2025-09-07T16:23:00Z" w16du:dateUtc="2025-09-07T08:23:00Z"/>
          <w:trPrChange w:id="397" w:author="yukina minato" w:date="2025-09-07T16:18:00Z" w16du:dateUtc="2025-09-07T08:18:00Z">
            <w:trPr>
              <w:trHeight w:hRule="exact" w:val="794"/>
            </w:trPr>
          </w:trPrChange>
        </w:trPr>
        <w:tc>
          <w:tcPr>
            <w:tcW w:w="1666" w:type="pct"/>
            <w:tcPrChange w:id="398" w:author="yukina minato" w:date="2025-09-07T16:18:00Z" w16du:dateUtc="2025-09-07T08:18:00Z">
              <w:tcPr>
                <w:tcW w:w="1666" w:type="pct"/>
              </w:tcPr>
            </w:tcPrChange>
          </w:tcPr>
          <w:p w14:paraId="6EBA1FD7" w14:textId="7E8BF89B" w:rsidR="00EF0CA8" w:rsidDel="003D39D4" w:rsidRDefault="00EF0CA8" w:rsidP="003D39D4">
            <w:pPr>
              <w:autoSpaceDE w:val="0"/>
              <w:autoSpaceDN w:val="0"/>
              <w:spacing w:before="76" w:line="342" w:lineRule="exact"/>
              <w:ind w:right="1888"/>
              <w:rPr>
                <w:ins w:id="399" w:author="Noah Zheng" w:date="2025-09-07T15:11:00Z" w16du:dateUtc="2025-09-07T07:11:00Z"/>
                <w:del w:id="400" w:author="yukina minato" w:date="2025-09-07T16:23:00Z" w16du:dateUtc="2025-09-07T08:23:00Z"/>
              </w:rPr>
              <w:pPrChange w:id="401" w:author="yukina minato" w:date="2025-09-07T16:18:00Z" w16du:dateUtc="2025-09-07T08:18:00Z">
                <w:pPr>
                  <w:autoSpaceDE w:val="0"/>
                  <w:autoSpaceDN w:val="0"/>
                  <w:spacing w:before="76" w:line="342" w:lineRule="exact"/>
                  <w:ind w:left="808" w:right="928"/>
                  <w:jc w:val="right"/>
                </w:pPr>
              </w:pPrChange>
            </w:pPr>
            <w:ins w:id="402" w:author="Noah Zheng" w:date="2025-09-07T15:12:00Z" w16du:dateUtc="2025-09-07T07:12:00Z">
              <w:del w:id="403" w:author="yukina minato" w:date="2025-09-07T16:23:00Z" w16du:dateUtc="2025-09-07T08:23:00Z">
                <w:r w:rsidRPr="00EF0CA8" w:rsidDel="003D39D4">
                  <w:rPr>
                    <w:position w:val="-4"/>
                  </w:rPr>
                  <w:object w:dxaOrig="240" w:dyaOrig="260" w14:anchorId="33BEF287">
                    <v:shape id="_x0000_i2449" type="#_x0000_t75" style="width:12pt;height:12.75pt" o:ole="">
                      <v:imagedata r:id="rId58" o:title=""/>
                    </v:shape>
                    <o:OLEObject Type="Embed" ProgID="Equation.DSMT4" ShapeID="_x0000_i2449" DrawAspect="Content" ObjectID="_1818780649" r:id="rId59"/>
                  </w:object>
                </w:r>
              </w:del>
            </w:ins>
          </w:p>
        </w:tc>
        <w:tc>
          <w:tcPr>
            <w:tcW w:w="1666" w:type="pct"/>
            <w:tcPrChange w:id="404" w:author="yukina minato" w:date="2025-09-07T16:18:00Z" w16du:dateUtc="2025-09-07T08:18:00Z">
              <w:tcPr>
                <w:tcW w:w="1666" w:type="pct"/>
              </w:tcPr>
            </w:tcPrChange>
          </w:tcPr>
          <w:p w14:paraId="75646773" w14:textId="5ACD3FED" w:rsidR="00EF0CA8" w:rsidDel="003D39D4" w:rsidRDefault="00EF0CA8" w:rsidP="003D39D4">
            <w:pPr>
              <w:autoSpaceDE w:val="0"/>
              <w:autoSpaceDN w:val="0"/>
              <w:spacing w:before="150" w:line="240" w:lineRule="exact"/>
              <w:rPr>
                <w:ins w:id="405" w:author="Noah Zheng" w:date="2025-09-07T15:11:00Z" w16du:dateUtc="2025-09-07T07:11:00Z"/>
                <w:del w:id="406" w:author="yukina minato" w:date="2025-09-07T16:23:00Z" w16du:dateUtc="2025-09-07T08:23:00Z"/>
              </w:rPr>
            </w:pPr>
            <w:ins w:id="407" w:author="Noah Zheng" w:date="2025-09-07T15:12:00Z" w16du:dateUtc="2025-09-07T07:12:00Z">
              <w:del w:id="408" w:author="yukina minato" w:date="2025-09-07T16:23:00Z" w16du:dateUtc="2025-09-07T08:23:00Z">
                <w:r w:rsidDel="003D39D4">
                  <w:rPr>
                    <w:rFonts w:hint="eastAsia"/>
                  </w:rPr>
                  <w:delText>球状烟幕半径</w:delText>
                </w:r>
              </w:del>
            </w:ins>
          </w:p>
        </w:tc>
        <w:tc>
          <w:tcPr>
            <w:tcW w:w="1667" w:type="pct"/>
            <w:tcPrChange w:id="409" w:author="yukina minato" w:date="2025-09-07T16:18:00Z" w16du:dateUtc="2025-09-07T08:18:00Z">
              <w:tcPr>
                <w:tcW w:w="1667" w:type="pct"/>
              </w:tcPr>
            </w:tcPrChange>
          </w:tcPr>
          <w:p w14:paraId="27E199CB" w14:textId="0F1A5D6A" w:rsidR="00EF0CA8" w:rsidDel="003D39D4" w:rsidRDefault="00EF0CA8" w:rsidP="003D39D4">
            <w:pPr>
              <w:autoSpaceDE w:val="0"/>
              <w:autoSpaceDN w:val="0"/>
              <w:spacing w:before="150" w:line="240" w:lineRule="exact"/>
              <w:ind w:right="800"/>
              <w:rPr>
                <w:ins w:id="410" w:author="Noah Zheng" w:date="2025-09-07T15:11:00Z" w16du:dateUtc="2025-09-07T07:11:00Z"/>
                <w:del w:id="411" w:author="yukina minato" w:date="2025-09-07T16:23:00Z" w16du:dateUtc="2025-09-07T08:23:00Z"/>
              </w:rPr>
              <w:pPrChange w:id="412" w:author="yukina minato" w:date="2025-09-07T16:18:00Z" w16du:dateUtc="2025-09-07T08:18:00Z">
                <w:pPr>
                  <w:autoSpaceDE w:val="0"/>
                  <w:autoSpaceDN w:val="0"/>
                  <w:spacing w:before="150" w:line="240" w:lineRule="exact"/>
                  <w:ind w:left="800" w:right="800"/>
                </w:pPr>
              </w:pPrChange>
            </w:pPr>
            <w:ins w:id="413" w:author="Noah Zheng" w:date="2025-09-07T15:12:00Z" w16du:dateUtc="2025-09-07T07:12:00Z">
              <w:del w:id="414" w:author="yukina minato" w:date="2025-09-07T16:23:00Z" w16du:dateUtc="2025-09-07T08:23:00Z">
                <w:r w:rsidDel="003D39D4">
                  <w:rPr>
                    <w:rFonts w:hint="eastAsia"/>
                  </w:rPr>
                  <w:delText>米</w:delText>
                </w:r>
              </w:del>
            </w:ins>
          </w:p>
        </w:tc>
      </w:tr>
      <w:tr w:rsidR="003D39D4" w:rsidDel="003D39D4" w14:paraId="77A5E8EA" w14:textId="2CFD6FDB" w:rsidTr="003D39D4">
        <w:trPr>
          <w:trHeight w:val="772"/>
          <w:ins w:id="415" w:author="Noah Zheng" w:date="2025-09-07T15:11:00Z"/>
          <w:del w:id="416" w:author="yukina minato" w:date="2025-09-07T16:23:00Z" w16du:dateUtc="2025-09-07T08:23:00Z"/>
          <w:trPrChange w:id="417" w:author="yukina minato" w:date="2025-09-07T16:18:00Z" w16du:dateUtc="2025-09-07T08:18:00Z">
            <w:trPr>
              <w:trHeight w:hRule="exact" w:val="794"/>
            </w:trPr>
          </w:trPrChange>
        </w:trPr>
        <w:tc>
          <w:tcPr>
            <w:tcW w:w="1666" w:type="pct"/>
            <w:tcPrChange w:id="418" w:author="yukina minato" w:date="2025-09-07T16:18:00Z" w16du:dateUtc="2025-09-07T08:18:00Z">
              <w:tcPr>
                <w:tcW w:w="1666" w:type="pct"/>
              </w:tcPr>
            </w:tcPrChange>
          </w:tcPr>
          <w:p w14:paraId="5B142583" w14:textId="66F7E7C3" w:rsidR="00EF0CA8" w:rsidDel="003D39D4" w:rsidRDefault="00EF0CA8" w:rsidP="003D39D4">
            <w:pPr>
              <w:autoSpaceDE w:val="0"/>
              <w:autoSpaceDN w:val="0"/>
              <w:spacing w:before="76" w:line="342" w:lineRule="exact"/>
              <w:ind w:right="1888"/>
              <w:rPr>
                <w:ins w:id="419" w:author="Noah Zheng" w:date="2025-09-07T15:11:00Z" w16du:dateUtc="2025-09-07T07:11:00Z"/>
                <w:del w:id="420" w:author="yukina minato" w:date="2025-09-07T16:23:00Z" w16du:dateUtc="2025-09-07T08:23:00Z"/>
              </w:rPr>
              <w:pPrChange w:id="421" w:author="yukina minato" w:date="2025-09-07T16:18:00Z" w16du:dateUtc="2025-09-07T08:18:00Z">
                <w:pPr>
                  <w:autoSpaceDE w:val="0"/>
                  <w:autoSpaceDN w:val="0"/>
                  <w:spacing w:before="76" w:line="342" w:lineRule="exact"/>
                  <w:ind w:left="808" w:right="928"/>
                  <w:jc w:val="right"/>
                </w:pPr>
              </w:pPrChange>
            </w:pPr>
            <w:ins w:id="422" w:author="Noah Zheng" w:date="2025-09-07T15:12:00Z" w16du:dateUtc="2025-09-07T07:12:00Z">
              <w:del w:id="423" w:author="yukina minato" w:date="2025-09-07T16:23:00Z" w16du:dateUtc="2025-09-07T08:23:00Z">
                <w:r w:rsidRPr="004D7EB3" w:rsidDel="003D39D4">
                  <w:rPr>
                    <w:position w:val="-12"/>
                  </w:rPr>
                  <w:object w:dxaOrig="300" w:dyaOrig="360" w14:anchorId="7279047F">
                    <v:shape id="_x0000_i2450" type="#_x0000_t75" style="width:15pt;height:18pt" o:ole="">
                      <v:imagedata r:id="rId60" o:title=""/>
                    </v:shape>
                    <o:OLEObject Type="Embed" ProgID="Equation.DSMT4" ShapeID="_x0000_i2450" DrawAspect="Content" ObjectID="_1818780650" r:id="rId61"/>
                  </w:object>
                </w:r>
              </w:del>
            </w:ins>
          </w:p>
        </w:tc>
        <w:tc>
          <w:tcPr>
            <w:tcW w:w="1666" w:type="pct"/>
            <w:tcPrChange w:id="424" w:author="yukina minato" w:date="2025-09-07T16:18:00Z" w16du:dateUtc="2025-09-07T08:18:00Z">
              <w:tcPr>
                <w:tcW w:w="1666" w:type="pct"/>
              </w:tcPr>
            </w:tcPrChange>
          </w:tcPr>
          <w:p w14:paraId="2EF00874" w14:textId="4F830D57" w:rsidR="00EF0CA8" w:rsidDel="003D39D4" w:rsidRDefault="00EF0CA8" w:rsidP="003D39D4">
            <w:pPr>
              <w:autoSpaceDE w:val="0"/>
              <w:autoSpaceDN w:val="0"/>
              <w:spacing w:before="150" w:line="240" w:lineRule="exact"/>
              <w:rPr>
                <w:ins w:id="425" w:author="Noah Zheng" w:date="2025-09-07T15:11:00Z" w16du:dateUtc="2025-09-07T07:11:00Z"/>
                <w:del w:id="426" w:author="yukina minato" w:date="2025-09-07T16:23:00Z" w16du:dateUtc="2025-09-07T08:23:00Z"/>
              </w:rPr>
            </w:pPr>
            <w:ins w:id="427" w:author="Noah Zheng" w:date="2025-09-07T15:12:00Z" w16du:dateUtc="2025-09-07T07:12:00Z">
              <w:del w:id="428" w:author="yukina minato" w:date="2025-09-07T16:23:00Z" w16du:dateUtc="2025-09-07T08:23:00Z">
                <w:r w:rsidDel="003D39D4">
                  <w:rPr>
                    <w:rFonts w:hint="eastAsia"/>
                  </w:rPr>
                  <w:delText>圆柱</w:delText>
                </w:r>
              </w:del>
            </w:ins>
            <w:ins w:id="429" w:author="Noah Zheng" w:date="2025-09-07T15:13:00Z" w16du:dateUtc="2025-09-07T07:13:00Z">
              <w:del w:id="430" w:author="yukina minato" w:date="2025-09-07T16:23:00Z" w16du:dateUtc="2025-09-07T08:23:00Z">
                <w:r w:rsidDel="003D39D4">
                  <w:rPr>
                    <w:rFonts w:hint="eastAsia"/>
                  </w:rPr>
                  <w:delText>底面圆周半径</w:delText>
                </w:r>
              </w:del>
            </w:ins>
          </w:p>
        </w:tc>
        <w:tc>
          <w:tcPr>
            <w:tcW w:w="1667" w:type="pct"/>
            <w:tcPrChange w:id="431" w:author="yukina minato" w:date="2025-09-07T16:18:00Z" w16du:dateUtc="2025-09-07T08:18:00Z">
              <w:tcPr>
                <w:tcW w:w="1667" w:type="pct"/>
              </w:tcPr>
            </w:tcPrChange>
          </w:tcPr>
          <w:p w14:paraId="49811944" w14:textId="71A39E51" w:rsidR="00EF0CA8" w:rsidDel="003D39D4" w:rsidRDefault="00EF0CA8" w:rsidP="003D39D4">
            <w:pPr>
              <w:autoSpaceDE w:val="0"/>
              <w:autoSpaceDN w:val="0"/>
              <w:spacing w:before="150" w:line="240" w:lineRule="exact"/>
              <w:ind w:right="800"/>
              <w:rPr>
                <w:ins w:id="432" w:author="Noah Zheng" w:date="2025-09-07T15:11:00Z" w16du:dateUtc="2025-09-07T07:11:00Z"/>
                <w:del w:id="433" w:author="yukina minato" w:date="2025-09-07T16:23:00Z" w16du:dateUtc="2025-09-07T08:23:00Z"/>
              </w:rPr>
              <w:pPrChange w:id="434" w:author="yukina minato" w:date="2025-09-07T16:18:00Z" w16du:dateUtc="2025-09-07T08:18:00Z">
                <w:pPr>
                  <w:autoSpaceDE w:val="0"/>
                  <w:autoSpaceDN w:val="0"/>
                  <w:spacing w:before="150" w:line="240" w:lineRule="exact"/>
                  <w:ind w:left="800" w:right="800"/>
                </w:pPr>
              </w:pPrChange>
            </w:pPr>
            <w:ins w:id="435" w:author="Noah Zheng" w:date="2025-09-07T15:13:00Z" w16du:dateUtc="2025-09-07T07:13:00Z">
              <w:del w:id="436" w:author="yukina minato" w:date="2025-09-07T16:23:00Z" w16du:dateUtc="2025-09-07T08:23:00Z">
                <w:r w:rsidDel="003D39D4">
                  <w:rPr>
                    <w:rFonts w:hint="eastAsia"/>
                  </w:rPr>
                  <w:delText>米</w:delText>
                </w:r>
              </w:del>
            </w:ins>
          </w:p>
        </w:tc>
      </w:tr>
      <w:tr w:rsidR="003D39D4" w:rsidDel="003D39D4" w14:paraId="1FB20D19" w14:textId="157C5B7C" w:rsidTr="003D39D4">
        <w:trPr>
          <w:trHeight w:val="772"/>
          <w:ins w:id="437" w:author="Noah Zheng" w:date="2025-09-07T15:12:00Z"/>
          <w:del w:id="438" w:author="yukina minato" w:date="2025-09-07T16:23:00Z" w16du:dateUtc="2025-09-07T08:23:00Z"/>
          <w:trPrChange w:id="439" w:author="yukina minato" w:date="2025-09-07T16:18:00Z" w16du:dateUtc="2025-09-07T08:18:00Z">
            <w:trPr>
              <w:trHeight w:hRule="exact" w:val="794"/>
            </w:trPr>
          </w:trPrChange>
        </w:trPr>
        <w:tc>
          <w:tcPr>
            <w:tcW w:w="1666" w:type="pct"/>
            <w:tcPrChange w:id="440" w:author="yukina minato" w:date="2025-09-07T16:18:00Z" w16du:dateUtc="2025-09-07T08:18:00Z">
              <w:tcPr>
                <w:tcW w:w="1666" w:type="pct"/>
              </w:tcPr>
            </w:tcPrChange>
          </w:tcPr>
          <w:p w14:paraId="540FAF0C" w14:textId="11B8E3BA" w:rsidR="00EF0CA8" w:rsidDel="003D39D4" w:rsidRDefault="00EF0CA8" w:rsidP="003D39D4">
            <w:pPr>
              <w:autoSpaceDE w:val="0"/>
              <w:autoSpaceDN w:val="0"/>
              <w:spacing w:before="76" w:line="342" w:lineRule="exact"/>
              <w:ind w:right="1888"/>
              <w:rPr>
                <w:ins w:id="441" w:author="Noah Zheng" w:date="2025-09-07T15:12:00Z" w16du:dateUtc="2025-09-07T07:12:00Z"/>
                <w:del w:id="442" w:author="yukina minato" w:date="2025-09-07T16:23:00Z" w16du:dateUtc="2025-09-07T08:23:00Z"/>
              </w:rPr>
              <w:pPrChange w:id="443" w:author="yukina minato" w:date="2025-09-07T16:18:00Z" w16du:dateUtc="2025-09-07T08:18:00Z">
                <w:pPr>
                  <w:autoSpaceDE w:val="0"/>
                  <w:autoSpaceDN w:val="0"/>
                  <w:spacing w:before="76" w:line="342" w:lineRule="exact"/>
                  <w:ind w:left="808" w:right="928"/>
                  <w:jc w:val="right"/>
                </w:pPr>
              </w:pPrChange>
            </w:pPr>
            <w:ins w:id="444" w:author="Noah Zheng" w:date="2025-09-07T15:14:00Z" w16du:dateUtc="2025-09-07T07:14:00Z">
              <w:del w:id="445" w:author="yukina minato" w:date="2025-09-07T16:23:00Z" w16du:dateUtc="2025-09-07T08:23:00Z">
                <w:r w:rsidRPr="00F41085" w:rsidDel="003D39D4">
                  <w:rPr>
                    <w:rFonts w:hint="eastAsia"/>
                    <w:position w:val="-6"/>
                  </w:rPr>
                  <w:object w:dxaOrig="300" w:dyaOrig="279" w14:anchorId="3889D524">
                    <v:shape id="_x0000_i2451" type="#_x0000_t75" style="width:15pt;height:13.5pt" o:ole="">
                      <v:imagedata r:id="rId62" o:title=""/>
                    </v:shape>
                    <o:OLEObject Type="Embed" ProgID="Equation.DSMT4" ShapeID="_x0000_i2451" DrawAspect="Content" ObjectID="_1818780651" r:id="rId63"/>
                  </w:object>
                </w:r>
              </w:del>
            </w:ins>
          </w:p>
        </w:tc>
        <w:tc>
          <w:tcPr>
            <w:tcW w:w="1666" w:type="pct"/>
            <w:tcPrChange w:id="446" w:author="yukina minato" w:date="2025-09-07T16:18:00Z" w16du:dateUtc="2025-09-07T08:18:00Z">
              <w:tcPr>
                <w:tcW w:w="1666" w:type="pct"/>
              </w:tcPr>
            </w:tcPrChange>
          </w:tcPr>
          <w:p w14:paraId="78BB4017" w14:textId="7D050EC3" w:rsidR="00EF0CA8" w:rsidDel="003D39D4" w:rsidRDefault="00EF0CA8" w:rsidP="003D39D4">
            <w:pPr>
              <w:autoSpaceDE w:val="0"/>
              <w:autoSpaceDN w:val="0"/>
              <w:spacing w:before="150" w:line="240" w:lineRule="exact"/>
              <w:rPr>
                <w:ins w:id="447" w:author="Noah Zheng" w:date="2025-09-07T15:12:00Z" w16du:dateUtc="2025-09-07T07:12:00Z"/>
                <w:del w:id="448" w:author="yukina minato" w:date="2025-09-07T16:23:00Z" w16du:dateUtc="2025-09-07T08:23:00Z"/>
              </w:rPr>
            </w:pPr>
            <w:ins w:id="449" w:author="Noah Zheng" w:date="2025-09-07T15:14:00Z" w16du:dateUtc="2025-09-07T07:14:00Z">
              <w:del w:id="450" w:author="yukina minato" w:date="2025-09-07T16:23:00Z" w16du:dateUtc="2025-09-07T08:23:00Z">
                <w:r w:rsidDel="003D39D4">
                  <w:rPr>
                    <w:rFonts w:hint="eastAsia"/>
                  </w:rPr>
                  <w:delText>有效遮蔽时长</w:delText>
                </w:r>
              </w:del>
            </w:ins>
          </w:p>
        </w:tc>
        <w:tc>
          <w:tcPr>
            <w:tcW w:w="1667" w:type="pct"/>
            <w:tcPrChange w:id="451" w:author="yukina minato" w:date="2025-09-07T16:18:00Z" w16du:dateUtc="2025-09-07T08:18:00Z">
              <w:tcPr>
                <w:tcW w:w="1667" w:type="pct"/>
              </w:tcPr>
            </w:tcPrChange>
          </w:tcPr>
          <w:p w14:paraId="42969F4D" w14:textId="461457E2" w:rsidR="00EF0CA8" w:rsidDel="003D39D4" w:rsidRDefault="00EF0CA8" w:rsidP="003D39D4">
            <w:pPr>
              <w:autoSpaceDE w:val="0"/>
              <w:autoSpaceDN w:val="0"/>
              <w:spacing w:before="150" w:line="240" w:lineRule="exact"/>
              <w:ind w:right="800"/>
              <w:rPr>
                <w:ins w:id="452" w:author="Noah Zheng" w:date="2025-09-07T15:12:00Z" w16du:dateUtc="2025-09-07T07:12:00Z"/>
                <w:del w:id="453" w:author="yukina minato" w:date="2025-09-07T16:23:00Z" w16du:dateUtc="2025-09-07T08:23:00Z"/>
              </w:rPr>
              <w:pPrChange w:id="454" w:author="yukina minato" w:date="2025-09-07T16:18:00Z" w16du:dateUtc="2025-09-07T08:18:00Z">
                <w:pPr>
                  <w:autoSpaceDE w:val="0"/>
                  <w:autoSpaceDN w:val="0"/>
                  <w:spacing w:before="150" w:line="240" w:lineRule="exact"/>
                  <w:ind w:left="800" w:right="800"/>
                </w:pPr>
              </w:pPrChange>
            </w:pPr>
            <w:ins w:id="455" w:author="Noah Zheng" w:date="2025-09-07T15:14:00Z" w16du:dateUtc="2025-09-07T07:14:00Z">
              <w:del w:id="456" w:author="yukina minato" w:date="2025-09-07T16:23:00Z" w16du:dateUtc="2025-09-07T08:23:00Z">
                <w:r w:rsidDel="003D39D4">
                  <w:rPr>
                    <w:rFonts w:hint="eastAsia"/>
                  </w:rPr>
                  <w:delText>秒</w:delText>
                </w:r>
              </w:del>
            </w:ins>
          </w:p>
        </w:tc>
      </w:tr>
    </w:tbl>
    <w:p w14:paraId="00271F03" w14:textId="0DEB3E62" w:rsidR="00526A69" w:rsidRPr="00526A69" w:rsidDel="003D39D4" w:rsidRDefault="00526A69" w:rsidP="003D39D4">
      <w:pPr>
        <w:jc w:val="both"/>
        <w:rPr>
          <w:del w:id="457" w:author="yukina minato" w:date="2025-09-07T16:24:00Z" w16du:dateUtc="2025-09-07T08:24:00Z"/>
          <w:rFonts w:hint="eastAsia"/>
        </w:rPr>
        <w:pPrChange w:id="458" w:author="yukina minato" w:date="2025-09-07T16:24:00Z" w16du:dateUtc="2025-09-07T08:24:00Z">
          <w:pPr/>
        </w:pPrChange>
      </w:pPr>
    </w:p>
    <w:p w14:paraId="422FB2D4" w14:textId="510DFD22" w:rsidR="00030A8F" w:rsidDel="003D39D4" w:rsidRDefault="00D3779C" w:rsidP="003D39D4">
      <w:pPr>
        <w:spacing w:line="360" w:lineRule="auto"/>
        <w:jc w:val="both"/>
        <w:rPr>
          <w:del w:id="459" w:author="yukina minato" w:date="2025-09-07T16:24:00Z" w16du:dateUtc="2025-09-07T08:24:00Z"/>
          <w:moveFrom w:id="460" w:author="yukina minato" w:date="2025-09-07T16:24:00Z" w16du:dateUtc="2025-09-07T08:24:00Z"/>
          <w:rFonts w:ascii="宋体" w:eastAsia="宋体" w:hAnsi="宋体"/>
          <w:szCs w:val="24"/>
        </w:rPr>
        <w:pPrChange w:id="461" w:author="yukina minato" w:date="2025-09-07T16:24:00Z" w16du:dateUtc="2025-09-07T08:24:00Z">
          <w:pPr>
            <w:spacing w:line="360" w:lineRule="auto"/>
          </w:pPr>
        </w:pPrChange>
      </w:pPr>
      <w:moveFromRangeStart w:id="462" w:author="yukina minato" w:date="2025-09-07T16:24:00Z" w:name="move208154661"/>
      <w:moveFrom w:id="463" w:author="yukina minato" w:date="2025-09-07T16:24:00Z" w16du:dateUtc="2025-09-07T08:24:00Z">
        <w:r w:rsidDel="003D39D4">
          <w:rPr>
            <w:rFonts w:ascii="宋体" w:eastAsia="宋体" w:hAnsi="宋体" w:hint="eastAsia"/>
            <w:szCs w:val="24"/>
          </w:rPr>
          <w:t>注：符号说明中未提到的符号，在本文中有具体解释</w:t>
        </w:r>
      </w:moveFrom>
    </w:p>
    <w:tbl>
      <w:tblPr>
        <w:tblW w:w="8344" w:type="dxa"/>
        <w:jc w:val="center"/>
        <w:tblBorders>
          <w:top w:val="single" w:sz="12" w:space="0" w:color="000000"/>
          <w:bottom w:val="single" w:sz="12" w:space="0" w:color="000000"/>
        </w:tblBorders>
        <w:tblLayout w:type="fixed"/>
        <w:tblLook w:val="04A0" w:firstRow="1" w:lastRow="0" w:firstColumn="1" w:lastColumn="0" w:noHBand="0" w:noVBand="1"/>
      </w:tblPr>
      <w:tblGrid>
        <w:gridCol w:w="2160"/>
        <w:gridCol w:w="4420"/>
        <w:gridCol w:w="1764"/>
      </w:tblGrid>
      <w:tr w:rsidR="003D39D4" w14:paraId="15F201BD" w14:textId="77777777" w:rsidTr="004E6A00">
        <w:trPr>
          <w:trHeight w:hRule="exact" w:val="510"/>
          <w:jc w:val="center"/>
          <w:ins w:id="464" w:author="yukina minato" w:date="2025-09-07T16:21:00Z" w16du:dateUtc="2025-09-07T08:21:00Z"/>
        </w:trPr>
        <w:tc>
          <w:tcPr>
            <w:tcW w:w="2160" w:type="dxa"/>
            <w:tcBorders>
              <w:top w:val="single" w:sz="12" w:space="0" w:color="000000"/>
              <w:bottom w:val="single" w:sz="4" w:space="0" w:color="000000"/>
            </w:tcBorders>
            <w:tcMar>
              <w:left w:w="0" w:type="dxa"/>
              <w:right w:w="0" w:type="dxa"/>
            </w:tcMar>
            <w:vAlign w:val="center"/>
          </w:tcPr>
          <w:moveFromRangeEnd w:id="462"/>
          <w:p w14:paraId="0CAB5C38" w14:textId="77777777" w:rsidR="003D39D4" w:rsidRDefault="003D39D4" w:rsidP="004E6A00">
            <w:pPr>
              <w:keepNext/>
              <w:autoSpaceDE w:val="0"/>
              <w:autoSpaceDN w:val="0"/>
              <w:spacing w:before="34" w:line="240" w:lineRule="exact"/>
              <w:rPr>
                <w:ins w:id="465" w:author="yukina minato" w:date="2025-09-07T16:21:00Z" w16du:dateUtc="2025-09-07T08:21:00Z"/>
                <w:rFonts w:ascii="宋体" w:eastAsia="宋体" w:hAnsi="宋体" w:hint="eastAsia"/>
                <w:b/>
                <w:bCs/>
              </w:rPr>
            </w:pPr>
            <w:ins w:id="466" w:author="yukina minato" w:date="2025-09-07T16:21:00Z" w16du:dateUtc="2025-09-07T08:21:00Z">
              <w:r>
                <w:rPr>
                  <w:rFonts w:ascii="宋体" w:eastAsia="宋体" w:hAnsi="宋体" w:cs="微软雅黑" w:hint="eastAsia"/>
                  <w:b/>
                  <w:bCs/>
                  <w:color w:val="000000"/>
                </w:rPr>
                <w:t>符</w:t>
              </w:r>
              <w:r>
                <w:rPr>
                  <w:rFonts w:ascii="宋体" w:eastAsia="宋体" w:hAnsi="宋体"/>
                  <w:b/>
                  <w:bCs/>
                  <w:color w:val="000000"/>
                  <w:spacing w:val="2"/>
                </w:rPr>
                <w:t>号</w:t>
              </w:r>
            </w:ins>
          </w:p>
        </w:tc>
        <w:tc>
          <w:tcPr>
            <w:tcW w:w="4420" w:type="dxa"/>
            <w:tcBorders>
              <w:top w:val="single" w:sz="12" w:space="0" w:color="000000"/>
              <w:bottom w:val="single" w:sz="4" w:space="0" w:color="000000"/>
            </w:tcBorders>
            <w:tcMar>
              <w:left w:w="0" w:type="dxa"/>
              <w:right w:w="0" w:type="dxa"/>
            </w:tcMar>
            <w:vAlign w:val="center"/>
          </w:tcPr>
          <w:p w14:paraId="24FD9A73" w14:textId="77777777" w:rsidR="003D39D4" w:rsidRDefault="003D39D4" w:rsidP="004E6A00">
            <w:pPr>
              <w:keepNext/>
              <w:autoSpaceDE w:val="0"/>
              <w:autoSpaceDN w:val="0"/>
              <w:spacing w:before="34" w:line="240" w:lineRule="exact"/>
              <w:rPr>
                <w:ins w:id="467" w:author="yukina minato" w:date="2025-09-07T16:21:00Z" w16du:dateUtc="2025-09-07T08:21:00Z"/>
                <w:rFonts w:ascii="宋体" w:eastAsia="宋体" w:hAnsi="宋体" w:hint="eastAsia"/>
                <w:b/>
                <w:bCs/>
              </w:rPr>
            </w:pPr>
            <w:ins w:id="468" w:author="yukina minato" w:date="2025-09-07T16:21:00Z" w16du:dateUtc="2025-09-07T08:21:00Z">
              <w:r>
                <w:rPr>
                  <w:rFonts w:ascii="宋体" w:eastAsia="宋体" w:hAnsi="宋体"/>
                  <w:b/>
                  <w:bCs/>
                  <w:color w:val="000000"/>
                </w:rPr>
                <w:t>定</w:t>
              </w:r>
              <w:r>
                <w:rPr>
                  <w:rFonts w:ascii="宋体" w:eastAsia="宋体" w:hAnsi="宋体"/>
                  <w:b/>
                  <w:bCs/>
                  <w:color w:val="000000"/>
                  <w:spacing w:val="2"/>
                </w:rPr>
                <w:t>义</w:t>
              </w:r>
            </w:ins>
          </w:p>
        </w:tc>
        <w:tc>
          <w:tcPr>
            <w:tcW w:w="1764" w:type="dxa"/>
            <w:tcBorders>
              <w:top w:val="single" w:sz="12" w:space="0" w:color="000000"/>
              <w:bottom w:val="single" w:sz="4" w:space="0" w:color="000000"/>
            </w:tcBorders>
            <w:tcMar>
              <w:left w:w="0" w:type="dxa"/>
              <w:right w:w="0" w:type="dxa"/>
            </w:tcMar>
            <w:vAlign w:val="center"/>
          </w:tcPr>
          <w:p w14:paraId="301AF9E8" w14:textId="77777777" w:rsidR="003D39D4" w:rsidRDefault="003D39D4" w:rsidP="004E6A00">
            <w:pPr>
              <w:keepNext/>
              <w:autoSpaceDE w:val="0"/>
              <w:autoSpaceDN w:val="0"/>
              <w:spacing w:before="34" w:line="240" w:lineRule="exact"/>
              <w:rPr>
                <w:ins w:id="469" w:author="yukina minato" w:date="2025-09-07T16:21:00Z" w16du:dateUtc="2025-09-07T08:21:00Z"/>
                <w:rFonts w:ascii="宋体" w:eastAsia="宋体" w:hAnsi="宋体" w:hint="eastAsia"/>
                <w:b/>
                <w:bCs/>
              </w:rPr>
            </w:pPr>
            <w:ins w:id="470" w:author="yukina minato" w:date="2025-09-07T16:21:00Z" w16du:dateUtc="2025-09-07T08:21:00Z">
              <w:r>
                <w:rPr>
                  <w:rFonts w:ascii="宋体" w:eastAsia="宋体" w:hAnsi="宋体"/>
                  <w:b/>
                  <w:bCs/>
                  <w:color w:val="000000"/>
                  <w:spacing w:val="2"/>
                </w:rPr>
                <w:t>单</w:t>
              </w:r>
              <w:r>
                <w:rPr>
                  <w:rFonts w:ascii="宋体" w:eastAsia="宋体" w:hAnsi="宋体"/>
                  <w:b/>
                  <w:bCs/>
                  <w:color w:val="000000"/>
                </w:rPr>
                <w:t>位</w:t>
              </w:r>
            </w:ins>
          </w:p>
        </w:tc>
      </w:tr>
      <w:tr w:rsidR="003D39D4" w14:paraId="46A338AC" w14:textId="77777777" w:rsidTr="004E6A00">
        <w:trPr>
          <w:trHeight w:hRule="exact" w:val="397"/>
          <w:jc w:val="center"/>
          <w:ins w:id="471" w:author="yukina minato" w:date="2025-09-07T16:21:00Z" w16du:dateUtc="2025-09-07T08:21:00Z"/>
        </w:trPr>
        <w:tc>
          <w:tcPr>
            <w:tcW w:w="2160" w:type="dxa"/>
            <w:tcBorders>
              <w:top w:val="nil"/>
              <w:bottom w:val="nil"/>
            </w:tcBorders>
            <w:tcMar>
              <w:left w:w="0" w:type="dxa"/>
              <w:right w:w="0" w:type="dxa"/>
            </w:tcMar>
            <w:vAlign w:val="center"/>
          </w:tcPr>
          <w:p w14:paraId="380FB194" w14:textId="6D620EF1" w:rsidR="003D39D4" w:rsidRDefault="003D39D4" w:rsidP="003D39D4">
            <w:pPr>
              <w:keepNext/>
              <w:autoSpaceDE w:val="0"/>
              <w:autoSpaceDN w:val="0"/>
              <w:spacing w:before="42" w:line="252" w:lineRule="exact"/>
              <w:rPr>
                <w:ins w:id="472" w:author="yukina minato" w:date="2025-09-07T16:21:00Z" w16du:dateUtc="2025-09-07T08:21:00Z"/>
                <w:rFonts w:ascii="Times New Roman,BoldItalic" w:hAnsi="Times New Roman,BoldItalic" w:hint="eastAsia"/>
                <w:b/>
                <w:i/>
                <w:iCs/>
                <w:color w:val="000000"/>
                <w:sz w:val="22"/>
              </w:rPr>
              <w:pPrChange w:id="473" w:author="yukina minato" w:date="2025-09-07T16:23:00Z" w16du:dateUtc="2025-09-07T08:23:00Z">
                <w:pPr>
                  <w:keepNext/>
                  <w:autoSpaceDE w:val="0"/>
                  <w:autoSpaceDN w:val="0"/>
                  <w:spacing w:before="42" w:line="252" w:lineRule="exact"/>
                  <w:ind w:firstLineChars="400" w:firstLine="960"/>
                  <w:jc w:val="both"/>
                </w:pPr>
              </w:pPrChange>
            </w:pPr>
            <w:ins w:id="474" w:author="yukina minato" w:date="2025-09-07T16:22:00Z" w16du:dateUtc="2025-09-07T08:22:00Z">
              <w:r w:rsidRPr="00054CCD">
                <w:rPr>
                  <w:rFonts w:hint="eastAsia"/>
                  <w:position w:val="-18"/>
                </w:rPr>
                <w:object w:dxaOrig="1719" w:dyaOrig="480" w14:anchorId="3A050372">
                  <v:shape id="_x0000_i2514" type="#_x0000_t75" style="width:85.5pt;height:24pt" o:ole="">
                    <v:imagedata r:id="rId46" o:title=""/>
                  </v:shape>
                  <o:OLEObject Type="Embed" ProgID="Equation.DSMT4" ShapeID="_x0000_i2514" DrawAspect="Content" ObjectID="_1818780652" r:id="rId64"/>
                </w:object>
              </w:r>
            </w:ins>
          </w:p>
        </w:tc>
        <w:tc>
          <w:tcPr>
            <w:tcW w:w="4420" w:type="dxa"/>
            <w:tcBorders>
              <w:top w:val="nil"/>
              <w:bottom w:val="nil"/>
            </w:tcBorders>
            <w:tcMar>
              <w:left w:w="0" w:type="dxa"/>
              <w:right w:w="0" w:type="dxa"/>
            </w:tcMar>
            <w:vAlign w:val="center"/>
          </w:tcPr>
          <w:p w14:paraId="4D1C5D72" w14:textId="40273A22" w:rsidR="003D39D4" w:rsidRDefault="003D39D4" w:rsidP="003D39D4">
            <w:pPr>
              <w:keepNext/>
              <w:autoSpaceDE w:val="0"/>
              <w:autoSpaceDN w:val="0"/>
              <w:spacing w:before="40" w:line="240" w:lineRule="exact"/>
              <w:rPr>
                <w:ins w:id="475" w:author="yukina minato" w:date="2025-09-07T16:21:00Z" w16du:dateUtc="2025-09-07T08:21:00Z"/>
                <w:rFonts w:ascii="宋体" w:hAnsi="宋体" w:cs="宋体" w:hint="eastAsia"/>
                <w:color w:val="000000"/>
              </w:rPr>
            </w:pPr>
            <w:ins w:id="476" w:author="yukina minato" w:date="2025-09-07T16:22:00Z" w16du:dateUtc="2025-09-07T08:22:00Z">
              <w:r>
                <w:rPr>
                  <w:rFonts w:hint="eastAsia"/>
                </w:rPr>
                <w:t>导弹</w:t>
              </w:r>
              <w:r w:rsidRPr="004D7EB3">
                <w:rPr>
                  <w:position w:val="-8"/>
                </w:rPr>
                <w:object w:dxaOrig="820" w:dyaOrig="320" w14:anchorId="7DD06E5F">
                  <v:shape id="_x0000_i2515" type="#_x0000_t75" style="width:41.25pt;height:15.75pt" o:ole="">
                    <v:imagedata r:id="rId48" o:title=""/>
                  </v:shape>
                  <o:OLEObject Type="Embed" ProgID="Equation.DSMT4" ShapeID="_x0000_i2515" DrawAspect="Content" ObjectID="_1818780653" r:id="rId65"/>
                </w:object>
              </w:r>
            </w:ins>
          </w:p>
        </w:tc>
        <w:tc>
          <w:tcPr>
            <w:tcW w:w="1764" w:type="dxa"/>
            <w:tcBorders>
              <w:top w:val="nil"/>
              <w:bottom w:val="nil"/>
            </w:tcBorders>
            <w:tcMar>
              <w:left w:w="0" w:type="dxa"/>
              <w:right w:w="0" w:type="dxa"/>
            </w:tcMar>
            <w:vAlign w:val="center"/>
          </w:tcPr>
          <w:p w14:paraId="5439C0B8" w14:textId="33D62C7A" w:rsidR="003D39D4" w:rsidRDefault="003D39D4" w:rsidP="003D39D4">
            <w:pPr>
              <w:keepNext/>
              <w:autoSpaceDE w:val="0"/>
              <w:autoSpaceDN w:val="0"/>
              <w:spacing w:before="32" w:line="252" w:lineRule="exact"/>
              <w:rPr>
                <w:ins w:id="477" w:author="yukina minato" w:date="2025-09-07T16:21:00Z" w16du:dateUtc="2025-09-07T08:21:00Z"/>
                <w:rFonts w:ascii="宋体" w:hAnsi="宋体" w:cs="宋体" w:hint="eastAsia"/>
                <w:color w:val="000000"/>
                <w:sz w:val="22"/>
                <w:szCs w:val="22"/>
              </w:rPr>
            </w:pPr>
            <w:ins w:id="478" w:author="yukina minato" w:date="2025-09-07T16:22:00Z" w16du:dateUtc="2025-09-07T08:22:00Z">
              <w:r>
                <w:rPr>
                  <w:rFonts w:hint="eastAsia"/>
                </w:rPr>
                <w:t>\</w:t>
              </w:r>
            </w:ins>
          </w:p>
        </w:tc>
      </w:tr>
      <w:tr w:rsidR="003D39D4" w14:paraId="6C6FAD8D" w14:textId="77777777" w:rsidTr="004E6A00">
        <w:trPr>
          <w:trHeight w:hRule="exact" w:val="397"/>
          <w:jc w:val="center"/>
          <w:ins w:id="479" w:author="yukina minato" w:date="2025-09-07T16:21:00Z" w16du:dateUtc="2025-09-07T08:21:00Z"/>
        </w:trPr>
        <w:tc>
          <w:tcPr>
            <w:tcW w:w="2160" w:type="dxa"/>
            <w:tcBorders>
              <w:top w:val="nil"/>
              <w:bottom w:val="nil"/>
            </w:tcBorders>
            <w:tcMar>
              <w:left w:w="0" w:type="dxa"/>
              <w:right w:w="0" w:type="dxa"/>
            </w:tcMar>
            <w:vAlign w:val="center"/>
          </w:tcPr>
          <w:p w14:paraId="7EC1F28D" w14:textId="0713DAE7" w:rsidR="003D39D4" w:rsidRDefault="003D39D4" w:rsidP="003D39D4">
            <w:pPr>
              <w:keepNext/>
              <w:autoSpaceDE w:val="0"/>
              <w:autoSpaceDN w:val="0"/>
              <w:spacing w:before="42" w:line="252" w:lineRule="exact"/>
              <w:rPr>
                <w:ins w:id="480" w:author="yukina minato" w:date="2025-09-07T16:21:00Z" w16du:dateUtc="2025-09-07T08:21:00Z"/>
                <w:i/>
                <w:iCs/>
              </w:rPr>
              <w:pPrChange w:id="481" w:author="yukina minato" w:date="2025-09-07T16:23:00Z" w16du:dateUtc="2025-09-07T08:23:00Z">
                <w:pPr>
                  <w:keepNext/>
                  <w:autoSpaceDE w:val="0"/>
                  <w:autoSpaceDN w:val="0"/>
                  <w:spacing w:before="42" w:line="252" w:lineRule="exact"/>
                  <w:ind w:firstLineChars="400" w:firstLine="960"/>
                  <w:jc w:val="both"/>
                </w:pPr>
              </w:pPrChange>
            </w:pPr>
            <w:ins w:id="482" w:author="yukina minato" w:date="2025-09-07T16:22:00Z" w16du:dateUtc="2025-09-07T08:22:00Z">
              <w:r w:rsidRPr="00302535">
                <w:rPr>
                  <w:rFonts w:hint="eastAsia"/>
                  <w:position w:val="-16"/>
                </w:rPr>
                <w:object w:dxaOrig="600" w:dyaOrig="400" w14:anchorId="36E8410A">
                  <v:shape id="_x0000_i2516" type="#_x0000_t75" style="width:30pt;height:20.25pt" o:ole="">
                    <v:imagedata r:id="rId50" o:title=""/>
                  </v:shape>
                  <o:OLEObject Type="Embed" ProgID="Equation.DSMT4" ShapeID="_x0000_i2516" DrawAspect="Content" ObjectID="_1818780654" r:id="rId66"/>
                </w:object>
              </w:r>
            </w:ins>
          </w:p>
        </w:tc>
        <w:tc>
          <w:tcPr>
            <w:tcW w:w="4420" w:type="dxa"/>
            <w:tcBorders>
              <w:top w:val="nil"/>
              <w:bottom w:val="nil"/>
            </w:tcBorders>
            <w:tcMar>
              <w:left w:w="0" w:type="dxa"/>
              <w:right w:w="0" w:type="dxa"/>
            </w:tcMar>
            <w:vAlign w:val="center"/>
          </w:tcPr>
          <w:p w14:paraId="718303C8" w14:textId="5D872F1D" w:rsidR="003D39D4" w:rsidRDefault="003D39D4" w:rsidP="003D39D4">
            <w:pPr>
              <w:keepNext/>
              <w:autoSpaceDE w:val="0"/>
              <w:autoSpaceDN w:val="0"/>
              <w:spacing w:before="40" w:line="240" w:lineRule="exact"/>
              <w:rPr>
                <w:ins w:id="483" w:author="yukina minato" w:date="2025-09-07T16:21:00Z" w16du:dateUtc="2025-09-07T08:21:00Z"/>
                <w:rFonts w:ascii="aDkqGEfC+SimSun" w:hAnsi="aDkqGEfC+SimSun"/>
                <w:color w:val="000000"/>
              </w:rPr>
            </w:pPr>
            <w:ins w:id="484" w:author="yukina minato" w:date="2025-09-07T16:22:00Z" w16du:dateUtc="2025-09-07T08:22:00Z">
              <w:r>
                <w:rPr>
                  <w:rFonts w:hint="eastAsia"/>
                </w:rPr>
                <w:t>球心到直线距离</w:t>
              </w:r>
            </w:ins>
          </w:p>
        </w:tc>
        <w:tc>
          <w:tcPr>
            <w:tcW w:w="1764" w:type="dxa"/>
            <w:tcBorders>
              <w:top w:val="nil"/>
              <w:bottom w:val="nil"/>
            </w:tcBorders>
            <w:tcMar>
              <w:left w:w="0" w:type="dxa"/>
              <w:right w:w="0" w:type="dxa"/>
            </w:tcMar>
            <w:vAlign w:val="center"/>
          </w:tcPr>
          <w:p w14:paraId="4A34F389" w14:textId="4C359EB1" w:rsidR="003D39D4" w:rsidRDefault="003D39D4" w:rsidP="003D39D4">
            <w:pPr>
              <w:keepNext/>
              <w:autoSpaceDE w:val="0"/>
              <w:autoSpaceDN w:val="0"/>
              <w:spacing w:before="32" w:line="252" w:lineRule="exact"/>
              <w:rPr>
                <w:ins w:id="485" w:author="yukina minato" w:date="2025-09-07T16:21:00Z" w16du:dateUtc="2025-09-07T08:21:00Z"/>
                <w:sz w:val="22"/>
                <w:szCs w:val="22"/>
              </w:rPr>
            </w:pPr>
            <w:ins w:id="486" w:author="yukina minato" w:date="2025-09-07T16:22:00Z" w16du:dateUtc="2025-09-07T08:22:00Z">
              <w:r>
                <w:rPr>
                  <w:rFonts w:hint="eastAsia"/>
                </w:rPr>
                <w:t>米</w:t>
              </w:r>
            </w:ins>
          </w:p>
        </w:tc>
      </w:tr>
      <w:tr w:rsidR="003D39D4" w14:paraId="4B4B4069" w14:textId="77777777" w:rsidTr="004E6A00">
        <w:trPr>
          <w:trHeight w:hRule="exact" w:val="397"/>
          <w:jc w:val="center"/>
          <w:ins w:id="487" w:author="yukina minato" w:date="2025-09-07T16:21:00Z" w16du:dateUtc="2025-09-07T08:21:00Z"/>
        </w:trPr>
        <w:tc>
          <w:tcPr>
            <w:tcW w:w="2160" w:type="dxa"/>
            <w:tcBorders>
              <w:top w:val="nil"/>
              <w:bottom w:val="nil"/>
            </w:tcBorders>
            <w:tcMar>
              <w:left w:w="0" w:type="dxa"/>
              <w:right w:w="0" w:type="dxa"/>
            </w:tcMar>
            <w:vAlign w:val="center"/>
          </w:tcPr>
          <w:p w14:paraId="1361F1D0" w14:textId="3656C87D" w:rsidR="003D39D4" w:rsidRDefault="003D39D4" w:rsidP="003D39D4">
            <w:pPr>
              <w:keepNext/>
              <w:autoSpaceDE w:val="0"/>
              <w:autoSpaceDN w:val="0"/>
              <w:spacing w:before="42" w:line="252" w:lineRule="exact"/>
              <w:rPr>
                <w:ins w:id="488" w:author="yukina minato" w:date="2025-09-07T16:21:00Z" w16du:dateUtc="2025-09-07T08:21:00Z"/>
                <w:i/>
                <w:iCs/>
              </w:rPr>
              <w:pPrChange w:id="489" w:author="yukina minato" w:date="2025-09-07T16:23:00Z" w16du:dateUtc="2025-09-07T08:23:00Z">
                <w:pPr>
                  <w:keepNext/>
                  <w:autoSpaceDE w:val="0"/>
                  <w:autoSpaceDN w:val="0"/>
                  <w:spacing w:before="42" w:line="252" w:lineRule="exact"/>
                  <w:jc w:val="both"/>
                </w:pPr>
              </w:pPrChange>
            </w:pPr>
            <w:ins w:id="490" w:author="yukina minato" w:date="2025-09-07T16:23:00Z" w16du:dateUtc="2025-09-07T08:23:00Z">
              <w:r w:rsidRPr="00EF0CA8">
                <w:rPr>
                  <w:position w:val="-4"/>
                </w:rPr>
                <w:object w:dxaOrig="279" w:dyaOrig="260" w14:anchorId="031E23F9">
                  <v:shape id="_x0000_i2525" type="#_x0000_t75" style="width:14.25pt;height:12.75pt" o:ole="">
                    <v:imagedata r:id="rId52" o:title=""/>
                  </v:shape>
                  <o:OLEObject Type="Embed" ProgID="Equation.DSMT4" ShapeID="_x0000_i2525" DrawAspect="Content" ObjectID="_1818780655" r:id="rId67"/>
                </w:object>
              </w:r>
            </w:ins>
          </w:p>
        </w:tc>
        <w:tc>
          <w:tcPr>
            <w:tcW w:w="4420" w:type="dxa"/>
            <w:tcBorders>
              <w:top w:val="nil"/>
              <w:bottom w:val="nil"/>
            </w:tcBorders>
            <w:tcMar>
              <w:left w:w="0" w:type="dxa"/>
              <w:right w:w="0" w:type="dxa"/>
            </w:tcMar>
            <w:vAlign w:val="center"/>
          </w:tcPr>
          <w:p w14:paraId="2F866825" w14:textId="58E1F915" w:rsidR="003D39D4" w:rsidRDefault="003D39D4" w:rsidP="003D39D4">
            <w:pPr>
              <w:keepNext/>
              <w:autoSpaceDE w:val="0"/>
              <w:autoSpaceDN w:val="0"/>
              <w:spacing w:before="40" w:line="240" w:lineRule="exact"/>
              <w:rPr>
                <w:ins w:id="491" w:author="yukina minato" w:date="2025-09-07T16:21:00Z" w16du:dateUtc="2025-09-07T08:21:00Z"/>
                <w:rFonts w:ascii="aDkqGEfC+SimSun" w:hAnsi="aDkqGEfC+SimSun"/>
                <w:color w:val="000000"/>
              </w:rPr>
            </w:pPr>
            <w:ins w:id="492" w:author="yukina minato" w:date="2025-09-07T16:22:00Z" w16du:dateUtc="2025-09-07T08:22:00Z">
              <w:r>
                <w:rPr>
                  <w:rFonts w:hint="eastAsia"/>
                </w:rPr>
                <w:t>圆柱高度</w:t>
              </w:r>
            </w:ins>
          </w:p>
        </w:tc>
        <w:tc>
          <w:tcPr>
            <w:tcW w:w="1764" w:type="dxa"/>
            <w:tcBorders>
              <w:top w:val="nil"/>
              <w:bottom w:val="nil"/>
            </w:tcBorders>
            <w:tcMar>
              <w:left w:w="0" w:type="dxa"/>
              <w:right w:w="0" w:type="dxa"/>
            </w:tcMar>
            <w:vAlign w:val="center"/>
          </w:tcPr>
          <w:p w14:paraId="52561407" w14:textId="383A4C8A" w:rsidR="003D39D4" w:rsidRDefault="003D39D4" w:rsidP="003D39D4">
            <w:pPr>
              <w:keepNext/>
              <w:autoSpaceDE w:val="0"/>
              <w:autoSpaceDN w:val="0"/>
              <w:spacing w:before="32" w:line="252" w:lineRule="exact"/>
              <w:rPr>
                <w:ins w:id="493" w:author="yukina minato" w:date="2025-09-07T16:21:00Z" w16du:dateUtc="2025-09-07T08:21:00Z"/>
                <w:sz w:val="22"/>
                <w:szCs w:val="22"/>
              </w:rPr>
            </w:pPr>
            <w:ins w:id="494" w:author="yukina minato" w:date="2025-09-07T16:22:00Z" w16du:dateUtc="2025-09-07T08:22:00Z">
              <w:r>
                <w:rPr>
                  <w:rFonts w:hint="eastAsia"/>
                </w:rPr>
                <w:t>米</w:t>
              </w:r>
            </w:ins>
          </w:p>
        </w:tc>
      </w:tr>
      <w:tr w:rsidR="003D39D4" w14:paraId="20B6AD31" w14:textId="77777777" w:rsidTr="004E6A00">
        <w:trPr>
          <w:trHeight w:hRule="exact" w:val="397"/>
          <w:jc w:val="center"/>
          <w:ins w:id="495" w:author="yukina minato" w:date="2025-09-07T16:21:00Z" w16du:dateUtc="2025-09-07T08:21:00Z"/>
        </w:trPr>
        <w:tc>
          <w:tcPr>
            <w:tcW w:w="2160" w:type="dxa"/>
            <w:tcMar>
              <w:left w:w="0" w:type="dxa"/>
              <w:right w:w="0" w:type="dxa"/>
            </w:tcMar>
            <w:vAlign w:val="center"/>
          </w:tcPr>
          <w:p w14:paraId="20F2DD41" w14:textId="44386D3E" w:rsidR="003D39D4" w:rsidRDefault="003D39D4" w:rsidP="003D39D4">
            <w:pPr>
              <w:keepNext/>
              <w:autoSpaceDE w:val="0"/>
              <w:autoSpaceDN w:val="0"/>
              <w:spacing w:before="42" w:line="252" w:lineRule="exact"/>
              <w:rPr>
                <w:ins w:id="496" w:author="yukina minato" w:date="2025-09-07T16:21:00Z" w16du:dateUtc="2025-09-07T08:21:00Z"/>
                <w:rFonts w:ascii="Times New Roman,BoldItalic" w:hAnsi="Times New Roman,BoldItalic" w:hint="eastAsia"/>
                <w:b/>
                <w:i/>
                <w:iCs/>
                <w:color w:val="000000"/>
                <w:sz w:val="22"/>
              </w:rPr>
            </w:pPr>
            <w:ins w:id="497" w:author="yukina minato" w:date="2025-09-07T16:22:00Z" w16du:dateUtc="2025-09-07T08:22:00Z">
              <w:r w:rsidRPr="004D7EB3">
                <w:rPr>
                  <w:position w:val="-14"/>
                </w:rPr>
                <w:object w:dxaOrig="760" w:dyaOrig="400" w14:anchorId="5154FB45">
                  <v:shape id="_x0000_i2519" type="#_x0000_t75" style="width:37.5pt;height:20.25pt" o:ole="">
                    <v:imagedata r:id="rId56" o:title=""/>
                  </v:shape>
                  <o:OLEObject Type="Embed" ProgID="Equation.DSMT4" ShapeID="_x0000_i2519" DrawAspect="Content" ObjectID="_1818780656" r:id="rId68"/>
                </w:object>
              </w:r>
            </w:ins>
          </w:p>
        </w:tc>
        <w:tc>
          <w:tcPr>
            <w:tcW w:w="4420" w:type="dxa"/>
            <w:tcMar>
              <w:left w:w="0" w:type="dxa"/>
              <w:right w:w="0" w:type="dxa"/>
            </w:tcMar>
            <w:vAlign w:val="center"/>
          </w:tcPr>
          <w:p w14:paraId="201EC9AD" w14:textId="47F3C291" w:rsidR="003D39D4" w:rsidRDefault="003D39D4" w:rsidP="003D39D4">
            <w:pPr>
              <w:keepNext/>
              <w:autoSpaceDE w:val="0"/>
              <w:autoSpaceDN w:val="0"/>
              <w:spacing w:before="40" w:line="240" w:lineRule="exact"/>
              <w:rPr>
                <w:ins w:id="498" w:author="yukina minato" w:date="2025-09-07T16:21:00Z" w16du:dateUtc="2025-09-07T08:21:00Z"/>
                <w:rFonts w:ascii="宋体" w:hAnsi="宋体" w:cs="宋体" w:hint="eastAsia"/>
                <w:color w:val="000000"/>
              </w:rPr>
            </w:pPr>
            <w:ins w:id="499" w:author="yukina minato" w:date="2025-09-07T16:22:00Z" w16du:dateUtc="2025-09-07T08:22:00Z">
              <w:r>
                <w:rPr>
                  <w:rFonts w:hint="eastAsia"/>
                </w:rPr>
                <w:t>目标函数</w:t>
              </w:r>
            </w:ins>
          </w:p>
        </w:tc>
        <w:tc>
          <w:tcPr>
            <w:tcW w:w="1764" w:type="dxa"/>
            <w:tcMar>
              <w:left w:w="0" w:type="dxa"/>
              <w:right w:w="0" w:type="dxa"/>
            </w:tcMar>
            <w:vAlign w:val="center"/>
          </w:tcPr>
          <w:p w14:paraId="582BBB20" w14:textId="5AC5A435" w:rsidR="003D39D4" w:rsidRDefault="003D39D4" w:rsidP="003D39D4">
            <w:pPr>
              <w:keepNext/>
              <w:autoSpaceDE w:val="0"/>
              <w:autoSpaceDN w:val="0"/>
              <w:spacing w:before="32" w:line="252" w:lineRule="exact"/>
              <w:ind w:firstLineChars="300" w:firstLine="720"/>
              <w:jc w:val="both"/>
              <w:rPr>
                <w:ins w:id="500" w:author="yukina minato" w:date="2025-09-07T16:21:00Z" w16du:dateUtc="2025-09-07T08:21:00Z"/>
                <w:rFonts w:ascii="宋体" w:hAnsi="宋体" w:cs="宋体" w:hint="eastAsia"/>
                <w:color w:val="000000"/>
                <w:sz w:val="22"/>
                <w:szCs w:val="22"/>
              </w:rPr>
              <w:pPrChange w:id="501" w:author="yukina minato" w:date="2025-09-07T16:23:00Z" w16du:dateUtc="2025-09-07T08:23:00Z">
                <w:pPr>
                  <w:keepNext/>
                  <w:autoSpaceDE w:val="0"/>
                  <w:autoSpaceDN w:val="0"/>
                  <w:spacing w:before="32" w:line="252" w:lineRule="exact"/>
                  <w:jc w:val="both"/>
                </w:pPr>
              </w:pPrChange>
            </w:pPr>
            <w:ins w:id="502" w:author="yukina minato" w:date="2025-09-07T16:22:00Z" w16du:dateUtc="2025-09-07T08:22:00Z">
              <w:r>
                <w:rPr>
                  <w:rFonts w:hint="eastAsia"/>
                </w:rPr>
                <w:t>秒</w:t>
              </w:r>
            </w:ins>
          </w:p>
        </w:tc>
      </w:tr>
      <w:tr w:rsidR="003D39D4" w14:paraId="48D5049E" w14:textId="77777777" w:rsidTr="004E6A00">
        <w:trPr>
          <w:trHeight w:hRule="exact" w:val="397"/>
          <w:jc w:val="center"/>
          <w:ins w:id="503" w:author="yukina minato" w:date="2025-09-07T16:21:00Z" w16du:dateUtc="2025-09-07T08:21:00Z"/>
        </w:trPr>
        <w:tc>
          <w:tcPr>
            <w:tcW w:w="2160" w:type="dxa"/>
            <w:tcMar>
              <w:left w:w="0" w:type="dxa"/>
              <w:right w:w="0" w:type="dxa"/>
            </w:tcMar>
            <w:vAlign w:val="center"/>
          </w:tcPr>
          <w:p w14:paraId="1B1F003A" w14:textId="135549A5" w:rsidR="003D39D4" w:rsidRDefault="003D39D4" w:rsidP="003D39D4">
            <w:pPr>
              <w:keepNext/>
              <w:autoSpaceDE w:val="0"/>
              <w:autoSpaceDN w:val="0"/>
              <w:spacing w:before="42" w:line="252" w:lineRule="exact"/>
              <w:rPr>
                <w:ins w:id="504" w:author="yukina minato" w:date="2025-09-07T16:21:00Z" w16du:dateUtc="2025-09-07T08:21:00Z"/>
                <w:rFonts w:ascii="Times New Roman,BoldItalic" w:hAnsi="Times New Roman,BoldItalic" w:hint="eastAsia"/>
                <w:b/>
                <w:i/>
                <w:iCs/>
                <w:color w:val="000000"/>
                <w:sz w:val="22"/>
              </w:rPr>
            </w:pPr>
            <w:ins w:id="505" w:author="yukina minato" w:date="2025-09-07T16:22:00Z" w16du:dateUtc="2025-09-07T08:22:00Z">
              <w:r w:rsidRPr="00EF0CA8">
                <w:rPr>
                  <w:position w:val="-4"/>
                </w:rPr>
                <w:object w:dxaOrig="240" w:dyaOrig="260" w14:anchorId="6B396143">
                  <v:shape id="_x0000_i2520" type="#_x0000_t75" style="width:12pt;height:12.75pt" o:ole="">
                    <v:imagedata r:id="rId58" o:title=""/>
                  </v:shape>
                  <o:OLEObject Type="Embed" ProgID="Equation.DSMT4" ShapeID="_x0000_i2520" DrawAspect="Content" ObjectID="_1818780657" r:id="rId69"/>
                </w:object>
              </w:r>
            </w:ins>
          </w:p>
        </w:tc>
        <w:tc>
          <w:tcPr>
            <w:tcW w:w="4420" w:type="dxa"/>
            <w:tcMar>
              <w:left w:w="0" w:type="dxa"/>
              <w:right w:w="0" w:type="dxa"/>
            </w:tcMar>
            <w:vAlign w:val="center"/>
          </w:tcPr>
          <w:p w14:paraId="0F58793B" w14:textId="49F6ED9F" w:rsidR="003D39D4" w:rsidRDefault="003D39D4" w:rsidP="003D39D4">
            <w:pPr>
              <w:keepNext/>
              <w:autoSpaceDE w:val="0"/>
              <w:autoSpaceDN w:val="0"/>
              <w:spacing w:before="40" w:line="240" w:lineRule="exact"/>
              <w:rPr>
                <w:ins w:id="506" w:author="yukina minato" w:date="2025-09-07T16:21:00Z" w16du:dateUtc="2025-09-07T08:21:00Z"/>
                <w:rFonts w:ascii="宋体" w:hAnsi="宋体" w:cs="宋体" w:hint="eastAsia"/>
                <w:color w:val="000000"/>
              </w:rPr>
            </w:pPr>
            <w:ins w:id="507" w:author="yukina minato" w:date="2025-09-07T16:22:00Z" w16du:dateUtc="2025-09-07T08:22:00Z">
              <w:r>
                <w:rPr>
                  <w:rFonts w:hint="eastAsia"/>
                </w:rPr>
                <w:t>球状烟幕半径</w:t>
              </w:r>
            </w:ins>
          </w:p>
        </w:tc>
        <w:tc>
          <w:tcPr>
            <w:tcW w:w="1764" w:type="dxa"/>
            <w:tcMar>
              <w:left w:w="0" w:type="dxa"/>
              <w:right w:w="0" w:type="dxa"/>
            </w:tcMar>
            <w:vAlign w:val="center"/>
          </w:tcPr>
          <w:p w14:paraId="502F7CD6" w14:textId="2106CCD2" w:rsidR="003D39D4" w:rsidRDefault="003D39D4" w:rsidP="003D39D4">
            <w:pPr>
              <w:keepNext/>
              <w:autoSpaceDE w:val="0"/>
              <w:autoSpaceDN w:val="0"/>
              <w:spacing w:before="32" w:line="252" w:lineRule="exact"/>
              <w:rPr>
                <w:ins w:id="508" w:author="yukina minato" w:date="2025-09-07T16:21:00Z" w16du:dateUtc="2025-09-07T08:21:00Z"/>
                <w:rFonts w:ascii="宋体" w:hAnsi="宋体" w:cs="宋体" w:hint="eastAsia"/>
                <w:color w:val="000000"/>
                <w:sz w:val="22"/>
                <w:szCs w:val="22"/>
              </w:rPr>
            </w:pPr>
            <w:ins w:id="509" w:author="yukina minato" w:date="2025-09-07T16:22:00Z" w16du:dateUtc="2025-09-07T08:22:00Z">
              <w:r>
                <w:rPr>
                  <w:rFonts w:hint="eastAsia"/>
                </w:rPr>
                <w:t>米</w:t>
              </w:r>
            </w:ins>
          </w:p>
        </w:tc>
      </w:tr>
      <w:tr w:rsidR="003D39D4" w14:paraId="7C41C48B" w14:textId="77777777" w:rsidTr="004E6A00">
        <w:trPr>
          <w:trHeight w:hRule="exact" w:val="397"/>
          <w:jc w:val="center"/>
          <w:ins w:id="510" w:author="yukina minato" w:date="2025-09-07T16:21:00Z" w16du:dateUtc="2025-09-07T08:21:00Z"/>
        </w:trPr>
        <w:tc>
          <w:tcPr>
            <w:tcW w:w="2160" w:type="dxa"/>
            <w:tcMar>
              <w:left w:w="0" w:type="dxa"/>
              <w:right w:w="0" w:type="dxa"/>
            </w:tcMar>
            <w:vAlign w:val="center"/>
          </w:tcPr>
          <w:p w14:paraId="2F1F0A4D" w14:textId="348082B7" w:rsidR="003D39D4" w:rsidRDefault="003D39D4" w:rsidP="003D39D4">
            <w:pPr>
              <w:keepNext/>
              <w:autoSpaceDE w:val="0"/>
              <w:autoSpaceDN w:val="0"/>
              <w:spacing w:before="42" w:line="252" w:lineRule="exact"/>
              <w:rPr>
                <w:ins w:id="511" w:author="yukina minato" w:date="2025-09-07T16:21:00Z" w16du:dateUtc="2025-09-07T08:21:00Z"/>
                <w:rFonts w:ascii="Times New Roman,BoldItalic" w:eastAsia="Times New Roman,BoldItalic" w:hAnsi="Times New Roman,BoldItalic"/>
                <w:b/>
                <w:i/>
                <w:iCs/>
                <w:color w:val="000000"/>
                <w:sz w:val="22"/>
              </w:rPr>
            </w:pPr>
            <w:ins w:id="512" w:author="yukina minato" w:date="2025-09-07T16:22:00Z" w16du:dateUtc="2025-09-07T08:22:00Z">
              <w:r w:rsidRPr="004D7EB3">
                <w:rPr>
                  <w:position w:val="-12"/>
                </w:rPr>
                <w:object w:dxaOrig="300" w:dyaOrig="360" w14:anchorId="1CEC68E3">
                  <v:shape id="_x0000_i2521" type="#_x0000_t75" style="width:15pt;height:18pt" o:ole="">
                    <v:imagedata r:id="rId60" o:title=""/>
                  </v:shape>
                  <o:OLEObject Type="Embed" ProgID="Equation.DSMT4" ShapeID="_x0000_i2521" DrawAspect="Content" ObjectID="_1818780658" r:id="rId70"/>
                </w:object>
              </w:r>
            </w:ins>
          </w:p>
        </w:tc>
        <w:tc>
          <w:tcPr>
            <w:tcW w:w="4420" w:type="dxa"/>
            <w:tcMar>
              <w:left w:w="0" w:type="dxa"/>
              <w:right w:w="0" w:type="dxa"/>
            </w:tcMar>
            <w:vAlign w:val="center"/>
          </w:tcPr>
          <w:p w14:paraId="54DAEAD6" w14:textId="41236D70" w:rsidR="003D39D4" w:rsidRDefault="003D39D4" w:rsidP="003D39D4">
            <w:pPr>
              <w:keepNext/>
              <w:autoSpaceDE w:val="0"/>
              <w:autoSpaceDN w:val="0"/>
              <w:spacing w:before="40" w:line="240" w:lineRule="exact"/>
              <w:rPr>
                <w:ins w:id="513" w:author="yukina minato" w:date="2025-09-07T16:21:00Z" w16du:dateUtc="2025-09-07T08:21:00Z"/>
                <w:rFonts w:ascii="宋体" w:hAnsi="宋体" w:cs="宋体" w:hint="eastAsia"/>
                <w:color w:val="000000"/>
              </w:rPr>
            </w:pPr>
            <w:ins w:id="514" w:author="yukina minato" w:date="2025-09-07T16:22:00Z" w16du:dateUtc="2025-09-07T08:22:00Z">
              <w:r>
                <w:rPr>
                  <w:rFonts w:hint="eastAsia"/>
                </w:rPr>
                <w:t>圆柱底面圆周半径</w:t>
              </w:r>
            </w:ins>
          </w:p>
        </w:tc>
        <w:tc>
          <w:tcPr>
            <w:tcW w:w="1764" w:type="dxa"/>
            <w:tcMar>
              <w:left w:w="0" w:type="dxa"/>
              <w:right w:w="0" w:type="dxa"/>
            </w:tcMar>
            <w:vAlign w:val="center"/>
          </w:tcPr>
          <w:p w14:paraId="6D6FFCCA" w14:textId="072A3C0E" w:rsidR="003D39D4" w:rsidRDefault="003D39D4" w:rsidP="003D39D4">
            <w:pPr>
              <w:keepNext/>
              <w:autoSpaceDE w:val="0"/>
              <w:autoSpaceDN w:val="0"/>
              <w:spacing w:before="32" w:line="252" w:lineRule="exact"/>
              <w:rPr>
                <w:ins w:id="515" w:author="yukina minato" w:date="2025-09-07T16:21:00Z" w16du:dateUtc="2025-09-07T08:21:00Z"/>
                <w:rFonts w:ascii="aDkqGEfC+SimSun" w:hAnsi="aDkqGEfC+SimSun"/>
                <w:color w:val="000000"/>
                <w:sz w:val="22"/>
                <w:szCs w:val="22"/>
              </w:rPr>
            </w:pPr>
            <w:ins w:id="516" w:author="yukina minato" w:date="2025-09-07T16:22:00Z" w16du:dateUtc="2025-09-07T08:22:00Z">
              <w:r>
                <w:rPr>
                  <w:rFonts w:hint="eastAsia"/>
                </w:rPr>
                <w:t>米</w:t>
              </w:r>
            </w:ins>
          </w:p>
        </w:tc>
      </w:tr>
      <w:tr w:rsidR="003D39D4" w14:paraId="0B64330E" w14:textId="77777777" w:rsidTr="004E6A00">
        <w:trPr>
          <w:trHeight w:hRule="exact" w:val="397"/>
          <w:jc w:val="center"/>
          <w:ins w:id="517" w:author="yukina minato" w:date="2025-09-07T16:21:00Z" w16du:dateUtc="2025-09-07T08:21:00Z"/>
        </w:trPr>
        <w:tc>
          <w:tcPr>
            <w:tcW w:w="2160" w:type="dxa"/>
            <w:tcBorders>
              <w:bottom w:val="single" w:sz="12" w:space="0" w:color="000000"/>
            </w:tcBorders>
            <w:tcMar>
              <w:left w:w="0" w:type="dxa"/>
              <w:right w:w="0" w:type="dxa"/>
            </w:tcMar>
            <w:vAlign w:val="center"/>
          </w:tcPr>
          <w:p w14:paraId="021E0FBF" w14:textId="3495DA1B" w:rsidR="003D39D4" w:rsidRDefault="003D39D4" w:rsidP="003D39D4">
            <w:pPr>
              <w:keepNext/>
              <w:autoSpaceDE w:val="0"/>
              <w:autoSpaceDN w:val="0"/>
              <w:spacing w:before="42" w:line="252" w:lineRule="exact"/>
              <w:rPr>
                <w:ins w:id="518" w:author="yukina minato" w:date="2025-09-07T16:21:00Z" w16du:dateUtc="2025-09-07T08:21:00Z"/>
                <w:rFonts w:ascii="Times New Roman,BoldItalic" w:hAnsi="Times New Roman,BoldItalic" w:hint="eastAsia"/>
                <w:b/>
                <w:i/>
                <w:iCs/>
                <w:color w:val="000000"/>
                <w:sz w:val="22"/>
              </w:rPr>
            </w:pPr>
            <w:ins w:id="519" w:author="yukina minato" w:date="2025-09-07T16:22:00Z" w16du:dateUtc="2025-09-07T08:22:00Z">
              <w:r w:rsidRPr="00F41085">
                <w:rPr>
                  <w:rFonts w:hint="eastAsia"/>
                  <w:position w:val="-6"/>
                </w:rPr>
                <w:object w:dxaOrig="300" w:dyaOrig="279" w14:anchorId="7A4E9ACE">
                  <v:shape id="_x0000_i2522" type="#_x0000_t75" style="width:15pt;height:13.5pt" o:ole="">
                    <v:imagedata r:id="rId62" o:title=""/>
                  </v:shape>
                  <o:OLEObject Type="Embed" ProgID="Equation.DSMT4" ShapeID="_x0000_i2522" DrawAspect="Content" ObjectID="_1818780659" r:id="rId71"/>
                </w:object>
              </w:r>
            </w:ins>
          </w:p>
        </w:tc>
        <w:tc>
          <w:tcPr>
            <w:tcW w:w="4420" w:type="dxa"/>
            <w:tcBorders>
              <w:bottom w:val="single" w:sz="12" w:space="0" w:color="000000"/>
            </w:tcBorders>
            <w:tcMar>
              <w:left w:w="0" w:type="dxa"/>
              <w:right w:w="0" w:type="dxa"/>
            </w:tcMar>
            <w:vAlign w:val="center"/>
          </w:tcPr>
          <w:p w14:paraId="564EC09E" w14:textId="73DD0EA7" w:rsidR="003D39D4" w:rsidRDefault="003D39D4" w:rsidP="003D39D4">
            <w:pPr>
              <w:keepNext/>
              <w:autoSpaceDE w:val="0"/>
              <w:autoSpaceDN w:val="0"/>
              <w:spacing w:before="40" w:line="240" w:lineRule="exact"/>
              <w:rPr>
                <w:ins w:id="520" w:author="yukina minato" w:date="2025-09-07T16:21:00Z" w16du:dateUtc="2025-09-07T08:21:00Z"/>
                <w:rFonts w:ascii="宋体" w:hAnsi="宋体" w:cs="宋体" w:hint="eastAsia"/>
                <w:color w:val="000000"/>
              </w:rPr>
            </w:pPr>
            <w:ins w:id="521" w:author="yukina minato" w:date="2025-09-07T16:22:00Z" w16du:dateUtc="2025-09-07T08:22:00Z">
              <w:r>
                <w:rPr>
                  <w:rFonts w:hint="eastAsia"/>
                </w:rPr>
                <w:t>有效遮蔽时长</w:t>
              </w:r>
            </w:ins>
          </w:p>
        </w:tc>
        <w:tc>
          <w:tcPr>
            <w:tcW w:w="1764" w:type="dxa"/>
            <w:tcBorders>
              <w:bottom w:val="single" w:sz="12" w:space="0" w:color="000000"/>
            </w:tcBorders>
            <w:tcMar>
              <w:left w:w="0" w:type="dxa"/>
              <w:right w:w="0" w:type="dxa"/>
            </w:tcMar>
            <w:vAlign w:val="center"/>
          </w:tcPr>
          <w:p w14:paraId="26404A04" w14:textId="02881C80" w:rsidR="003D39D4" w:rsidRDefault="003D39D4" w:rsidP="003D39D4">
            <w:pPr>
              <w:keepNext/>
              <w:autoSpaceDE w:val="0"/>
              <w:autoSpaceDN w:val="0"/>
              <w:spacing w:before="32" w:line="252" w:lineRule="exact"/>
              <w:rPr>
                <w:ins w:id="522" w:author="yukina minato" w:date="2025-09-07T16:21:00Z" w16du:dateUtc="2025-09-07T08:21:00Z"/>
                <w:rFonts w:ascii="宋体" w:hAnsi="宋体" w:cs="宋体" w:hint="eastAsia"/>
                <w:color w:val="000000"/>
                <w:sz w:val="22"/>
                <w:szCs w:val="22"/>
              </w:rPr>
            </w:pPr>
            <w:ins w:id="523" w:author="yukina minato" w:date="2025-09-07T16:22:00Z" w16du:dateUtc="2025-09-07T08:22:00Z">
              <w:r>
                <w:rPr>
                  <w:rFonts w:hint="eastAsia"/>
                </w:rPr>
                <w:t>秒</w:t>
              </w:r>
            </w:ins>
          </w:p>
        </w:tc>
      </w:tr>
    </w:tbl>
    <w:p w14:paraId="3AEC494E" w14:textId="435B1649" w:rsidR="00030A8F" w:rsidDel="00831670" w:rsidRDefault="003D39D4" w:rsidP="003D39D4">
      <w:pPr>
        <w:spacing w:line="360" w:lineRule="auto"/>
        <w:rPr>
          <w:del w:id="524" w:author="Noah Zheng" w:date="2025-09-07T13:39:00Z" w16du:dateUtc="2025-09-07T05:39:00Z"/>
          <w:rFonts w:ascii="宋体" w:eastAsia="宋体" w:hAnsi="宋体" w:hint="eastAsia"/>
          <w:szCs w:val="24"/>
        </w:rPr>
        <w:pPrChange w:id="525" w:author="yukina minato" w:date="2025-09-07T16:24:00Z" w16du:dateUtc="2025-09-07T08:24:00Z">
          <w:pPr>
            <w:spacing w:line="360" w:lineRule="auto"/>
            <w:ind w:firstLine="480"/>
            <w:jc w:val="both"/>
          </w:pPr>
        </w:pPrChange>
      </w:pPr>
      <w:moveToRangeStart w:id="526" w:author="yukina minato" w:date="2025-09-07T16:24:00Z" w:name="move208154661"/>
      <w:moveTo w:id="527" w:author="yukina minato" w:date="2025-09-07T16:24:00Z" w16du:dateUtc="2025-09-07T08:24:00Z">
        <w:r>
          <w:rPr>
            <w:rFonts w:ascii="宋体" w:eastAsia="宋体" w:hAnsi="宋体" w:hint="eastAsia"/>
            <w:szCs w:val="24"/>
          </w:rPr>
          <w:t>注：符号说明中未提到的符号，在本文中有具体解释</w:t>
        </w:r>
      </w:moveTo>
      <w:moveToRangeEnd w:id="526"/>
    </w:p>
    <w:p w14:paraId="12D56BA8" w14:textId="402DF8D7" w:rsidR="00831670" w:rsidRPr="00831670" w:rsidRDefault="00D3779C" w:rsidP="003D39D4">
      <w:pPr>
        <w:spacing w:line="360" w:lineRule="auto"/>
        <w:jc w:val="both"/>
        <w:rPr>
          <w:rPrChange w:id="528" w:author="Noah Zheng" w:date="2025-09-07T13:39:00Z" w16du:dateUtc="2025-09-07T05:39:00Z">
            <w:rPr>
              <w:b/>
              <w:bCs/>
              <w:kern w:val="44"/>
              <w:sz w:val="28"/>
              <w:szCs w:val="44"/>
            </w:rPr>
          </w:rPrChange>
        </w:rPr>
        <w:pPrChange w:id="529" w:author="yukina minato" w:date="2025-09-07T16:24:00Z" w16du:dateUtc="2025-09-07T08:24:00Z">
          <w:pPr>
            <w:spacing w:before="0" w:after="0"/>
            <w:jc w:val="left"/>
          </w:pPr>
        </w:pPrChange>
      </w:pPr>
      <w:bookmarkStart w:id="530" w:name="_Toc163167867"/>
      <w:del w:id="531" w:author="Noah Zheng" w:date="2025-09-07T13:39:00Z" w16du:dateUtc="2025-09-07T05:39:00Z">
        <w:r w:rsidDel="00831670">
          <w:br w:type="page"/>
        </w:r>
      </w:del>
      <w:bookmarkEnd w:id="530"/>
    </w:p>
    <w:p w14:paraId="2EA7274C" w14:textId="77777777" w:rsidR="00F8289C" w:rsidRDefault="00F8289C" w:rsidP="00F8289C">
      <w:pPr>
        <w:pStyle w:val="1"/>
        <w:keepNext w:val="0"/>
        <w:keepLines w:val="0"/>
        <w:spacing w:before="100" w:beforeAutospacing="1" w:after="100" w:afterAutospacing="1" w:line="360" w:lineRule="auto"/>
        <w:textAlignment w:val="center"/>
        <w:rPr>
          <w:ins w:id="532" w:author="yukina minato" w:date="2025-09-07T10:51:00Z" w16du:dateUtc="2025-09-07T02:51:00Z"/>
          <w:rFonts w:ascii="ˎ̥" w:eastAsia="黑体" w:hAnsi="ˎ̥" w:cs="Times New Roman" w:hint="eastAsia"/>
          <w:color w:val="181818"/>
          <w:kern w:val="36"/>
          <w:sz w:val="32"/>
          <w:szCs w:val="18"/>
        </w:rPr>
      </w:pPr>
      <w:r w:rsidRPr="003C0BBF">
        <w:rPr>
          <w:rFonts w:ascii="ˎ̥" w:eastAsia="黑体" w:hAnsi="ˎ̥" w:cs="Times New Roman" w:hint="eastAsia"/>
          <w:color w:val="181818"/>
          <w:kern w:val="36"/>
          <w:sz w:val="32"/>
          <w:szCs w:val="18"/>
        </w:rPr>
        <w:t>五、模型建立与求解</w:t>
      </w:r>
    </w:p>
    <w:p w14:paraId="0934C012" w14:textId="094A83B5" w:rsidR="00DA67E4" w:rsidRDefault="00E50D90" w:rsidP="00DA67E4">
      <w:pPr>
        <w:ind w:firstLineChars="200" w:firstLine="480"/>
        <w:jc w:val="left"/>
        <w:rPr>
          <w:ins w:id="533" w:author="yukina minato" w:date="2025-09-07T16:30:00Z" w16du:dateUtc="2025-09-07T08:30:00Z"/>
          <w:rFonts w:ascii="宋体" w:eastAsia="宋体" w:hAnsi="宋体" w:hint="eastAsia"/>
          <w:szCs w:val="24"/>
        </w:rPr>
        <w:pPrChange w:id="534" w:author="yukina minato" w:date="2025-09-07T16:30:00Z" w16du:dateUtc="2025-09-07T08:30:00Z">
          <w:pPr/>
        </w:pPrChange>
      </w:pPr>
      <w:ins w:id="535" w:author="yukina minato" w:date="2025-09-07T10:51:00Z" w16du:dateUtc="2025-09-07T02:51:00Z">
        <w:r w:rsidRPr="00E50D90">
          <w:rPr>
            <w:rFonts w:ascii="宋体" w:eastAsia="宋体" w:hAnsi="宋体" w:hint="eastAsia"/>
            <w:szCs w:val="24"/>
          </w:rPr>
          <w:t>在本文研究中，我们针对烟幕干扰弹的投放策略建立了两类模型：第一</w:t>
        </w:r>
        <w:proofErr w:type="gramStart"/>
        <w:r w:rsidRPr="00E50D90">
          <w:rPr>
            <w:rFonts w:ascii="宋体" w:eastAsia="宋体" w:hAnsi="宋体" w:hint="eastAsia"/>
            <w:szCs w:val="24"/>
          </w:rPr>
          <w:t>问采用</w:t>
        </w:r>
      </w:ins>
      <w:proofErr w:type="gramEnd"/>
      <w:ins w:id="536" w:author="yukina minato" w:date="2025-09-07T16:24:00Z" w16du:dateUtc="2025-09-07T08:24:00Z">
        <w:r w:rsidR="003D39D4">
          <w:rPr>
            <w:rFonts w:ascii="宋体" w:eastAsia="宋体" w:hAnsi="宋体" w:hint="eastAsia"/>
            <w:b/>
            <w:bCs/>
            <w:szCs w:val="24"/>
          </w:rPr>
          <w:t>仿真模拟</w:t>
        </w:r>
      </w:ins>
      <w:ins w:id="537" w:author="yukina minato" w:date="2025-09-07T10:51:00Z" w16du:dateUtc="2025-09-07T02:51:00Z">
        <w:r w:rsidRPr="00E50D90">
          <w:rPr>
            <w:rFonts w:ascii="宋体" w:eastAsia="宋体" w:hAnsi="宋体" w:hint="eastAsia"/>
            <w:szCs w:val="24"/>
          </w:rPr>
          <w:t>，通过</w:t>
        </w:r>
        <w:r w:rsidRPr="00E50D90">
          <w:rPr>
            <w:rFonts w:ascii="宋体" w:eastAsia="宋体" w:hAnsi="宋体" w:hint="eastAsia"/>
            <w:b/>
            <w:bCs/>
            <w:szCs w:val="24"/>
            <w:rPrChange w:id="538" w:author="yukina minato" w:date="2025-09-07T10:52:00Z" w16du:dateUtc="2025-09-07T02:52:00Z">
              <w:rPr>
                <w:rFonts w:ascii="宋体" w:eastAsia="宋体" w:hAnsi="宋体" w:hint="eastAsia"/>
                <w:szCs w:val="24"/>
              </w:rPr>
            </w:rPrChange>
          </w:rPr>
          <w:t>穷举</w:t>
        </w:r>
        <w:r w:rsidRPr="00E50D90">
          <w:rPr>
            <w:rFonts w:ascii="宋体" w:eastAsia="宋体" w:hAnsi="宋体" w:hint="eastAsia"/>
            <w:szCs w:val="24"/>
          </w:rPr>
          <w:t>计算不同方案下效果，以获得</w:t>
        </w:r>
      </w:ins>
      <w:ins w:id="539" w:author="yukina minato" w:date="2025-09-07T10:52:00Z" w16du:dateUtc="2025-09-07T02:52:00Z">
        <w:r>
          <w:rPr>
            <w:rFonts w:ascii="宋体" w:eastAsia="宋体" w:hAnsi="宋体" w:hint="eastAsia"/>
            <w:szCs w:val="24"/>
          </w:rPr>
          <w:t>最大时长</w:t>
        </w:r>
      </w:ins>
      <w:ins w:id="540" w:author="yukina minato" w:date="2025-09-07T10:51:00Z" w16du:dateUtc="2025-09-07T02:51:00Z">
        <w:r w:rsidRPr="00E50D90">
          <w:rPr>
            <w:rFonts w:ascii="宋体" w:eastAsia="宋体" w:hAnsi="宋体" w:hint="eastAsia"/>
            <w:szCs w:val="24"/>
          </w:rPr>
          <w:t>；第二至第五问则采用</w:t>
        </w:r>
        <w:r w:rsidRPr="00E50D90">
          <w:rPr>
            <w:rFonts w:ascii="宋体" w:eastAsia="宋体" w:hAnsi="宋体" w:hint="eastAsia"/>
            <w:b/>
            <w:bCs/>
            <w:szCs w:val="24"/>
            <w:rPrChange w:id="541" w:author="yukina minato" w:date="2025-09-07T10:52:00Z" w16du:dateUtc="2025-09-07T02:52:00Z">
              <w:rPr>
                <w:rFonts w:ascii="宋体" w:eastAsia="宋体" w:hAnsi="宋体" w:hint="eastAsia"/>
                <w:szCs w:val="24"/>
              </w:rPr>
            </w:rPrChange>
          </w:rPr>
          <w:t>最优化模型</w:t>
        </w:r>
        <w:r w:rsidRPr="00E50D90">
          <w:rPr>
            <w:rFonts w:ascii="宋体" w:eastAsia="宋体" w:hAnsi="宋体" w:hint="eastAsia"/>
            <w:szCs w:val="24"/>
          </w:rPr>
          <w:t>，利用</w:t>
        </w:r>
        <w:r w:rsidRPr="00E50D90">
          <w:rPr>
            <w:rFonts w:ascii="宋体" w:eastAsia="宋体" w:hAnsi="宋体" w:hint="eastAsia"/>
            <w:b/>
            <w:bCs/>
            <w:szCs w:val="24"/>
            <w:rPrChange w:id="542" w:author="yukina minato" w:date="2025-09-07T10:52:00Z" w16du:dateUtc="2025-09-07T02:52:00Z">
              <w:rPr>
                <w:rFonts w:ascii="宋体" w:eastAsia="宋体" w:hAnsi="宋体" w:hint="eastAsia"/>
                <w:szCs w:val="24"/>
              </w:rPr>
            </w:rPrChange>
          </w:rPr>
          <w:t>遗传算法</w:t>
        </w:r>
        <w:r w:rsidRPr="00E50D90">
          <w:rPr>
            <w:rFonts w:ascii="宋体" w:eastAsia="宋体" w:hAnsi="宋体" w:hint="eastAsia"/>
            <w:szCs w:val="24"/>
          </w:rPr>
          <w:t>在</w:t>
        </w:r>
      </w:ins>
      <w:ins w:id="543" w:author="yukina minato" w:date="2025-09-07T10:53:00Z" w16du:dateUtc="2025-09-07T02:53:00Z">
        <w:r>
          <w:rPr>
            <w:rFonts w:ascii="宋体" w:eastAsia="宋体" w:hAnsi="宋体" w:hint="eastAsia"/>
            <w:szCs w:val="24"/>
          </w:rPr>
          <w:t>较为</w:t>
        </w:r>
      </w:ins>
      <w:ins w:id="544" w:author="yukina minato" w:date="2025-09-07T10:51:00Z" w16du:dateUtc="2025-09-07T02:51:00Z">
        <w:r w:rsidRPr="00E50D90">
          <w:rPr>
            <w:rFonts w:ascii="宋体" w:eastAsia="宋体" w:hAnsi="宋体" w:hint="eastAsia"/>
            <w:szCs w:val="24"/>
          </w:rPr>
          <w:t>复杂的多无人机、多导弹情形下进行策略优化，以延长</w:t>
        </w:r>
        <w:proofErr w:type="gramStart"/>
        <w:r w:rsidRPr="00E50D90">
          <w:rPr>
            <w:rFonts w:ascii="宋体" w:eastAsia="宋体" w:hAnsi="宋体" w:hint="eastAsia"/>
            <w:szCs w:val="24"/>
          </w:rPr>
          <w:t>真目标</w:t>
        </w:r>
        <w:proofErr w:type="gramEnd"/>
        <w:r w:rsidRPr="00E50D90">
          <w:rPr>
            <w:rFonts w:ascii="宋体" w:eastAsia="宋体" w:hAnsi="宋体" w:hint="eastAsia"/>
            <w:szCs w:val="24"/>
          </w:rPr>
          <w:t>的有效遮</w:t>
        </w:r>
      </w:ins>
      <w:ins w:id="545" w:author="yukina minato" w:date="2025-09-07T10:53:00Z" w16du:dateUtc="2025-09-07T02:53:00Z">
        <w:r>
          <w:rPr>
            <w:rFonts w:ascii="宋体" w:eastAsia="宋体" w:hAnsi="宋体" w:hint="eastAsia"/>
            <w:szCs w:val="24"/>
          </w:rPr>
          <w:t>盖</w:t>
        </w:r>
      </w:ins>
      <w:ins w:id="546" w:author="yukina minato" w:date="2025-09-07T10:51:00Z" w16du:dateUtc="2025-09-07T02:51:00Z">
        <w:r w:rsidRPr="00E50D90">
          <w:rPr>
            <w:rFonts w:ascii="宋体" w:eastAsia="宋体" w:hAnsi="宋体" w:hint="eastAsia"/>
            <w:szCs w:val="24"/>
          </w:rPr>
          <w:t>时间。</w:t>
        </w:r>
      </w:ins>
    </w:p>
    <w:p w14:paraId="0C5098E9" w14:textId="25DBD219" w:rsidR="00DA67E4" w:rsidRDefault="00DA67E4" w:rsidP="00E50D90">
      <w:pPr>
        <w:rPr>
          <w:ins w:id="547" w:author="yukina minato" w:date="2025-09-07T10:57:00Z" w16du:dateUtc="2025-09-07T02:57:00Z"/>
          <w:rFonts w:ascii="宋体" w:eastAsia="宋体" w:hAnsi="宋体" w:hint="eastAsia"/>
          <w:szCs w:val="24"/>
        </w:rPr>
      </w:pPr>
      <w:ins w:id="548" w:author="yukina minato" w:date="2025-09-07T16:30:00Z" w16du:dateUtc="2025-09-07T08:30:00Z">
        <w:r>
          <w:rPr>
            <w:rFonts w:ascii="宋体" w:eastAsia="宋体" w:hAnsi="宋体"/>
            <w:noProof/>
            <w:szCs w:val="24"/>
          </w:rPr>
          <w:drawing>
            <wp:inline distT="0" distB="0" distL="0" distR="0" wp14:anchorId="734003C1" wp14:editId="2994E995">
              <wp:extent cx="5266055" cy="2387600"/>
              <wp:effectExtent l="0" t="0" r="0" b="0"/>
              <wp:docPr id="11826607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266055" cy="2387600"/>
                      </a:xfrm>
                      <a:prstGeom prst="rect">
                        <a:avLst/>
                      </a:prstGeom>
                      <a:noFill/>
                      <a:ln>
                        <a:noFill/>
                      </a:ln>
                    </pic:spPr>
                  </pic:pic>
                </a:graphicData>
              </a:graphic>
            </wp:inline>
          </w:drawing>
        </w:r>
      </w:ins>
    </w:p>
    <w:p w14:paraId="6418E957" w14:textId="2D21CF99" w:rsidR="00E50D90" w:rsidRPr="005E27F9" w:rsidRDefault="00E50D90" w:rsidP="00E50D90">
      <w:pPr>
        <w:rPr>
          <w:ins w:id="549" w:author="yukina minato" w:date="2025-09-07T10:57:00Z" w16du:dateUtc="2025-09-07T02:57:00Z"/>
          <w:rFonts w:eastAsia="宋体"/>
          <w:sz w:val="21"/>
          <w:szCs w:val="18"/>
        </w:rPr>
      </w:pPr>
      <w:ins w:id="550" w:author="yukina minato" w:date="2025-09-07T10:57:00Z" w16du:dateUtc="2025-09-07T02:57:00Z">
        <w:r>
          <w:rPr>
            <w:rFonts w:eastAsia="宋体" w:hint="eastAsia"/>
            <w:sz w:val="21"/>
            <w:szCs w:val="18"/>
          </w:rPr>
          <w:t>图</w:t>
        </w:r>
      </w:ins>
      <w:ins w:id="551" w:author="yukina minato" w:date="2025-09-07T10:58:00Z" w16du:dateUtc="2025-09-07T02:58:00Z">
        <w:r>
          <w:rPr>
            <w:rFonts w:eastAsia="宋体" w:hint="eastAsia"/>
            <w:sz w:val="21"/>
            <w:szCs w:val="18"/>
          </w:rPr>
          <w:t xml:space="preserve">4 </w:t>
        </w:r>
      </w:ins>
      <w:ins w:id="552" w:author="yukina minato" w:date="2025-09-07T10:57:00Z" w16du:dateUtc="2025-09-07T02:57:00Z">
        <w:r>
          <w:rPr>
            <w:rFonts w:eastAsia="宋体" w:hint="eastAsia"/>
            <w:sz w:val="21"/>
            <w:szCs w:val="18"/>
          </w:rPr>
          <w:t xml:space="preserve"> </w:t>
        </w:r>
      </w:ins>
      <w:ins w:id="553" w:author="yukina minato" w:date="2025-09-07T12:02:00Z" w16du:dateUtc="2025-09-07T04:02:00Z">
        <w:r w:rsidR="00EB127A">
          <w:rPr>
            <w:rFonts w:eastAsia="宋体" w:hint="eastAsia"/>
            <w:sz w:val="21"/>
            <w:szCs w:val="18"/>
          </w:rPr>
          <w:t>本论文两个关键模型分析图</w:t>
        </w:r>
      </w:ins>
    </w:p>
    <w:p w14:paraId="1A3E5416" w14:textId="77777777" w:rsidR="00E50D90" w:rsidRPr="00E50D90" w:rsidRDefault="00E50D90">
      <w:pPr>
        <w:rPr>
          <w:ins w:id="554" w:author="yukina minato" w:date="2025-09-07T10:53:00Z" w16du:dateUtc="2025-09-07T02:53:00Z"/>
          <w:rFonts w:ascii="宋体" w:eastAsia="宋体" w:hAnsi="宋体" w:hint="eastAsia"/>
          <w:szCs w:val="24"/>
        </w:rPr>
        <w:pPrChange w:id="555" w:author="yukina minato" w:date="2025-09-07T10:56:00Z" w16du:dateUtc="2025-09-07T02:56:00Z">
          <w:pPr>
            <w:ind w:firstLineChars="200" w:firstLine="480"/>
            <w:jc w:val="left"/>
          </w:pPr>
        </w:pPrChange>
      </w:pPr>
    </w:p>
    <w:p w14:paraId="7E25A234" w14:textId="5A149290" w:rsidR="00E50D90" w:rsidRDefault="00E50D90" w:rsidP="00E50D90">
      <w:pPr>
        <w:ind w:firstLineChars="200" w:firstLine="480"/>
        <w:jc w:val="left"/>
        <w:rPr>
          <w:ins w:id="556" w:author="yukina minato" w:date="2025-09-07T11:14:00Z" w16du:dateUtc="2025-09-07T03:14:00Z"/>
          <w:rFonts w:ascii="宋体" w:eastAsia="宋体" w:hAnsi="宋体" w:hint="eastAsia"/>
          <w:szCs w:val="24"/>
        </w:rPr>
      </w:pPr>
      <w:ins w:id="557" w:author="yukina minato" w:date="2025-09-07T10:51:00Z" w16du:dateUtc="2025-09-07T02:51:00Z">
        <w:r w:rsidRPr="00E50D90">
          <w:rPr>
            <w:rFonts w:ascii="宋体" w:eastAsia="宋体" w:hAnsi="宋体" w:hint="eastAsia"/>
            <w:szCs w:val="24"/>
          </w:rPr>
          <w:t>为统一表述，本文将遮</w:t>
        </w:r>
      </w:ins>
      <w:ins w:id="558" w:author="yukina minato" w:date="2025-09-07T10:53:00Z" w16du:dateUtc="2025-09-07T02:53:00Z">
        <w:r>
          <w:rPr>
            <w:rFonts w:ascii="宋体" w:eastAsia="宋体" w:hAnsi="宋体" w:hint="eastAsia"/>
            <w:szCs w:val="24"/>
          </w:rPr>
          <w:t>挡</w:t>
        </w:r>
      </w:ins>
      <w:ins w:id="559" w:author="yukina minato" w:date="2025-09-07T10:51:00Z" w16du:dateUtc="2025-09-07T02:51:00Z">
        <w:r w:rsidRPr="00E50D90">
          <w:rPr>
            <w:rFonts w:ascii="宋体" w:eastAsia="宋体" w:hAnsi="宋体" w:hint="eastAsia"/>
            <w:szCs w:val="24"/>
          </w:rPr>
          <w:t>方式定义为烟幕云团在导弹与目标之间形成的空间遮挡；将</w:t>
        </w:r>
        <w:r w:rsidRPr="00002D6B">
          <w:rPr>
            <w:rFonts w:ascii="宋体" w:eastAsia="宋体" w:hAnsi="宋体" w:hint="eastAsia"/>
            <w:b/>
            <w:bCs/>
            <w:szCs w:val="24"/>
            <w:rPrChange w:id="560" w:author="yukina minato" w:date="2025-09-07T17:13:00Z" w16du:dateUtc="2025-09-07T09:13:00Z">
              <w:rPr>
                <w:rFonts w:ascii="宋体" w:eastAsia="宋体" w:hAnsi="宋体" w:hint="eastAsia"/>
                <w:szCs w:val="24"/>
              </w:rPr>
            </w:rPrChange>
          </w:rPr>
          <w:t>有效遮蔽定义为导弹飞行过程中</w:t>
        </w:r>
      </w:ins>
      <w:ins w:id="561" w:author="yukina minato" w:date="2025-09-07T10:54:00Z" w16du:dateUtc="2025-09-07T02:54:00Z">
        <w:r w:rsidRPr="00002D6B">
          <w:rPr>
            <w:rFonts w:ascii="宋体" w:eastAsia="宋体" w:hAnsi="宋体" w:hint="eastAsia"/>
            <w:b/>
            <w:bCs/>
            <w:szCs w:val="24"/>
            <w:rPrChange w:id="562" w:author="yukina minato" w:date="2025-09-07T17:13:00Z" w16du:dateUtc="2025-09-07T09:13:00Z">
              <w:rPr>
                <w:rFonts w:ascii="宋体" w:eastAsia="宋体" w:hAnsi="宋体" w:hint="eastAsia"/>
                <w:szCs w:val="24"/>
              </w:rPr>
            </w:rPrChange>
          </w:rPr>
          <w:t>与</w:t>
        </w:r>
        <w:proofErr w:type="gramStart"/>
        <w:r w:rsidRPr="00002D6B">
          <w:rPr>
            <w:rFonts w:ascii="宋体" w:eastAsia="宋体" w:hAnsi="宋体" w:hint="eastAsia"/>
            <w:b/>
            <w:bCs/>
            <w:szCs w:val="24"/>
            <w:rPrChange w:id="563" w:author="yukina minato" w:date="2025-09-07T17:13:00Z" w16du:dateUtc="2025-09-07T09:13:00Z">
              <w:rPr>
                <w:rFonts w:ascii="宋体" w:eastAsia="宋体" w:hAnsi="宋体" w:hint="eastAsia"/>
                <w:szCs w:val="24"/>
              </w:rPr>
            </w:rPrChange>
          </w:rPr>
          <w:t>真目标</w:t>
        </w:r>
        <w:proofErr w:type="gramEnd"/>
        <w:r w:rsidRPr="00002D6B">
          <w:rPr>
            <w:rFonts w:ascii="宋体" w:eastAsia="宋体" w:hAnsi="宋体" w:hint="eastAsia"/>
            <w:b/>
            <w:bCs/>
            <w:szCs w:val="24"/>
            <w:rPrChange w:id="564" w:author="yukina minato" w:date="2025-09-07T17:13:00Z" w16du:dateUtc="2025-09-07T09:13:00Z">
              <w:rPr>
                <w:rFonts w:ascii="宋体" w:eastAsia="宋体" w:hAnsi="宋体" w:hint="eastAsia"/>
                <w:szCs w:val="24"/>
              </w:rPr>
            </w:rPrChange>
          </w:rPr>
          <w:t>连线均穿过</w:t>
        </w:r>
      </w:ins>
      <w:ins w:id="565" w:author="yukina minato" w:date="2025-09-07T10:51:00Z" w16du:dateUtc="2025-09-07T02:51:00Z">
        <w:r w:rsidRPr="00002D6B">
          <w:rPr>
            <w:rFonts w:ascii="宋体" w:eastAsia="宋体" w:hAnsi="宋体" w:hint="eastAsia"/>
            <w:b/>
            <w:bCs/>
            <w:szCs w:val="24"/>
            <w:rPrChange w:id="566" w:author="yukina minato" w:date="2025-09-07T17:13:00Z" w16du:dateUtc="2025-09-07T09:13:00Z">
              <w:rPr>
                <w:rFonts w:ascii="宋体" w:eastAsia="宋体" w:hAnsi="宋体" w:hint="eastAsia"/>
                <w:szCs w:val="24"/>
              </w:rPr>
            </w:rPrChange>
          </w:rPr>
          <w:t>烟幕遮蔽区域</w:t>
        </w:r>
        <w:r w:rsidRPr="00E50D90">
          <w:rPr>
            <w:rFonts w:ascii="宋体" w:eastAsia="宋体" w:hAnsi="宋体" w:hint="eastAsia"/>
            <w:szCs w:val="24"/>
          </w:rPr>
          <w:t>，从而使</w:t>
        </w:r>
        <w:proofErr w:type="gramStart"/>
        <w:r w:rsidRPr="00E50D90">
          <w:rPr>
            <w:rFonts w:ascii="宋体" w:eastAsia="宋体" w:hAnsi="宋体" w:hint="eastAsia"/>
            <w:szCs w:val="24"/>
          </w:rPr>
          <w:t>真目标</w:t>
        </w:r>
        <w:proofErr w:type="gramEnd"/>
        <w:r w:rsidRPr="00E50D90">
          <w:rPr>
            <w:rFonts w:ascii="宋体" w:eastAsia="宋体" w:hAnsi="宋体" w:hint="eastAsia"/>
            <w:szCs w:val="24"/>
          </w:rPr>
          <w:t>在该时段内无法被发现。</w:t>
        </w:r>
      </w:ins>
    </w:p>
    <w:p w14:paraId="1A6B2D2A" w14:textId="77777777" w:rsidR="00223F84" w:rsidRDefault="00223F84">
      <w:pPr>
        <w:keepNext/>
        <w:keepLines/>
        <w:rPr>
          <w:ins w:id="567" w:author="yukina minato" w:date="2025-09-07T11:14:00Z" w16du:dateUtc="2025-09-07T03:14:00Z"/>
          <w:rFonts w:eastAsia="宋体"/>
          <w:sz w:val="21"/>
          <w:szCs w:val="18"/>
        </w:rPr>
        <w:pPrChange w:id="568" w:author="yukina minato" w:date="2025-09-07T12:03:00Z" w16du:dateUtc="2025-09-07T04:03:00Z">
          <w:pPr/>
        </w:pPrChange>
      </w:pPr>
      <w:ins w:id="569" w:author="yukina minato" w:date="2025-09-07T11:14:00Z" w16du:dateUtc="2025-09-07T03:14:00Z">
        <w:r>
          <w:rPr>
            <w:noProof/>
          </w:rPr>
          <w:drawing>
            <wp:inline distT="0" distB="0" distL="0" distR="0" wp14:anchorId="33848015" wp14:editId="166FD55C">
              <wp:extent cx="4267200" cy="3818751"/>
              <wp:effectExtent l="0" t="0" r="0" b="0"/>
              <wp:docPr id="189941365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267200" cy="3818751"/>
                      </a:xfrm>
                      <a:prstGeom prst="rect">
                        <a:avLst/>
                      </a:prstGeom>
                      <a:noFill/>
                      <a:ln>
                        <a:noFill/>
                      </a:ln>
                    </pic:spPr>
                  </pic:pic>
                </a:graphicData>
              </a:graphic>
            </wp:inline>
          </w:drawing>
        </w:r>
      </w:ins>
    </w:p>
    <w:p w14:paraId="5D037397" w14:textId="214B269C" w:rsidR="00223F84" w:rsidRDefault="00223F84" w:rsidP="00DA67E4">
      <w:pPr>
        <w:keepNext/>
        <w:keepLines/>
        <w:rPr>
          <w:ins w:id="570" w:author="yukina minato" w:date="2025-09-07T16:28:00Z" w16du:dateUtc="2025-09-07T08:28:00Z"/>
          <w:rFonts w:eastAsia="宋体"/>
          <w:sz w:val="21"/>
          <w:szCs w:val="18"/>
        </w:rPr>
      </w:pPr>
      <w:ins w:id="571" w:author="yukina minato" w:date="2025-09-07T11:14:00Z" w16du:dateUtc="2025-09-07T03:14:00Z">
        <w:r>
          <w:rPr>
            <w:rFonts w:eastAsia="宋体" w:hint="eastAsia"/>
            <w:sz w:val="21"/>
            <w:szCs w:val="18"/>
          </w:rPr>
          <w:t>图</w:t>
        </w:r>
      </w:ins>
      <w:ins w:id="572" w:author="yukina minato" w:date="2025-09-07T12:02:00Z" w16du:dateUtc="2025-09-07T04:02:00Z">
        <w:r w:rsidR="00EB127A">
          <w:rPr>
            <w:rFonts w:eastAsia="宋体" w:hint="eastAsia"/>
            <w:sz w:val="21"/>
            <w:szCs w:val="18"/>
          </w:rPr>
          <w:t>5</w:t>
        </w:r>
      </w:ins>
      <w:ins w:id="573" w:author="yukina minato" w:date="2025-09-07T11:14:00Z" w16du:dateUtc="2025-09-07T03:14:00Z">
        <w:r>
          <w:rPr>
            <w:rFonts w:eastAsia="宋体" w:hint="eastAsia"/>
            <w:sz w:val="21"/>
            <w:szCs w:val="18"/>
          </w:rPr>
          <w:t xml:space="preserve"> </w:t>
        </w:r>
        <w:r w:rsidRPr="008B2EAA">
          <w:rPr>
            <w:rFonts w:eastAsia="宋体" w:hint="eastAsia"/>
            <w:sz w:val="21"/>
            <w:szCs w:val="18"/>
          </w:rPr>
          <w:t>问题一</w:t>
        </w:r>
        <w:r>
          <w:rPr>
            <w:rFonts w:eastAsia="宋体" w:hint="eastAsia"/>
            <w:sz w:val="21"/>
            <w:szCs w:val="18"/>
          </w:rPr>
          <w:t>二开始</w:t>
        </w:r>
        <w:r w:rsidRPr="008B2EAA">
          <w:rPr>
            <w:rFonts w:eastAsia="宋体" w:hint="eastAsia"/>
            <w:sz w:val="21"/>
            <w:szCs w:val="18"/>
          </w:rPr>
          <w:t>遮蔽示意图</w:t>
        </w:r>
      </w:ins>
    </w:p>
    <w:p w14:paraId="3A967EA2" w14:textId="77777777" w:rsidR="00DA67E4" w:rsidRPr="00DA67E4" w:rsidRDefault="00DA67E4" w:rsidP="00DA67E4">
      <w:pPr>
        <w:keepNext/>
        <w:keepLines/>
        <w:rPr>
          <w:rFonts w:eastAsia="宋体" w:hint="eastAsia"/>
          <w:sz w:val="21"/>
          <w:szCs w:val="18"/>
          <w:rPrChange w:id="574" w:author="yukina minato" w:date="2025-09-07T16:28:00Z" w16du:dateUtc="2025-09-07T08:28:00Z">
            <w:rPr>
              <w:rFonts w:ascii="ˎ̥" w:eastAsia="黑体" w:hAnsi="ˎ̥" w:cs="Times New Roman" w:hint="eastAsia"/>
              <w:color w:val="181818"/>
              <w:kern w:val="36"/>
              <w:sz w:val="32"/>
              <w:szCs w:val="18"/>
            </w:rPr>
          </w:rPrChange>
        </w:rPr>
        <w:pPrChange w:id="575" w:author="yukina minato" w:date="2025-09-07T16:28:00Z" w16du:dateUtc="2025-09-07T08:28:00Z">
          <w:pPr>
            <w:pStyle w:val="1"/>
            <w:keepNext w:val="0"/>
            <w:keepLines w:val="0"/>
            <w:spacing w:before="100" w:beforeAutospacing="1" w:after="100" w:afterAutospacing="1" w:line="360" w:lineRule="auto"/>
            <w:textAlignment w:val="center"/>
          </w:pPr>
        </w:pPrChange>
      </w:pPr>
    </w:p>
    <w:p w14:paraId="2942EC28" w14:textId="31ACE9A9" w:rsidR="00F8289C" w:rsidRPr="000C08F1" w:rsidRDefault="00F8289C" w:rsidP="000C08F1">
      <w:pPr>
        <w:pStyle w:val="af"/>
        <w:spacing w:line="360" w:lineRule="auto"/>
        <w:rPr>
          <w:rFonts w:ascii="宋体" w:eastAsia="宋体" w:hAnsi="宋体" w:hint="eastAsia"/>
        </w:rPr>
      </w:pPr>
      <w:r>
        <w:rPr>
          <w:rFonts w:hint="eastAsia"/>
        </w:rPr>
        <w:t>5.1</w:t>
      </w:r>
      <w:r>
        <w:rPr>
          <w:rFonts w:ascii="宋体" w:eastAsia="宋体" w:hAnsi="宋体" w:hint="eastAsia"/>
        </w:rPr>
        <w:t>问题</w:t>
      </w:r>
      <w:proofErr w:type="gramStart"/>
      <w:r>
        <w:rPr>
          <w:rFonts w:ascii="宋体" w:eastAsia="宋体" w:hAnsi="宋体" w:hint="eastAsia"/>
        </w:rPr>
        <w:t>一</w:t>
      </w:r>
      <w:proofErr w:type="gramEnd"/>
      <w:ins w:id="576" w:author="yukina minato" w:date="2025-09-07T16:32:00Z" w16du:dateUtc="2025-09-07T08:32:00Z">
        <w:r w:rsidR="00DA67E4">
          <w:rPr>
            <w:rFonts w:hint="eastAsia"/>
          </w:rPr>
          <w:t>模型</w:t>
        </w:r>
      </w:ins>
      <w:r>
        <w:rPr>
          <w:rFonts w:ascii="宋体" w:eastAsia="宋体" w:hAnsi="宋体" w:hint="eastAsia"/>
        </w:rPr>
        <w:t>的</w:t>
      </w:r>
      <w:del w:id="577" w:author="yukina minato" w:date="2025-09-07T10:55:00Z" w16du:dateUtc="2025-09-07T02:55:00Z">
        <w:r w:rsidDel="00E50D90">
          <w:rPr>
            <w:rFonts w:ascii="宋体" w:eastAsia="宋体" w:hAnsi="宋体" w:hint="eastAsia"/>
          </w:rPr>
          <w:delText>模型</w:delText>
        </w:r>
      </w:del>
      <w:r>
        <w:rPr>
          <w:rFonts w:ascii="宋体" w:eastAsia="宋体" w:hAnsi="宋体" w:hint="eastAsia"/>
        </w:rPr>
        <w:t>建立与求解</w:t>
      </w:r>
    </w:p>
    <w:p w14:paraId="076A7E6C" w14:textId="56AF97C8" w:rsidR="00F8289C" w:rsidRDefault="00F8289C" w:rsidP="00F8289C">
      <w:pPr>
        <w:pStyle w:val="af3"/>
        <w:spacing w:line="360" w:lineRule="auto"/>
        <w:ind w:leftChars="100" w:left="240"/>
      </w:pPr>
      <w:r>
        <w:rPr>
          <w:rFonts w:hint="eastAsia"/>
        </w:rPr>
        <w:t>5.1.1</w:t>
      </w:r>
      <w:ins w:id="578" w:author="yukina minato" w:date="2025-09-07T16:32:00Z" w16du:dateUtc="2025-09-07T08:32:00Z">
        <w:r w:rsidR="00DA67E4">
          <w:rPr>
            <w:rFonts w:hint="eastAsia"/>
          </w:rPr>
          <w:t>模型建立</w:t>
        </w:r>
      </w:ins>
      <w:ins w:id="579" w:author="yukina minato" w:date="2025-09-07T16:29:00Z" w16du:dateUtc="2025-09-07T08:29:00Z">
        <w:r w:rsidR="00DA67E4" w:rsidRPr="00DA67E4">
          <w:rPr>
            <w:rFonts w:hint="eastAsia"/>
          </w:rPr>
          <w:t>仿真模拟</w:t>
        </w:r>
      </w:ins>
      <w:del w:id="580" w:author="yukina minato" w:date="2025-09-07T16:29:00Z" w16du:dateUtc="2025-09-07T08:29:00Z">
        <w:r w:rsidR="008A5541" w:rsidDel="00DA67E4">
          <w:rPr>
            <w:rFonts w:hint="eastAsia"/>
          </w:rPr>
          <w:delText>遍历</w:delText>
        </w:r>
        <w:r w:rsidDel="00DA67E4">
          <w:rPr>
            <w:rFonts w:hint="eastAsia"/>
          </w:rPr>
          <w:delText>模型</w:delText>
        </w:r>
        <w:r w:rsidR="008A5541" w:rsidDel="00DA67E4">
          <w:rPr>
            <w:rFonts w:hint="eastAsia"/>
          </w:rPr>
          <w:delText>BL</w:delText>
        </w:r>
      </w:del>
      <w:del w:id="581" w:author="yukina minato" w:date="2025-09-07T16:31:00Z" w16du:dateUtc="2025-09-07T08:31:00Z">
        <w:r w:rsidDel="00DA67E4">
          <w:rPr>
            <w:rFonts w:hint="eastAsia"/>
          </w:rPr>
          <w:delText>的建立</w:delText>
        </w:r>
      </w:del>
    </w:p>
    <w:p w14:paraId="18F96F02" w14:textId="5443A6CB" w:rsidR="00D02B82" w:rsidRPr="00D02B82" w:rsidDel="00E50D90" w:rsidRDefault="00D02B82" w:rsidP="00D02B82">
      <w:pPr>
        <w:ind w:firstLineChars="200" w:firstLine="480"/>
        <w:jc w:val="left"/>
        <w:rPr>
          <w:del w:id="582" w:author="yukina minato" w:date="2025-09-07T10:56:00Z" w16du:dateUtc="2025-09-07T02:56:00Z"/>
          <w:rFonts w:ascii="宋体" w:eastAsia="宋体" w:hAnsi="宋体" w:hint="eastAsia"/>
          <w:szCs w:val="24"/>
        </w:rPr>
      </w:pPr>
      <w:del w:id="583" w:author="yukina minato" w:date="2025-09-07T10:56:00Z" w16du:dateUtc="2025-09-07T02:56:00Z">
        <w:r w:rsidRPr="00D02B82" w:rsidDel="00E50D90">
          <w:rPr>
            <w:rFonts w:ascii="宋体" w:eastAsia="宋体" w:hAnsi="宋体" w:hint="eastAsia"/>
            <w:szCs w:val="24"/>
          </w:rPr>
          <w:delText>加入</w:delText>
        </w:r>
        <w:r w:rsidDel="00E50D90">
          <w:rPr>
            <w:rFonts w:ascii="宋体" w:eastAsia="宋体" w:hAnsi="宋体" w:hint="eastAsia"/>
            <w:szCs w:val="24"/>
          </w:rPr>
          <w:delText>两</w:delText>
        </w:r>
        <w:r w:rsidR="00CD551B" w:rsidDel="00E50D90">
          <w:rPr>
            <w:rFonts w:ascii="宋体" w:eastAsia="宋体" w:hAnsi="宋体" w:hint="eastAsia"/>
            <w:szCs w:val="24"/>
            <w:highlight w:val="yellow"/>
          </w:rPr>
          <w:delText>有效</w:delText>
        </w:r>
        <w:r w:rsidRPr="00C8579E" w:rsidDel="00E50D90">
          <w:rPr>
            <w:rFonts w:ascii="宋体" w:eastAsia="宋体" w:hAnsi="宋体" w:hint="eastAsia"/>
            <w:szCs w:val="24"/>
            <w:highlight w:val="yellow"/>
          </w:rPr>
          <w:delText>遮蔽和</w:delText>
        </w:r>
        <w:r w:rsidR="00CD551B" w:rsidDel="00E50D90">
          <w:rPr>
            <w:rFonts w:ascii="宋体" w:eastAsia="宋体" w:hAnsi="宋体" w:hint="eastAsia"/>
            <w:szCs w:val="24"/>
            <w:highlight w:val="yellow"/>
          </w:rPr>
          <w:delText>无效</w:delText>
        </w:r>
        <w:r w:rsidRPr="00C8579E" w:rsidDel="00E50D90">
          <w:rPr>
            <w:rFonts w:ascii="宋体" w:eastAsia="宋体" w:hAnsi="宋体" w:hint="eastAsia"/>
            <w:szCs w:val="24"/>
            <w:highlight w:val="yellow"/>
          </w:rPr>
          <w:delText>遮蔽</w:delText>
        </w:r>
        <w:r w:rsidRPr="00D02B82" w:rsidDel="00E50D90">
          <w:rPr>
            <w:rFonts w:ascii="宋体" w:eastAsia="宋体" w:hAnsi="宋体" w:hint="eastAsia"/>
            <w:szCs w:val="24"/>
          </w:rPr>
          <w:delText>配图，</w:delText>
        </w:r>
        <w:r w:rsidDel="00E50D90">
          <w:rPr>
            <w:rFonts w:ascii="宋体" w:eastAsia="宋体" w:hAnsi="宋体" w:hint="eastAsia"/>
            <w:szCs w:val="24"/>
          </w:rPr>
          <w:delText>再</w:delText>
        </w:r>
        <w:r w:rsidRPr="00D02B82" w:rsidDel="00E50D90">
          <w:rPr>
            <w:rFonts w:ascii="宋体" w:eastAsia="宋体" w:hAnsi="宋体" w:hint="eastAsia"/>
            <w:szCs w:val="24"/>
          </w:rPr>
          <w:delText>开始对问题一的</w:delText>
        </w:r>
        <w:r w:rsidRPr="00C8579E" w:rsidDel="00E50D90">
          <w:rPr>
            <w:rFonts w:ascii="宋体" w:eastAsia="宋体" w:hAnsi="宋体" w:hint="eastAsia"/>
            <w:szCs w:val="24"/>
            <w:highlight w:val="yellow"/>
          </w:rPr>
          <w:delText>总述。</w:delText>
        </w:r>
      </w:del>
    </w:p>
    <w:p w14:paraId="1B809814" w14:textId="575664F3" w:rsidR="00F8289C" w:rsidRDefault="00F8289C" w:rsidP="00F8289C">
      <w:pPr>
        <w:ind w:firstLineChars="200" w:firstLine="480"/>
        <w:jc w:val="both"/>
        <w:rPr>
          <w:ins w:id="584" w:author="yukina minato" w:date="2025-09-07T11:11:00Z" w16du:dateUtc="2025-09-07T03:11:00Z"/>
          <w:rFonts w:ascii="宋体" w:eastAsia="宋体" w:hAnsi="宋体" w:hint="eastAsia"/>
          <w:szCs w:val="24"/>
        </w:rPr>
      </w:pPr>
      <w:bookmarkStart w:id="585" w:name="OLE_LINK3"/>
      <w:r>
        <w:rPr>
          <w:rFonts w:hint="eastAsia"/>
        </w:rPr>
        <w:t>首先，根据题意建立</w:t>
      </w:r>
      <w:r w:rsidRPr="004A6B29">
        <w:rPr>
          <w:rFonts w:ascii="宋体" w:eastAsia="宋体" w:hAnsi="宋体" w:hint="eastAsia"/>
          <w:szCs w:val="24"/>
        </w:rPr>
        <w:t>导弹</w:t>
      </w:r>
      <w:r w:rsidRPr="00BB168F">
        <w:rPr>
          <w:rFonts w:ascii="宋体" w:eastAsia="宋体" w:hAnsi="宋体" w:hint="eastAsia"/>
          <w:position w:val="-4"/>
          <w:szCs w:val="24"/>
        </w:rPr>
        <w:object w:dxaOrig="400" w:dyaOrig="260" w14:anchorId="3AF9B0ED">
          <v:shape id="_x0000_i1054" type="#_x0000_t75" style="width:19.5pt;height:12.75pt" o:ole="">
            <v:imagedata r:id="rId74" o:title=""/>
          </v:shape>
          <o:OLEObject Type="Embed" ProgID="Equation.DSMT4" ShapeID="_x0000_i1054" DrawAspect="Content" ObjectID="_1818780660" r:id="rId75"/>
        </w:object>
      </w:r>
      <w:r w:rsidRPr="004A6B29">
        <w:rPr>
          <w:rFonts w:ascii="宋体" w:eastAsia="宋体" w:hAnsi="宋体" w:hint="eastAsia"/>
          <w:szCs w:val="24"/>
        </w:rPr>
        <w:t>的轨迹参数方程</w:t>
      </w:r>
      <w:r>
        <w:rPr>
          <w:rFonts w:ascii="宋体" w:eastAsia="宋体" w:hAnsi="宋体" w:hint="eastAsia"/>
          <w:szCs w:val="24"/>
        </w:rPr>
        <w:t>和</w:t>
      </w:r>
      <w:r w:rsidRPr="004A6B29">
        <w:rPr>
          <w:rFonts w:ascii="宋体" w:eastAsia="宋体" w:hAnsi="宋体" w:hint="eastAsia"/>
          <w:szCs w:val="24"/>
        </w:rPr>
        <w:t>无人机</w:t>
      </w:r>
      <w:r w:rsidRPr="00DF37F8">
        <w:rPr>
          <w:rFonts w:ascii="宋体" w:eastAsia="宋体" w:hAnsi="宋体" w:hint="eastAsia"/>
          <w:position w:val="-4"/>
          <w:szCs w:val="24"/>
        </w:rPr>
        <w:object w:dxaOrig="480" w:dyaOrig="260" w14:anchorId="180540AD">
          <v:shape id="_x0000_i1055" type="#_x0000_t75" style="width:24pt;height:13.5pt" o:ole="">
            <v:imagedata r:id="rId76" o:title=""/>
          </v:shape>
          <o:OLEObject Type="Embed" ProgID="Equation.DSMT4" ShapeID="_x0000_i1055" DrawAspect="Content" ObjectID="_1818780661" r:id="rId77"/>
        </w:object>
      </w:r>
      <w:proofErr w:type="gramStart"/>
      <w:r w:rsidRPr="004A6B29">
        <w:rPr>
          <w:rFonts w:ascii="宋体" w:eastAsia="宋体" w:hAnsi="宋体" w:hint="eastAsia"/>
          <w:szCs w:val="24"/>
        </w:rPr>
        <w:t>投放第</w:t>
      </w:r>
      <w:proofErr w:type="gramEnd"/>
      <w:r w:rsidRPr="00DF37F8">
        <w:rPr>
          <w:rFonts w:ascii="宋体" w:eastAsia="宋体" w:hAnsi="宋体" w:hint="eastAsia"/>
          <w:position w:val="-4"/>
          <w:szCs w:val="24"/>
        </w:rPr>
        <w:object w:dxaOrig="139" w:dyaOrig="260" w14:anchorId="1C8EF8C1">
          <v:shape id="_x0000_i1056" type="#_x0000_t75" style="width:6.75pt;height:12.75pt" o:ole="">
            <v:imagedata r:id="rId78" o:title=""/>
          </v:shape>
          <o:OLEObject Type="Embed" ProgID="Equation.DSMT4" ShapeID="_x0000_i1056" DrawAspect="Content" ObjectID="_1818780662" r:id="rId79"/>
        </w:object>
      </w:r>
      <w:r w:rsidRPr="004A6B29">
        <w:rPr>
          <w:rFonts w:ascii="宋体" w:eastAsia="宋体" w:hAnsi="宋体" w:hint="eastAsia"/>
          <w:szCs w:val="24"/>
        </w:rPr>
        <w:t>枚烟幕干扰弹以及干扰弹起爆后形成的球状烟幕云团球心的轨迹参数方程</w:t>
      </w:r>
      <w:r w:rsidR="00CD551B">
        <w:rPr>
          <w:rFonts w:ascii="宋体" w:eastAsia="宋体" w:hAnsi="宋体" w:hint="eastAsia"/>
          <w:szCs w:val="24"/>
        </w:rPr>
        <w:t>（以下简称球心轨迹方程）</w:t>
      </w:r>
      <w:r>
        <w:rPr>
          <w:rFonts w:ascii="宋体" w:eastAsia="宋体" w:hAnsi="宋体" w:hint="eastAsia"/>
          <w:szCs w:val="24"/>
        </w:rPr>
        <w:t>；接着，根据点到直线的距离公式求出</w:t>
      </w:r>
      <w:r w:rsidRPr="004A6B29">
        <w:rPr>
          <w:rFonts w:ascii="宋体" w:eastAsia="宋体" w:hAnsi="宋体" w:hint="eastAsia"/>
          <w:szCs w:val="24"/>
        </w:rPr>
        <w:t>球状烟幕中心点</w:t>
      </w:r>
      <w:r w:rsidRPr="004A6B29">
        <w:rPr>
          <w:rFonts w:ascii="宋体" w:eastAsia="宋体" w:hAnsi="宋体" w:hint="eastAsia"/>
          <w:position w:val="-16"/>
          <w:szCs w:val="24"/>
        </w:rPr>
        <w:object w:dxaOrig="480" w:dyaOrig="400" w14:anchorId="33E9B7AA">
          <v:shape id="_x0000_i1057" type="#_x0000_t75" style="width:24pt;height:19.5pt" o:ole="">
            <v:imagedata r:id="rId80" o:title=""/>
          </v:shape>
          <o:OLEObject Type="Embed" ProgID="Equation.DSMT4" ShapeID="_x0000_i1057" DrawAspect="Content" ObjectID="_1818780663" r:id="rId81"/>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2837CD66">
          <v:shape id="_x0000_i1058" type="#_x0000_t75" style="width:25.5pt;height:18pt" o:ole="">
            <v:imagedata r:id="rId82" o:title=""/>
          </v:shape>
          <o:OLEObject Type="Embed" ProgID="Equation.DSMT4" ShapeID="_x0000_i1058" DrawAspect="Content" ObjectID="_1818780664" r:id="rId83"/>
        </w:object>
      </w:r>
      <w:r w:rsidRPr="004A6B29">
        <w:rPr>
          <w:rFonts w:ascii="宋体" w:eastAsia="宋体" w:hAnsi="宋体" w:hint="eastAsia"/>
          <w:szCs w:val="24"/>
        </w:rPr>
        <w:t>距离</w:t>
      </w:r>
      <w:r>
        <w:rPr>
          <w:rFonts w:ascii="宋体" w:eastAsia="宋体" w:hAnsi="宋体" w:hint="eastAsia"/>
          <w:szCs w:val="24"/>
        </w:rPr>
        <w:t>；最后，根据微积分思想，先化整为零，再积零为整，从而</w:t>
      </w:r>
      <w:r w:rsidR="008A5541">
        <w:rPr>
          <w:rFonts w:ascii="宋体" w:eastAsia="宋体" w:hAnsi="宋体" w:hint="eastAsia"/>
          <w:szCs w:val="24"/>
        </w:rPr>
        <w:t>得到</w:t>
      </w:r>
      <w:r>
        <w:rPr>
          <w:rFonts w:ascii="宋体" w:eastAsia="宋体" w:hAnsi="宋体" w:hint="eastAsia"/>
          <w:szCs w:val="24"/>
        </w:rPr>
        <w:t>有效遮蔽时长的表达式</w:t>
      </w:r>
      <w:r w:rsidR="008A5541">
        <w:rPr>
          <w:rFonts w:ascii="宋体" w:eastAsia="宋体" w:hAnsi="宋体" w:hint="eastAsia"/>
          <w:szCs w:val="24"/>
        </w:rPr>
        <w:t>，进而</w:t>
      </w:r>
      <w:del w:id="586" w:author="yukina minato" w:date="2025-09-07T16:32:00Z" w16du:dateUtc="2025-09-07T08:32:00Z">
        <w:r w:rsidR="008A5541" w:rsidDel="00DA67E4">
          <w:rPr>
            <w:rFonts w:ascii="宋体" w:eastAsia="宋体" w:hAnsi="宋体" w:hint="eastAsia"/>
            <w:szCs w:val="24"/>
          </w:rPr>
          <w:delText>建立</w:delText>
        </w:r>
      </w:del>
      <w:ins w:id="587" w:author="yukina minato" w:date="2025-09-07T16:32:00Z" w16du:dateUtc="2025-09-07T08:32:00Z">
        <w:r w:rsidR="00DA67E4">
          <w:rPr>
            <w:rFonts w:ascii="宋体" w:eastAsia="宋体" w:hAnsi="宋体" w:hint="eastAsia"/>
            <w:szCs w:val="24"/>
          </w:rPr>
          <w:t>进行</w:t>
        </w:r>
      </w:ins>
      <w:del w:id="588" w:author="yukina minato" w:date="2025-09-07T16:32:00Z" w16du:dateUtc="2025-09-07T08:32:00Z">
        <w:r w:rsidR="008A5541" w:rsidDel="00DA67E4">
          <w:rPr>
            <w:rFonts w:ascii="宋体" w:eastAsia="宋体" w:hAnsi="宋体" w:hint="eastAsia"/>
            <w:szCs w:val="24"/>
          </w:rPr>
          <w:delText>遍</w:delText>
        </w:r>
      </w:del>
      <w:ins w:id="589" w:author="yukina minato" w:date="2025-09-07T16:32:00Z" w16du:dateUtc="2025-09-07T08:32:00Z">
        <w:r w:rsidR="00DA67E4" w:rsidRPr="00DA67E4">
          <w:rPr>
            <w:rFonts w:ascii="宋体" w:eastAsia="宋体" w:hAnsi="宋体" w:hint="eastAsia"/>
            <w:szCs w:val="24"/>
          </w:rPr>
          <w:t>仿真模拟</w:t>
        </w:r>
      </w:ins>
      <w:del w:id="590" w:author="yukina minato" w:date="2025-09-07T16:32:00Z" w16du:dateUtc="2025-09-07T08:32:00Z">
        <w:r w:rsidR="008A5541" w:rsidDel="00DA67E4">
          <w:rPr>
            <w:rFonts w:ascii="宋体" w:eastAsia="宋体" w:hAnsi="宋体" w:hint="eastAsia"/>
            <w:szCs w:val="24"/>
          </w:rPr>
          <w:delText>历模型BL</w:delText>
        </w:r>
      </w:del>
      <w:r>
        <w:rPr>
          <w:rFonts w:ascii="宋体" w:eastAsia="宋体" w:hAnsi="宋体" w:hint="eastAsia"/>
          <w:szCs w:val="24"/>
        </w:rPr>
        <w:t>。</w:t>
      </w:r>
    </w:p>
    <w:p w14:paraId="40592C67" w14:textId="77777777" w:rsidR="00223F84" w:rsidRDefault="00223F84" w:rsidP="00223F84">
      <w:pPr>
        <w:rPr>
          <w:moveTo w:id="591" w:author="yukina minato" w:date="2025-09-07T11:14:00Z" w16du:dateUtc="2025-09-07T03:14:00Z"/>
          <w:rFonts w:eastAsia="宋体"/>
          <w:sz w:val="21"/>
          <w:szCs w:val="18"/>
        </w:rPr>
      </w:pPr>
      <w:moveToRangeStart w:id="592" w:author="yukina minato" w:date="2025-09-07T11:14:00Z" w:name="move208136039"/>
      <w:moveTo w:id="593" w:author="yukina minato" w:date="2025-09-07T11:14:00Z" w16du:dateUtc="2025-09-07T03:14:00Z">
        <w:r>
          <w:rPr>
            <w:rFonts w:eastAsia="宋体"/>
            <w:noProof/>
            <w:sz w:val="21"/>
            <w:szCs w:val="18"/>
          </w:rPr>
          <w:drawing>
            <wp:inline distT="0" distB="0" distL="0" distR="0" wp14:anchorId="57C3DA5C" wp14:editId="0F9CF34F">
              <wp:extent cx="4114800" cy="3678900"/>
              <wp:effectExtent l="0" t="0" r="0" b="0"/>
              <wp:docPr id="610645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120109" cy="3683646"/>
                      </a:xfrm>
                      <a:prstGeom prst="rect">
                        <a:avLst/>
                      </a:prstGeom>
                      <a:noFill/>
                      <a:ln>
                        <a:noFill/>
                      </a:ln>
                    </pic:spPr>
                  </pic:pic>
                </a:graphicData>
              </a:graphic>
            </wp:inline>
          </w:drawing>
        </w:r>
      </w:moveTo>
    </w:p>
    <w:p w14:paraId="59FBCCC0" w14:textId="63F85ABB" w:rsidR="00223F84" w:rsidRPr="00223F84" w:rsidRDefault="00223F84">
      <w:pPr>
        <w:rPr>
          <w:rFonts w:ascii="宋体" w:eastAsia="宋体" w:hAnsi="宋体" w:hint="eastAsia"/>
          <w:szCs w:val="24"/>
        </w:rPr>
        <w:pPrChange w:id="594" w:author="yukina minato" w:date="2025-09-07T11:11:00Z" w16du:dateUtc="2025-09-07T03:11:00Z">
          <w:pPr>
            <w:ind w:firstLineChars="200" w:firstLine="420"/>
            <w:jc w:val="both"/>
          </w:pPr>
        </w:pPrChange>
      </w:pPr>
      <w:moveTo w:id="595" w:author="yukina minato" w:date="2025-09-07T11:14:00Z" w16du:dateUtc="2025-09-07T03:14:00Z">
        <w:r>
          <w:rPr>
            <w:rFonts w:eastAsia="宋体" w:hint="eastAsia"/>
            <w:sz w:val="21"/>
            <w:szCs w:val="18"/>
          </w:rPr>
          <w:t>图</w:t>
        </w:r>
      </w:moveTo>
      <w:ins w:id="596" w:author="yukina minato" w:date="2025-09-07T12:03:00Z" w16du:dateUtc="2025-09-07T04:03:00Z">
        <w:r w:rsidR="00EB127A">
          <w:rPr>
            <w:rFonts w:eastAsia="宋体" w:hint="eastAsia"/>
            <w:sz w:val="21"/>
            <w:szCs w:val="18"/>
          </w:rPr>
          <w:t>6</w:t>
        </w:r>
      </w:ins>
      <w:moveTo w:id="597" w:author="yukina minato" w:date="2025-09-07T11:14:00Z" w16du:dateUtc="2025-09-07T03:14:00Z">
        <w:del w:id="598" w:author="yukina minato" w:date="2025-09-07T12:03:00Z" w16du:dateUtc="2025-09-07T04:03:00Z">
          <w:r w:rsidDel="00EB127A">
            <w:rPr>
              <w:rFonts w:eastAsia="宋体" w:hint="eastAsia"/>
              <w:sz w:val="21"/>
              <w:szCs w:val="18"/>
            </w:rPr>
            <w:delText>7</w:delText>
          </w:r>
        </w:del>
        <w:r>
          <w:rPr>
            <w:rFonts w:eastAsia="宋体" w:hint="eastAsia"/>
            <w:sz w:val="21"/>
            <w:szCs w:val="18"/>
          </w:rPr>
          <w:t xml:space="preserve"> </w:t>
        </w:r>
        <w:r w:rsidRPr="008B2EAA">
          <w:rPr>
            <w:rFonts w:eastAsia="宋体" w:hint="eastAsia"/>
            <w:sz w:val="21"/>
            <w:szCs w:val="18"/>
          </w:rPr>
          <w:t>问题一</w:t>
        </w:r>
        <w:r>
          <w:rPr>
            <w:rFonts w:eastAsia="宋体" w:hint="eastAsia"/>
            <w:sz w:val="21"/>
            <w:szCs w:val="18"/>
          </w:rPr>
          <w:t>二</w:t>
        </w:r>
        <w:r w:rsidRPr="008B2EAA">
          <w:rPr>
            <w:rFonts w:eastAsia="宋体" w:hint="eastAsia"/>
            <w:sz w:val="21"/>
            <w:szCs w:val="18"/>
          </w:rPr>
          <w:t>结束遮蔽示意图</w:t>
        </w:r>
        <w:r>
          <w:br w:type="textWrapping" w:clear="all"/>
        </w:r>
      </w:moveTo>
      <w:moveToRangeEnd w:id="592"/>
    </w:p>
    <w:p w14:paraId="3DC078DB" w14:textId="42FEE761" w:rsidR="00D02B82" w:rsidRPr="000C08F1" w:rsidDel="00223F84" w:rsidRDefault="00D02B82">
      <w:pPr>
        <w:rPr>
          <w:del w:id="599" w:author="yukina minato" w:date="2025-09-07T11:11:00Z" w16du:dateUtc="2025-09-07T03:11:00Z"/>
        </w:rPr>
      </w:pPr>
      <w:del w:id="600" w:author="yukina minato" w:date="2025-09-07T11:11:00Z" w16du:dateUtc="2025-09-07T03:11:00Z">
        <w:r w:rsidDel="00223F84">
          <w:rPr>
            <w:noProof/>
          </w:rPr>
          <w:drawing>
            <wp:inline distT="0" distB="0" distL="0" distR="0" wp14:anchorId="4922DFBF" wp14:editId="59EE85AA">
              <wp:extent cx="4847194" cy="2571750"/>
              <wp:effectExtent l="0" t="0" r="0" b="0"/>
              <wp:docPr id="3" name="图片 2">
                <a:extLst xmlns:a="http://schemas.openxmlformats.org/drawingml/2006/main">
                  <a:ext uri="{FF2B5EF4-FFF2-40B4-BE49-F238E27FC236}">
                    <a16:creationId xmlns:a16="http://schemas.microsoft.com/office/drawing/2014/main" id="{189CBE4C-1A94-8D31-EAC7-BEC93E21F8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189CBE4C-1A94-8D31-EAC7-BEC93E21F868}"/>
                          </a:ext>
                        </a:extLst>
                      </pic:cNvPr>
                      <pic:cNvPicPr>
                        <a:picLocks noChangeAspect="1"/>
                      </pic:cNvPicPr>
                    </pic:nvPicPr>
                    <pic:blipFill rotWithShape="1">
                      <a:blip r:embed="rId85">
                        <a:extLst>
                          <a:ext uri="{28A0092B-C50C-407E-A947-70E740481C1C}">
                            <a14:useLocalDpi xmlns:a14="http://schemas.microsoft.com/office/drawing/2010/main" val="0"/>
                          </a:ext>
                        </a:extLst>
                      </a:blip>
                      <a:srcRect l="7589" t="11652" r="1042" b="22890"/>
                      <a:stretch>
                        <a:fillRect/>
                      </a:stretch>
                    </pic:blipFill>
                    <pic:spPr bwMode="auto">
                      <a:xfrm>
                        <a:off x="0" y="0"/>
                        <a:ext cx="4868908" cy="2583271"/>
                      </a:xfrm>
                      <a:prstGeom prst="rect">
                        <a:avLst/>
                      </a:prstGeom>
                      <a:ln>
                        <a:noFill/>
                      </a:ln>
                      <a:extLst>
                        <a:ext uri="{53640926-AAD7-44D8-BBD7-CCE9431645EC}">
                          <a14:shadowObscured xmlns:a14="http://schemas.microsoft.com/office/drawing/2010/main"/>
                        </a:ext>
                      </a:extLst>
                    </pic:spPr>
                  </pic:pic>
                </a:graphicData>
              </a:graphic>
            </wp:inline>
          </w:drawing>
        </w:r>
      </w:del>
    </w:p>
    <w:p w14:paraId="7782B0B2" w14:textId="3DDB3279" w:rsidR="00CD551B" w:rsidDel="00223F84" w:rsidRDefault="00D02B82">
      <w:pPr>
        <w:rPr>
          <w:del w:id="601" w:author="yukina minato" w:date="2025-09-07T11:11:00Z" w16du:dateUtc="2025-09-07T03:11:00Z"/>
          <w:rFonts w:eastAsia="宋体"/>
          <w:sz w:val="21"/>
          <w:szCs w:val="18"/>
        </w:rPr>
      </w:pPr>
      <w:del w:id="602" w:author="yukina minato" w:date="2025-09-07T11:11:00Z" w16du:dateUtc="2025-09-07T03:11:00Z">
        <w:r w:rsidDel="00223F84">
          <w:rPr>
            <w:rFonts w:eastAsia="宋体" w:hint="eastAsia"/>
            <w:sz w:val="21"/>
            <w:szCs w:val="18"/>
          </w:rPr>
          <w:delText>图</w:delText>
        </w:r>
        <w:r w:rsidDel="00223F84">
          <w:rPr>
            <w:rFonts w:eastAsia="宋体" w:hint="eastAsia"/>
            <w:sz w:val="21"/>
            <w:szCs w:val="18"/>
          </w:rPr>
          <w:delText xml:space="preserve">4 </w:delText>
        </w:r>
        <w:r w:rsidRPr="002263D5" w:rsidDel="00223F84">
          <w:rPr>
            <w:rFonts w:eastAsia="宋体" w:hint="eastAsia"/>
            <w:sz w:val="21"/>
            <w:szCs w:val="18"/>
          </w:rPr>
          <w:delText>烟幕</w:delText>
        </w:r>
        <w:r w:rsidR="00CD551B" w:rsidDel="00223F84">
          <w:rPr>
            <w:rFonts w:eastAsia="宋体" w:hint="eastAsia"/>
            <w:sz w:val="21"/>
            <w:szCs w:val="18"/>
          </w:rPr>
          <w:delText>干扰弹有效遮蔽真目标</w:delText>
        </w:r>
        <w:r w:rsidRPr="002263D5" w:rsidDel="00223F84">
          <w:rPr>
            <w:rFonts w:eastAsia="宋体" w:hint="eastAsia"/>
            <w:sz w:val="21"/>
            <w:szCs w:val="18"/>
          </w:rPr>
          <w:delText>原理</w:delText>
        </w:r>
        <w:r w:rsidDel="00223F84">
          <w:rPr>
            <w:rFonts w:eastAsia="宋体" w:hint="eastAsia"/>
            <w:sz w:val="21"/>
            <w:szCs w:val="18"/>
          </w:rPr>
          <w:delText>侧视</w:delText>
        </w:r>
        <w:r w:rsidRPr="002263D5" w:rsidDel="00223F84">
          <w:rPr>
            <w:rFonts w:eastAsia="宋体" w:hint="eastAsia"/>
            <w:sz w:val="21"/>
            <w:szCs w:val="18"/>
          </w:rPr>
          <w:delText>图</w:delText>
        </w:r>
      </w:del>
    </w:p>
    <w:p w14:paraId="54C51E9B" w14:textId="1D2C158A" w:rsidR="00CD551B" w:rsidDel="00223F84" w:rsidRDefault="00CD551B">
      <w:pPr>
        <w:rPr>
          <w:del w:id="603" w:author="yukina minato" w:date="2025-09-07T11:11:00Z" w16du:dateUtc="2025-09-07T03:11:00Z"/>
          <w:rFonts w:eastAsia="宋体"/>
          <w:sz w:val="21"/>
          <w:szCs w:val="18"/>
        </w:rPr>
      </w:pPr>
    </w:p>
    <w:p w14:paraId="0A00090E" w14:textId="37DFDF98" w:rsidR="00CD551B" w:rsidDel="00223F84" w:rsidRDefault="00CD551B" w:rsidP="00CD551B">
      <w:pPr>
        <w:rPr>
          <w:del w:id="604" w:author="yukina minato" w:date="2025-09-07T11:11:00Z" w16du:dateUtc="2025-09-07T03:11:00Z"/>
          <w:rFonts w:ascii="宋体" w:eastAsia="宋体" w:hAnsi="宋体" w:hint="eastAsia"/>
          <w:szCs w:val="24"/>
        </w:rPr>
      </w:pPr>
      <w:del w:id="605" w:author="yukina minato" w:date="2025-09-07T11:11:00Z" w16du:dateUtc="2025-09-07T03:11:00Z">
        <w:r w:rsidDel="00223F84">
          <w:rPr>
            <w:noProof/>
          </w:rPr>
          <w:drawing>
            <wp:inline distT="0" distB="0" distL="0" distR="0" wp14:anchorId="376E4A65" wp14:editId="1D28C8BB">
              <wp:extent cx="4953226" cy="2543175"/>
              <wp:effectExtent l="0" t="0" r="0" b="0"/>
              <wp:docPr id="624586150" name="图片 3">
                <a:extLst xmlns:a="http://schemas.openxmlformats.org/drawingml/2006/main">
                  <a:ext uri="{FF2B5EF4-FFF2-40B4-BE49-F238E27FC236}">
                    <a16:creationId xmlns:a16="http://schemas.microsoft.com/office/drawing/2014/main" id="{CA6AAA78-A077-D474-3AC4-3EC5F3A478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CA6AAA78-A077-D474-3AC4-3EC5F3A478E5}"/>
                          </a:ext>
                        </a:extLst>
                      </pic:cNvPr>
                      <pic:cNvPicPr>
                        <a:picLocks noChangeAspect="1"/>
                      </pic:cNvPicPr>
                    </pic:nvPicPr>
                    <pic:blipFill rotWithShape="1">
                      <a:blip r:embed="rId86"/>
                      <a:srcRect t="10580" b="4778"/>
                      <a:stretch>
                        <a:fillRect/>
                      </a:stretch>
                    </pic:blipFill>
                    <pic:spPr bwMode="auto">
                      <a:xfrm>
                        <a:off x="0" y="0"/>
                        <a:ext cx="4990934" cy="2562536"/>
                      </a:xfrm>
                      <a:prstGeom prst="rect">
                        <a:avLst/>
                      </a:prstGeom>
                      <a:ln>
                        <a:noFill/>
                      </a:ln>
                      <a:extLst>
                        <a:ext uri="{53640926-AAD7-44D8-BBD7-CCE9431645EC}">
                          <a14:shadowObscured xmlns:a14="http://schemas.microsoft.com/office/drawing/2010/main"/>
                        </a:ext>
                      </a:extLst>
                    </pic:spPr>
                  </pic:pic>
                </a:graphicData>
              </a:graphic>
            </wp:inline>
          </w:drawing>
        </w:r>
      </w:del>
    </w:p>
    <w:p w14:paraId="570DAC2B" w14:textId="69D6C792" w:rsidR="00CD551B" w:rsidDel="00223F84" w:rsidRDefault="00CD551B" w:rsidP="00CD551B">
      <w:pPr>
        <w:rPr>
          <w:del w:id="606" w:author="yukina minato" w:date="2025-09-07T11:11:00Z" w16du:dateUtc="2025-09-07T03:11:00Z"/>
          <w:rFonts w:eastAsia="宋体"/>
          <w:sz w:val="21"/>
          <w:szCs w:val="18"/>
        </w:rPr>
      </w:pPr>
      <w:del w:id="607" w:author="yukina minato" w:date="2025-09-07T11:11:00Z" w16du:dateUtc="2025-09-07T03:11:00Z">
        <w:r w:rsidDel="00223F84">
          <w:rPr>
            <w:rFonts w:eastAsia="宋体" w:hint="eastAsia"/>
            <w:sz w:val="21"/>
            <w:szCs w:val="18"/>
          </w:rPr>
          <w:delText>图</w:delText>
        </w:r>
        <w:r w:rsidDel="00223F84">
          <w:rPr>
            <w:rFonts w:eastAsia="宋体" w:hint="eastAsia"/>
            <w:sz w:val="21"/>
            <w:szCs w:val="18"/>
          </w:rPr>
          <w:delText xml:space="preserve">5 </w:delText>
        </w:r>
        <w:r w:rsidRPr="002263D5" w:rsidDel="00223F84">
          <w:rPr>
            <w:rFonts w:eastAsia="宋体" w:hint="eastAsia"/>
            <w:sz w:val="21"/>
            <w:szCs w:val="18"/>
          </w:rPr>
          <w:delText>烟幕</w:delText>
        </w:r>
        <w:r w:rsidDel="00223F84">
          <w:rPr>
            <w:rFonts w:eastAsia="宋体" w:hint="eastAsia"/>
            <w:sz w:val="21"/>
            <w:szCs w:val="18"/>
          </w:rPr>
          <w:delText>干扰弹非有效</w:delText>
        </w:r>
        <w:r w:rsidRPr="002263D5" w:rsidDel="00223F84">
          <w:rPr>
            <w:rFonts w:eastAsia="宋体" w:hint="eastAsia"/>
            <w:sz w:val="21"/>
            <w:szCs w:val="18"/>
          </w:rPr>
          <w:delText>遮蔽</w:delText>
        </w:r>
        <w:r w:rsidDel="00223F84">
          <w:rPr>
            <w:rFonts w:eastAsia="宋体" w:hint="eastAsia"/>
            <w:sz w:val="21"/>
            <w:szCs w:val="18"/>
          </w:rPr>
          <w:delText>真目标</w:delText>
        </w:r>
        <w:r w:rsidRPr="002263D5" w:rsidDel="00223F84">
          <w:rPr>
            <w:rFonts w:eastAsia="宋体" w:hint="eastAsia"/>
            <w:sz w:val="21"/>
            <w:szCs w:val="18"/>
          </w:rPr>
          <w:delText>原理</w:delText>
        </w:r>
        <w:r w:rsidDel="00223F84">
          <w:rPr>
            <w:rFonts w:eastAsia="宋体" w:hint="eastAsia"/>
            <w:sz w:val="21"/>
            <w:szCs w:val="18"/>
          </w:rPr>
          <w:delText>俯视</w:delText>
        </w:r>
        <w:r w:rsidRPr="002263D5" w:rsidDel="00223F84">
          <w:rPr>
            <w:rFonts w:eastAsia="宋体" w:hint="eastAsia"/>
            <w:sz w:val="21"/>
            <w:szCs w:val="18"/>
          </w:rPr>
          <w:delText>图</w:delText>
        </w:r>
      </w:del>
    </w:p>
    <w:p w14:paraId="3DFF2313" w14:textId="6FB326D8" w:rsidR="009D78CF" w:rsidDel="00223F84" w:rsidRDefault="009D78CF">
      <w:pPr>
        <w:rPr>
          <w:del w:id="608" w:author="yukina minato" w:date="2025-09-07T11:11:00Z" w16du:dateUtc="2025-09-07T03:11:00Z"/>
          <w:rFonts w:eastAsia="宋体"/>
          <w:sz w:val="21"/>
          <w:szCs w:val="18"/>
        </w:rPr>
      </w:pPr>
    </w:p>
    <w:p w14:paraId="1AC2289E" w14:textId="0CC5CFFD" w:rsidR="00D464EF" w:rsidDel="00223F84" w:rsidRDefault="00D464EF" w:rsidP="00D464EF">
      <w:pPr>
        <w:rPr>
          <w:del w:id="609" w:author="yukina minato" w:date="2025-09-07T11:11:00Z" w16du:dateUtc="2025-09-07T03:11:00Z"/>
          <w:rFonts w:eastAsia="宋体"/>
          <w:sz w:val="21"/>
          <w:szCs w:val="18"/>
        </w:rPr>
      </w:pPr>
    </w:p>
    <w:bookmarkEnd w:id="585"/>
    <w:p w14:paraId="18F5EE49" w14:textId="18AB725F" w:rsidR="00C204A9" w:rsidRPr="000C08F1" w:rsidRDefault="00C204A9" w:rsidP="00C204A9">
      <w:pPr>
        <w:pStyle w:val="af3"/>
        <w:ind w:leftChars="200" w:left="480"/>
        <w:outlineLvl w:val="4"/>
      </w:pPr>
      <w:r w:rsidRPr="000C08F1">
        <w:rPr>
          <w:rFonts w:hint="eastAsia"/>
        </w:rPr>
        <w:t>5.1.1.1</w:t>
      </w:r>
      <w:r w:rsidRPr="000C08F1">
        <w:rPr>
          <w:rFonts w:hint="eastAsia"/>
        </w:rPr>
        <w:t>导弹</w:t>
      </w:r>
      <w:r w:rsidRPr="000C08F1">
        <w:rPr>
          <w:rFonts w:hint="eastAsia"/>
        </w:rPr>
        <w:t>M1</w:t>
      </w:r>
      <w:r w:rsidR="00D464EF">
        <w:rPr>
          <w:rFonts w:hint="eastAsia"/>
        </w:rPr>
        <w:t>、</w:t>
      </w:r>
      <w:r w:rsidRPr="000C08F1">
        <w:rPr>
          <w:rFonts w:hint="eastAsia"/>
        </w:rPr>
        <w:t>无人机</w:t>
      </w:r>
      <w:r w:rsidRPr="000C08F1">
        <w:rPr>
          <w:rFonts w:hint="eastAsia"/>
        </w:rPr>
        <w:t>FY1</w:t>
      </w:r>
      <w:r w:rsidR="00CD551B">
        <w:rPr>
          <w:rFonts w:hint="eastAsia"/>
        </w:rPr>
        <w:t>投放的</w:t>
      </w:r>
      <w:r w:rsidRPr="000C08F1">
        <w:rPr>
          <w:rFonts w:hint="eastAsia"/>
        </w:rPr>
        <w:t>干</w:t>
      </w:r>
      <w:r w:rsidR="00CD551B">
        <w:rPr>
          <w:rFonts w:hint="eastAsia"/>
        </w:rPr>
        <w:t>扰弹</w:t>
      </w:r>
      <w:r w:rsidRPr="000C08F1">
        <w:rPr>
          <w:rFonts w:hint="eastAsia"/>
        </w:rPr>
        <w:t>球心轨迹方程的建立</w:t>
      </w:r>
    </w:p>
    <w:p w14:paraId="2DC31D38" w14:textId="24452D7F" w:rsidR="00C204A9" w:rsidRPr="004A6B29" w:rsidDel="00F17AB4" w:rsidRDefault="00C204A9" w:rsidP="006B50AD">
      <w:pPr>
        <w:ind w:firstLineChars="200" w:firstLine="480"/>
        <w:jc w:val="left"/>
        <w:rPr>
          <w:del w:id="610" w:author="yukina minato" w:date="2025-09-07T10:41:00Z" w16du:dateUtc="2025-09-07T02:41:00Z"/>
          <w:rFonts w:ascii="宋体" w:eastAsia="宋体" w:hAnsi="宋体" w:hint="eastAsia"/>
          <w:szCs w:val="24"/>
        </w:rPr>
      </w:pPr>
      <w:r>
        <w:rPr>
          <w:rFonts w:ascii="宋体" w:eastAsia="宋体" w:hAnsi="宋体" w:hint="eastAsia"/>
          <w:szCs w:val="24"/>
        </w:rPr>
        <w:t>记</w:t>
      </w:r>
      <w:r w:rsidRPr="004A6B29">
        <w:rPr>
          <w:rFonts w:ascii="宋体" w:eastAsia="宋体" w:hAnsi="宋体" w:hint="eastAsia"/>
          <w:position w:val="-6"/>
          <w:szCs w:val="24"/>
        </w:rPr>
        <w:object w:dxaOrig="240" w:dyaOrig="279" w14:anchorId="4C48914E">
          <v:shape id="_x0000_i1059" type="#_x0000_t75" style="width:12pt;height:13.5pt" o:ole="">
            <v:imagedata r:id="rId87" o:title=""/>
          </v:shape>
          <o:OLEObject Type="Embed" ProgID="Equation.DSMT4" ShapeID="_x0000_i1059" DrawAspect="Content" ObjectID="_1818780665" r:id="rId88"/>
        </w:object>
      </w:r>
      <w:r w:rsidRPr="004A6B29">
        <w:rPr>
          <w:rFonts w:ascii="宋体" w:eastAsia="宋体" w:hAnsi="宋体" w:hint="eastAsia"/>
          <w:szCs w:val="24"/>
        </w:rPr>
        <w:t>表示坐标原点</w:t>
      </w:r>
      <w:r>
        <w:rPr>
          <w:rFonts w:ascii="宋体" w:eastAsia="宋体" w:hAnsi="宋体" w:hint="eastAsia"/>
          <w:szCs w:val="24"/>
        </w:rPr>
        <w:t>；</w:t>
      </w:r>
      <w:r w:rsidRPr="004A6B29">
        <w:rPr>
          <w:rFonts w:ascii="宋体" w:eastAsia="宋体" w:hAnsi="宋体" w:hint="eastAsia"/>
          <w:szCs w:val="24"/>
        </w:rPr>
        <w:t>导弹</w:t>
      </w:r>
      <w:r w:rsidRPr="00DF37F8">
        <w:rPr>
          <w:rFonts w:ascii="宋体" w:eastAsia="宋体" w:hAnsi="宋体" w:hint="eastAsia"/>
          <w:position w:val="-4"/>
          <w:szCs w:val="24"/>
        </w:rPr>
        <w:object w:dxaOrig="400" w:dyaOrig="260" w14:anchorId="16FB3EF8">
          <v:shape id="_x0000_i1060" type="#_x0000_t75" style="width:19.5pt;height:12.75pt" o:ole="">
            <v:imagedata r:id="rId89" o:title=""/>
          </v:shape>
          <o:OLEObject Type="Embed" ProgID="Equation.DSMT4" ShapeID="_x0000_i1060" DrawAspect="Content" ObjectID="_1818780666" r:id="rId90"/>
        </w:object>
      </w:r>
      <w:r w:rsidRPr="004A6B29">
        <w:rPr>
          <w:rFonts w:ascii="宋体" w:eastAsia="宋体" w:hAnsi="宋体" w:hint="eastAsia"/>
          <w:szCs w:val="24"/>
        </w:rPr>
        <w:t>坐标为</w:t>
      </w:r>
      <w:r w:rsidRPr="00454340">
        <w:rPr>
          <w:rFonts w:ascii="宋体" w:eastAsia="宋体" w:hAnsi="宋体" w:hint="eastAsia"/>
          <w:position w:val="-16"/>
          <w:szCs w:val="24"/>
        </w:rPr>
        <w:object w:dxaOrig="1740" w:dyaOrig="440" w14:anchorId="3FAB7D92">
          <v:shape id="_x0000_i1061" type="#_x0000_t75" style="width:87.8pt;height:21.75pt" o:ole="">
            <v:imagedata r:id="rId91" o:title=""/>
          </v:shape>
          <o:OLEObject Type="Embed" ProgID="Equation.DSMT4" ShapeID="_x0000_i1061" DrawAspect="Content" ObjectID="_1818780667" r:id="rId92"/>
        </w:object>
      </w:r>
      <w:r>
        <w:rPr>
          <w:rFonts w:ascii="宋体" w:eastAsia="宋体" w:hAnsi="宋体" w:hint="eastAsia"/>
          <w:szCs w:val="24"/>
        </w:rPr>
        <w:t>；速度为</w:t>
      </w:r>
      <w:r w:rsidRPr="004A6B29">
        <w:rPr>
          <w:rFonts w:ascii="宋体" w:eastAsia="宋体" w:hAnsi="宋体" w:hint="eastAsia"/>
          <w:position w:val="-12"/>
          <w:szCs w:val="24"/>
        </w:rPr>
        <w:object w:dxaOrig="279" w:dyaOrig="360" w14:anchorId="30FD1CD6">
          <v:shape id="_x0000_i1062" type="#_x0000_t75" style="width:13.5pt;height:18pt" o:ole="">
            <v:imagedata r:id="rId93" o:title=""/>
          </v:shape>
          <o:OLEObject Type="Embed" ProgID="Equation.DSMT4" ShapeID="_x0000_i1062" DrawAspect="Content" ObjectID="_1818780668" r:id="rId94"/>
        </w:object>
      </w:r>
      <w:r>
        <w:rPr>
          <w:rFonts w:ascii="宋体" w:eastAsia="宋体" w:hAnsi="宋体" w:hint="eastAsia"/>
          <w:szCs w:val="24"/>
        </w:rPr>
        <w:t>；</w:t>
      </w:r>
      <w:r w:rsidRPr="004A6B29">
        <w:rPr>
          <w:rFonts w:ascii="宋体" w:eastAsia="宋体" w:hAnsi="宋体" w:hint="eastAsia"/>
          <w:szCs w:val="24"/>
        </w:rPr>
        <w:t>向量</w:t>
      </w:r>
      <w:r w:rsidRPr="004A6B29">
        <w:rPr>
          <w:rFonts w:ascii="宋体" w:eastAsia="宋体" w:hAnsi="宋体" w:hint="eastAsia"/>
          <w:position w:val="-12"/>
          <w:szCs w:val="24"/>
        </w:rPr>
        <w:object w:dxaOrig="540" w:dyaOrig="400" w14:anchorId="79480C90">
          <v:shape id="_x0000_i1063" type="#_x0000_t75" style="width:27pt;height:19.5pt" o:ole="">
            <v:imagedata r:id="rId95" o:title=""/>
          </v:shape>
          <o:OLEObject Type="Embed" ProgID="Equation.DSMT4" ShapeID="_x0000_i1063" DrawAspect="Content" ObjectID="_1818780669" r:id="rId96"/>
        </w:object>
      </w:r>
      <w:r w:rsidRPr="004A6B29">
        <w:rPr>
          <w:rFonts w:ascii="宋体" w:eastAsia="宋体" w:hAnsi="宋体" w:hint="eastAsia"/>
          <w:szCs w:val="24"/>
        </w:rPr>
        <w:t>方向余弦为</w:t>
      </w:r>
      <w:r w:rsidRPr="00DF37F8">
        <w:rPr>
          <w:rFonts w:ascii="宋体" w:eastAsia="宋体" w:hAnsi="宋体" w:hint="eastAsia"/>
          <w:position w:val="-16"/>
          <w:szCs w:val="24"/>
        </w:rPr>
        <w:object w:dxaOrig="2500" w:dyaOrig="440" w14:anchorId="5C16F3CF">
          <v:shape id="_x0000_i1064" type="#_x0000_t75" style="width:125.25pt;height:21.75pt" o:ole="">
            <v:imagedata r:id="rId97" o:title=""/>
          </v:shape>
          <o:OLEObject Type="Embed" ProgID="Equation.DSMT4" ShapeID="_x0000_i1064" DrawAspect="Content" ObjectID="_1818780670" r:id="rId98"/>
        </w:object>
      </w:r>
      <w:ins w:id="611" w:author="yukina minato" w:date="2025-09-07T10:41:00Z" w16du:dateUtc="2025-09-07T02:41:00Z">
        <w:r w:rsidR="00F17AB4">
          <w:rPr>
            <w:rFonts w:ascii="宋体" w:eastAsia="宋体" w:hAnsi="宋体" w:hint="eastAsia"/>
            <w:szCs w:val="24"/>
          </w:rPr>
          <w:t>，</w:t>
        </w:r>
      </w:ins>
    </w:p>
    <w:p w14:paraId="3144B7C0" w14:textId="77777777" w:rsidR="00C204A9" w:rsidRDefault="00C204A9" w:rsidP="00F17AB4">
      <w:pPr>
        <w:ind w:firstLineChars="200" w:firstLine="480"/>
        <w:jc w:val="left"/>
        <w:rPr>
          <w:rFonts w:ascii="宋体" w:eastAsia="宋体" w:hAnsi="宋体" w:hint="eastAsia"/>
          <w:szCs w:val="24"/>
        </w:rPr>
      </w:pPr>
      <w:r>
        <w:rPr>
          <w:rFonts w:ascii="宋体" w:eastAsia="宋体" w:hAnsi="宋体" w:hint="eastAsia"/>
          <w:szCs w:val="24"/>
        </w:rPr>
        <w:t>则：</w:t>
      </w:r>
    </w:p>
    <w:p w14:paraId="063552D8" w14:textId="044F6036" w:rsidR="009D78CF" w:rsidRDefault="00C204A9" w:rsidP="006B50AD">
      <w:pPr>
        <w:rPr>
          <w:rFonts w:ascii="宋体" w:eastAsia="宋体" w:hAnsi="宋体" w:hint="eastAsia"/>
          <w:szCs w:val="24"/>
        </w:rPr>
      </w:pPr>
      <w:r w:rsidRPr="004A6B29">
        <w:rPr>
          <w:rFonts w:ascii="宋体" w:eastAsia="宋体" w:hAnsi="宋体" w:hint="eastAsia"/>
          <w:position w:val="-40"/>
          <w:szCs w:val="24"/>
        </w:rPr>
        <w:object w:dxaOrig="2880" w:dyaOrig="820" w14:anchorId="77944402">
          <v:shape id="_x0000_i1065" type="#_x0000_t75" style="width:2in;height:41.25pt" o:ole="">
            <v:imagedata r:id="rId99" o:title=""/>
          </v:shape>
          <o:OLEObject Type="Embed" ProgID="Equation.DSMT4" ShapeID="_x0000_i1065" DrawAspect="Content" ObjectID="_1818780671" r:id="rId100"/>
        </w:object>
      </w:r>
    </w:p>
    <w:p w14:paraId="164A6E4D" w14:textId="77777777" w:rsidR="00C204A9" w:rsidRPr="006B50AD" w:rsidRDefault="00C204A9" w:rsidP="00C8579E">
      <w:pPr>
        <w:rPr>
          <w:rFonts w:ascii="宋体" w:eastAsia="宋体" w:hAnsi="宋体" w:hint="eastAsia"/>
          <w:szCs w:val="24"/>
        </w:rPr>
      </w:pPr>
      <w:r w:rsidRPr="004A6B29">
        <w:rPr>
          <w:rFonts w:ascii="宋体" w:eastAsia="宋体" w:hAnsi="宋体" w:hint="eastAsia"/>
          <w:position w:val="-40"/>
          <w:szCs w:val="24"/>
        </w:rPr>
        <w:object w:dxaOrig="2880" w:dyaOrig="820" w14:anchorId="0E01EB94">
          <v:shape id="_x0000_i1066" type="#_x0000_t75" style="width:2in;height:41.25pt" o:ole="">
            <v:imagedata r:id="rId101" o:title=""/>
          </v:shape>
          <o:OLEObject Type="Embed" ProgID="Equation.DSMT4" ShapeID="_x0000_i1066" DrawAspect="Content" ObjectID="_1818780672" r:id="rId102"/>
        </w:object>
      </w:r>
    </w:p>
    <w:p w14:paraId="40764DC0" w14:textId="77777777" w:rsidR="00C204A9" w:rsidRDefault="00C204A9" w:rsidP="00C8579E">
      <w:r w:rsidRPr="004A6B29">
        <w:rPr>
          <w:rFonts w:ascii="宋体" w:eastAsia="宋体" w:hAnsi="宋体" w:hint="eastAsia"/>
          <w:position w:val="-40"/>
          <w:szCs w:val="24"/>
        </w:rPr>
        <w:object w:dxaOrig="2840" w:dyaOrig="820" w14:anchorId="7AB74123">
          <v:shape id="_x0000_i1067" type="#_x0000_t75" style="width:142.55pt;height:41.25pt" o:ole="">
            <v:imagedata r:id="rId103" o:title=""/>
          </v:shape>
          <o:OLEObject Type="Embed" ProgID="Equation.DSMT4" ShapeID="_x0000_i1067" DrawAspect="Content" ObjectID="_1818780673" r:id="rId104"/>
        </w:object>
      </w:r>
    </w:p>
    <w:p w14:paraId="1591870F" w14:textId="77777777" w:rsidR="00C204A9" w:rsidRDefault="00C204A9">
      <w:pPr>
        <w:jc w:val="left"/>
        <w:rPr>
          <w:rFonts w:ascii="宋体" w:eastAsia="宋体" w:hAnsi="宋体" w:hint="eastAsia"/>
          <w:szCs w:val="24"/>
        </w:rPr>
        <w:pPrChange w:id="612" w:author="yukina minato" w:date="2025-09-07T10:41:00Z" w16du:dateUtc="2025-09-07T02:41:00Z">
          <w:pPr>
            <w:ind w:firstLineChars="200" w:firstLine="480"/>
            <w:jc w:val="left"/>
          </w:pPr>
        </w:pPrChange>
      </w:pPr>
      <w:r w:rsidRPr="004A6B29">
        <w:rPr>
          <w:rFonts w:ascii="宋体" w:eastAsia="宋体" w:hAnsi="宋体" w:hint="eastAsia"/>
          <w:szCs w:val="24"/>
        </w:rPr>
        <w:t>设</w:t>
      </w:r>
      <w:r w:rsidRPr="004A6B29">
        <w:rPr>
          <w:rFonts w:ascii="宋体" w:eastAsia="宋体" w:hAnsi="宋体" w:hint="eastAsia"/>
          <w:position w:val="-6"/>
          <w:szCs w:val="24"/>
        </w:rPr>
        <w:object w:dxaOrig="139" w:dyaOrig="240" w14:anchorId="634ADAA4">
          <v:shape id="_x0000_i1068" type="#_x0000_t75" style="width:6.75pt;height:12pt" o:ole="">
            <v:imagedata r:id="rId105" o:title=""/>
          </v:shape>
          <o:OLEObject Type="Embed" ProgID="Equation.DSMT4" ShapeID="_x0000_i1068" DrawAspect="Content" ObjectID="_1818780674" r:id="rId106"/>
        </w:object>
      </w:r>
      <w:r w:rsidRPr="004A6B29">
        <w:rPr>
          <w:rFonts w:ascii="宋体" w:eastAsia="宋体" w:hAnsi="宋体" w:hint="eastAsia"/>
          <w:szCs w:val="24"/>
        </w:rPr>
        <w:t>为已经发现导弹的时间，</w:t>
      </w:r>
      <w:r>
        <w:rPr>
          <w:rFonts w:ascii="宋体" w:eastAsia="宋体" w:hAnsi="宋体" w:hint="eastAsia"/>
          <w:szCs w:val="24"/>
        </w:rPr>
        <w:t>可以</w:t>
      </w:r>
      <w:r w:rsidRPr="004A6B29">
        <w:rPr>
          <w:rFonts w:ascii="宋体" w:eastAsia="宋体" w:hAnsi="宋体" w:hint="eastAsia"/>
          <w:szCs w:val="24"/>
        </w:rPr>
        <w:t>求出导弹</w:t>
      </w:r>
      <w:r w:rsidRPr="00DF37F8">
        <w:rPr>
          <w:rFonts w:ascii="宋体" w:eastAsia="宋体" w:hAnsi="宋体" w:hint="eastAsia"/>
          <w:position w:val="-12"/>
          <w:szCs w:val="24"/>
        </w:rPr>
        <w:object w:dxaOrig="360" w:dyaOrig="360" w14:anchorId="49B2BA64">
          <v:shape id="_x0000_i1069" type="#_x0000_t75" style="width:18pt;height:18pt" o:ole="">
            <v:imagedata r:id="rId107" o:title=""/>
          </v:shape>
          <o:OLEObject Type="Embed" ProgID="Equation.DSMT4" ShapeID="_x0000_i1069" DrawAspect="Content" ObjectID="_1818780675" r:id="rId108"/>
        </w:object>
      </w:r>
      <w:r w:rsidRPr="004A6B29">
        <w:rPr>
          <w:rFonts w:ascii="宋体" w:eastAsia="宋体" w:hAnsi="宋体" w:hint="eastAsia"/>
          <w:szCs w:val="24"/>
        </w:rPr>
        <w:t>的轨迹参数方程</w:t>
      </w:r>
      <w:r>
        <w:rPr>
          <w:rFonts w:ascii="宋体" w:eastAsia="宋体" w:hAnsi="宋体" w:hint="eastAsia"/>
          <w:szCs w:val="24"/>
        </w:rPr>
        <w:t>：</w:t>
      </w:r>
    </w:p>
    <w:p w14:paraId="0AF708CB" w14:textId="77777777" w:rsidR="00C204A9" w:rsidRDefault="00C204A9" w:rsidP="00C204A9">
      <w:pPr>
        <w:ind w:firstLineChars="200" w:firstLine="480"/>
        <w:rPr>
          <w:rFonts w:ascii="宋体" w:eastAsia="宋体" w:hAnsi="宋体" w:hint="eastAsia"/>
          <w:szCs w:val="24"/>
        </w:rPr>
      </w:pPr>
      <w:r w:rsidRPr="004A6B29">
        <w:rPr>
          <w:rFonts w:ascii="宋体" w:eastAsia="宋体" w:hAnsi="宋体" w:hint="eastAsia"/>
          <w:position w:val="-58"/>
          <w:szCs w:val="24"/>
        </w:rPr>
        <w:object w:dxaOrig="2720" w:dyaOrig="1280" w14:anchorId="68A56EFC">
          <v:shape id="_x0000_i1070" type="#_x0000_t75" style="width:136.55pt;height:64.5pt" o:ole="">
            <v:imagedata r:id="rId109" o:title=""/>
          </v:shape>
          <o:OLEObject Type="Embed" ProgID="Equation.DSMT4" ShapeID="_x0000_i1070" DrawAspect="Content" ObjectID="_1818780676" r:id="rId110"/>
        </w:object>
      </w:r>
    </w:p>
    <w:p w14:paraId="09A85E64" w14:textId="3B854BF5" w:rsidR="00F17AB4" w:rsidDel="00F17AB4" w:rsidRDefault="001752FA">
      <w:pPr>
        <w:jc w:val="left"/>
        <w:rPr>
          <w:del w:id="613" w:author="yukina minato" w:date="2025-09-07T10:42:00Z" w16du:dateUtc="2025-09-07T02:42:00Z"/>
          <w:moveTo w:id="614" w:author="yukina minato" w:date="2025-09-07T10:42:00Z" w16du:dateUtc="2025-09-07T02:42:00Z"/>
          <w:rFonts w:ascii="宋体" w:eastAsia="宋体" w:hAnsi="宋体" w:hint="eastAsia"/>
          <w:szCs w:val="24"/>
        </w:rPr>
        <w:pPrChange w:id="615" w:author="yukina minato" w:date="2025-09-07T10:42:00Z" w16du:dateUtc="2025-09-07T02:42:00Z">
          <w:pPr>
            <w:ind w:firstLineChars="200" w:firstLine="480"/>
            <w:jc w:val="left"/>
          </w:pPr>
        </w:pPrChange>
      </w:pPr>
      <w:r w:rsidRPr="00A0300C">
        <w:rPr>
          <w:rFonts w:hint="eastAsia"/>
        </w:rPr>
        <w:t>记无人机</w:t>
      </w:r>
      <w:r w:rsidRPr="00C8579E">
        <w:rPr>
          <w:rFonts w:hint="eastAsia"/>
          <w:position w:val="-4"/>
        </w:rPr>
        <w:object w:dxaOrig="480" w:dyaOrig="260" w14:anchorId="5AF6E936">
          <v:shape id="_x0000_i1071" type="#_x0000_t75" style="width:24pt;height:12.75pt" o:ole="">
            <v:imagedata r:id="rId111" o:title=""/>
          </v:shape>
          <o:OLEObject Type="Embed" ProgID="Equation.DSMT4" ShapeID="_x0000_i1071" DrawAspect="Content" ObjectID="_1818780677" r:id="rId112"/>
        </w:object>
      </w:r>
      <w:r w:rsidRPr="00A0300C">
        <w:rPr>
          <w:rFonts w:hint="eastAsia"/>
        </w:rPr>
        <w:t>接到</w:t>
      </w:r>
      <w:proofErr w:type="gramStart"/>
      <w:r w:rsidRPr="00A0300C">
        <w:rPr>
          <w:rFonts w:hint="eastAsia"/>
        </w:rPr>
        <w:t>投放第</w:t>
      </w:r>
      <w:proofErr w:type="gramEnd"/>
      <w:r w:rsidRPr="00C8579E">
        <w:rPr>
          <w:rFonts w:hint="eastAsia"/>
          <w:position w:val="-4"/>
        </w:rPr>
        <w:object w:dxaOrig="139" w:dyaOrig="260" w14:anchorId="4D5D993A">
          <v:shape id="_x0000_i1072" type="#_x0000_t75" style="width:6.75pt;height:13.5pt" o:ole="">
            <v:imagedata r:id="rId113" o:title=""/>
          </v:shape>
          <o:OLEObject Type="Embed" ProgID="Equation.DSMT4" ShapeID="_x0000_i1072" DrawAspect="Content" ObjectID="_1818780678" r:id="rId114"/>
        </w:object>
      </w:r>
      <w:r w:rsidRPr="00A0300C">
        <w:rPr>
          <w:rFonts w:hint="eastAsia"/>
        </w:rPr>
        <w:t>枚</w:t>
      </w:r>
      <w:del w:id="616" w:author="yukina minato" w:date="2025-09-07T10:42:00Z" w16du:dateUtc="2025-09-07T02:42:00Z">
        <w:r w:rsidRPr="00A0300C" w:rsidDel="00F17AB4">
          <w:rPr>
            <w:rFonts w:hint="eastAsia"/>
          </w:rPr>
          <w:delText>烟幕</w:delText>
        </w:r>
      </w:del>
      <w:r w:rsidRPr="00A0300C">
        <w:rPr>
          <w:rFonts w:hint="eastAsia"/>
        </w:rPr>
        <w:t>干扰弹的命令时的坐标为</w:t>
      </w:r>
      <w:r w:rsidRPr="00A0300C">
        <w:rPr>
          <w:rFonts w:hint="eastAsia"/>
          <w:position w:val="-20"/>
        </w:rPr>
        <w:object w:dxaOrig="2100" w:dyaOrig="520" w14:anchorId="1ACC3365">
          <v:shape id="_x0000_i1073" type="#_x0000_t75" style="width:105pt;height:25.5pt" o:ole="">
            <v:imagedata r:id="rId115" o:title=""/>
          </v:shape>
          <o:OLEObject Type="Embed" ProgID="Equation.DSMT4" ShapeID="_x0000_i1073" DrawAspect="Content" ObjectID="_1818780679" r:id="rId116"/>
        </w:object>
      </w:r>
      <w:r>
        <w:rPr>
          <w:rFonts w:ascii="宋体" w:eastAsia="宋体" w:hAnsi="宋体" w:hint="eastAsia"/>
          <w:szCs w:val="24"/>
        </w:rPr>
        <w:t>;</w:t>
      </w:r>
      <w:proofErr w:type="gramStart"/>
      <w:r w:rsidR="00C204A9" w:rsidRPr="004A6B29">
        <w:rPr>
          <w:rFonts w:ascii="宋体" w:eastAsia="宋体" w:hAnsi="宋体" w:hint="eastAsia"/>
          <w:szCs w:val="24"/>
        </w:rPr>
        <w:t>投放第</w:t>
      </w:r>
      <w:proofErr w:type="gramEnd"/>
      <w:r w:rsidR="00C204A9" w:rsidRPr="00DF37F8">
        <w:rPr>
          <w:rFonts w:ascii="宋体" w:eastAsia="宋体" w:hAnsi="宋体" w:hint="eastAsia"/>
          <w:position w:val="-4"/>
          <w:szCs w:val="24"/>
        </w:rPr>
        <w:object w:dxaOrig="139" w:dyaOrig="260" w14:anchorId="1A543562">
          <v:shape id="_x0000_i1074" type="#_x0000_t75" style="width:6.75pt;height:12.75pt" o:ole="">
            <v:imagedata r:id="rId117" o:title=""/>
          </v:shape>
          <o:OLEObject Type="Embed" ProgID="Equation.DSMT4" ShapeID="_x0000_i1074" DrawAspect="Content" ObjectID="_1818780680" r:id="rId118"/>
        </w:object>
      </w:r>
      <w:r w:rsidR="00C204A9" w:rsidRPr="004A6B29">
        <w:rPr>
          <w:rFonts w:ascii="宋体" w:eastAsia="宋体" w:hAnsi="宋体" w:hint="eastAsia"/>
          <w:szCs w:val="24"/>
        </w:rPr>
        <w:t>枚烟幕干扰弹的时间为</w:t>
      </w:r>
      <w:r w:rsidR="00C204A9" w:rsidRPr="004A6B29">
        <w:rPr>
          <w:rFonts w:ascii="宋体" w:eastAsia="宋体" w:hAnsi="宋体" w:hint="eastAsia"/>
          <w:position w:val="-12"/>
          <w:szCs w:val="24"/>
        </w:rPr>
        <w:object w:dxaOrig="400" w:dyaOrig="400" w14:anchorId="2B90C14D">
          <v:shape id="_x0000_i1075" type="#_x0000_t75" style="width:21pt;height:19.5pt" o:ole="">
            <v:imagedata r:id="rId119" o:title=""/>
          </v:shape>
          <o:OLEObject Type="Embed" ProgID="Equation.DSMT4" ShapeID="_x0000_i1075" DrawAspect="Content" ObjectID="_1818780681" r:id="rId120"/>
        </w:object>
      </w:r>
      <w:r>
        <w:rPr>
          <w:rFonts w:ascii="宋体" w:eastAsia="宋体" w:hAnsi="宋体" w:hint="eastAsia"/>
          <w:szCs w:val="24"/>
        </w:rPr>
        <w:t>;</w:t>
      </w:r>
      <w:r w:rsidR="00C204A9" w:rsidRPr="004A6B29">
        <w:rPr>
          <w:rFonts w:ascii="宋体" w:eastAsia="宋体" w:hAnsi="宋体" w:hint="eastAsia"/>
          <w:szCs w:val="24"/>
        </w:rPr>
        <w:t>起爆时间为</w:t>
      </w:r>
      <w:r w:rsidR="00C204A9" w:rsidRPr="004A6B29">
        <w:rPr>
          <w:rFonts w:ascii="宋体" w:eastAsia="宋体" w:hAnsi="宋体" w:hint="eastAsia"/>
          <w:position w:val="-12"/>
          <w:szCs w:val="24"/>
        </w:rPr>
        <w:object w:dxaOrig="400" w:dyaOrig="400" w14:anchorId="6B547280">
          <v:shape id="_x0000_i1076" type="#_x0000_t75" style="width:21pt;height:19.5pt" o:ole="">
            <v:imagedata r:id="rId121" o:title=""/>
          </v:shape>
          <o:OLEObject Type="Embed" ProgID="Equation.DSMT4" ShapeID="_x0000_i1076" DrawAspect="Content" ObjectID="_1818780682" r:id="rId122"/>
        </w:object>
      </w:r>
      <w:r w:rsidR="00C204A9" w:rsidRPr="004A6B29">
        <w:rPr>
          <w:rFonts w:ascii="宋体" w:eastAsia="宋体" w:hAnsi="宋体" w:hint="eastAsia"/>
          <w:szCs w:val="24"/>
        </w:rPr>
        <w:t>，则</w:t>
      </w:r>
      <w:moveToRangeStart w:id="617" w:author="yukina minato" w:date="2025-09-07T10:42:00Z" w:name="move208134146"/>
      <w:moveTo w:id="618" w:author="yukina minato" w:date="2025-09-07T10:42:00Z" w16du:dateUtc="2025-09-07T02:42:00Z">
        <w:r w:rsidR="00F17AB4" w:rsidRPr="004A6B29">
          <w:rPr>
            <w:rFonts w:ascii="宋体" w:eastAsia="宋体" w:hAnsi="宋体" w:hint="eastAsia"/>
            <w:szCs w:val="24"/>
          </w:rPr>
          <w:t>起爆间隔</w:t>
        </w:r>
      </w:moveTo>
    </w:p>
    <w:moveToRangeEnd w:id="617"/>
    <w:p w14:paraId="42190C04" w14:textId="1B39CB64" w:rsidR="00C204A9" w:rsidRDefault="00C204A9">
      <w:pPr>
        <w:jc w:val="left"/>
        <w:rPr>
          <w:rFonts w:ascii="宋体" w:eastAsia="宋体" w:hAnsi="宋体" w:hint="eastAsia"/>
          <w:szCs w:val="24"/>
        </w:rPr>
        <w:pPrChange w:id="619" w:author="yukina minato" w:date="2025-09-07T10:42:00Z" w16du:dateUtc="2025-09-07T02:42:00Z">
          <w:pPr>
            <w:ind w:firstLineChars="150" w:firstLine="360"/>
            <w:jc w:val="left"/>
          </w:pPr>
        </w:pPrChange>
      </w:pPr>
      <w:r>
        <w:rPr>
          <w:rFonts w:ascii="宋体" w:eastAsia="宋体" w:hAnsi="宋体" w:hint="eastAsia"/>
          <w:szCs w:val="24"/>
        </w:rPr>
        <w:t>：</w:t>
      </w:r>
    </w:p>
    <w:p w14:paraId="55EEDF1A" w14:textId="5D4BDF15" w:rsidR="00C204A9" w:rsidDel="00F17AB4" w:rsidRDefault="00C204A9">
      <w:pPr>
        <w:ind w:firstLineChars="200" w:firstLine="480"/>
        <w:rPr>
          <w:moveFrom w:id="620" w:author="yukina minato" w:date="2025-09-07T10:42:00Z" w16du:dateUtc="2025-09-07T02:42:00Z"/>
          <w:rFonts w:ascii="宋体" w:eastAsia="宋体" w:hAnsi="宋体" w:hint="eastAsia"/>
          <w:szCs w:val="24"/>
        </w:rPr>
        <w:pPrChange w:id="621" w:author="yukina minato" w:date="2025-09-07T10:43:00Z" w16du:dateUtc="2025-09-07T02:43:00Z">
          <w:pPr>
            <w:ind w:firstLineChars="200" w:firstLine="480"/>
            <w:jc w:val="left"/>
          </w:pPr>
        </w:pPrChange>
      </w:pPr>
      <w:moveFromRangeStart w:id="622" w:author="yukina minato" w:date="2025-09-07T10:42:00Z" w:name="move208134146"/>
      <w:moveFrom w:id="623" w:author="yukina minato" w:date="2025-09-07T10:42:00Z" w16du:dateUtc="2025-09-07T02:42:00Z">
        <w:r w:rsidRPr="004A6B29" w:rsidDel="00F17AB4">
          <w:rPr>
            <w:rFonts w:ascii="宋体" w:eastAsia="宋体" w:hAnsi="宋体" w:hint="eastAsia"/>
            <w:szCs w:val="24"/>
          </w:rPr>
          <w:t>起爆间隔</w:t>
        </w:r>
      </w:moveFrom>
    </w:p>
    <w:moveFromRangeEnd w:id="622"/>
    <w:p w14:paraId="47F1C6A1" w14:textId="77777777" w:rsidR="00C204A9" w:rsidRDefault="00C204A9" w:rsidP="00F17AB4">
      <w:pPr>
        <w:rPr>
          <w:rFonts w:ascii="宋体" w:eastAsia="宋体" w:hAnsi="宋体" w:hint="eastAsia"/>
          <w:szCs w:val="24"/>
        </w:rPr>
      </w:pPr>
      <w:r w:rsidRPr="004A6B29">
        <w:rPr>
          <w:rFonts w:ascii="宋体" w:eastAsia="宋体" w:hAnsi="宋体" w:hint="eastAsia"/>
          <w:position w:val="-16"/>
          <w:szCs w:val="24"/>
        </w:rPr>
        <w:object w:dxaOrig="1680" w:dyaOrig="440" w14:anchorId="21B975F0">
          <v:shape id="_x0000_i1077" type="#_x0000_t75" style="width:84.75pt;height:21.75pt" o:ole="">
            <v:imagedata r:id="rId123" o:title=""/>
          </v:shape>
          <o:OLEObject Type="Embed" ProgID="Equation.DSMT4" ShapeID="_x0000_i1077" DrawAspect="Content" ObjectID="_1818780683" r:id="rId124"/>
        </w:object>
      </w:r>
    </w:p>
    <w:p w14:paraId="215DF4B1" w14:textId="6CB2CA61" w:rsidR="00C204A9" w:rsidRDefault="00C204A9">
      <w:pPr>
        <w:jc w:val="left"/>
        <w:rPr>
          <w:ins w:id="624" w:author="yukina minato" w:date="2025-09-07T10:44:00Z" w16du:dateUtc="2025-09-07T02:44:00Z"/>
        </w:rPr>
        <w:pPrChange w:id="625" w:author="yukina minato" w:date="2025-09-07T10:45:00Z" w16du:dateUtc="2025-09-07T02:45:00Z">
          <w:pPr>
            <w:ind w:firstLineChars="200" w:firstLine="480"/>
            <w:jc w:val="left"/>
          </w:pPr>
        </w:pPrChange>
      </w:pPr>
      <w:r>
        <w:rPr>
          <w:rFonts w:hint="eastAsia"/>
        </w:rPr>
        <w:t>设无人机</w:t>
      </w:r>
      <w:r w:rsidRPr="00DF37F8">
        <w:rPr>
          <w:rFonts w:ascii="宋体" w:eastAsia="宋体" w:hAnsi="宋体" w:hint="eastAsia"/>
          <w:position w:val="-4"/>
          <w:szCs w:val="24"/>
        </w:rPr>
        <w:object w:dxaOrig="480" w:dyaOrig="260" w14:anchorId="62EE3F25">
          <v:shape id="_x0000_i1078" type="#_x0000_t75" style="width:24pt;height:13.5pt" o:ole="">
            <v:imagedata r:id="rId76" o:title=""/>
          </v:shape>
          <o:OLEObject Type="Embed" ProgID="Equation.DSMT4" ShapeID="_x0000_i1078" DrawAspect="Content" ObjectID="_1818780684" r:id="rId125"/>
        </w:object>
      </w:r>
      <w:r w:rsidR="001752FA" w:rsidRPr="00A0300C">
        <w:rPr>
          <w:rFonts w:hint="eastAsia"/>
        </w:rPr>
        <w:t>到投</w:t>
      </w:r>
      <w:del w:id="626" w:author="yukina minato" w:date="2025-09-07T10:45:00Z" w16du:dateUtc="2025-09-07T02:45:00Z">
        <w:r w:rsidR="001752FA" w:rsidRPr="00A0300C" w:rsidDel="00F17AB4">
          <w:rPr>
            <w:rFonts w:hint="eastAsia"/>
          </w:rPr>
          <w:delText>放</w:delText>
        </w:r>
      </w:del>
      <w:r w:rsidR="001752FA" w:rsidRPr="00A0300C">
        <w:rPr>
          <w:rFonts w:hint="eastAsia"/>
        </w:rPr>
        <w:t>第</w:t>
      </w:r>
      <w:r w:rsidR="001752FA" w:rsidRPr="00302535">
        <w:rPr>
          <w:rFonts w:hint="eastAsia"/>
          <w:position w:val="-4"/>
        </w:rPr>
        <w:object w:dxaOrig="139" w:dyaOrig="260" w14:anchorId="4CE2A1DF">
          <v:shape id="_x0000_i1079" type="#_x0000_t75" style="width:6.75pt;height:13.5pt" o:ole="">
            <v:imagedata r:id="rId113" o:title=""/>
          </v:shape>
          <o:OLEObject Type="Embed" ProgID="Equation.DSMT4" ShapeID="_x0000_i1079" DrawAspect="Content" ObjectID="_1818780685" r:id="rId126"/>
        </w:object>
      </w:r>
      <w:r w:rsidR="001752FA" w:rsidRPr="00A0300C">
        <w:rPr>
          <w:rFonts w:hint="eastAsia"/>
        </w:rPr>
        <w:t>枚烟幕干扰弹的命令时</w:t>
      </w:r>
      <w:r>
        <w:rPr>
          <w:rFonts w:hint="eastAsia"/>
        </w:rPr>
        <w:t>的飞行速度为</w:t>
      </w:r>
      <w:r w:rsidR="001752FA" w:rsidRPr="001752FA">
        <w:rPr>
          <w:rFonts w:hint="eastAsia"/>
          <w:position w:val="-18"/>
        </w:rPr>
        <w:object w:dxaOrig="440" w:dyaOrig="420" w14:anchorId="68F948CE">
          <v:shape id="_x0000_i1080" type="#_x0000_t75" style="width:22.5pt;height:21pt" o:ole="">
            <v:imagedata r:id="rId127" o:title=""/>
          </v:shape>
          <o:OLEObject Type="Embed" ProgID="Equation.DSMT4" ShapeID="_x0000_i1080" DrawAspect="Content" ObjectID="_1818780686" r:id="rId128"/>
        </w:object>
      </w:r>
      <w:r>
        <w:rPr>
          <w:rFonts w:hint="eastAsia"/>
        </w:rPr>
        <w:t>，飞行方</w:t>
      </w:r>
      <w:r w:rsidRPr="00F17AB4">
        <w:rPr>
          <w:rFonts w:hint="eastAsia"/>
        </w:rPr>
        <w:t>向与</w:t>
      </w:r>
      <w:r w:rsidRPr="00F17AB4">
        <w:rPr>
          <w:rFonts w:hint="eastAsia"/>
          <w:position w:val="-6"/>
        </w:rPr>
        <w:object w:dxaOrig="200" w:dyaOrig="220" w14:anchorId="3E6AE2EC">
          <v:shape id="_x0000_i1081" type="#_x0000_t75" style="width:10.5pt;height:10.5pt" o:ole="">
            <v:imagedata r:id="rId129" o:title=""/>
          </v:shape>
          <o:OLEObject Type="Embed" ProgID="Equation.DSMT4" ShapeID="_x0000_i1081" DrawAspect="Content" ObjectID="_1818780687" r:id="rId130"/>
        </w:object>
      </w:r>
      <w:r w:rsidRPr="00F17AB4">
        <w:rPr>
          <w:rFonts w:hint="eastAsia"/>
        </w:rPr>
        <w:t>轴正方向夹角为</w:t>
      </w:r>
      <w:r w:rsidR="001752FA" w:rsidRPr="00F17AB4">
        <w:rPr>
          <w:rFonts w:hint="eastAsia"/>
          <w:position w:val="-20"/>
        </w:rPr>
        <w:object w:dxaOrig="1420" w:dyaOrig="520" w14:anchorId="25905AA4">
          <v:shape id="_x0000_i1082" type="#_x0000_t75" style="width:71.3pt;height:26.25pt" o:ole="">
            <v:imagedata r:id="rId131" o:title=""/>
          </v:shape>
          <o:OLEObject Type="Embed" ProgID="Equation.DSMT4" ShapeID="_x0000_i1082" DrawAspect="Content" ObjectID="_1818780688" r:id="rId132"/>
        </w:object>
      </w:r>
      <w:r w:rsidRPr="00F17AB4">
        <w:rPr>
          <w:rFonts w:hint="eastAsia"/>
        </w:rPr>
        <w:t>，从而得</w:t>
      </w:r>
      <w:del w:id="627" w:author="yukina minato" w:date="2025-09-07T10:45:00Z" w16du:dateUtc="2025-09-07T02:45:00Z">
        <w:r w:rsidRPr="00F17AB4" w:rsidDel="00F17AB4">
          <w:rPr>
            <w:rFonts w:hint="eastAsia"/>
          </w:rPr>
          <w:delText>到</w:delText>
        </w:r>
      </w:del>
      <w:ins w:id="628" w:author="yukina minato" w:date="2025-09-07T10:43:00Z" w16du:dateUtc="2025-09-07T02:43:00Z">
        <w:r w:rsidR="00F17AB4" w:rsidRPr="00F17AB4">
          <w:rPr>
            <w:rFonts w:ascii="宋体" w:eastAsia="宋体" w:hAnsi="宋体" w:hint="eastAsia"/>
            <w:szCs w:val="24"/>
          </w:rPr>
          <w:t>球心轨迹方程</w:t>
        </w:r>
      </w:ins>
      <w:ins w:id="629" w:author="yukina minato" w:date="2025-09-07T10:45:00Z" w16du:dateUtc="2025-09-07T02:45:00Z">
        <w:r w:rsidR="00F17AB4">
          <w:rPr>
            <w:rFonts w:ascii="宋体" w:eastAsia="宋体" w:hAnsi="宋体" w:hint="eastAsia"/>
            <w:szCs w:val="24"/>
          </w:rPr>
          <w:t>在不同定义域时</w:t>
        </w:r>
      </w:ins>
      <w:del w:id="630" w:author="yukina minato" w:date="2025-09-07T10:44:00Z" w16du:dateUtc="2025-09-07T02:44:00Z">
        <w:r w:rsidRPr="00F17AB4" w:rsidDel="00F17AB4">
          <w:rPr>
            <w:rFonts w:hint="eastAsia"/>
          </w:rPr>
          <w:delText>：</w:delText>
        </w:r>
      </w:del>
      <w:ins w:id="631" w:author="yukina minato" w:date="2025-09-07T10:44:00Z" w16du:dateUtc="2025-09-07T02:44:00Z">
        <w:r w:rsidR="00F17AB4">
          <w:rPr>
            <w:rFonts w:ascii="宋体" w:eastAsia="宋体" w:hAnsi="宋体" w:hint="eastAsia"/>
            <w:szCs w:val="24"/>
          </w:rPr>
          <w:t>如下</w:t>
        </w:r>
      </w:ins>
      <w:ins w:id="632" w:author="yukina minato" w:date="2025-09-07T10:45:00Z" w16du:dateUtc="2025-09-07T02:45:00Z">
        <w:r w:rsidR="00F17AB4">
          <w:rPr>
            <w:rFonts w:ascii="宋体" w:eastAsia="宋体" w:hAnsi="宋体" w:hint="eastAsia"/>
            <w:szCs w:val="24"/>
          </w:rPr>
          <w:t>：</w:t>
        </w:r>
      </w:ins>
    </w:p>
    <w:p w14:paraId="462E3112" w14:textId="7DCA2CF3" w:rsidR="00F17AB4" w:rsidRPr="002802A1" w:rsidDel="00F17AB4" w:rsidRDefault="00F17AB4">
      <w:pPr>
        <w:rPr>
          <w:del w:id="633" w:author="yukina minato" w:date="2025-09-07T10:44:00Z" w16du:dateUtc="2025-09-07T02:44:00Z"/>
        </w:rPr>
        <w:pPrChange w:id="634" w:author="yukina minato" w:date="2025-09-07T10:44:00Z" w16du:dateUtc="2025-09-07T02:44:00Z">
          <w:pPr>
            <w:ind w:firstLineChars="200" w:firstLine="480"/>
            <w:jc w:val="left"/>
          </w:pPr>
        </w:pPrChange>
      </w:pPr>
    </w:p>
    <w:p w14:paraId="2C80FADA" w14:textId="31727326" w:rsidR="00C204A9" w:rsidRPr="008F2067" w:rsidDel="00F17AB4" w:rsidRDefault="00C204A9" w:rsidP="006B50AD">
      <w:pPr>
        <w:ind w:firstLineChars="200" w:firstLine="480"/>
        <w:jc w:val="left"/>
        <w:rPr>
          <w:del w:id="635" w:author="yukina minato" w:date="2025-09-07T10:44:00Z" w16du:dateUtc="2025-09-07T02:44:00Z"/>
          <w:rFonts w:ascii="宋体" w:eastAsia="宋体" w:hAnsi="宋体" w:hint="eastAsia"/>
          <w:szCs w:val="24"/>
        </w:rPr>
      </w:pPr>
      <w:del w:id="636" w:author="yukina minato" w:date="2025-09-07T10:43:00Z" w16du:dateUtc="2025-09-07T02:43:00Z">
        <w:r w:rsidRPr="004A6B29" w:rsidDel="00F17AB4">
          <w:rPr>
            <w:rFonts w:ascii="宋体" w:eastAsia="宋体" w:hAnsi="宋体" w:hint="eastAsia"/>
            <w:szCs w:val="24"/>
          </w:rPr>
          <w:delText>无人机</w:delText>
        </w:r>
        <w:r w:rsidRPr="00DF37F8" w:rsidDel="00F17AB4">
          <w:rPr>
            <w:rFonts w:ascii="宋体" w:eastAsia="宋体" w:hAnsi="宋体" w:hint="eastAsia"/>
            <w:position w:val="-4"/>
            <w:szCs w:val="24"/>
          </w:rPr>
          <w:object w:dxaOrig="480" w:dyaOrig="260" w14:anchorId="2DF2166D">
            <v:shape id="_x0000_i1083" type="#_x0000_t75" style="width:24pt;height:13.5pt" o:ole="">
              <v:imagedata r:id="rId76" o:title=""/>
            </v:shape>
            <o:OLEObject Type="Embed" ProgID="Equation.DSMT4" ShapeID="_x0000_i1083" DrawAspect="Content" ObjectID="_1818780689" r:id="rId133"/>
          </w:object>
        </w:r>
        <w:r w:rsidRPr="004A6B29" w:rsidDel="00F17AB4">
          <w:rPr>
            <w:rFonts w:ascii="宋体" w:eastAsia="宋体" w:hAnsi="宋体" w:hint="eastAsia"/>
            <w:szCs w:val="24"/>
          </w:rPr>
          <w:delText>投放第</w:delText>
        </w:r>
        <w:r w:rsidRPr="00DF37F8" w:rsidDel="00F17AB4">
          <w:rPr>
            <w:rFonts w:ascii="宋体" w:eastAsia="宋体" w:hAnsi="宋体" w:hint="eastAsia"/>
            <w:position w:val="-4"/>
            <w:szCs w:val="24"/>
          </w:rPr>
          <w:object w:dxaOrig="139" w:dyaOrig="260" w14:anchorId="3B532D10">
            <v:shape id="_x0000_i1084" type="#_x0000_t75" style="width:6.75pt;height:12.75pt" o:ole="">
              <v:imagedata r:id="rId78" o:title=""/>
            </v:shape>
            <o:OLEObject Type="Embed" ProgID="Equation.DSMT4" ShapeID="_x0000_i1084" DrawAspect="Content" ObjectID="_1818780690" r:id="rId134"/>
          </w:object>
        </w:r>
        <w:r w:rsidRPr="004A6B29" w:rsidDel="00F17AB4">
          <w:rPr>
            <w:rFonts w:ascii="宋体" w:eastAsia="宋体" w:hAnsi="宋体" w:hint="eastAsia"/>
            <w:szCs w:val="24"/>
          </w:rPr>
          <w:delText>枚烟幕干扰弹球心的轨迹参数方程</w:delText>
        </w:r>
        <w:r w:rsidDel="00F17AB4">
          <w:rPr>
            <w:rFonts w:ascii="宋体" w:eastAsia="宋体" w:hAnsi="宋体" w:hint="eastAsia"/>
            <w:szCs w:val="24"/>
          </w:rPr>
          <w:delText>为</w:delText>
        </w:r>
      </w:del>
      <w:del w:id="637" w:author="yukina minato" w:date="2025-09-07T10:44:00Z" w16du:dateUtc="2025-09-07T02:44:00Z">
        <w:r w:rsidDel="00F17AB4">
          <w:rPr>
            <w:rFonts w:ascii="宋体" w:eastAsia="宋体" w:hAnsi="宋体" w:hint="eastAsia"/>
            <w:szCs w:val="24"/>
          </w:rPr>
          <w:delText>：</w:delText>
        </w:r>
      </w:del>
    </w:p>
    <w:p w14:paraId="6B243AC9" w14:textId="77777777" w:rsidR="00C204A9" w:rsidRPr="004A6B29" w:rsidDel="00F17AB4" w:rsidRDefault="00C204A9" w:rsidP="006B50AD">
      <w:pPr>
        <w:ind w:firstLineChars="200" w:firstLine="480"/>
        <w:jc w:val="left"/>
        <w:rPr>
          <w:del w:id="638" w:author="yukina minato" w:date="2025-09-07T10:44:00Z" w16du:dateUtc="2025-09-07T02:44:00Z"/>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8"/>
          <w:szCs w:val="24"/>
        </w:rPr>
        <w:object w:dxaOrig="1140" w:dyaOrig="480" w14:anchorId="00F49403">
          <v:shape id="_x0000_i1085" type="#_x0000_t75" style="width:56.25pt;height:24pt" o:ole="">
            <v:imagedata r:id="rId135" o:title=""/>
          </v:shape>
          <o:OLEObject Type="Embed" ProgID="Equation.DSMT4" ShapeID="_x0000_i1085" DrawAspect="Content" ObjectID="_1818780691" r:id="rId136"/>
        </w:object>
      </w:r>
      <w:r w:rsidRPr="004A6B29">
        <w:rPr>
          <w:rFonts w:ascii="宋体" w:eastAsia="宋体" w:hAnsi="宋体" w:hint="eastAsia"/>
          <w:szCs w:val="24"/>
        </w:rPr>
        <w:t>时，轨迹参数方程为：</w:t>
      </w:r>
    </w:p>
    <w:p w14:paraId="67F016B2" w14:textId="77777777" w:rsidR="00C204A9" w:rsidRPr="004A6B29" w:rsidRDefault="00C204A9">
      <w:pPr>
        <w:ind w:firstLineChars="200" w:firstLine="480"/>
        <w:jc w:val="left"/>
        <w:rPr>
          <w:rFonts w:ascii="宋体" w:eastAsia="宋体" w:hAnsi="宋体" w:hint="eastAsia"/>
          <w:szCs w:val="24"/>
        </w:rPr>
        <w:pPrChange w:id="639" w:author="yukina minato" w:date="2025-09-07T10:44:00Z" w16du:dateUtc="2025-09-07T02:44:00Z">
          <w:pPr/>
        </w:pPrChange>
      </w:pPr>
    </w:p>
    <w:p w14:paraId="00A3973D" w14:textId="221CCC16" w:rsidR="00C204A9" w:rsidRPr="00454340" w:rsidRDefault="001752FA" w:rsidP="006B50AD">
      <w:pPr>
        <w:ind w:firstLineChars="200" w:firstLine="480"/>
      </w:pPr>
      <w:r w:rsidRPr="001752FA">
        <w:rPr>
          <w:rFonts w:ascii="宋体" w:eastAsia="宋体" w:hAnsi="宋体" w:hint="eastAsia"/>
          <w:position w:val="-72"/>
          <w:szCs w:val="24"/>
        </w:rPr>
        <w:object w:dxaOrig="2960" w:dyaOrig="1560" w14:anchorId="41DED85C">
          <v:shape id="_x0000_i1086" type="#_x0000_t75" style="width:148.45pt;height:78pt" o:ole="">
            <v:imagedata r:id="rId137" o:title=""/>
          </v:shape>
          <o:OLEObject Type="Embed" ProgID="Equation.DSMT4" ShapeID="_x0000_i1086" DrawAspect="Content" ObjectID="_1818780692" r:id="rId138"/>
        </w:object>
      </w:r>
    </w:p>
    <w:p w14:paraId="1EEDBA35" w14:textId="77777777" w:rsidR="00C204A9" w:rsidRPr="004A6B29" w:rsidRDefault="00C204A9" w:rsidP="006B50AD">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20" w:dyaOrig="400" w14:anchorId="1D1F0DC7">
          <v:shape id="_x0000_i1087" type="#_x0000_t75" style="width:66pt;height:19.5pt" o:ole="">
            <v:imagedata r:id="rId139" o:title=""/>
          </v:shape>
          <o:OLEObject Type="Embed" ProgID="Equation.DSMT4" ShapeID="_x0000_i1087" DrawAspect="Content" ObjectID="_1818780693" r:id="rId140"/>
        </w:object>
      </w:r>
      <w:r w:rsidRPr="004A6B29">
        <w:rPr>
          <w:rFonts w:ascii="宋体" w:eastAsia="宋体" w:hAnsi="宋体" w:hint="eastAsia"/>
          <w:szCs w:val="24"/>
        </w:rPr>
        <w:t>时，轨迹参数方程为：</w:t>
      </w:r>
    </w:p>
    <w:p w14:paraId="210D3BD4" w14:textId="5DDDD214" w:rsidR="00C204A9" w:rsidRPr="00D354FF" w:rsidRDefault="001752FA" w:rsidP="006B50AD">
      <w:pPr>
        <w:ind w:firstLineChars="200" w:firstLine="480"/>
      </w:pPr>
      <w:r w:rsidRPr="001752FA">
        <w:rPr>
          <w:rFonts w:ascii="宋体" w:eastAsia="宋体" w:hAnsi="宋体" w:hint="eastAsia"/>
          <w:position w:val="-86"/>
          <w:szCs w:val="24"/>
        </w:rPr>
        <w:object w:dxaOrig="2960" w:dyaOrig="1840" w14:anchorId="4B604DC1">
          <v:shape id="_x0000_i1088" type="#_x0000_t75" style="width:148.45pt;height:93pt" o:ole="">
            <v:imagedata r:id="rId141" o:title=""/>
          </v:shape>
          <o:OLEObject Type="Embed" ProgID="Equation.DSMT4" ShapeID="_x0000_i1088" DrawAspect="Content" ObjectID="_1818780694" r:id="rId142"/>
        </w:object>
      </w:r>
    </w:p>
    <w:p w14:paraId="13BCF851" w14:textId="77777777" w:rsidR="00C204A9" w:rsidRPr="004A6B29" w:rsidRDefault="00C204A9" w:rsidP="006B50AD">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20" w:dyaOrig="400" w14:anchorId="4893C35F">
          <v:shape id="_x0000_i1089" type="#_x0000_t75" style="width:66pt;height:19.5pt" o:ole="">
            <v:imagedata r:id="rId143" o:title=""/>
          </v:shape>
          <o:OLEObject Type="Embed" ProgID="Equation.DSMT4" ShapeID="_x0000_i1089" DrawAspect="Content" ObjectID="_1818780695" r:id="rId144"/>
        </w:object>
      </w:r>
      <w:r w:rsidRPr="004A6B29">
        <w:rPr>
          <w:rFonts w:ascii="宋体" w:eastAsia="宋体" w:hAnsi="宋体" w:hint="eastAsia"/>
          <w:szCs w:val="24"/>
        </w:rPr>
        <w:t>时，轨迹参数方程为：</w:t>
      </w:r>
    </w:p>
    <w:p w14:paraId="538EF169" w14:textId="6C67E250" w:rsidR="00C204A9" w:rsidRPr="00D354FF" w:rsidRDefault="001752FA" w:rsidP="006B50AD">
      <w:pPr>
        <w:ind w:firstLineChars="200" w:firstLine="480"/>
      </w:pPr>
      <w:r w:rsidRPr="001752FA">
        <w:rPr>
          <w:rFonts w:ascii="宋体" w:eastAsia="宋体" w:hAnsi="宋体" w:hint="eastAsia"/>
          <w:position w:val="-80"/>
          <w:szCs w:val="24"/>
        </w:rPr>
        <w:object w:dxaOrig="3879" w:dyaOrig="1719" w14:anchorId="67BB00AE">
          <v:shape id="_x0000_i1090" type="#_x0000_t75" style="width:194.35pt;height:85.5pt" o:ole="">
            <v:imagedata r:id="rId145" o:title=""/>
          </v:shape>
          <o:OLEObject Type="Embed" ProgID="Equation.DSMT4" ShapeID="_x0000_i1090" DrawAspect="Content" ObjectID="_1818780696" r:id="rId146"/>
        </w:object>
      </w:r>
    </w:p>
    <w:p w14:paraId="2DD03142" w14:textId="77777777" w:rsidR="00C204A9" w:rsidRDefault="00C204A9" w:rsidP="00C204A9">
      <w:pPr>
        <w:ind w:firstLineChars="200" w:firstLine="480"/>
        <w:jc w:val="both"/>
      </w:pPr>
      <w:r>
        <w:rPr>
          <w:rFonts w:hint="eastAsia"/>
        </w:rPr>
        <w:t>其中</w:t>
      </w:r>
    </w:p>
    <w:p w14:paraId="26FE868C" w14:textId="1374EF57" w:rsidR="00C204A9" w:rsidRDefault="0080539C" w:rsidP="00C204A9">
      <w:pPr>
        <w:ind w:firstLineChars="200" w:firstLine="480"/>
        <w:rPr>
          <w:rFonts w:ascii="宋体" w:eastAsia="宋体" w:hAnsi="宋体" w:hint="eastAsia"/>
          <w:szCs w:val="24"/>
        </w:rPr>
      </w:pPr>
      <w:r w:rsidRPr="004A6B29">
        <w:rPr>
          <w:rFonts w:ascii="宋体" w:eastAsia="宋体" w:hAnsi="宋体" w:hint="eastAsia"/>
          <w:position w:val="-30"/>
          <w:szCs w:val="24"/>
        </w:rPr>
        <w:object w:dxaOrig="2740" w:dyaOrig="900" w14:anchorId="0C160601">
          <v:shape id="_x0000_i1091" type="#_x0000_t75" style="width:137.25pt;height:44.25pt" o:ole="">
            <v:imagedata r:id="rId147" o:title=""/>
          </v:shape>
          <o:OLEObject Type="Embed" ProgID="Equation.DSMT4" ShapeID="_x0000_i1091" DrawAspect="Content" ObjectID="_1818780697" r:id="rId148"/>
        </w:object>
      </w:r>
    </w:p>
    <w:p w14:paraId="0D7C6CF9" w14:textId="38EE21B4" w:rsidR="00C204A9" w:rsidRDefault="00C204A9" w:rsidP="00D041A4">
      <w:pPr>
        <w:pStyle w:val="af3"/>
        <w:ind w:leftChars="200" w:left="480"/>
        <w:outlineLvl w:val="4"/>
      </w:pPr>
      <w:bookmarkStart w:id="640" w:name="OLE_LINK4"/>
      <w:r>
        <w:rPr>
          <w:rFonts w:hint="eastAsia"/>
        </w:rPr>
        <w:t>5.1.1.2</w:t>
      </w:r>
      <w:r w:rsidRPr="00CD755A">
        <w:rPr>
          <w:rFonts w:hint="eastAsia"/>
        </w:rPr>
        <w:t xml:space="preserve"> </w:t>
      </w:r>
      <w:ins w:id="641" w:author="yukina minato" w:date="2025-09-07T17:17:00Z" w16du:dateUtc="2025-09-07T09:17:00Z">
        <w:r w:rsidR="00945092">
          <w:rPr>
            <w:rFonts w:hint="eastAsia"/>
          </w:rPr>
          <w:t>球</w:t>
        </w:r>
      </w:ins>
      <w:r w:rsidRPr="00C204A9">
        <w:rPr>
          <w:rFonts w:hint="eastAsia"/>
        </w:rPr>
        <w:t>状烟幕中心点</w:t>
      </w:r>
      <w:r w:rsidR="0080539C" w:rsidRPr="00302535">
        <w:rPr>
          <w:rFonts w:hint="eastAsia"/>
          <w:position w:val="-16"/>
        </w:rPr>
        <w:object w:dxaOrig="480" w:dyaOrig="400" w14:anchorId="672D5598">
          <v:shape id="_x0000_i1092" type="#_x0000_t75" style="width:24pt;height:20.25pt" o:ole="">
            <v:imagedata r:id="rId149" o:title=""/>
          </v:shape>
          <o:OLEObject Type="Embed" ProgID="Equation.DSMT4" ShapeID="_x0000_i1092" DrawAspect="Content" ObjectID="_1818780698" r:id="rId150"/>
        </w:object>
      </w:r>
      <w:r w:rsidRPr="00C204A9">
        <w:rPr>
          <w:rFonts w:hint="eastAsia"/>
        </w:rPr>
        <w:t>到直线</w:t>
      </w:r>
      <w:r w:rsidR="0080539C" w:rsidRPr="00C8579E">
        <w:rPr>
          <w:position w:val="-12"/>
        </w:rPr>
        <w:object w:dxaOrig="520" w:dyaOrig="360" w14:anchorId="1AAB2803">
          <v:shape id="_x0000_i1093" type="#_x0000_t75" style="width:25.5pt;height:18pt" o:ole="">
            <v:imagedata r:id="rId151" o:title=""/>
          </v:shape>
          <o:OLEObject Type="Embed" ProgID="Equation.DSMT4" ShapeID="_x0000_i1093" DrawAspect="Content" ObjectID="_1818780699" r:id="rId152"/>
        </w:object>
      </w:r>
      <w:r w:rsidRPr="00C204A9">
        <w:rPr>
          <w:rFonts w:hint="eastAsia"/>
        </w:rPr>
        <w:t>距离表达式的建立</w:t>
      </w:r>
    </w:p>
    <w:bookmarkEnd w:id="640"/>
    <w:p w14:paraId="14B3E95B" w14:textId="77777777" w:rsidR="00F17AB4" w:rsidRDefault="00C204A9" w:rsidP="00DA67E4">
      <w:pPr>
        <w:ind w:firstLineChars="200" w:firstLine="480"/>
        <w:jc w:val="left"/>
        <w:rPr>
          <w:ins w:id="642" w:author="yukina minato" w:date="2025-09-07T10:47:00Z" w16du:dateUtc="2025-09-07T02:47:00Z"/>
        </w:rPr>
        <w:pPrChange w:id="643" w:author="yukina minato" w:date="2025-09-07T16:35:00Z" w16du:dateUtc="2025-09-07T08:35:00Z">
          <w:pPr>
            <w:jc w:val="left"/>
          </w:pPr>
        </w:pPrChange>
      </w:pPr>
      <w:r>
        <w:rPr>
          <w:rFonts w:hint="eastAsia"/>
        </w:rPr>
        <w:t>设</w:t>
      </w:r>
      <w:r w:rsidRPr="004A6B29">
        <w:rPr>
          <w:rFonts w:ascii="宋体" w:eastAsia="宋体" w:hAnsi="宋体" w:hint="eastAsia"/>
          <w:szCs w:val="24"/>
        </w:rPr>
        <w:t>无人机</w:t>
      </w:r>
      <w:r w:rsidRPr="00302535">
        <w:rPr>
          <w:rFonts w:ascii="宋体" w:eastAsia="宋体" w:hAnsi="宋体" w:hint="eastAsia"/>
          <w:position w:val="-4"/>
          <w:szCs w:val="24"/>
        </w:rPr>
        <w:object w:dxaOrig="480" w:dyaOrig="260" w14:anchorId="7BC8585F">
          <v:shape id="_x0000_i1094" type="#_x0000_t75" style="width:24pt;height:13.5pt" o:ole="">
            <v:imagedata r:id="rId76" o:title=""/>
          </v:shape>
          <o:OLEObject Type="Embed" ProgID="Equation.DSMT4" ShapeID="_x0000_i1094" DrawAspect="Content" ObjectID="_1818780700" r:id="rId153"/>
        </w:object>
      </w:r>
      <w:proofErr w:type="gramStart"/>
      <w:r w:rsidRPr="004A6B29">
        <w:rPr>
          <w:rFonts w:ascii="宋体" w:eastAsia="宋体" w:hAnsi="宋体" w:hint="eastAsia"/>
          <w:szCs w:val="24"/>
        </w:rPr>
        <w:t>投放第</w:t>
      </w:r>
      <w:proofErr w:type="gramEnd"/>
      <w:r w:rsidRPr="00302535">
        <w:rPr>
          <w:rFonts w:ascii="宋体" w:eastAsia="宋体" w:hAnsi="宋体" w:hint="eastAsia"/>
          <w:position w:val="-4"/>
          <w:szCs w:val="24"/>
        </w:rPr>
        <w:object w:dxaOrig="139" w:dyaOrig="260" w14:anchorId="4FF33730">
          <v:shape id="_x0000_i1095" type="#_x0000_t75" style="width:6.75pt;height:12.75pt" o:ole="">
            <v:imagedata r:id="rId78" o:title=""/>
          </v:shape>
          <o:OLEObject Type="Embed" ProgID="Equation.DSMT4" ShapeID="_x0000_i1095" DrawAspect="Content" ObjectID="_1818780701" r:id="rId154"/>
        </w:object>
      </w:r>
      <w:r w:rsidRPr="004A6B29">
        <w:rPr>
          <w:rFonts w:ascii="宋体" w:eastAsia="宋体" w:hAnsi="宋体" w:hint="eastAsia"/>
          <w:szCs w:val="24"/>
        </w:rPr>
        <w:t>枚烟幕干扰弹</w:t>
      </w:r>
      <w:r>
        <w:rPr>
          <w:rFonts w:ascii="宋体" w:eastAsia="宋体" w:hAnsi="宋体" w:hint="eastAsia"/>
          <w:szCs w:val="24"/>
        </w:rPr>
        <w:t>起爆后形成</w:t>
      </w:r>
      <w:del w:id="644" w:author="yukina minato" w:date="2025-09-07T10:46:00Z" w16du:dateUtc="2025-09-07T02:46:00Z">
        <w:r w:rsidDel="00F17AB4">
          <w:rPr>
            <w:rFonts w:ascii="宋体" w:eastAsia="宋体" w:hAnsi="宋体" w:hint="eastAsia"/>
            <w:szCs w:val="24"/>
          </w:rPr>
          <w:delText>的</w:delText>
        </w:r>
        <w:r w:rsidDel="00F17AB4">
          <w:rPr>
            <w:rFonts w:hint="eastAsia"/>
          </w:rPr>
          <w:delText>球状烟幕云团</w:delText>
        </w:r>
      </w:del>
      <w:r>
        <w:rPr>
          <w:rFonts w:hint="eastAsia"/>
        </w:rPr>
        <w:t>球心为：</w:t>
      </w:r>
    </w:p>
    <w:p w14:paraId="796D4433" w14:textId="68D028A3" w:rsidR="00C204A9" w:rsidRPr="00F17AB4" w:rsidRDefault="00C204A9">
      <w:pPr>
        <w:rPr>
          <w:rFonts w:hint="eastAsia"/>
          <w:rPrChange w:id="645" w:author="yukina minato" w:date="2025-09-07T10:47:00Z" w16du:dateUtc="2025-09-07T02:47:00Z">
            <w:rPr>
              <w:rFonts w:ascii="宋体" w:eastAsia="宋体" w:hAnsi="宋体" w:hint="eastAsia"/>
              <w:szCs w:val="24"/>
            </w:rPr>
          </w:rPrChange>
        </w:rPr>
        <w:pPrChange w:id="646" w:author="yukina minato" w:date="2025-09-07T10:47:00Z" w16du:dateUtc="2025-09-07T02:47:00Z">
          <w:pPr>
            <w:ind w:firstLineChars="200" w:firstLine="480"/>
            <w:jc w:val="left"/>
          </w:pPr>
        </w:pPrChange>
      </w:pPr>
      <w:r w:rsidRPr="004A6B29">
        <w:rPr>
          <w:rFonts w:ascii="宋体" w:eastAsia="宋体" w:hAnsi="宋体" w:hint="eastAsia"/>
          <w:position w:val="-18"/>
          <w:szCs w:val="24"/>
        </w:rPr>
        <w:object w:dxaOrig="2040" w:dyaOrig="480" w14:anchorId="4098FDE3">
          <v:shape id="_x0000_i1096" type="#_x0000_t75" style="width:102pt;height:24pt" o:ole="">
            <v:imagedata r:id="rId155" o:title=""/>
          </v:shape>
          <o:OLEObject Type="Embed" ProgID="Equation.DSMT4" ShapeID="_x0000_i1096" DrawAspect="Content" ObjectID="_1818780702" r:id="rId156"/>
        </w:object>
      </w:r>
    </w:p>
    <w:p w14:paraId="6FDE5E1F" w14:textId="77777777" w:rsidR="00C204A9" w:rsidRPr="006B50AD" w:rsidRDefault="00C204A9" w:rsidP="006B50AD">
      <w:pPr>
        <w:ind w:firstLineChars="200" w:firstLine="480"/>
        <w:jc w:val="left"/>
      </w:pPr>
      <w:r w:rsidRPr="004A6B29">
        <w:rPr>
          <w:rFonts w:ascii="宋体" w:eastAsia="宋体" w:hAnsi="宋体" w:hint="eastAsia"/>
          <w:szCs w:val="24"/>
        </w:rPr>
        <w:t>设</w:t>
      </w:r>
      <w:r w:rsidRPr="004A6B29">
        <w:rPr>
          <w:rFonts w:ascii="宋体" w:eastAsia="宋体" w:hAnsi="宋体" w:hint="eastAsia"/>
          <w:position w:val="-12"/>
          <w:szCs w:val="24"/>
        </w:rPr>
        <w:object w:dxaOrig="300" w:dyaOrig="360" w14:anchorId="4850B1F3">
          <v:shape id="_x0000_i1097" type="#_x0000_t75" style="width:15.75pt;height:18pt" o:ole="">
            <v:imagedata r:id="rId157" o:title=""/>
          </v:shape>
          <o:OLEObject Type="Embed" ProgID="Equation.DSMT4" ShapeID="_x0000_i1097" DrawAspect="Content" ObjectID="_1818780703" r:id="rId158"/>
        </w:object>
      </w:r>
      <w:r w:rsidRPr="004A6B29">
        <w:rPr>
          <w:rFonts w:ascii="宋体" w:eastAsia="宋体" w:hAnsi="宋体" w:hint="eastAsia"/>
          <w:szCs w:val="24"/>
        </w:rPr>
        <w:t>为圆柱半径，</w:t>
      </w:r>
      <w:r w:rsidRPr="004A6B29">
        <w:rPr>
          <w:rFonts w:ascii="宋体" w:eastAsia="宋体" w:hAnsi="宋体" w:hint="eastAsia"/>
          <w:position w:val="-4"/>
          <w:szCs w:val="24"/>
        </w:rPr>
        <w:object w:dxaOrig="279" w:dyaOrig="260" w14:anchorId="5AC791DD">
          <v:shape id="_x0000_i1098" type="#_x0000_t75" style="width:13.5pt;height:12.75pt" o:ole="">
            <v:imagedata r:id="rId159" o:title=""/>
          </v:shape>
          <o:OLEObject Type="Embed" ProgID="Equation.DSMT4" ShapeID="_x0000_i1098" DrawAspect="Content" ObjectID="_1818780704" r:id="rId160"/>
        </w:object>
      </w:r>
      <w:r w:rsidRPr="004A6B29">
        <w:rPr>
          <w:rFonts w:ascii="宋体" w:eastAsia="宋体" w:hAnsi="宋体" w:hint="eastAsia"/>
          <w:szCs w:val="24"/>
        </w:rPr>
        <w:t>为圆柱高度，</w:t>
      </w:r>
      <w:r w:rsidRPr="00CD755A">
        <w:rPr>
          <w:rFonts w:ascii="宋体" w:eastAsia="宋体" w:hAnsi="宋体" w:hint="eastAsia"/>
          <w:position w:val="-14"/>
          <w:szCs w:val="24"/>
        </w:rPr>
        <w:object w:dxaOrig="1060" w:dyaOrig="400" w14:anchorId="3533BC47">
          <v:shape id="_x0000_i1099" type="#_x0000_t75" style="width:52.5pt;height:19.5pt" o:ole="">
            <v:imagedata r:id="rId161" o:title=""/>
          </v:shape>
          <o:OLEObject Type="Embed" ProgID="Equation.DSMT4" ShapeID="_x0000_i1099" DrawAspect="Content" ObjectID="_1818780705" r:id="rId162"/>
        </w:object>
      </w:r>
      <w:r>
        <w:rPr>
          <w:rFonts w:ascii="宋体" w:eastAsia="宋体" w:hAnsi="宋体" w:hint="eastAsia"/>
          <w:szCs w:val="24"/>
        </w:rPr>
        <w:t>为圆柱底面圆周坐标，</w:t>
      </w:r>
      <w:r w:rsidRPr="004A6B29">
        <w:rPr>
          <w:rFonts w:ascii="宋体" w:eastAsia="宋体" w:hAnsi="宋体" w:hint="eastAsia"/>
          <w:szCs w:val="24"/>
        </w:rPr>
        <w:t>则</w:t>
      </w:r>
      <w:proofErr w:type="gramStart"/>
      <w:r w:rsidRPr="004A6B29">
        <w:rPr>
          <w:rFonts w:ascii="宋体" w:eastAsia="宋体" w:hAnsi="宋体" w:hint="eastAsia"/>
          <w:szCs w:val="24"/>
        </w:rPr>
        <w:t>真目标</w:t>
      </w:r>
      <w:proofErr w:type="gramEnd"/>
      <w:r w:rsidRPr="004A6B29">
        <w:rPr>
          <w:rFonts w:ascii="宋体" w:eastAsia="宋体" w:hAnsi="宋体" w:hint="eastAsia"/>
          <w:szCs w:val="24"/>
        </w:rPr>
        <w:t>圆柱上下圆周上的点</w:t>
      </w:r>
      <w:r w:rsidRPr="004A6B29">
        <w:rPr>
          <w:rFonts w:ascii="宋体" w:eastAsia="宋体" w:hAnsi="宋体" w:hint="eastAsia"/>
          <w:position w:val="-14"/>
          <w:szCs w:val="24"/>
        </w:rPr>
        <w:object w:dxaOrig="1440" w:dyaOrig="400" w14:anchorId="1CCAC656">
          <v:shape id="_x0000_i1100" type="#_x0000_t75" style="width:1in;height:19.5pt" o:ole="">
            <v:imagedata r:id="rId163" o:title=""/>
          </v:shape>
          <o:OLEObject Type="Embed" ProgID="Equation.DSMT4" ShapeID="_x0000_i1100" DrawAspect="Content" ObjectID="_1818780706" r:id="rId164"/>
        </w:object>
      </w:r>
      <w:r w:rsidRPr="004A6B29">
        <w:rPr>
          <w:rFonts w:ascii="宋体" w:eastAsia="宋体" w:hAnsi="宋体" w:hint="eastAsia"/>
          <w:szCs w:val="24"/>
        </w:rPr>
        <w:t>满足：</w:t>
      </w:r>
    </w:p>
    <w:p w14:paraId="40CDC65F" w14:textId="77777777" w:rsidR="00C204A9" w:rsidRPr="0080539C" w:rsidRDefault="00C204A9" w:rsidP="002E3940">
      <w:pPr>
        <w:rPr>
          <w:rFonts w:ascii="宋体" w:eastAsia="宋体" w:hAnsi="宋体" w:hint="eastAsia"/>
          <w:szCs w:val="24"/>
        </w:rPr>
      </w:pPr>
      <w:r w:rsidRPr="00C8579E">
        <w:rPr>
          <w:rFonts w:ascii="宋体" w:eastAsia="宋体" w:hAnsi="宋体" w:hint="eastAsia"/>
          <w:position w:val="-36"/>
          <w:szCs w:val="24"/>
        </w:rPr>
        <w:object w:dxaOrig="2920" w:dyaOrig="840" w14:anchorId="2A27A337">
          <v:shape id="_x0000_i1101" type="#_x0000_t75" style="width:145.55pt;height:42pt" o:ole="">
            <v:imagedata r:id="rId165" o:title=""/>
          </v:shape>
          <o:OLEObject Type="Embed" ProgID="Equation.DSMT4" ShapeID="_x0000_i1101" DrawAspect="Content" ObjectID="_1818780707" r:id="rId166"/>
        </w:object>
      </w:r>
    </w:p>
    <w:p w14:paraId="313FEEC6" w14:textId="2723031B" w:rsidR="00C204A9" w:rsidRPr="00002294" w:rsidDel="00F17AB4" w:rsidRDefault="00C204A9">
      <w:pPr>
        <w:jc w:val="both"/>
        <w:rPr>
          <w:del w:id="647" w:author="yukina minato" w:date="2025-09-07T10:47:00Z" w16du:dateUtc="2025-09-07T02:47:00Z"/>
        </w:rPr>
        <w:pPrChange w:id="648" w:author="yukina minato" w:date="2025-09-07T10:47:00Z" w16du:dateUtc="2025-09-07T02:47:00Z">
          <w:pPr>
            <w:ind w:firstLineChars="200" w:firstLine="480"/>
            <w:jc w:val="both"/>
          </w:pPr>
        </w:pPrChange>
      </w:pPr>
      <w:del w:id="649" w:author="yukina minato" w:date="2025-09-07T10:47:00Z" w16du:dateUtc="2025-09-07T02:47:00Z">
        <w:r w:rsidRPr="0080539C" w:rsidDel="00F17AB4">
          <w:rPr>
            <w:rFonts w:hint="eastAsia"/>
          </w:rPr>
          <w:delText>则：</w:delText>
        </w:r>
      </w:del>
    </w:p>
    <w:p w14:paraId="7CB7E79C" w14:textId="24B37B1E" w:rsidR="00C204A9" w:rsidRPr="004A6B29" w:rsidRDefault="00F17AB4">
      <w:pPr>
        <w:jc w:val="both"/>
        <w:rPr>
          <w:rFonts w:ascii="宋体" w:eastAsia="宋体" w:hAnsi="宋体" w:hint="eastAsia"/>
          <w:szCs w:val="24"/>
        </w:rPr>
        <w:pPrChange w:id="650" w:author="yukina minato" w:date="2025-09-07T10:47:00Z" w16du:dateUtc="2025-09-07T02:47:00Z">
          <w:pPr>
            <w:ind w:firstLineChars="200" w:firstLine="480"/>
            <w:jc w:val="both"/>
          </w:pPr>
        </w:pPrChange>
      </w:pPr>
      <w:ins w:id="651" w:author="yukina minato" w:date="2025-09-07T10:47:00Z" w16du:dateUtc="2025-09-07T02:47:00Z">
        <w:r w:rsidRPr="0080539C">
          <w:rPr>
            <w:rFonts w:hint="eastAsia"/>
          </w:rPr>
          <w:t>则</w:t>
        </w:r>
      </w:ins>
      <w:r w:rsidR="00C204A9" w:rsidRPr="004A6B29">
        <w:rPr>
          <w:rFonts w:ascii="宋体" w:eastAsia="宋体" w:hAnsi="宋体" w:hint="eastAsia"/>
          <w:szCs w:val="24"/>
        </w:rPr>
        <w:t>点</w:t>
      </w:r>
      <w:r w:rsidR="00C204A9" w:rsidRPr="004A6B29">
        <w:rPr>
          <w:rFonts w:ascii="宋体" w:eastAsia="宋体" w:hAnsi="宋体" w:hint="eastAsia"/>
          <w:position w:val="-6"/>
          <w:szCs w:val="24"/>
        </w:rPr>
        <w:object w:dxaOrig="279" w:dyaOrig="279" w14:anchorId="4DAD43E1">
          <v:shape id="_x0000_i2586" type="#_x0000_t75" style="width:13.5pt;height:13.5pt" o:ole="">
            <v:imagedata r:id="rId167" o:title=""/>
          </v:shape>
          <o:OLEObject Type="Embed" ProgID="Equation.DSMT4" ShapeID="_x0000_i2586" DrawAspect="Content" ObjectID="_1818780708" r:id="rId168"/>
        </w:object>
      </w:r>
      <w:r w:rsidR="00C204A9" w:rsidRPr="004A6B29">
        <w:rPr>
          <w:rFonts w:ascii="宋体" w:eastAsia="宋体" w:hAnsi="宋体" w:hint="eastAsia"/>
          <w:szCs w:val="24"/>
        </w:rPr>
        <w:t>与点</w:t>
      </w:r>
      <w:r w:rsidR="00C204A9" w:rsidRPr="004A6B29">
        <w:rPr>
          <w:rFonts w:ascii="宋体" w:eastAsia="宋体" w:hAnsi="宋体" w:hint="eastAsia"/>
          <w:position w:val="-16"/>
          <w:szCs w:val="24"/>
        </w:rPr>
        <w:object w:dxaOrig="480" w:dyaOrig="400" w14:anchorId="0B11F2D9">
          <v:shape id="_x0000_i2587" type="#_x0000_t75" style="width:24pt;height:19.5pt" o:ole="">
            <v:imagedata r:id="rId169" o:title=""/>
          </v:shape>
          <o:OLEObject Type="Embed" ProgID="Equation.DSMT4" ShapeID="_x0000_i2587" DrawAspect="Content" ObjectID="_1818780709" r:id="rId170"/>
        </w:object>
      </w:r>
      <w:r w:rsidR="00C204A9" w:rsidRPr="004A6B29">
        <w:rPr>
          <w:rFonts w:ascii="宋体" w:eastAsia="宋体" w:hAnsi="宋体" w:hint="eastAsia"/>
          <w:szCs w:val="24"/>
        </w:rPr>
        <w:t>连线构成向量</w:t>
      </w:r>
      <w:r w:rsidR="00C204A9" w:rsidRPr="004A6B29">
        <w:rPr>
          <w:rFonts w:ascii="宋体" w:eastAsia="宋体" w:hAnsi="宋体" w:hint="eastAsia"/>
          <w:position w:val="-16"/>
          <w:szCs w:val="24"/>
        </w:rPr>
        <w:object w:dxaOrig="680" w:dyaOrig="440" w14:anchorId="4A9E15B8">
          <v:shape id="_x0000_i2588" type="#_x0000_t75" style="width:34.5pt;height:21.75pt" o:ole="">
            <v:imagedata r:id="rId171" o:title=""/>
          </v:shape>
          <o:OLEObject Type="Embed" ProgID="Equation.DSMT4" ShapeID="_x0000_i2588" DrawAspect="Content" ObjectID="_1818780710" r:id="rId172"/>
        </w:object>
      </w:r>
      <w:r w:rsidR="00C204A9" w:rsidRPr="004A6B29">
        <w:rPr>
          <w:rFonts w:ascii="宋体" w:eastAsia="宋体" w:hAnsi="宋体" w:hint="eastAsia"/>
          <w:szCs w:val="24"/>
        </w:rPr>
        <w:t>，</w:t>
      </w:r>
      <w:r w:rsidR="00C204A9">
        <w:rPr>
          <w:rFonts w:ascii="宋体" w:eastAsia="宋体" w:hAnsi="宋体" w:hint="eastAsia"/>
          <w:szCs w:val="24"/>
        </w:rPr>
        <w:t>且</w:t>
      </w:r>
    </w:p>
    <w:p w14:paraId="363D4907" w14:textId="77777777" w:rsidR="00C204A9" w:rsidRDefault="00C204A9" w:rsidP="002E3940">
      <w:r w:rsidRPr="004A6B29">
        <w:rPr>
          <w:rFonts w:ascii="宋体" w:eastAsia="宋体" w:hAnsi="宋体" w:hint="eastAsia"/>
          <w:position w:val="-18"/>
          <w:szCs w:val="24"/>
        </w:rPr>
        <w:object w:dxaOrig="3840" w:dyaOrig="480" w14:anchorId="2DB41819">
          <v:shape id="_x0000_i2589" type="#_x0000_t75" style="width:192.75pt;height:24pt" o:ole="">
            <v:imagedata r:id="rId173" o:title=""/>
          </v:shape>
          <o:OLEObject Type="Embed" ProgID="Equation.DSMT4" ShapeID="_x0000_i2589" DrawAspect="Content" ObjectID="_1818780711" r:id="rId174"/>
        </w:object>
      </w:r>
    </w:p>
    <w:p w14:paraId="68276709" w14:textId="77777777" w:rsidR="00C204A9" w:rsidRPr="004A6B29" w:rsidRDefault="00C204A9">
      <w:pPr>
        <w:jc w:val="left"/>
        <w:rPr>
          <w:rFonts w:ascii="宋体" w:eastAsia="宋体" w:hAnsi="宋体" w:hint="eastAsia"/>
          <w:szCs w:val="24"/>
        </w:rPr>
        <w:pPrChange w:id="652" w:author="yukina minato" w:date="2025-09-07T10:47:00Z" w16du:dateUtc="2025-09-07T02:47:00Z">
          <w:pPr>
            <w:ind w:firstLineChars="200" w:firstLine="480"/>
            <w:jc w:val="left"/>
          </w:pPr>
        </w:pPrChange>
      </w:pPr>
      <w:r>
        <w:rPr>
          <w:rFonts w:hint="eastAsia"/>
        </w:rPr>
        <w:t>同时</w:t>
      </w:r>
      <w:r w:rsidRPr="004A6B29">
        <w:rPr>
          <w:rFonts w:ascii="宋体" w:eastAsia="宋体" w:hAnsi="宋体" w:hint="eastAsia"/>
          <w:szCs w:val="24"/>
        </w:rPr>
        <w:t>点</w:t>
      </w:r>
      <w:r w:rsidRPr="004A6B29">
        <w:rPr>
          <w:rFonts w:ascii="宋体" w:eastAsia="宋体" w:hAnsi="宋体" w:hint="eastAsia"/>
          <w:position w:val="-6"/>
          <w:szCs w:val="24"/>
        </w:rPr>
        <w:object w:dxaOrig="279" w:dyaOrig="279" w14:anchorId="710D5244">
          <v:shape id="_x0000_i2590" type="#_x0000_t75" style="width:13.5pt;height:13.5pt" o:ole="">
            <v:imagedata r:id="rId167" o:title=""/>
          </v:shape>
          <o:OLEObject Type="Embed" ProgID="Equation.DSMT4" ShapeID="_x0000_i2590" DrawAspect="Content" ObjectID="_1818780712" r:id="rId175"/>
        </w:object>
      </w:r>
      <w:r w:rsidRPr="004A6B29">
        <w:rPr>
          <w:rFonts w:ascii="宋体" w:eastAsia="宋体" w:hAnsi="宋体" w:hint="eastAsia"/>
          <w:szCs w:val="24"/>
        </w:rPr>
        <w:t>与点</w:t>
      </w:r>
      <w:r w:rsidRPr="004A6B29">
        <w:rPr>
          <w:rFonts w:ascii="宋体" w:eastAsia="宋体" w:hAnsi="宋体" w:hint="eastAsia"/>
          <w:position w:val="-12"/>
          <w:szCs w:val="24"/>
        </w:rPr>
        <w:object w:dxaOrig="360" w:dyaOrig="360" w14:anchorId="2719FD15">
          <v:shape id="_x0000_i2591" type="#_x0000_t75" style="width:18pt;height:18pt" o:ole="">
            <v:imagedata r:id="rId176" o:title=""/>
          </v:shape>
          <o:OLEObject Type="Embed" ProgID="Equation.DSMT4" ShapeID="_x0000_i2591" DrawAspect="Content" ObjectID="_1818780713" r:id="rId177"/>
        </w:object>
      </w:r>
      <w:r w:rsidRPr="004A6B29">
        <w:rPr>
          <w:rFonts w:ascii="宋体" w:eastAsia="宋体" w:hAnsi="宋体" w:hint="eastAsia"/>
          <w:szCs w:val="24"/>
        </w:rPr>
        <w:t>连线构成向量</w:t>
      </w:r>
      <w:r w:rsidRPr="004A6B29">
        <w:rPr>
          <w:rFonts w:ascii="宋体" w:eastAsia="宋体" w:hAnsi="宋体" w:hint="eastAsia"/>
          <w:position w:val="-12"/>
          <w:szCs w:val="24"/>
        </w:rPr>
        <w:object w:dxaOrig="540" w:dyaOrig="400" w14:anchorId="2B0EC434">
          <v:shape id="_x0000_i2592" type="#_x0000_t75" style="width:27pt;height:19.5pt" o:ole="">
            <v:imagedata r:id="rId178" o:title=""/>
          </v:shape>
          <o:OLEObject Type="Embed" ProgID="Equation.DSMT4" ShapeID="_x0000_i2592" DrawAspect="Content" ObjectID="_1818780714" r:id="rId179"/>
        </w:object>
      </w:r>
      <w:r w:rsidRPr="004A6B29">
        <w:rPr>
          <w:rFonts w:ascii="宋体" w:eastAsia="宋体" w:hAnsi="宋体" w:hint="eastAsia"/>
          <w:szCs w:val="24"/>
        </w:rPr>
        <w:t>，</w:t>
      </w:r>
      <w:r>
        <w:rPr>
          <w:rFonts w:ascii="宋体" w:eastAsia="宋体" w:hAnsi="宋体" w:hint="eastAsia"/>
          <w:szCs w:val="24"/>
        </w:rPr>
        <w:t>且</w:t>
      </w:r>
    </w:p>
    <w:p w14:paraId="4AA8A7C6" w14:textId="77777777" w:rsidR="00C204A9" w:rsidRDefault="00C204A9">
      <w:pPr>
        <w:rPr>
          <w:rFonts w:ascii="宋体" w:eastAsia="宋体" w:hAnsi="宋体" w:hint="eastAsia"/>
          <w:szCs w:val="24"/>
        </w:rPr>
        <w:pPrChange w:id="653" w:author="yukina minato" w:date="2025-09-07T11:02:00Z" w16du:dateUtc="2025-09-07T03:02:00Z">
          <w:pPr>
            <w:ind w:firstLineChars="200" w:firstLine="480"/>
          </w:pPr>
        </w:pPrChange>
      </w:pPr>
      <w:r w:rsidRPr="004A6B29">
        <w:rPr>
          <w:rFonts w:ascii="宋体" w:eastAsia="宋体" w:hAnsi="宋体" w:hint="eastAsia"/>
          <w:position w:val="-20"/>
          <w:szCs w:val="24"/>
        </w:rPr>
        <w:object w:dxaOrig="3500" w:dyaOrig="520" w14:anchorId="7089D3DB">
          <v:shape id="_x0000_i1109" type="#_x0000_t75" style="width:175.5pt;height:25.5pt" o:ole="">
            <v:imagedata r:id="rId180" o:title=""/>
          </v:shape>
          <o:OLEObject Type="Embed" ProgID="Equation.DSMT4" ShapeID="_x0000_i1109" DrawAspect="Content" ObjectID="_1818780715" r:id="rId181"/>
        </w:object>
      </w:r>
    </w:p>
    <w:p w14:paraId="43393929" w14:textId="77777777" w:rsidR="00C204A9" w:rsidRPr="004A6B29" w:rsidRDefault="00C204A9">
      <w:pPr>
        <w:jc w:val="left"/>
        <w:rPr>
          <w:rFonts w:ascii="宋体" w:eastAsia="宋体" w:hAnsi="宋体" w:hint="eastAsia"/>
          <w:szCs w:val="24"/>
        </w:rPr>
        <w:pPrChange w:id="654" w:author="yukina minato" w:date="2025-09-07T10:47:00Z" w16du:dateUtc="2025-09-07T02:47:00Z">
          <w:pPr>
            <w:ind w:firstLineChars="200" w:firstLine="480"/>
            <w:jc w:val="left"/>
          </w:pPr>
        </w:pPrChange>
      </w:pPr>
      <w:r w:rsidRPr="004A6B29">
        <w:rPr>
          <w:rFonts w:ascii="宋体" w:eastAsia="宋体" w:hAnsi="宋体" w:hint="eastAsia"/>
          <w:szCs w:val="24"/>
        </w:rPr>
        <w:t>从而得到球状烟幕中心点</w:t>
      </w:r>
      <w:r w:rsidRPr="004A6B29">
        <w:rPr>
          <w:rFonts w:ascii="宋体" w:eastAsia="宋体" w:hAnsi="宋体" w:hint="eastAsia"/>
          <w:position w:val="-16"/>
          <w:szCs w:val="24"/>
        </w:rPr>
        <w:object w:dxaOrig="480" w:dyaOrig="400" w14:anchorId="72917802">
          <v:shape id="_x0000_i1110" type="#_x0000_t75" style="width:24pt;height:19.5pt" o:ole="">
            <v:imagedata r:id="rId80" o:title=""/>
          </v:shape>
          <o:OLEObject Type="Embed" ProgID="Equation.DSMT4" ShapeID="_x0000_i1110" DrawAspect="Content" ObjectID="_1818780716" r:id="rId182"/>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51B5E3E1">
          <v:shape id="_x0000_i1111" type="#_x0000_t75" style="width:25.5pt;height:18pt" o:ole="">
            <v:imagedata r:id="rId82" o:title=""/>
          </v:shape>
          <o:OLEObject Type="Embed" ProgID="Equation.DSMT4" ShapeID="_x0000_i1111" DrawAspect="Content" ObjectID="_1818780717" r:id="rId183"/>
        </w:object>
      </w:r>
      <w:r w:rsidRPr="004A6B29">
        <w:rPr>
          <w:rFonts w:ascii="宋体" w:eastAsia="宋体" w:hAnsi="宋体" w:hint="eastAsia"/>
          <w:szCs w:val="24"/>
        </w:rPr>
        <w:t>距离</w:t>
      </w:r>
    </w:p>
    <w:p w14:paraId="503B1A18" w14:textId="1C2D7871" w:rsidR="00223F84" w:rsidRPr="000C08F1" w:rsidRDefault="00C204A9" w:rsidP="004D7EB3">
      <w:pPr>
        <w:rPr>
          <w:ins w:id="655" w:author="yukina minato" w:date="2025-09-07T11:12:00Z" w16du:dateUtc="2025-09-07T03:12:00Z"/>
        </w:rPr>
      </w:pPr>
      <w:r w:rsidRPr="00302535">
        <w:rPr>
          <w:rFonts w:hint="eastAsia"/>
          <w:position w:val="-42"/>
        </w:rPr>
        <w:object w:dxaOrig="3540" w:dyaOrig="1040" w14:anchorId="49F41205">
          <v:shape id="_x0000_i1112" type="#_x0000_t75" style="width:177.7pt;height:52.5pt" o:ole="">
            <v:imagedata r:id="rId184" o:title=""/>
          </v:shape>
          <o:OLEObject Type="Embed" ProgID="Equation.DSMT4" ShapeID="_x0000_i1112" DrawAspect="Content" ObjectID="_1818780718" r:id="rId185"/>
        </w:object>
      </w:r>
      <w:ins w:id="656" w:author="yukina minato" w:date="2025-09-07T15:27:00Z" w16du:dateUtc="2025-09-07T07:27:00Z">
        <w:r w:rsidR="004D7EB3">
          <w:rPr>
            <w:noProof/>
          </w:rPr>
          <w:drawing>
            <wp:inline distT="0" distB="0" distL="0" distR="0" wp14:anchorId="70DBF313" wp14:editId="177255CE">
              <wp:extent cx="4953000" cy="2731763"/>
              <wp:effectExtent l="0" t="0" r="0" b="0"/>
              <wp:docPr id="2123056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4963803" cy="2737721"/>
                      </a:xfrm>
                      <a:prstGeom prst="rect">
                        <a:avLst/>
                      </a:prstGeom>
                      <a:noFill/>
                      <a:ln>
                        <a:noFill/>
                      </a:ln>
                    </pic:spPr>
                  </pic:pic>
                </a:graphicData>
              </a:graphic>
            </wp:inline>
          </w:drawing>
        </w:r>
      </w:ins>
    </w:p>
    <w:p w14:paraId="0664DEF1" w14:textId="2023AE0F" w:rsidR="00223F84" w:rsidRDefault="00223F84" w:rsidP="00223F84">
      <w:pPr>
        <w:rPr>
          <w:ins w:id="657" w:author="yukina minato" w:date="2025-09-07T11:12:00Z" w16du:dateUtc="2025-09-07T03:12:00Z"/>
          <w:rFonts w:eastAsia="宋体"/>
          <w:sz w:val="21"/>
          <w:szCs w:val="18"/>
        </w:rPr>
      </w:pPr>
      <w:ins w:id="658" w:author="yukina minato" w:date="2025-09-07T11:12:00Z" w16du:dateUtc="2025-09-07T03:12:00Z">
        <w:r>
          <w:rPr>
            <w:rFonts w:eastAsia="宋体" w:hint="eastAsia"/>
            <w:sz w:val="21"/>
            <w:szCs w:val="18"/>
          </w:rPr>
          <w:t>图</w:t>
        </w:r>
      </w:ins>
      <w:ins w:id="659" w:author="yukina minato" w:date="2025-09-07T12:03:00Z" w16du:dateUtc="2025-09-07T04:03:00Z">
        <w:r w:rsidR="00EB127A">
          <w:rPr>
            <w:rFonts w:eastAsia="宋体" w:hint="eastAsia"/>
            <w:sz w:val="21"/>
            <w:szCs w:val="18"/>
          </w:rPr>
          <w:t>7</w:t>
        </w:r>
      </w:ins>
      <w:ins w:id="660" w:author="yukina minato" w:date="2025-09-07T11:12:00Z" w16du:dateUtc="2025-09-07T03:12:00Z">
        <w:r>
          <w:rPr>
            <w:rFonts w:eastAsia="宋体" w:hint="eastAsia"/>
            <w:sz w:val="21"/>
            <w:szCs w:val="18"/>
          </w:rPr>
          <w:t xml:space="preserve"> </w:t>
        </w:r>
        <w:r w:rsidRPr="002263D5">
          <w:rPr>
            <w:rFonts w:eastAsia="宋体" w:hint="eastAsia"/>
            <w:sz w:val="21"/>
            <w:szCs w:val="18"/>
          </w:rPr>
          <w:t>烟幕</w:t>
        </w:r>
        <w:r>
          <w:rPr>
            <w:rFonts w:eastAsia="宋体" w:hint="eastAsia"/>
            <w:sz w:val="21"/>
            <w:szCs w:val="18"/>
          </w:rPr>
          <w:t>干扰</w:t>
        </w:r>
        <w:proofErr w:type="gramStart"/>
        <w:r>
          <w:rPr>
            <w:rFonts w:eastAsia="宋体" w:hint="eastAsia"/>
            <w:sz w:val="21"/>
            <w:szCs w:val="18"/>
          </w:rPr>
          <w:t>弹有效遮蔽真目标</w:t>
        </w:r>
        <w:proofErr w:type="gramEnd"/>
        <w:r w:rsidRPr="002263D5">
          <w:rPr>
            <w:rFonts w:eastAsia="宋体" w:hint="eastAsia"/>
            <w:sz w:val="21"/>
            <w:szCs w:val="18"/>
          </w:rPr>
          <w:t>原理</w:t>
        </w:r>
        <w:r>
          <w:rPr>
            <w:rFonts w:eastAsia="宋体" w:hint="eastAsia"/>
            <w:sz w:val="21"/>
            <w:szCs w:val="18"/>
          </w:rPr>
          <w:t>侧视</w:t>
        </w:r>
        <w:r w:rsidRPr="002263D5">
          <w:rPr>
            <w:rFonts w:eastAsia="宋体" w:hint="eastAsia"/>
            <w:sz w:val="21"/>
            <w:szCs w:val="18"/>
          </w:rPr>
          <w:t>图</w:t>
        </w:r>
      </w:ins>
    </w:p>
    <w:p w14:paraId="0552B8C2" w14:textId="68983EA0" w:rsidR="00C204A9" w:rsidRPr="00223F84" w:rsidRDefault="00C204A9">
      <w:pPr>
        <w:pPrChange w:id="661" w:author="yukina minato" w:date="2025-09-07T11:21:00Z" w16du:dateUtc="2025-09-07T03:21:00Z">
          <w:pPr>
            <w:ind w:firstLineChars="200" w:firstLine="480"/>
          </w:pPr>
        </w:pPrChange>
      </w:pPr>
    </w:p>
    <w:p w14:paraId="51869C4E" w14:textId="77777777" w:rsidR="00C204A9" w:rsidRPr="00CD755A" w:rsidRDefault="00C204A9" w:rsidP="00C204A9">
      <w:pPr>
        <w:pStyle w:val="af3"/>
        <w:spacing w:line="360" w:lineRule="auto"/>
        <w:ind w:leftChars="200" w:left="480"/>
        <w:outlineLvl w:val="4"/>
      </w:pPr>
      <w:r>
        <w:rPr>
          <w:rFonts w:hint="eastAsia"/>
        </w:rPr>
        <w:t>5.1.1.3</w:t>
      </w:r>
      <w:r>
        <w:rPr>
          <w:rFonts w:ascii="宋体" w:eastAsia="宋体" w:hAnsi="宋体" w:hint="eastAsia"/>
          <w:szCs w:val="24"/>
        </w:rPr>
        <w:t>遍历模型BL的建立</w:t>
      </w:r>
    </w:p>
    <w:p w14:paraId="34272E29" w14:textId="16F6BAEC" w:rsidR="00C204A9" w:rsidDel="00F17AB4" w:rsidRDefault="00C204A9">
      <w:pPr>
        <w:ind w:firstLineChars="200" w:firstLine="480"/>
        <w:jc w:val="left"/>
        <w:rPr>
          <w:del w:id="662" w:author="yukina minato" w:date="2025-09-07T10:48:00Z" w16du:dateUtc="2025-09-07T02:48:00Z"/>
          <w:rFonts w:ascii="宋体" w:eastAsia="宋体" w:hAnsi="宋体" w:hint="eastAsia"/>
          <w:szCs w:val="24"/>
        </w:rPr>
        <w:pPrChange w:id="663" w:author="Noah Zheng" w:date="2025-09-07T13:07:00Z" w16du:dateUtc="2025-09-07T05:07:00Z">
          <w:pPr/>
        </w:pPrChange>
      </w:pPr>
      <w:del w:id="664" w:author="yukina minato" w:date="2025-09-07T10:48:00Z" w16du:dateUtc="2025-09-07T02:48:00Z">
        <w:r w:rsidDel="00F17AB4">
          <w:rPr>
            <w:rFonts w:ascii="宋体" w:eastAsia="宋体" w:hAnsi="宋体" w:hint="eastAsia"/>
            <w:szCs w:val="24"/>
          </w:rPr>
          <w:delText xml:space="preserve">   </w:delText>
        </w:r>
      </w:del>
      <w:r w:rsidRPr="004A6B29">
        <w:rPr>
          <w:rFonts w:ascii="宋体" w:eastAsia="宋体" w:hAnsi="宋体" w:hint="eastAsia"/>
          <w:szCs w:val="24"/>
        </w:rPr>
        <w:t>圆柱上下</w:t>
      </w:r>
      <w:proofErr w:type="gramStart"/>
      <w:r w:rsidRPr="004A6B29">
        <w:rPr>
          <w:rFonts w:ascii="宋体" w:eastAsia="宋体" w:hAnsi="宋体" w:hint="eastAsia"/>
          <w:szCs w:val="24"/>
        </w:rPr>
        <w:t>园周</w:t>
      </w:r>
      <w:proofErr w:type="gramEnd"/>
      <w:r w:rsidRPr="004A6B29">
        <w:rPr>
          <w:rFonts w:ascii="宋体" w:eastAsia="宋体" w:hAnsi="宋体" w:hint="eastAsia"/>
          <w:szCs w:val="24"/>
        </w:rPr>
        <w:t>上的点和导弹所连线段与</w:t>
      </w:r>
      <w:ins w:id="665" w:author="yukina minato" w:date="2025-09-07T10:49:00Z" w16du:dateUtc="2025-09-07T02:49:00Z">
        <w:r w:rsidR="00F17AB4">
          <w:rPr>
            <w:rFonts w:ascii="宋体" w:eastAsia="宋体" w:hAnsi="宋体" w:hint="eastAsia"/>
            <w:szCs w:val="24"/>
          </w:rPr>
          <w:t>球</w:t>
        </w:r>
      </w:ins>
      <w:del w:id="666" w:author="yukina minato" w:date="2025-09-07T10:49:00Z" w16du:dateUtc="2025-09-07T02:49:00Z">
        <w:r w:rsidRPr="004A6B29" w:rsidDel="00F17AB4">
          <w:rPr>
            <w:rFonts w:ascii="宋体" w:eastAsia="宋体" w:hAnsi="宋体" w:hint="eastAsia"/>
            <w:szCs w:val="24"/>
          </w:rPr>
          <w:delText>烟幕干扰弹起爆后形成的半</w:delText>
        </w:r>
      </w:del>
    </w:p>
    <w:moveFromRangeStart w:id="667" w:author="yukina minato" w:date="2025-09-07T10:48:00Z" w:name="move208134496"/>
    <w:p w14:paraId="5E229BDB" w14:textId="3403A82E" w:rsidR="00C204A9" w:rsidDel="00F17AB4" w:rsidRDefault="00C204A9">
      <w:pPr>
        <w:ind w:firstLineChars="200" w:firstLine="480"/>
        <w:jc w:val="left"/>
        <w:rPr>
          <w:del w:id="668" w:author="yukina minato" w:date="2025-09-07T10:48:00Z" w16du:dateUtc="2025-09-07T02:48:00Z"/>
          <w:rFonts w:ascii="宋体" w:eastAsia="宋体" w:hAnsi="宋体" w:hint="eastAsia"/>
          <w:szCs w:val="24"/>
        </w:rPr>
        <w:pPrChange w:id="669" w:author="Noah Zheng" w:date="2025-09-07T13:07:00Z" w16du:dateUtc="2025-09-07T05:07:00Z">
          <w:pPr/>
        </w:pPrChange>
      </w:pPr>
      <w:moveFrom w:id="670" w:author="yukina minato" w:date="2025-09-07T10:48:00Z" w16du:dateUtc="2025-09-07T02:48:00Z">
        <w:r w:rsidRPr="004A6B29" w:rsidDel="00F17AB4">
          <w:rPr>
            <w:rFonts w:ascii="宋体" w:eastAsia="宋体" w:hAnsi="宋体" w:hint="eastAsia"/>
            <w:position w:val="-6"/>
            <w:szCs w:val="24"/>
          </w:rPr>
          <w:object w:dxaOrig="859" w:dyaOrig="279" w14:anchorId="33641725">
            <v:shape id="_x0000_i1113" type="#_x0000_t75" style="width:42.75pt;height:13.5pt" o:ole="">
              <v:imagedata r:id="rId187" o:title=""/>
            </v:shape>
            <o:OLEObject Type="Embed" ProgID="Equation.DSMT4" ShapeID="_x0000_i1113" DrawAspect="Content" ObjectID="_1818780719" r:id="rId188"/>
          </w:object>
        </w:r>
      </w:moveFrom>
      <w:moveFromRangeEnd w:id="667"/>
      <w:ins w:id="671" w:author="yukina minato" w:date="2025-09-07T10:49:00Z" w16du:dateUtc="2025-09-07T02:49:00Z">
        <w:r w:rsidR="00F17AB4" w:rsidRPr="004A6B29">
          <w:rPr>
            <w:rFonts w:ascii="宋体" w:eastAsia="宋体" w:hAnsi="宋体" w:hint="eastAsia"/>
            <w:szCs w:val="24"/>
          </w:rPr>
          <w:t>状烟幕</w:t>
        </w:r>
      </w:ins>
      <w:del w:id="672" w:author="yukina minato" w:date="2025-09-07T10:49:00Z" w16du:dateUtc="2025-09-07T02:49:00Z">
        <w:r w:rsidRPr="004A6B29" w:rsidDel="00F17AB4">
          <w:rPr>
            <w:rFonts w:ascii="宋体" w:eastAsia="宋体" w:hAnsi="宋体" w:hint="eastAsia"/>
            <w:szCs w:val="24"/>
          </w:rPr>
          <w:delText>球状云团</w:delText>
        </w:r>
      </w:del>
      <w:r w:rsidRPr="004A6B29">
        <w:rPr>
          <w:rFonts w:ascii="宋体" w:eastAsia="宋体" w:hAnsi="宋体" w:hint="eastAsia"/>
          <w:szCs w:val="24"/>
        </w:rPr>
        <w:t>有公共点，只要保证球</w:t>
      </w:r>
      <w:del w:id="673" w:author="yukina minato" w:date="2025-09-07T10:49:00Z" w16du:dateUtc="2025-09-07T02:49:00Z">
        <w:r w:rsidRPr="004A6B29" w:rsidDel="00E50D90">
          <w:rPr>
            <w:rFonts w:ascii="宋体" w:eastAsia="宋体" w:hAnsi="宋体" w:hint="eastAsia"/>
            <w:szCs w:val="24"/>
          </w:rPr>
          <w:delText>状烟幕</w:delText>
        </w:r>
      </w:del>
      <w:ins w:id="674" w:author="yukina minato" w:date="2025-09-07T10:49:00Z" w16du:dateUtc="2025-09-07T02:49:00Z">
        <w:r w:rsidR="00E50D90">
          <w:rPr>
            <w:rFonts w:ascii="宋体" w:eastAsia="宋体" w:hAnsi="宋体" w:hint="eastAsia"/>
            <w:szCs w:val="24"/>
          </w:rPr>
          <w:t>体</w:t>
        </w:r>
      </w:ins>
      <w:r w:rsidRPr="004A6B29">
        <w:rPr>
          <w:rFonts w:ascii="宋体" w:eastAsia="宋体" w:hAnsi="宋体" w:hint="eastAsia"/>
          <w:szCs w:val="24"/>
        </w:rPr>
        <w:t>中心点</w:t>
      </w:r>
      <w:r w:rsidRPr="004A6B29">
        <w:rPr>
          <w:rFonts w:ascii="宋体" w:eastAsia="宋体" w:hAnsi="宋体" w:hint="eastAsia"/>
          <w:position w:val="-16"/>
          <w:szCs w:val="24"/>
        </w:rPr>
        <w:object w:dxaOrig="480" w:dyaOrig="400" w14:anchorId="21D8AB4D">
          <v:shape id="_x0000_i1114" type="#_x0000_t75" style="width:24pt;height:19.5pt" o:ole="">
            <v:imagedata r:id="rId189" o:title=""/>
          </v:shape>
          <o:OLEObject Type="Embed" ProgID="Equation.DSMT4" ShapeID="_x0000_i1114" DrawAspect="Content" ObjectID="_1818780720" r:id="rId190"/>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1030800B">
          <v:shape id="_x0000_i1115" type="#_x0000_t75" style="width:25.5pt;height:18pt" o:ole="">
            <v:imagedata r:id="rId191" o:title=""/>
          </v:shape>
          <o:OLEObject Type="Embed" ProgID="Equation.DSMT4" ShapeID="_x0000_i1115" DrawAspect="Content" ObjectID="_1818780721" r:id="rId192"/>
        </w:object>
      </w:r>
      <w:r w:rsidRPr="004A6B29">
        <w:rPr>
          <w:rFonts w:ascii="宋体" w:eastAsia="宋体" w:hAnsi="宋体" w:hint="eastAsia"/>
          <w:szCs w:val="24"/>
        </w:rPr>
        <w:t>距离</w:t>
      </w:r>
    </w:p>
    <w:p w14:paraId="70C20CE7" w14:textId="3BADDDF4" w:rsidR="00C204A9" w:rsidRPr="004A6B29" w:rsidRDefault="00C204A9">
      <w:pPr>
        <w:ind w:firstLineChars="200" w:firstLine="480"/>
        <w:jc w:val="left"/>
        <w:rPr>
          <w:rFonts w:ascii="宋体" w:eastAsia="宋体" w:hAnsi="宋体" w:hint="eastAsia"/>
          <w:szCs w:val="24"/>
        </w:rPr>
        <w:pPrChange w:id="675" w:author="Noah Zheng" w:date="2025-09-07T13:07:00Z" w16du:dateUtc="2025-09-07T05:07:00Z">
          <w:pPr>
            <w:jc w:val="left"/>
          </w:pPr>
        </w:pPrChange>
      </w:pPr>
      <w:r w:rsidRPr="004A6B29">
        <w:rPr>
          <w:rFonts w:ascii="宋体" w:eastAsia="宋体" w:hAnsi="宋体" w:hint="eastAsia"/>
          <w:szCs w:val="24"/>
        </w:rPr>
        <w:t>不大于球半径</w:t>
      </w:r>
      <w:moveToRangeStart w:id="676" w:author="yukina minato" w:date="2025-09-07T10:48:00Z" w:name="move208134496"/>
      <w:moveTo w:id="677" w:author="yukina minato" w:date="2025-09-07T10:48:00Z" w16du:dateUtc="2025-09-07T02:48:00Z">
        <w:r w:rsidR="00F17AB4" w:rsidRPr="004A6B29">
          <w:rPr>
            <w:rFonts w:ascii="宋体" w:eastAsia="宋体" w:hAnsi="宋体" w:hint="eastAsia"/>
            <w:position w:val="-6"/>
            <w:szCs w:val="24"/>
          </w:rPr>
          <w:object w:dxaOrig="859" w:dyaOrig="279" w14:anchorId="7BD2D752">
            <v:shape id="_x0000_i1116" type="#_x0000_t75" style="width:42.75pt;height:13.5pt" o:ole="">
              <v:imagedata r:id="rId187" o:title=""/>
            </v:shape>
            <o:OLEObject Type="Embed" ProgID="Equation.DSMT4" ShapeID="_x0000_i1116" DrawAspect="Content" ObjectID="_1818780722" r:id="rId193"/>
          </w:object>
        </w:r>
      </w:moveTo>
      <w:moveToRangeEnd w:id="676"/>
      <w:del w:id="678" w:author="yukina minato" w:date="2025-09-07T10:48:00Z" w16du:dateUtc="2025-09-07T02:48:00Z">
        <w:r w:rsidRPr="004A6B29" w:rsidDel="00F17AB4">
          <w:rPr>
            <w:rFonts w:ascii="宋体" w:eastAsia="宋体" w:hAnsi="宋体" w:hint="eastAsia"/>
            <w:position w:val="-4"/>
            <w:szCs w:val="24"/>
          </w:rPr>
          <w:object w:dxaOrig="240" w:dyaOrig="260" w14:anchorId="2FACDC05">
            <v:shape id="_x0000_i1117" type="#_x0000_t75" style="width:12pt;height:12.75pt" o:ole="">
              <v:imagedata r:id="rId194" o:title=""/>
            </v:shape>
            <o:OLEObject Type="Embed" ProgID="Equation.DSMT4" ShapeID="_x0000_i1117" DrawAspect="Content" ObjectID="_1818780723" r:id="rId195"/>
          </w:object>
        </w:r>
      </w:del>
      <w:r w:rsidRPr="004A6B29">
        <w:rPr>
          <w:rFonts w:ascii="宋体" w:eastAsia="宋体" w:hAnsi="宋体" w:hint="eastAsia"/>
          <w:szCs w:val="24"/>
        </w:rPr>
        <w:t>，也即：</w:t>
      </w:r>
    </w:p>
    <w:p w14:paraId="3A84986B" w14:textId="77777777" w:rsidR="00BD662C" w:rsidRDefault="00C204A9" w:rsidP="00BD662C">
      <w:pPr>
        <w:rPr>
          <w:ins w:id="679" w:author="Noah Zheng" w:date="2025-09-07T13:06:00Z" w16du:dateUtc="2025-09-07T05:06:00Z"/>
          <w:rFonts w:ascii="宋体" w:eastAsia="宋体" w:hAnsi="宋体" w:hint="eastAsia"/>
          <w:szCs w:val="24"/>
        </w:rPr>
      </w:pPr>
      <w:r w:rsidRPr="004A6B29">
        <w:rPr>
          <w:rFonts w:ascii="宋体" w:eastAsia="宋体" w:hAnsi="宋体" w:hint="eastAsia"/>
          <w:position w:val="-16"/>
          <w:szCs w:val="24"/>
        </w:rPr>
        <w:object w:dxaOrig="960" w:dyaOrig="400" w14:anchorId="1581843C">
          <v:shape id="_x0000_i1118" type="#_x0000_t75" style="width:48pt;height:19.5pt" o:ole="">
            <v:imagedata r:id="rId196" o:title=""/>
          </v:shape>
          <o:OLEObject Type="Embed" ProgID="Equation.DSMT4" ShapeID="_x0000_i1118" DrawAspect="Content" ObjectID="_1818780724" r:id="rId197"/>
        </w:object>
      </w:r>
    </w:p>
    <w:p w14:paraId="609B7F84" w14:textId="3B28966F" w:rsidR="00C81AE7" w:rsidRPr="004A6B29" w:rsidRDefault="00BD662C" w:rsidP="00C15EF3">
      <w:pPr>
        <w:rPr>
          <w:rFonts w:ascii="宋体" w:eastAsia="宋体" w:hAnsi="宋体" w:hint="eastAsia"/>
          <w:szCs w:val="24"/>
        </w:rPr>
      </w:pPr>
      <w:ins w:id="680" w:author="Noah Zheng" w:date="2025-09-07T12:59:00Z" w16du:dateUtc="2025-09-07T04:59:00Z">
        <w:r>
          <w:rPr>
            <w:rFonts w:ascii="宋体" w:eastAsia="宋体" w:hAnsi="宋体" w:hint="eastAsia"/>
            <w:szCs w:val="24"/>
          </w:rPr>
          <w:t>（</w:t>
        </w:r>
      </w:ins>
      <w:ins w:id="681" w:author="Noah Zheng" w:date="2025-09-07T13:07:00Z" w16du:dateUtc="2025-09-07T05:07:00Z">
        <w:r w:rsidR="0031408E" w:rsidRPr="004A6B29">
          <w:rPr>
            <w:rFonts w:ascii="宋体" w:eastAsia="宋体" w:hAnsi="宋体" w:hint="eastAsia"/>
            <w:position w:val="-16"/>
            <w:szCs w:val="24"/>
          </w:rPr>
          <w:object w:dxaOrig="960" w:dyaOrig="400" w14:anchorId="413F7998">
            <v:shape id="_x0000_i2599" type="#_x0000_t75" style="width:48pt;height:19.5pt" o:ole="">
              <v:imagedata r:id="rId196" o:title=""/>
            </v:shape>
            <o:OLEObject Type="Embed" ProgID="Equation.DSMT4" ShapeID="_x0000_i2599" DrawAspect="Content" ObjectID="_1818780725" r:id="rId198"/>
          </w:object>
        </w:r>
      </w:ins>
      <w:ins w:id="682" w:author="Noah Zheng" w:date="2025-09-07T12:59:00Z" w16du:dateUtc="2025-09-07T04:59:00Z">
        <w:r>
          <w:rPr>
            <w:rFonts w:ascii="宋体" w:eastAsia="宋体" w:hAnsi="宋体" w:hint="eastAsia"/>
            <w:szCs w:val="24"/>
          </w:rPr>
          <w:t>示意图如图7所示；反之</w:t>
        </w:r>
      </w:ins>
      <w:ins w:id="683" w:author="Noah Zheng" w:date="2025-09-07T12:59:00Z" w16du:dateUtc="2025-09-07T04:59:00Z">
        <w:r w:rsidRPr="00302535">
          <w:rPr>
            <w:rFonts w:hint="eastAsia"/>
            <w:position w:val="-16"/>
          </w:rPr>
          <w:object w:dxaOrig="960" w:dyaOrig="400" w14:anchorId="79222FC9">
            <v:shape id="_x0000_i2600" type="#_x0000_t75" style="width:48pt;height:20.25pt" o:ole="">
              <v:imagedata r:id="rId199" o:title=""/>
            </v:shape>
            <o:OLEObject Type="Embed" ProgID="Equation.DSMT4" ShapeID="_x0000_i2600" DrawAspect="Content" ObjectID="_1818780726" r:id="rId200"/>
          </w:object>
        </w:r>
      </w:ins>
      <w:ins w:id="684" w:author="Noah Zheng" w:date="2025-09-07T12:59:00Z" w16du:dateUtc="2025-09-07T04:59:00Z">
        <w:r>
          <w:rPr>
            <w:rFonts w:hint="eastAsia"/>
          </w:rPr>
          <w:t>示意图如图</w:t>
        </w:r>
      </w:ins>
      <w:ins w:id="685" w:author="Noah Zheng" w:date="2025-09-07T13:00:00Z" w16du:dateUtc="2025-09-07T05:00:00Z">
        <w:r>
          <w:rPr>
            <w:rFonts w:hint="eastAsia"/>
          </w:rPr>
          <w:t>8</w:t>
        </w:r>
        <w:r>
          <w:rPr>
            <w:rFonts w:hint="eastAsia"/>
          </w:rPr>
          <w:t>所示</w:t>
        </w:r>
      </w:ins>
      <w:ins w:id="686" w:author="Noah Zheng" w:date="2025-09-07T12:59:00Z" w16du:dateUtc="2025-09-07T04:59:00Z">
        <w:r>
          <w:rPr>
            <w:rFonts w:ascii="宋体" w:eastAsia="宋体" w:hAnsi="宋体" w:hint="eastAsia"/>
            <w:szCs w:val="24"/>
          </w:rPr>
          <w:t>）</w:t>
        </w:r>
      </w:ins>
    </w:p>
    <w:p w14:paraId="3FEFA1A7" w14:textId="4C6977EF" w:rsidR="009D78CF" w:rsidDel="00F17AB4" w:rsidRDefault="009D78CF">
      <w:pPr>
        <w:ind w:firstLineChars="200" w:firstLine="420"/>
        <w:rPr>
          <w:del w:id="687" w:author="yukina minato" w:date="2025-09-07T10:48:00Z" w16du:dateUtc="2025-09-07T02:48:00Z"/>
          <w:rFonts w:eastAsia="宋体"/>
          <w:sz w:val="21"/>
          <w:szCs w:val="18"/>
        </w:rPr>
        <w:pPrChange w:id="688" w:author="Noah Zheng" w:date="2025-09-07T13:07:00Z" w16du:dateUtc="2025-09-07T05:07:00Z">
          <w:pPr/>
        </w:pPrChange>
      </w:pPr>
    </w:p>
    <w:p w14:paraId="70DE7998" w14:textId="052AF6FA" w:rsidR="00C204A9" w:rsidRPr="000E7E08" w:rsidDel="00F17AB4" w:rsidRDefault="00C204A9">
      <w:pPr>
        <w:ind w:firstLineChars="200" w:firstLine="480"/>
        <w:rPr>
          <w:del w:id="689" w:author="yukina minato" w:date="2025-09-07T10:48:00Z" w16du:dateUtc="2025-09-07T02:48:00Z"/>
          <w:rFonts w:ascii="宋体" w:eastAsia="宋体" w:hAnsi="宋体" w:hint="eastAsia"/>
          <w:szCs w:val="24"/>
        </w:rPr>
        <w:pPrChange w:id="690" w:author="Noah Zheng" w:date="2025-09-07T13:07:00Z" w16du:dateUtc="2025-09-07T05:07:00Z">
          <w:pPr/>
        </w:pPrChange>
      </w:pPr>
    </w:p>
    <w:p w14:paraId="21EBB694" w14:textId="77777777" w:rsidR="00C204A9" w:rsidRDefault="00C204A9">
      <w:pPr>
        <w:ind w:firstLineChars="200" w:firstLine="480"/>
        <w:jc w:val="left"/>
        <w:rPr>
          <w:rFonts w:ascii="宋体" w:eastAsia="宋体" w:hAnsi="宋体" w:hint="eastAsia"/>
          <w:szCs w:val="24"/>
        </w:rPr>
        <w:pPrChange w:id="691" w:author="Noah Zheng" w:date="2025-09-07T13:07:00Z" w16du:dateUtc="2025-09-07T05:07:00Z">
          <w:pPr>
            <w:ind w:firstLineChars="300" w:firstLine="720"/>
            <w:jc w:val="left"/>
          </w:pPr>
        </w:pPrChange>
      </w:pPr>
      <w:r w:rsidRPr="004A6B29">
        <w:rPr>
          <w:rFonts w:ascii="宋体" w:eastAsia="宋体" w:hAnsi="宋体" w:hint="eastAsia"/>
          <w:szCs w:val="24"/>
        </w:rPr>
        <w:t>设烟幕干扰弹的理论最大有效遮蔽时间为</w:t>
      </w:r>
      <w:r w:rsidRPr="004A6B29">
        <w:rPr>
          <w:rFonts w:ascii="宋体" w:eastAsia="宋体" w:hAnsi="宋体" w:hint="eastAsia"/>
          <w:position w:val="-6"/>
          <w:szCs w:val="24"/>
        </w:rPr>
        <w:object w:dxaOrig="360" w:dyaOrig="279" w14:anchorId="24BAB22A">
          <v:shape id="_x0000_i1121" type="#_x0000_t75" style="width:18pt;height:13.5pt" o:ole="">
            <v:imagedata r:id="rId201" o:title=""/>
          </v:shape>
          <o:OLEObject Type="Embed" ProgID="Equation.DSMT4" ShapeID="_x0000_i1121" DrawAspect="Content" ObjectID="_1818780727" r:id="rId202"/>
        </w:object>
      </w:r>
      <w:r>
        <w:rPr>
          <w:rFonts w:ascii="宋体" w:eastAsia="宋体" w:hAnsi="宋体" w:hint="eastAsia"/>
          <w:szCs w:val="24"/>
        </w:rPr>
        <w:t>，</w:t>
      </w:r>
      <w:r w:rsidRPr="004A6B29">
        <w:rPr>
          <w:rFonts w:ascii="宋体" w:eastAsia="宋体" w:hAnsi="宋体" w:hint="eastAsia"/>
          <w:szCs w:val="24"/>
        </w:rPr>
        <w:t>把已经发现导弹</w:t>
      </w:r>
      <w:r>
        <w:rPr>
          <w:rFonts w:ascii="宋体" w:eastAsia="宋体" w:hAnsi="宋体" w:hint="eastAsia"/>
          <w:szCs w:val="24"/>
        </w:rPr>
        <w:t>的</w:t>
      </w:r>
      <w:r w:rsidRPr="004A6B29">
        <w:rPr>
          <w:rFonts w:ascii="宋体" w:eastAsia="宋体" w:hAnsi="宋体" w:hint="eastAsia"/>
          <w:szCs w:val="24"/>
        </w:rPr>
        <w:t>时间</w:t>
      </w:r>
      <w:r w:rsidRPr="004A6B29">
        <w:rPr>
          <w:rFonts w:ascii="宋体" w:eastAsia="宋体" w:hAnsi="宋体" w:hint="eastAsia"/>
          <w:position w:val="-6"/>
          <w:szCs w:val="24"/>
        </w:rPr>
        <w:object w:dxaOrig="139" w:dyaOrig="240" w14:anchorId="2951A9DC">
          <v:shape id="_x0000_i1122" type="#_x0000_t75" style="width:6.75pt;height:12pt" o:ole="">
            <v:imagedata r:id="rId203" o:title=""/>
          </v:shape>
          <o:OLEObject Type="Embed" ProgID="Equation.DSMT4" ShapeID="_x0000_i1122" DrawAspect="Content" ObjectID="_1818780728" r:id="rId204"/>
        </w:object>
      </w:r>
      <w:r w:rsidRPr="004A6B29">
        <w:rPr>
          <w:rFonts w:ascii="宋体" w:eastAsia="宋体" w:hAnsi="宋体" w:hint="eastAsia"/>
          <w:szCs w:val="24"/>
        </w:rPr>
        <w:t>从</w:t>
      </w:r>
      <w:r w:rsidRPr="004A6B29">
        <w:rPr>
          <w:rFonts w:ascii="宋体" w:eastAsia="宋体" w:hAnsi="宋体" w:hint="eastAsia"/>
          <w:position w:val="-12"/>
          <w:szCs w:val="24"/>
        </w:rPr>
        <w:object w:dxaOrig="720" w:dyaOrig="400" w14:anchorId="3CEE2408">
          <v:shape id="_x0000_i1123" type="#_x0000_t75" style="width:36pt;height:19.5pt" o:ole="">
            <v:imagedata r:id="rId205" o:title=""/>
          </v:shape>
          <o:OLEObject Type="Embed" ProgID="Equation.DSMT4" ShapeID="_x0000_i1123" DrawAspect="Content" ObjectID="_1818780729" r:id="rId206"/>
        </w:object>
      </w:r>
      <w:r w:rsidRPr="004A6B29">
        <w:rPr>
          <w:rFonts w:ascii="宋体" w:eastAsia="宋体" w:hAnsi="宋体" w:hint="eastAsia"/>
          <w:szCs w:val="24"/>
        </w:rPr>
        <w:t>开始遍历，到</w:t>
      </w:r>
      <w:r w:rsidRPr="004A6B29">
        <w:rPr>
          <w:rFonts w:ascii="宋体" w:eastAsia="宋体" w:hAnsi="宋体" w:hint="eastAsia"/>
          <w:position w:val="-12"/>
          <w:szCs w:val="24"/>
        </w:rPr>
        <w:object w:dxaOrig="1240" w:dyaOrig="400" w14:anchorId="16E908D9">
          <v:shape id="_x0000_i1124" type="#_x0000_t75" style="width:61.5pt;height:19.5pt" o:ole="">
            <v:imagedata r:id="rId207" o:title=""/>
          </v:shape>
          <o:OLEObject Type="Embed" ProgID="Equation.DSMT4" ShapeID="_x0000_i1124" DrawAspect="Content" ObjectID="_1818780730" r:id="rId208"/>
        </w:object>
      </w:r>
      <w:r w:rsidRPr="004A6B29">
        <w:rPr>
          <w:rFonts w:ascii="宋体" w:eastAsia="宋体" w:hAnsi="宋体" w:hint="eastAsia"/>
          <w:szCs w:val="24"/>
        </w:rPr>
        <w:t>截止，最终得到满足</w:t>
      </w:r>
      <w:r w:rsidRPr="004A6B29">
        <w:rPr>
          <w:rFonts w:ascii="宋体" w:eastAsia="宋体" w:hAnsi="宋体" w:hint="eastAsia"/>
          <w:position w:val="-16"/>
          <w:szCs w:val="24"/>
        </w:rPr>
        <w:object w:dxaOrig="960" w:dyaOrig="400" w14:anchorId="05051A51">
          <v:shape id="_x0000_i1125" type="#_x0000_t75" style="width:48pt;height:19.5pt" o:ole="">
            <v:imagedata r:id="rId209" o:title=""/>
          </v:shape>
          <o:OLEObject Type="Embed" ProgID="Equation.DSMT4" ShapeID="_x0000_i1125" DrawAspect="Content" ObjectID="_1818780731" r:id="rId210"/>
        </w:object>
      </w:r>
      <w:r w:rsidRPr="004A6B29">
        <w:rPr>
          <w:rFonts w:ascii="宋体" w:eastAsia="宋体" w:hAnsi="宋体" w:hint="eastAsia"/>
          <w:szCs w:val="24"/>
        </w:rPr>
        <w:t>的若干个时间段</w:t>
      </w:r>
      <w:r w:rsidRPr="004A6B29">
        <w:rPr>
          <w:rFonts w:ascii="宋体" w:eastAsia="宋体" w:hAnsi="宋体" w:hint="eastAsia"/>
          <w:position w:val="-16"/>
          <w:szCs w:val="24"/>
        </w:rPr>
        <w:object w:dxaOrig="1180" w:dyaOrig="440" w14:anchorId="2FCF52B8">
          <v:shape id="_x0000_i1126" type="#_x0000_t75" style="width:59.25pt;height:21.75pt" o:ole="">
            <v:imagedata r:id="rId211" o:title=""/>
          </v:shape>
          <o:OLEObject Type="Embed" ProgID="Equation.DSMT4" ShapeID="_x0000_i1126" DrawAspect="Content" ObjectID="_1818780732" r:id="rId212"/>
        </w:object>
      </w:r>
      <w:r w:rsidRPr="004A6B29">
        <w:rPr>
          <w:rFonts w:ascii="宋体" w:eastAsia="宋体" w:hAnsi="宋体" w:hint="eastAsia"/>
          <w:szCs w:val="24"/>
        </w:rPr>
        <w:t>，则</w:t>
      </w:r>
      <w:bookmarkStart w:id="692" w:name="OLE_LINK1"/>
      <w:r w:rsidRPr="004A6B29">
        <w:rPr>
          <w:rFonts w:ascii="宋体" w:eastAsia="宋体" w:hAnsi="宋体" w:hint="eastAsia"/>
          <w:szCs w:val="24"/>
        </w:rPr>
        <w:t>烟幕</w:t>
      </w:r>
      <w:proofErr w:type="gramStart"/>
      <w:r w:rsidRPr="004A6B29">
        <w:rPr>
          <w:rFonts w:ascii="宋体" w:eastAsia="宋体" w:hAnsi="宋体" w:hint="eastAsia"/>
          <w:szCs w:val="24"/>
        </w:rPr>
        <w:t>干扰</w:t>
      </w:r>
      <w:r>
        <w:rPr>
          <w:rFonts w:ascii="宋体" w:eastAsia="宋体" w:hAnsi="宋体" w:hint="eastAsia"/>
          <w:szCs w:val="24"/>
        </w:rPr>
        <w:t>弹对</w:t>
      </w:r>
      <w:proofErr w:type="gramEnd"/>
      <w:r w:rsidRPr="00DF37F8">
        <w:rPr>
          <w:rFonts w:ascii="宋体" w:eastAsia="宋体" w:hAnsi="宋体" w:hint="eastAsia"/>
          <w:position w:val="-12"/>
          <w:szCs w:val="24"/>
        </w:rPr>
        <w:object w:dxaOrig="360" w:dyaOrig="360" w14:anchorId="3FA526A6">
          <v:shape id="_x0000_i1127" type="#_x0000_t75" style="width:18pt;height:18pt" o:ole="">
            <v:imagedata r:id="rId213" o:title=""/>
          </v:shape>
          <o:OLEObject Type="Embed" ProgID="Equation.DSMT4" ShapeID="_x0000_i1127" DrawAspect="Content" ObjectID="_1818780733" r:id="rId214"/>
        </w:object>
      </w:r>
      <w:r>
        <w:rPr>
          <w:rFonts w:ascii="宋体" w:eastAsia="宋体" w:hAnsi="宋体" w:hint="eastAsia"/>
          <w:szCs w:val="24"/>
        </w:rPr>
        <w:t>的</w:t>
      </w:r>
      <w:r w:rsidRPr="004A6B29">
        <w:rPr>
          <w:rFonts w:ascii="宋体" w:eastAsia="宋体" w:hAnsi="宋体" w:hint="eastAsia"/>
          <w:szCs w:val="24"/>
        </w:rPr>
        <w:t>有效遮蔽时长</w:t>
      </w:r>
      <w:bookmarkEnd w:id="692"/>
      <w:r w:rsidRPr="004A6B29">
        <w:rPr>
          <w:rFonts w:ascii="宋体" w:eastAsia="宋体" w:hAnsi="宋体" w:hint="eastAsia"/>
          <w:position w:val="-6"/>
          <w:szCs w:val="24"/>
        </w:rPr>
        <w:object w:dxaOrig="300" w:dyaOrig="279" w14:anchorId="3DC884EC">
          <v:shape id="_x0000_i1128" type="#_x0000_t75" style="width:15.75pt;height:13.5pt" o:ole="">
            <v:imagedata r:id="rId62" o:title=""/>
          </v:shape>
          <o:OLEObject Type="Embed" ProgID="Equation.DSMT4" ShapeID="_x0000_i1128" DrawAspect="Content" ObjectID="_1818780734" r:id="rId215"/>
        </w:object>
      </w:r>
      <w:r w:rsidRPr="004A6B29">
        <w:rPr>
          <w:rFonts w:ascii="宋体" w:eastAsia="宋体" w:hAnsi="宋体" w:hint="eastAsia"/>
          <w:szCs w:val="24"/>
        </w:rPr>
        <w:t>为</w:t>
      </w:r>
    </w:p>
    <w:p w14:paraId="2363557F" w14:textId="0263041E" w:rsidR="00223F84" w:rsidRDefault="00C204A9" w:rsidP="004D7EB3">
      <w:pPr>
        <w:rPr>
          <w:ins w:id="693" w:author="yukina minato" w:date="2025-09-07T15:27:00Z" w16du:dateUtc="2025-09-07T07:27:00Z"/>
          <w:rFonts w:ascii="宋体" w:eastAsia="宋体" w:hAnsi="宋体" w:hint="eastAsia"/>
          <w:szCs w:val="24"/>
        </w:rPr>
      </w:pPr>
      <w:r w:rsidRPr="004A6B29">
        <w:rPr>
          <w:rFonts w:ascii="宋体" w:eastAsia="宋体" w:hAnsi="宋体" w:hint="eastAsia"/>
          <w:position w:val="-28"/>
          <w:szCs w:val="24"/>
        </w:rPr>
        <w:object w:dxaOrig="1120" w:dyaOrig="540" w14:anchorId="50A02AAC">
          <v:shape id="_x0000_i1129" type="#_x0000_t75" style="width:55.5pt;height:27pt" o:ole="">
            <v:imagedata r:id="rId216" o:title=""/>
          </v:shape>
          <o:OLEObject Type="Embed" ProgID="Equation.DSMT4" ShapeID="_x0000_i1129" DrawAspect="Content" ObjectID="_1818780735" r:id="rId217"/>
        </w:object>
      </w:r>
    </w:p>
    <w:p w14:paraId="0463C55D" w14:textId="36DF0578" w:rsidR="004D7EB3" w:rsidRDefault="004D7EB3" w:rsidP="00223F84">
      <w:pPr>
        <w:rPr>
          <w:ins w:id="694" w:author="yukina minato" w:date="2025-09-07T11:12:00Z" w16du:dateUtc="2025-09-07T03:12:00Z"/>
          <w:rFonts w:ascii="宋体" w:eastAsia="宋体" w:hAnsi="宋体" w:hint="eastAsia"/>
          <w:szCs w:val="24"/>
        </w:rPr>
      </w:pPr>
      <w:ins w:id="695" w:author="yukina minato" w:date="2025-09-07T15:27:00Z" w16du:dateUtc="2025-09-07T07:27:00Z">
        <w:r>
          <w:rPr>
            <w:rFonts w:ascii="宋体" w:eastAsia="宋体" w:hAnsi="宋体"/>
            <w:noProof/>
            <w:szCs w:val="24"/>
          </w:rPr>
          <w:drawing>
            <wp:inline distT="0" distB="0" distL="0" distR="0" wp14:anchorId="462E8889" wp14:editId="49F4293E">
              <wp:extent cx="5267325" cy="3000375"/>
              <wp:effectExtent l="0" t="0" r="0" b="9525"/>
              <wp:docPr id="7120883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267325" cy="3000375"/>
                      </a:xfrm>
                      <a:prstGeom prst="rect">
                        <a:avLst/>
                      </a:prstGeom>
                      <a:noFill/>
                      <a:ln>
                        <a:noFill/>
                      </a:ln>
                    </pic:spPr>
                  </pic:pic>
                </a:graphicData>
              </a:graphic>
            </wp:inline>
          </w:drawing>
        </w:r>
      </w:ins>
    </w:p>
    <w:p w14:paraId="34D3B39E" w14:textId="3A931365" w:rsidR="00223F84" w:rsidRDefault="00223F84" w:rsidP="00223F84">
      <w:pPr>
        <w:rPr>
          <w:ins w:id="696" w:author="yukina minato" w:date="2025-09-07T11:12:00Z" w16du:dateUtc="2025-09-07T03:12:00Z"/>
          <w:rFonts w:eastAsia="宋体"/>
          <w:sz w:val="21"/>
          <w:szCs w:val="18"/>
        </w:rPr>
      </w:pPr>
      <w:ins w:id="697" w:author="yukina minato" w:date="2025-09-07T11:12:00Z" w16du:dateUtc="2025-09-07T03:12:00Z">
        <w:r>
          <w:rPr>
            <w:rFonts w:eastAsia="宋体" w:hint="eastAsia"/>
            <w:sz w:val="21"/>
            <w:szCs w:val="18"/>
          </w:rPr>
          <w:t>图</w:t>
        </w:r>
      </w:ins>
      <w:ins w:id="698" w:author="yukina minato" w:date="2025-09-07T12:03:00Z" w16du:dateUtc="2025-09-07T04:03:00Z">
        <w:r w:rsidR="00EB127A">
          <w:rPr>
            <w:rFonts w:eastAsia="宋体" w:hint="eastAsia"/>
            <w:sz w:val="21"/>
            <w:szCs w:val="18"/>
          </w:rPr>
          <w:t>8</w:t>
        </w:r>
      </w:ins>
      <w:ins w:id="699" w:author="yukina minato" w:date="2025-09-07T11:12:00Z" w16du:dateUtc="2025-09-07T03:12:00Z">
        <w:r>
          <w:rPr>
            <w:rFonts w:eastAsia="宋体" w:hint="eastAsia"/>
            <w:sz w:val="21"/>
            <w:szCs w:val="18"/>
          </w:rPr>
          <w:t xml:space="preserve"> </w:t>
        </w:r>
        <w:r w:rsidRPr="002263D5">
          <w:rPr>
            <w:rFonts w:eastAsia="宋体" w:hint="eastAsia"/>
            <w:sz w:val="21"/>
            <w:szCs w:val="18"/>
          </w:rPr>
          <w:t>烟幕</w:t>
        </w:r>
        <w:r>
          <w:rPr>
            <w:rFonts w:eastAsia="宋体" w:hint="eastAsia"/>
            <w:sz w:val="21"/>
            <w:szCs w:val="18"/>
          </w:rPr>
          <w:t>干扰</w:t>
        </w:r>
        <w:proofErr w:type="gramStart"/>
        <w:r>
          <w:rPr>
            <w:rFonts w:eastAsia="宋体" w:hint="eastAsia"/>
            <w:sz w:val="21"/>
            <w:szCs w:val="18"/>
          </w:rPr>
          <w:t>弹非有效</w:t>
        </w:r>
        <w:r w:rsidRPr="002263D5">
          <w:rPr>
            <w:rFonts w:eastAsia="宋体" w:hint="eastAsia"/>
            <w:sz w:val="21"/>
            <w:szCs w:val="18"/>
          </w:rPr>
          <w:t>遮蔽</w:t>
        </w:r>
        <w:r>
          <w:rPr>
            <w:rFonts w:eastAsia="宋体" w:hint="eastAsia"/>
            <w:sz w:val="21"/>
            <w:szCs w:val="18"/>
          </w:rPr>
          <w:t>真目标</w:t>
        </w:r>
        <w:proofErr w:type="gramEnd"/>
        <w:r w:rsidRPr="002263D5">
          <w:rPr>
            <w:rFonts w:eastAsia="宋体" w:hint="eastAsia"/>
            <w:sz w:val="21"/>
            <w:szCs w:val="18"/>
          </w:rPr>
          <w:t>原理</w:t>
        </w:r>
        <w:r>
          <w:rPr>
            <w:rFonts w:eastAsia="宋体" w:hint="eastAsia"/>
            <w:sz w:val="21"/>
            <w:szCs w:val="18"/>
          </w:rPr>
          <w:t>俯视</w:t>
        </w:r>
        <w:r w:rsidRPr="002263D5">
          <w:rPr>
            <w:rFonts w:eastAsia="宋体" w:hint="eastAsia"/>
            <w:sz w:val="21"/>
            <w:szCs w:val="18"/>
          </w:rPr>
          <w:t>图</w:t>
        </w:r>
      </w:ins>
    </w:p>
    <w:p w14:paraId="389E7D01" w14:textId="77777777" w:rsidR="00223F84" w:rsidRDefault="00223F84" w:rsidP="00223F84">
      <w:pPr>
        <w:rPr>
          <w:ins w:id="700" w:author="yukina minato" w:date="2025-09-07T11:12:00Z" w16du:dateUtc="2025-09-07T03:12:00Z"/>
          <w:rFonts w:eastAsia="宋体"/>
          <w:sz w:val="21"/>
          <w:szCs w:val="18"/>
        </w:rPr>
      </w:pPr>
    </w:p>
    <w:p w14:paraId="66C17AA1" w14:textId="0FA43778" w:rsidR="00223F84" w:rsidRPr="00223F84" w:rsidDel="00BD662C" w:rsidRDefault="00223F84">
      <w:pPr>
        <w:rPr>
          <w:del w:id="701" w:author="Noah Zheng" w:date="2025-09-07T13:00:00Z" w16du:dateUtc="2025-09-07T05:00:00Z"/>
          <w:rFonts w:eastAsia="宋体" w:hint="eastAsia"/>
          <w:sz w:val="21"/>
          <w:szCs w:val="18"/>
          <w:rPrChange w:id="702" w:author="yukina minato" w:date="2025-09-07T11:12:00Z" w16du:dateUtc="2025-09-07T03:12:00Z">
            <w:rPr>
              <w:del w:id="703" w:author="Noah Zheng" w:date="2025-09-07T13:00:00Z" w16du:dateUtc="2025-09-07T05:00:00Z"/>
              <w:rFonts w:ascii="宋体" w:eastAsia="宋体" w:hAnsi="宋体" w:hint="eastAsia"/>
              <w:szCs w:val="24"/>
            </w:rPr>
          </w:rPrChange>
        </w:rPr>
        <w:pPrChange w:id="704" w:author="yukina minato" w:date="2025-09-07T11:12:00Z" w16du:dateUtc="2025-09-07T03:12:00Z">
          <w:pPr>
            <w:ind w:firstLineChars="400" w:firstLine="840"/>
          </w:pPr>
        </w:pPrChange>
      </w:pPr>
      <w:ins w:id="705" w:author="yukina minato" w:date="2025-09-07T11:12:00Z" w16du:dateUtc="2025-09-07T03:12:00Z">
        <w:del w:id="706" w:author="Noah Zheng" w:date="2025-09-07T13:00:00Z" w16du:dateUtc="2025-09-07T05:00:00Z">
          <w:r w:rsidRPr="004E6A00" w:rsidDel="00BD662C">
            <w:rPr>
              <w:rFonts w:eastAsia="宋体" w:hint="eastAsia"/>
              <w:sz w:val="21"/>
              <w:szCs w:val="18"/>
              <w:highlight w:val="yellow"/>
            </w:rPr>
            <w:delText>加一段叙述说图</w:delText>
          </w:r>
        </w:del>
        <w:del w:id="707" w:author="Noah Zheng" w:date="2025-09-07T12:51:00Z" w16du:dateUtc="2025-09-07T04:51:00Z">
          <w:r w:rsidRPr="004E6A00" w:rsidDel="00C81AE7">
            <w:rPr>
              <w:rFonts w:eastAsia="宋体" w:hint="eastAsia"/>
              <w:sz w:val="21"/>
              <w:szCs w:val="18"/>
              <w:highlight w:val="yellow"/>
            </w:rPr>
            <w:delText>4</w:delText>
          </w:r>
        </w:del>
        <w:del w:id="708" w:author="Noah Zheng" w:date="2025-09-07T13:00:00Z" w16du:dateUtc="2025-09-07T05:00:00Z">
          <w:r w:rsidRPr="004E6A00" w:rsidDel="00BD662C">
            <w:rPr>
              <w:rFonts w:eastAsia="宋体" w:hint="eastAsia"/>
              <w:sz w:val="21"/>
              <w:szCs w:val="18"/>
              <w:highlight w:val="yellow"/>
            </w:rPr>
            <w:delText>中小于等于</w:delText>
          </w:r>
          <w:r w:rsidRPr="004E6A00" w:rsidDel="00BD662C">
            <w:rPr>
              <w:rFonts w:eastAsia="宋体" w:hint="eastAsia"/>
              <w:sz w:val="21"/>
              <w:szCs w:val="18"/>
              <w:highlight w:val="yellow"/>
            </w:rPr>
            <w:delText>R</w:delText>
          </w:r>
          <w:r w:rsidRPr="004E6A00" w:rsidDel="00BD662C">
            <w:rPr>
              <w:rFonts w:eastAsia="宋体" w:hint="eastAsia"/>
              <w:sz w:val="21"/>
              <w:szCs w:val="18"/>
              <w:highlight w:val="yellow"/>
            </w:rPr>
            <w:delText>，满足；图</w:delText>
          </w:r>
          <w:r w:rsidRPr="004E6A00" w:rsidDel="00BD662C">
            <w:rPr>
              <w:rFonts w:eastAsia="宋体" w:hint="eastAsia"/>
              <w:sz w:val="21"/>
              <w:szCs w:val="18"/>
              <w:highlight w:val="yellow"/>
            </w:rPr>
            <w:delText>5</w:delText>
          </w:r>
          <w:r w:rsidRPr="004E6A00" w:rsidDel="00BD662C">
            <w:rPr>
              <w:rFonts w:eastAsia="宋体" w:hint="eastAsia"/>
              <w:sz w:val="21"/>
              <w:szCs w:val="18"/>
              <w:highlight w:val="yellow"/>
            </w:rPr>
            <w:delText>不满足</w:delText>
          </w:r>
        </w:del>
      </w:ins>
    </w:p>
    <w:p w14:paraId="1929D613" w14:textId="14F363F6" w:rsidR="00C204A9" w:rsidRDefault="00C204A9" w:rsidP="00C204A9">
      <w:pPr>
        <w:ind w:firstLineChars="300" w:firstLine="720"/>
        <w:jc w:val="both"/>
        <w:rPr>
          <w:rFonts w:ascii="宋体" w:eastAsia="宋体" w:hAnsi="宋体" w:hint="eastAsia"/>
          <w:szCs w:val="24"/>
        </w:rPr>
      </w:pPr>
      <w:r>
        <w:rPr>
          <w:rFonts w:ascii="宋体" w:eastAsia="宋体" w:hAnsi="宋体" w:hint="eastAsia"/>
          <w:szCs w:val="24"/>
        </w:rPr>
        <w:t>这样就能够建立</w:t>
      </w:r>
      <w:ins w:id="709" w:author="yukina minato" w:date="2025-09-07T16:38:00Z" w16du:dateUtc="2025-09-07T08:38:00Z">
        <w:r w:rsidR="00C15EF3">
          <w:rPr>
            <w:rFonts w:ascii="宋体" w:eastAsia="宋体" w:hAnsi="宋体" w:hint="eastAsia"/>
            <w:szCs w:val="24"/>
          </w:rPr>
          <w:t>模型并使用</w:t>
        </w:r>
      </w:ins>
      <w:del w:id="710" w:author="yukina minato" w:date="2025-09-07T16:38:00Z" w16du:dateUtc="2025-09-07T08:38:00Z">
        <w:r w:rsidDel="00C15EF3">
          <w:rPr>
            <w:rFonts w:ascii="宋体" w:eastAsia="宋体" w:hAnsi="宋体" w:hint="eastAsia"/>
            <w:szCs w:val="24"/>
          </w:rPr>
          <w:delText>遍</w:delText>
        </w:r>
      </w:del>
      <w:ins w:id="711" w:author="yukina minato" w:date="2025-09-07T16:38:00Z" w16du:dateUtc="2025-09-07T08:38:00Z">
        <w:r w:rsidR="00C15EF3" w:rsidRPr="00C15EF3">
          <w:rPr>
            <w:rFonts w:ascii="宋体" w:eastAsia="宋体" w:hAnsi="宋体" w:hint="eastAsia"/>
            <w:szCs w:val="24"/>
          </w:rPr>
          <w:t>仿真模拟</w:t>
        </w:r>
      </w:ins>
      <w:del w:id="712" w:author="yukina minato" w:date="2025-09-07T16:38:00Z" w16du:dateUtc="2025-09-07T08:38:00Z">
        <w:r w:rsidDel="00C15EF3">
          <w:rPr>
            <w:rFonts w:ascii="宋体" w:eastAsia="宋体" w:hAnsi="宋体" w:hint="eastAsia"/>
            <w:szCs w:val="24"/>
          </w:rPr>
          <w:delText>历模型B</w:delText>
        </w:r>
        <w:r w:rsidR="00C15EF3" w:rsidDel="00C15EF3">
          <w:rPr>
            <w:rFonts w:ascii="宋体" w:eastAsia="宋体" w:hAnsi="宋体" w:hint="eastAsia"/>
            <w:szCs w:val="24"/>
          </w:rPr>
          <w:delText>L</w:delText>
        </w:r>
      </w:del>
      <w:ins w:id="713" w:author="yukina minato" w:date="2025-09-07T16:38:00Z" w16du:dateUtc="2025-09-07T08:38:00Z">
        <w:r w:rsidR="00C15EF3">
          <w:rPr>
            <w:rFonts w:ascii="宋体" w:eastAsia="宋体" w:hAnsi="宋体" w:hint="eastAsia"/>
            <w:szCs w:val="24"/>
          </w:rPr>
          <w:t>进行求解。</w:t>
        </w:r>
      </w:ins>
      <w:del w:id="714" w:author="yukina minato" w:date="2025-09-07T16:38:00Z" w16du:dateUtc="2025-09-07T08:38:00Z">
        <w:r w:rsidDel="00C15EF3">
          <w:rPr>
            <w:rFonts w:ascii="宋体" w:eastAsia="宋体" w:hAnsi="宋体" w:hint="eastAsia"/>
            <w:szCs w:val="24"/>
          </w:rPr>
          <w:delText>，</w:delText>
        </w:r>
      </w:del>
      <w:r>
        <w:rPr>
          <w:rFonts w:ascii="宋体" w:eastAsia="宋体" w:hAnsi="宋体" w:hint="eastAsia"/>
          <w:szCs w:val="24"/>
        </w:rPr>
        <w:t>通过对时间</w:t>
      </w:r>
      <w:r w:rsidRPr="004A6B29">
        <w:rPr>
          <w:rFonts w:ascii="宋体" w:eastAsia="宋体" w:hAnsi="宋体" w:hint="eastAsia"/>
          <w:position w:val="-6"/>
          <w:szCs w:val="24"/>
        </w:rPr>
        <w:object w:dxaOrig="139" w:dyaOrig="240" w14:anchorId="2B91F9A1">
          <v:shape id="_x0000_i1130" type="#_x0000_t75" style="width:6.75pt;height:12pt" o:ole="">
            <v:imagedata r:id="rId203" o:title=""/>
          </v:shape>
          <o:OLEObject Type="Embed" ProgID="Equation.DSMT4" ShapeID="_x0000_i1130" DrawAspect="Content" ObjectID="_1818780736" r:id="rId219"/>
        </w:object>
      </w:r>
      <w:del w:id="715" w:author="yukina minato" w:date="2025-09-07T16:38:00Z" w16du:dateUtc="2025-09-07T08:38:00Z">
        <w:r w:rsidDel="00C15EF3">
          <w:rPr>
            <w:rFonts w:ascii="宋体" w:eastAsia="宋体" w:hAnsi="宋体" w:hint="eastAsia"/>
            <w:szCs w:val="24"/>
          </w:rPr>
          <w:delText>进行遍历</w:delText>
        </w:r>
      </w:del>
      <w:ins w:id="716" w:author="yukina minato" w:date="2025-09-07T16:38:00Z" w16du:dateUtc="2025-09-07T08:38:00Z">
        <w:r w:rsidR="00C15EF3">
          <w:rPr>
            <w:rFonts w:ascii="宋体" w:eastAsia="宋体" w:hAnsi="宋体" w:hint="eastAsia"/>
            <w:szCs w:val="24"/>
          </w:rPr>
          <w:t>建立方程</w:t>
        </w:r>
      </w:ins>
      <w:r>
        <w:rPr>
          <w:rFonts w:ascii="宋体" w:eastAsia="宋体" w:hAnsi="宋体" w:hint="eastAsia"/>
          <w:szCs w:val="24"/>
        </w:rPr>
        <w:t>，得到</w:t>
      </w:r>
      <w:r w:rsidRPr="004A6B29">
        <w:rPr>
          <w:rFonts w:ascii="宋体" w:eastAsia="宋体" w:hAnsi="宋体" w:hint="eastAsia"/>
          <w:szCs w:val="24"/>
        </w:rPr>
        <w:t>烟幕</w:t>
      </w:r>
      <w:proofErr w:type="gramStart"/>
      <w:r w:rsidRPr="004A6B29">
        <w:rPr>
          <w:rFonts w:ascii="宋体" w:eastAsia="宋体" w:hAnsi="宋体" w:hint="eastAsia"/>
          <w:szCs w:val="24"/>
        </w:rPr>
        <w:t>干扰</w:t>
      </w:r>
      <w:r>
        <w:rPr>
          <w:rFonts w:ascii="宋体" w:eastAsia="宋体" w:hAnsi="宋体" w:hint="eastAsia"/>
          <w:szCs w:val="24"/>
        </w:rPr>
        <w:t>弹对</w:t>
      </w:r>
      <w:proofErr w:type="gramEnd"/>
      <w:r w:rsidRPr="00DF37F8">
        <w:rPr>
          <w:rFonts w:ascii="宋体" w:eastAsia="宋体" w:hAnsi="宋体" w:hint="eastAsia"/>
          <w:position w:val="-12"/>
          <w:szCs w:val="24"/>
        </w:rPr>
        <w:object w:dxaOrig="360" w:dyaOrig="360" w14:anchorId="1A22539B">
          <v:shape id="_x0000_i1131" type="#_x0000_t75" style="width:18pt;height:18pt" o:ole="">
            <v:imagedata r:id="rId213" o:title=""/>
          </v:shape>
          <o:OLEObject Type="Embed" ProgID="Equation.DSMT4" ShapeID="_x0000_i1131" DrawAspect="Content" ObjectID="_1818780737" r:id="rId220"/>
        </w:object>
      </w:r>
      <w:r>
        <w:rPr>
          <w:rFonts w:ascii="宋体" w:eastAsia="宋体" w:hAnsi="宋体" w:hint="eastAsia"/>
          <w:szCs w:val="24"/>
        </w:rPr>
        <w:t>的最大</w:t>
      </w:r>
      <w:r w:rsidRPr="004A6B29">
        <w:rPr>
          <w:rFonts w:ascii="宋体" w:eastAsia="宋体" w:hAnsi="宋体" w:hint="eastAsia"/>
          <w:szCs w:val="24"/>
        </w:rPr>
        <w:t>有效遮蔽时长</w:t>
      </w:r>
      <w:r>
        <w:rPr>
          <w:rFonts w:ascii="宋体" w:eastAsia="宋体" w:hAnsi="宋体" w:hint="eastAsia"/>
          <w:szCs w:val="24"/>
        </w:rPr>
        <w:t>。</w:t>
      </w:r>
    </w:p>
    <w:p w14:paraId="4DA63ABE" w14:textId="162414C1" w:rsidR="00F8289C" w:rsidRDefault="00F8289C" w:rsidP="000C08F1">
      <w:pPr>
        <w:pStyle w:val="af3"/>
        <w:spacing w:line="360" w:lineRule="auto"/>
        <w:ind w:leftChars="100" w:left="240"/>
      </w:pPr>
      <w:r>
        <w:rPr>
          <w:rFonts w:hint="eastAsia"/>
        </w:rPr>
        <w:t>5.1.2</w:t>
      </w:r>
      <w:ins w:id="717" w:author="yukina minato" w:date="2025-09-07T16:39:00Z" w16du:dateUtc="2025-09-07T08:39:00Z">
        <w:r w:rsidR="00C15EF3">
          <w:rPr>
            <w:rFonts w:hint="eastAsia"/>
          </w:rPr>
          <w:t>使用</w:t>
        </w:r>
        <w:r w:rsidR="00C15EF3" w:rsidRPr="00C15EF3">
          <w:rPr>
            <w:rFonts w:hint="eastAsia"/>
          </w:rPr>
          <w:t>仿真模拟</w:t>
        </w:r>
      </w:ins>
      <w:del w:id="718" w:author="yukina minato" w:date="2025-09-07T16:39:00Z" w16du:dateUtc="2025-09-07T08:39:00Z">
        <w:r w:rsidR="008A5541" w:rsidDel="00C15EF3">
          <w:rPr>
            <w:rFonts w:hint="eastAsia"/>
          </w:rPr>
          <w:delText>遍历</w:delText>
        </w:r>
        <w:r w:rsidDel="00C15EF3">
          <w:rPr>
            <w:rFonts w:hint="eastAsia"/>
          </w:rPr>
          <w:delText>模型</w:delText>
        </w:r>
        <w:r w:rsidR="008A5541" w:rsidDel="00C15EF3">
          <w:rPr>
            <w:rFonts w:hint="eastAsia"/>
          </w:rPr>
          <w:delText>BL</w:delText>
        </w:r>
        <w:r w:rsidR="00C15EF3" w:rsidDel="00C15EF3">
          <w:rPr>
            <w:rFonts w:hint="eastAsia"/>
          </w:rPr>
          <w:delText>的</w:delText>
        </w:r>
      </w:del>
      <w:ins w:id="719" w:author="yukina minato" w:date="2025-09-07T16:39:00Z" w16du:dateUtc="2025-09-07T08:39:00Z">
        <w:r w:rsidR="00C15EF3">
          <w:rPr>
            <w:rFonts w:hint="eastAsia"/>
          </w:rPr>
          <w:t>方法</w:t>
        </w:r>
      </w:ins>
      <w:r>
        <w:rPr>
          <w:rFonts w:hint="eastAsia"/>
        </w:rPr>
        <w:t>求解</w:t>
      </w:r>
    </w:p>
    <w:p w14:paraId="7D287079" w14:textId="77777777" w:rsidR="00F8289C" w:rsidRDefault="00F8289C" w:rsidP="00F8289C">
      <w:pPr>
        <w:ind w:firstLineChars="200" w:firstLine="480"/>
        <w:jc w:val="both"/>
      </w:pPr>
      <w:r>
        <w:rPr>
          <w:rFonts w:hint="eastAsia"/>
        </w:rPr>
        <w:t>由于圆周是一个连续的图形，圆周上每一个点都对应唯一坐标，则连续的圆周上对应着无数个点和无数个坐标。</w:t>
      </w:r>
    </w:p>
    <w:p w14:paraId="136FCFEA" w14:textId="22E82DE5" w:rsidR="00F8289C" w:rsidDel="002E3940" w:rsidRDefault="00BD662C" w:rsidP="00F8289C">
      <w:pPr>
        <w:ind w:firstLineChars="200" w:firstLine="480"/>
        <w:jc w:val="both"/>
        <w:rPr>
          <w:del w:id="720" w:author="yukina minato" w:date="2025-09-07T11:04:00Z" w16du:dateUtc="2025-09-07T03:04:00Z"/>
        </w:rPr>
      </w:pPr>
      <w:ins w:id="721" w:author="Noah Zheng" w:date="2025-09-07T13:04:00Z" w16du:dateUtc="2025-09-07T05:04:00Z">
        <w:r>
          <w:rPr>
            <w:rFonts w:hint="eastAsia"/>
          </w:rPr>
          <w:t>由于计算机无法处理无限多组数据</w:t>
        </w:r>
      </w:ins>
      <w:del w:id="722" w:author="Noah Zheng" w:date="2025-09-07T13:04:00Z" w16du:dateUtc="2025-09-07T05:04:00Z">
        <w:r w:rsidR="00D041A4" w:rsidRPr="00BD662C" w:rsidDel="00BD662C">
          <w:rPr>
            <w:rFonts w:hint="eastAsia"/>
            <w:rPrChange w:id="723" w:author="Noah Zheng" w:date="2025-09-07T13:03:00Z" w16du:dateUtc="2025-09-07T05:03:00Z">
              <w:rPr>
                <w:rFonts w:hint="eastAsia"/>
                <w:highlight w:val="yellow"/>
              </w:rPr>
            </w:rPrChange>
          </w:rPr>
          <w:delText>因为本问题需要研究时间函数在圆周区间的</w:delText>
        </w:r>
        <w:r w:rsidR="00D041A4" w:rsidRPr="00BD662C" w:rsidDel="00BD662C">
          <w:rPr>
            <w:rFonts w:hint="eastAsia"/>
            <w:b/>
            <w:bCs/>
            <w:rPrChange w:id="724" w:author="Noah Zheng" w:date="2025-09-07T13:03:00Z" w16du:dateUtc="2025-09-07T05:03:00Z">
              <w:rPr>
                <w:rFonts w:hint="eastAsia"/>
                <w:b/>
                <w:bCs/>
                <w:highlight w:val="yellow"/>
              </w:rPr>
            </w:rPrChange>
          </w:rPr>
          <w:delText>累积效应（</w:delText>
        </w:r>
        <w:r w:rsidR="00D041A4" w:rsidRPr="00BD662C" w:rsidDel="00BD662C">
          <w:rPr>
            <w:b/>
            <w:bCs/>
            <w:rPrChange w:id="725" w:author="Noah Zheng" w:date="2025-09-07T13:03:00Z" w16du:dateUtc="2025-09-07T05:03:00Z">
              <w:rPr>
                <w:b/>
                <w:bCs/>
                <w:highlight w:val="yellow"/>
              </w:rPr>
            </w:rPrChange>
          </w:rPr>
          <w:delText>cumulative effect</w:delText>
        </w:r>
        <w:r w:rsidR="00D041A4" w:rsidRPr="00BD662C" w:rsidDel="00BD662C">
          <w:rPr>
            <w:rFonts w:hint="eastAsia"/>
            <w:b/>
            <w:bCs/>
            <w:rPrChange w:id="726" w:author="Noah Zheng" w:date="2025-09-07T13:03:00Z" w16du:dateUtc="2025-09-07T05:03:00Z">
              <w:rPr>
                <w:rFonts w:hint="eastAsia"/>
                <w:b/>
                <w:bCs/>
                <w:highlight w:val="yellow"/>
              </w:rPr>
            </w:rPrChange>
          </w:rPr>
          <w:delText>）</w:delText>
        </w:r>
      </w:del>
      <w:r w:rsidR="00D041A4" w:rsidRPr="00BD662C">
        <w:rPr>
          <w:rFonts w:hint="eastAsia"/>
          <w:b/>
          <w:bCs/>
          <w:rPrChange w:id="727" w:author="Noah Zheng" w:date="2025-09-07T13:03:00Z" w16du:dateUtc="2025-09-07T05:03:00Z">
            <w:rPr>
              <w:rFonts w:hint="eastAsia"/>
              <w:b/>
              <w:bCs/>
              <w:highlight w:val="yellow"/>
            </w:rPr>
          </w:rPrChange>
        </w:rPr>
        <w:t>，</w:t>
      </w:r>
      <w:ins w:id="728" w:author="Noah Zheng" w:date="2025-09-07T13:04:00Z" w16du:dateUtc="2025-09-07T05:04:00Z">
        <w:r w:rsidRPr="00BD662C">
          <w:rPr>
            <w:rFonts w:hint="eastAsia"/>
            <w:rPrChange w:id="729" w:author="Noah Zheng" w:date="2025-09-07T13:04:00Z" w16du:dateUtc="2025-09-07T05:04:00Z">
              <w:rPr>
                <w:rFonts w:hint="eastAsia"/>
                <w:b/>
                <w:bCs/>
              </w:rPr>
            </w:rPrChange>
          </w:rPr>
          <w:t>因此</w:t>
        </w:r>
      </w:ins>
      <w:del w:id="730" w:author="Noah Zheng" w:date="2025-09-07T13:03:00Z" w16du:dateUtc="2025-09-07T05:03:00Z">
        <w:r w:rsidR="00F8289C" w:rsidDel="00BD662C">
          <w:rPr>
            <w:rFonts w:hint="eastAsia"/>
          </w:rPr>
          <w:delText>因此</w:delText>
        </w:r>
      </w:del>
      <w:r w:rsidR="00F8289C">
        <w:rPr>
          <w:rFonts w:hint="eastAsia"/>
        </w:rPr>
        <w:t>我们对圆周上的点进行</w:t>
      </w:r>
      <w:r w:rsidR="00F8289C" w:rsidRPr="00207AD9">
        <w:rPr>
          <w:rFonts w:hint="eastAsia"/>
          <w:b/>
          <w:bCs/>
        </w:rPr>
        <w:t>均匀角度采</w:t>
      </w:r>
      <w:r w:rsidR="00D041A4">
        <w:rPr>
          <w:rFonts w:hint="eastAsia"/>
          <w:b/>
          <w:bCs/>
        </w:rPr>
        <w:t>样</w:t>
      </w:r>
      <w:r w:rsidR="00F8289C">
        <w:rPr>
          <w:rFonts w:hint="eastAsia"/>
          <w:b/>
          <w:bCs/>
        </w:rPr>
        <w:t>（</w:t>
      </w:r>
      <w:r w:rsidR="00F8289C">
        <w:rPr>
          <w:rFonts w:hint="eastAsia"/>
          <w:b/>
          <w:bCs/>
        </w:rPr>
        <w:t>Uniform Angular Sampling</w:t>
      </w:r>
      <w:r w:rsidR="00F8289C">
        <w:rPr>
          <w:rFonts w:hint="eastAsia"/>
          <w:b/>
          <w:bCs/>
        </w:rPr>
        <w:t>）</w:t>
      </w:r>
      <w:r w:rsidR="00F8289C" w:rsidRPr="00207AD9">
        <w:rPr>
          <w:rFonts w:hint="eastAsia"/>
          <w:b/>
          <w:bCs/>
        </w:rPr>
        <w:t>，</w:t>
      </w:r>
      <w:r w:rsidR="00F8289C" w:rsidRPr="00FC1CFE">
        <w:rPr>
          <w:rFonts w:hint="eastAsia"/>
        </w:rPr>
        <w:t>用</w:t>
      </w:r>
      <w:r w:rsidR="00F8289C" w:rsidRPr="00FC1CFE">
        <w:rPr>
          <w:rFonts w:hint="eastAsia"/>
          <w:b/>
          <w:bCs/>
        </w:rPr>
        <w:t>正多边形近似</w:t>
      </w:r>
      <w:r w:rsidR="00F8289C">
        <w:rPr>
          <w:rFonts w:hint="eastAsia"/>
          <w:b/>
          <w:bCs/>
        </w:rPr>
        <w:t>（</w:t>
      </w:r>
      <w:r w:rsidR="00F8289C">
        <w:rPr>
          <w:rFonts w:hint="eastAsia"/>
          <w:b/>
          <w:bCs/>
        </w:rPr>
        <w:t>Regular Polygon Approximation</w:t>
      </w:r>
      <w:r w:rsidR="00F8289C">
        <w:rPr>
          <w:rFonts w:hint="eastAsia"/>
          <w:b/>
          <w:bCs/>
        </w:rPr>
        <w:t>）</w:t>
      </w:r>
      <w:r w:rsidR="00F8289C">
        <w:rPr>
          <w:rFonts w:hint="eastAsia"/>
        </w:rPr>
        <w:t>来逼近整个圆周，把连续性</w:t>
      </w:r>
      <w:r w:rsidR="00D041A4">
        <w:rPr>
          <w:rFonts w:hint="eastAsia"/>
        </w:rPr>
        <w:t>累计</w:t>
      </w:r>
      <w:r w:rsidR="00F8289C">
        <w:rPr>
          <w:rFonts w:hint="eastAsia"/>
        </w:rPr>
        <w:t>问题转化为离散化</w:t>
      </w:r>
      <w:r w:rsidR="00D041A4">
        <w:rPr>
          <w:rFonts w:hint="eastAsia"/>
        </w:rPr>
        <w:t>瞬态</w:t>
      </w:r>
      <w:r w:rsidR="00F8289C">
        <w:rPr>
          <w:rFonts w:hint="eastAsia"/>
        </w:rPr>
        <w:t>问题。</w:t>
      </w:r>
      <w:ins w:id="731" w:author="yukina minato" w:date="2025-09-07T11:04:00Z" w16du:dateUtc="2025-09-07T03:04:00Z">
        <w:r w:rsidR="002E3940">
          <w:rPr>
            <w:rFonts w:hint="eastAsia"/>
          </w:rPr>
          <w:t>因此不妨在</w:t>
        </w:r>
      </w:ins>
    </w:p>
    <w:p w14:paraId="43880485" w14:textId="4D706783" w:rsidR="00F8289C" w:rsidRDefault="00F8289C">
      <w:pPr>
        <w:ind w:firstLineChars="200" w:firstLine="480"/>
        <w:jc w:val="both"/>
        <w:pPrChange w:id="732" w:author="yukina minato" w:date="2025-09-07T11:04:00Z" w16du:dateUtc="2025-09-07T03:04:00Z">
          <w:pPr>
            <w:jc w:val="both"/>
          </w:pPr>
        </w:pPrChange>
      </w:pPr>
      <w:del w:id="733" w:author="yukina minato" w:date="2025-09-07T11:04:00Z" w16du:dateUtc="2025-09-07T03:04:00Z">
        <w:r w:rsidDel="002E3940">
          <w:rPr>
            <w:rFonts w:hint="eastAsia"/>
          </w:rPr>
          <w:delText>不妨</w:delText>
        </w:r>
      </w:del>
      <w:r>
        <w:rPr>
          <w:rFonts w:hint="eastAsia"/>
        </w:rPr>
        <w:t>上下圆周上各取</w:t>
      </w:r>
      <w:r w:rsidRPr="00EE1C4F">
        <w:rPr>
          <w:position w:val="-6"/>
        </w:rPr>
        <w:object w:dxaOrig="639" w:dyaOrig="279" w14:anchorId="79659460">
          <v:shape id="_x0000_i1132" type="#_x0000_t75" style="width:31.5pt;height:13.5pt" o:ole="">
            <v:imagedata r:id="rId221" o:title=""/>
          </v:shape>
          <o:OLEObject Type="Embed" ProgID="Equation.DSMT4" ShapeID="_x0000_i1132" DrawAspect="Content" ObjectID="_1818780738" r:id="rId222"/>
        </w:object>
      </w:r>
      <w:proofErr w:type="gramStart"/>
      <w:r>
        <w:rPr>
          <w:rFonts w:hint="eastAsia"/>
        </w:rPr>
        <w:t>个</w:t>
      </w:r>
      <w:proofErr w:type="gramEnd"/>
      <w:r>
        <w:rPr>
          <w:rFonts w:hint="eastAsia"/>
        </w:rPr>
        <w:t>点，设这些点的坐标为</w:t>
      </w:r>
      <w:r w:rsidRPr="00D93D79">
        <w:rPr>
          <w:position w:val="-18"/>
        </w:rPr>
        <w:object w:dxaOrig="2180" w:dyaOrig="440" w14:anchorId="48FA1FCF">
          <v:shape id="_x0000_i1133" type="#_x0000_t75" style="width:108.75pt;height:21.75pt" o:ole="">
            <v:imagedata r:id="rId223" o:title=""/>
          </v:shape>
          <o:OLEObject Type="Embed" ProgID="Equation.DSMT4" ShapeID="_x0000_i1133" DrawAspect="Content" ObjectID="_1818780739" r:id="rId224"/>
        </w:object>
      </w:r>
      <w:r>
        <w:rPr>
          <w:rFonts w:hint="eastAsia"/>
        </w:rPr>
        <w:t>，</w:t>
      </w:r>
      <w:r w:rsidRPr="00B2730D">
        <w:rPr>
          <w:position w:val="-10"/>
        </w:rPr>
        <w:object w:dxaOrig="1880" w:dyaOrig="320" w14:anchorId="3EA328A2">
          <v:shape id="_x0000_i1134" type="#_x0000_t75" style="width:94.5pt;height:16.5pt" o:ole="">
            <v:imagedata r:id="rId225" o:title=""/>
          </v:shape>
          <o:OLEObject Type="Embed" ProgID="Equation.DSMT4" ShapeID="_x0000_i1134" DrawAspect="Content" ObjectID="_1818780740" r:id="rId226"/>
        </w:object>
      </w:r>
      <w:ins w:id="734" w:author="yukina minato" w:date="2025-09-07T11:04:00Z" w16du:dateUtc="2025-09-07T03:04:00Z">
        <w:r w:rsidR="002E3940">
          <w:rPr>
            <w:rFonts w:hint="eastAsia"/>
          </w:rPr>
          <w:t>，有</w:t>
        </w:r>
      </w:ins>
    </w:p>
    <w:p w14:paraId="42AC6235" w14:textId="063CECE7" w:rsidR="00F8289C" w:rsidRPr="00EE1C4F" w:rsidRDefault="00F8289C" w:rsidP="009D78CF">
      <w:pPr>
        <w:ind w:firstLineChars="200" w:firstLine="480"/>
      </w:pPr>
      <w:r w:rsidRPr="00B2730D">
        <w:rPr>
          <w:position w:val="-92"/>
        </w:rPr>
        <w:object w:dxaOrig="2140" w:dyaOrig="1960" w14:anchorId="145A9FED">
          <v:shape id="_x0000_i1135" type="#_x0000_t75" style="width:107.25pt;height:97.5pt" o:ole="">
            <v:imagedata r:id="rId227" o:title=""/>
          </v:shape>
          <o:OLEObject Type="Embed" ProgID="Equation.DSMT4" ShapeID="_x0000_i1135" DrawAspect="Content" ObjectID="_1818780741" r:id="rId228"/>
        </w:object>
      </w:r>
    </w:p>
    <w:p w14:paraId="6A40744D" w14:textId="2D728839" w:rsidR="00F8289C" w:rsidRDefault="00F8289C" w:rsidP="00F8289C">
      <w:pPr>
        <w:ind w:firstLineChars="200" w:firstLine="480"/>
        <w:jc w:val="both"/>
      </w:pPr>
      <w:r>
        <w:rPr>
          <w:rFonts w:hint="eastAsia"/>
        </w:rPr>
        <w:t>只要这</w:t>
      </w:r>
      <w:r w:rsidRPr="00B2730D">
        <w:rPr>
          <w:position w:val="-6"/>
        </w:rPr>
        <w:object w:dxaOrig="680" w:dyaOrig="279" w14:anchorId="73B60F1A">
          <v:shape id="_x0000_i1136" type="#_x0000_t75" style="width:34.5pt;height:13.5pt" o:ole="">
            <v:imagedata r:id="rId229" o:title=""/>
          </v:shape>
          <o:OLEObject Type="Embed" ProgID="Equation.DSMT4" ShapeID="_x0000_i1136" DrawAspect="Content" ObjectID="_1818780742" r:id="rId230"/>
        </w:object>
      </w:r>
      <w:proofErr w:type="gramStart"/>
      <w:r>
        <w:rPr>
          <w:rFonts w:hint="eastAsia"/>
        </w:rPr>
        <w:t>个</w:t>
      </w:r>
      <w:proofErr w:type="gramEnd"/>
      <w:r>
        <w:rPr>
          <w:rFonts w:hint="eastAsia"/>
        </w:rPr>
        <w:t>点全部在有效遮蔽范围内，就能确定该时刻圆柱体</w:t>
      </w:r>
      <w:proofErr w:type="gramStart"/>
      <w:r>
        <w:rPr>
          <w:rFonts w:hint="eastAsia"/>
        </w:rPr>
        <w:t>真目标</w:t>
      </w:r>
      <w:proofErr w:type="gramEnd"/>
      <w:r>
        <w:rPr>
          <w:rFonts w:hint="eastAsia"/>
        </w:rPr>
        <w:t>全部在有效遮蔽范围内。</w:t>
      </w:r>
    </w:p>
    <w:p w14:paraId="1808BCBA" w14:textId="77777777" w:rsidR="002E3940" w:rsidDel="002E3940" w:rsidRDefault="00F8289C" w:rsidP="002E3940">
      <w:pPr>
        <w:ind w:firstLineChars="200" w:firstLine="480"/>
        <w:jc w:val="left"/>
        <w:rPr>
          <w:del w:id="735" w:author="yukina minato" w:date="2025-09-07T11:05:00Z" w16du:dateUtc="2025-09-07T03:05:00Z"/>
          <w:moveTo w:id="736" w:author="yukina minato" w:date="2025-09-07T11:05:00Z" w16du:dateUtc="2025-09-07T03:05:00Z"/>
          <w:rFonts w:ascii="宋体" w:eastAsia="宋体" w:hAnsi="宋体" w:hint="eastAsia"/>
          <w:szCs w:val="24"/>
        </w:rPr>
      </w:pPr>
      <w:r>
        <w:rPr>
          <w:rFonts w:hint="eastAsia"/>
        </w:rPr>
        <w:t>把时间</w:t>
      </w:r>
      <w:r w:rsidRPr="00D93D79">
        <w:rPr>
          <w:position w:val="-6"/>
        </w:rPr>
        <w:object w:dxaOrig="139" w:dyaOrig="240" w14:anchorId="2A6E47A4">
          <v:shape id="_x0000_i1137" type="#_x0000_t75" style="width:6.75pt;height:12pt" o:ole="">
            <v:imagedata r:id="rId231" o:title=""/>
          </v:shape>
          <o:OLEObject Type="Embed" ProgID="Equation.DSMT4" ShapeID="_x0000_i1137" DrawAspect="Content" ObjectID="_1818780743" r:id="rId232"/>
        </w:object>
      </w:r>
      <w:r>
        <w:rPr>
          <w:rFonts w:hint="eastAsia"/>
        </w:rPr>
        <w:t>在烟幕干扰弹从起爆到遮蔽失效这段时间内，即区间</w:t>
      </w:r>
      <w:r>
        <w:rPr>
          <w:rFonts w:hint="eastAsia"/>
        </w:rPr>
        <w:t xml:space="preserve">  </w:t>
      </w:r>
      <w:r w:rsidRPr="00D93D79">
        <w:rPr>
          <w:position w:val="-18"/>
        </w:rPr>
        <w:object w:dxaOrig="1579" w:dyaOrig="480" w14:anchorId="63BF2755">
          <v:shape id="_x0000_i1138" type="#_x0000_t75" style="width:78.75pt;height:24pt" o:ole="">
            <v:imagedata r:id="rId233" o:title=""/>
          </v:shape>
          <o:OLEObject Type="Embed" ProgID="Equation.DSMT4" ShapeID="_x0000_i1138" DrawAspect="Content" ObjectID="_1818780744" r:id="rId234"/>
        </w:object>
      </w:r>
      <w:r>
        <w:rPr>
          <w:rFonts w:hint="eastAsia"/>
        </w:rPr>
        <w:t>内，以</w:t>
      </w:r>
      <w:r w:rsidRPr="00207AD9">
        <w:rPr>
          <w:position w:val="-6"/>
        </w:rPr>
        <w:object w:dxaOrig="1160" w:dyaOrig="279" w14:anchorId="3754D008">
          <v:shape id="_x0000_i1139" type="#_x0000_t75" style="width:58.5pt;height:13.5pt" o:ole="">
            <v:imagedata r:id="rId235" o:title=""/>
          </v:shape>
          <o:OLEObject Type="Embed" ProgID="Equation.DSMT4" ShapeID="_x0000_i1139" DrawAspect="Content" ObjectID="_1818780745" r:id="rId236"/>
        </w:object>
      </w:r>
      <w:r>
        <w:rPr>
          <w:rFonts w:hint="eastAsia"/>
        </w:rPr>
        <w:t>为时间步长进行遍历，得到</w:t>
      </w:r>
      <w:r w:rsidRPr="00207AD9">
        <w:rPr>
          <w:rFonts w:ascii="宋体" w:eastAsia="宋体" w:hAnsi="宋体" w:hint="eastAsia"/>
          <w:position w:val="-6"/>
          <w:szCs w:val="24"/>
        </w:rPr>
        <w:object w:dxaOrig="139" w:dyaOrig="279" w14:anchorId="4BBD88D0">
          <v:shape id="_x0000_i1140" type="#_x0000_t75" style="width:6.75pt;height:13.5pt" o:ole="">
            <v:imagedata r:id="rId237" o:title=""/>
          </v:shape>
          <o:OLEObject Type="Embed" ProgID="Equation.DSMT4" ShapeID="_x0000_i1140" DrawAspect="Content" ObjectID="_1818780746" r:id="rId238"/>
        </w:object>
      </w:r>
      <w:proofErr w:type="gramStart"/>
      <w:r w:rsidRPr="004A6B29">
        <w:rPr>
          <w:rFonts w:ascii="宋体" w:eastAsia="宋体" w:hAnsi="宋体" w:hint="eastAsia"/>
          <w:szCs w:val="24"/>
        </w:rPr>
        <w:t>个</w:t>
      </w:r>
      <w:proofErr w:type="gramEnd"/>
      <w:r>
        <w:rPr>
          <w:rFonts w:ascii="宋体" w:eastAsia="宋体" w:hAnsi="宋体" w:hint="eastAsia"/>
          <w:szCs w:val="24"/>
        </w:rPr>
        <w:t>有效遮蔽</w:t>
      </w:r>
      <w:r w:rsidRPr="004A6B29">
        <w:rPr>
          <w:rFonts w:ascii="宋体" w:eastAsia="宋体" w:hAnsi="宋体" w:hint="eastAsia"/>
          <w:szCs w:val="24"/>
        </w:rPr>
        <w:t>时间段</w:t>
      </w:r>
      <w:r w:rsidRPr="004A6B29">
        <w:rPr>
          <w:rFonts w:ascii="宋体" w:eastAsia="宋体" w:hAnsi="宋体" w:hint="eastAsia"/>
          <w:position w:val="-16"/>
          <w:szCs w:val="24"/>
        </w:rPr>
        <w:object w:dxaOrig="1180" w:dyaOrig="440" w14:anchorId="41367F76">
          <v:shape id="_x0000_i1141" type="#_x0000_t75" style="width:59.25pt;height:21.75pt" o:ole="">
            <v:imagedata r:id="rId211" o:title=""/>
          </v:shape>
          <o:OLEObject Type="Embed" ProgID="Equation.DSMT4" ShapeID="_x0000_i1141" DrawAspect="Content" ObjectID="_1818780747" r:id="rId239"/>
        </w:object>
      </w:r>
      <w:r>
        <w:rPr>
          <w:rFonts w:ascii="宋体" w:eastAsia="宋体" w:hAnsi="宋体" w:hint="eastAsia"/>
          <w:szCs w:val="24"/>
        </w:rPr>
        <w:t>，最终求和得到</w:t>
      </w:r>
      <w:moveToRangeStart w:id="737" w:author="yukina minato" w:date="2025-09-07T11:05:00Z" w:name="move208135519"/>
      <w:moveTo w:id="738" w:author="yukina minato" w:date="2025-09-07T11:05:00Z" w16du:dateUtc="2025-09-07T03:05:00Z">
        <w:r w:rsidR="002E3940" w:rsidRPr="004A6B29">
          <w:rPr>
            <w:rFonts w:ascii="宋体" w:eastAsia="宋体" w:hAnsi="宋体" w:hint="eastAsia"/>
            <w:szCs w:val="24"/>
          </w:rPr>
          <w:t>烟幕</w:t>
        </w:r>
        <w:proofErr w:type="gramStart"/>
        <w:r w:rsidR="002E3940" w:rsidRPr="004A6B29">
          <w:rPr>
            <w:rFonts w:ascii="宋体" w:eastAsia="宋体" w:hAnsi="宋体" w:hint="eastAsia"/>
            <w:szCs w:val="24"/>
          </w:rPr>
          <w:t>干扰</w:t>
        </w:r>
        <w:r w:rsidR="002E3940">
          <w:rPr>
            <w:rFonts w:ascii="宋体" w:eastAsia="宋体" w:hAnsi="宋体" w:hint="eastAsia"/>
            <w:szCs w:val="24"/>
          </w:rPr>
          <w:t>弹对</w:t>
        </w:r>
        <w:proofErr w:type="gramEnd"/>
        <w:r w:rsidR="002E3940" w:rsidRPr="006303B5">
          <w:rPr>
            <w:rFonts w:ascii="宋体" w:eastAsia="宋体" w:hAnsi="宋体" w:hint="eastAsia"/>
            <w:position w:val="-4"/>
            <w:szCs w:val="24"/>
          </w:rPr>
          <w:object w:dxaOrig="400" w:dyaOrig="260" w14:anchorId="1440F480">
            <v:shape id="_x0000_i1142" type="#_x0000_t75" style="width:19.5pt;height:13.5pt" o:ole="">
              <v:imagedata r:id="rId240" o:title=""/>
            </v:shape>
            <o:OLEObject Type="Embed" ProgID="Equation.DSMT4" ShapeID="_x0000_i1142" DrawAspect="Content" ObjectID="_1818780748" r:id="rId241"/>
          </w:object>
        </w:r>
        <w:r w:rsidR="002E3940">
          <w:rPr>
            <w:rFonts w:ascii="宋体" w:eastAsia="宋体" w:hAnsi="宋体" w:hint="eastAsia"/>
            <w:szCs w:val="24"/>
          </w:rPr>
          <w:t>的</w:t>
        </w:r>
        <w:r w:rsidR="002E3940" w:rsidRPr="004A6B29">
          <w:rPr>
            <w:rFonts w:ascii="宋体" w:eastAsia="宋体" w:hAnsi="宋体" w:hint="eastAsia"/>
            <w:szCs w:val="24"/>
          </w:rPr>
          <w:t>有效遮蔽时长</w:t>
        </w:r>
        <w:r w:rsidR="002E3940" w:rsidRPr="004A6B29">
          <w:rPr>
            <w:rFonts w:ascii="宋体" w:eastAsia="宋体" w:hAnsi="宋体" w:hint="eastAsia"/>
            <w:position w:val="-6"/>
            <w:szCs w:val="24"/>
          </w:rPr>
          <w:object w:dxaOrig="300" w:dyaOrig="279" w14:anchorId="1AF0841B">
            <v:shape id="_x0000_i1143" type="#_x0000_t75" style="width:15.75pt;height:13.5pt" o:ole="">
              <v:imagedata r:id="rId62" o:title=""/>
            </v:shape>
            <o:OLEObject Type="Embed" ProgID="Equation.DSMT4" ShapeID="_x0000_i1143" DrawAspect="Content" ObjectID="_1818780749" r:id="rId242"/>
          </w:object>
        </w:r>
        <w:r w:rsidR="002E3940" w:rsidRPr="004A6B29">
          <w:rPr>
            <w:rFonts w:ascii="宋体" w:eastAsia="宋体" w:hAnsi="宋体" w:hint="eastAsia"/>
            <w:szCs w:val="24"/>
          </w:rPr>
          <w:t>为</w:t>
        </w:r>
      </w:moveTo>
    </w:p>
    <w:moveToRangeEnd w:id="737"/>
    <w:p w14:paraId="45BAA123" w14:textId="223CF8E6" w:rsidR="00F8289C" w:rsidRDefault="00F8289C">
      <w:pPr>
        <w:ind w:firstLineChars="200" w:firstLine="480"/>
        <w:jc w:val="left"/>
        <w:rPr>
          <w:rFonts w:ascii="宋体" w:eastAsia="宋体" w:hAnsi="宋体" w:hint="eastAsia"/>
          <w:szCs w:val="24"/>
        </w:rPr>
        <w:pPrChange w:id="739" w:author="yukina minato" w:date="2025-09-07T11:05:00Z" w16du:dateUtc="2025-09-07T03:05:00Z">
          <w:pPr>
            <w:ind w:firstLineChars="200" w:firstLine="480"/>
            <w:jc w:val="both"/>
          </w:pPr>
        </w:pPrChange>
      </w:pPr>
      <w:r>
        <w:rPr>
          <w:rFonts w:ascii="宋体" w:eastAsia="宋体" w:hAnsi="宋体" w:hint="eastAsia"/>
          <w:szCs w:val="24"/>
        </w:rPr>
        <w:t>：</w:t>
      </w:r>
    </w:p>
    <w:p w14:paraId="23C49C86" w14:textId="2A8F5997" w:rsidR="00F8289C" w:rsidDel="002E3940" w:rsidRDefault="00F8289C" w:rsidP="00F8289C">
      <w:pPr>
        <w:ind w:firstLineChars="200" w:firstLine="480"/>
        <w:jc w:val="left"/>
        <w:rPr>
          <w:moveFrom w:id="740" w:author="yukina minato" w:date="2025-09-07T11:05:00Z" w16du:dateUtc="2025-09-07T03:05:00Z"/>
          <w:rFonts w:ascii="宋体" w:eastAsia="宋体" w:hAnsi="宋体" w:hint="eastAsia"/>
          <w:szCs w:val="24"/>
        </w:rPr>
      </w:pPr>
      <w:moveFromRangeStart w:id="741" w:author="yukina minato" w:date="2025-09-07T11:05:00Z" w:name="move208135519"/>
      <w:moveFrom w:id="742" w:author="yukina minato" w:date="2025-09-07T11:05:00Z" w16du:dateUtc="2025-09-07T03:05:00Z">
        <w:r w:rsidRPr="004A6B29" w:rsidDel="002E3940">
          <w:rPr>
            <w:rFonts w:ascii="宋体" w:eastAsia="宋体" w:hAnsi="宋体" w:hint="eastAsia"/>
            <w:szCs w:val="24"/>
          </w:rPr>
          <w:t>烟幕干扰</w:t>
        </w:r>
        <w:r w:rsidDel="002E3940">
          <w:rPr>
            <w:rFonts w:ascii="宋体" w:eastAsia="宋体" w:hAnsi="宋体" w:hint="eastAsia"/>
            <w:szCs w:val="24"/>
          </w:rPr>
          <w:t>弹对</w:t>
        </w:r>
        <w:r w:rsidRPr="006303B5" w:rsidDel="002E3940">
          <w:rPr>
            <w:rFonts w:ascii="宋体" w:eastAsia="宋体" w:hAnsi="宋体" w:hint="eastAsia"/>
            <w:position w:val="-4"/>
            <w:szCs w:val="24"/>
          </w:rPr>
          <w:object w:dxaOrig="400" w:dyaOrig="260" w14:anchorId="62C49AEC">
            <v:shape id="_x0000_i1144" type="#_x0000_t75" style="width:19.5pt;height:13.5pt" o:ole="">
              <v:imagedata r:id="rId240" o:title=""/>
            </v:shape>
            <o:OLEObject Type="Embed" ProgID="Equation.DSMT4" ShapeID="_x0000_i1144" DrawAspect="Content" ObjectID="_1818780750" r:id="rId243"/>
          </w:object>
        </w:r>
        <w:r w:rsidDel="002E3940">
          <w:rPr>
            <w:rFonts w:ascii="宋体" w:eastAsia="宋体" w:hAnsi="宋体" w:hint="eastAsia"/>
            <w:szCs w:val="24"/>
          </w:rPr>
          <w:t>的</w:t>
        </w:r>
        <w:r w:rsidRPr="004A6B29" w:rsidDel="002E3940">
          <w:rPr>
            <w:rFonts w:ascii="宋体" w:eastAsia="宋体" w:hAnsi="宋体" w:hint="eastAsia"/>
            <w:szCs w:val="24"/>
          </w:rPr>
          <w:t>有效遮蔽时长</w:t>
        </w:r>
        <w:r w:rsidRPr="004A6B29" w:rsidDel="002E3940">
          <w:rPr>
            <w:rFonts w:ascii="宋体" w:eastAsia="宋体" w:hAnsi="宋体" w:hint="eastAsia"/>
            <w:position w:val="-6"/>
            <w:szCs w:val="24"/>
          </w:rPr>
          <w:object w:dxaOrig="300" w:dyaOrig="279" w14:anchorId="2B782D65">
            <v:shape id="_x0000_i1145" type="#_x0000_t75" style="width:15.75pt;height:13.5pt" o:ole="">
              <v:imagedata r:id="rId62" o:title=""/>
            </v:shape>
            <o:OLEObject Type="Embed" ProgID="Equation.DSMT4" ShapeID="_x0000_i1145" DrawAspect="Content" ObjectID="_1818780751" r:id="rId244"/>
          </w:object>
        </w:r>
        <w:r w:rsidRPr="004A6B29" w:rsidDel="002E3940">
          <w:rPr>
            <w:rFonts w:ascii="宋体" w:eastAsia="宋体" w:hAnsi="宋体" w:hint="eastAsia"/>
            <w:szCs w:val="24"/>
          </w:rPr>
          <w:t>为</w:t>
        </w:r>
      </w:moveFrom>
    </w:p>
    <w:moveFromRangeEnd w:id="741"/>
    <w:p w14:paraId="781E4732" w14:textId="1DE0C14F" w:rsidR="00F8289C" w:rsidRPr="00473E93" w:rsidRDefault="00F8289C" w:rsidP="00C8579E">
      <w:r w:rsidRPr="004A6B29">
        <w:rPr>
          <w:rFonts w:ascii="宋体" w:eastAsia="宋体" w:hAnsi="宋体" w:hint="eastAsia"/>
          <w:position w:val="-28"/>
          <w:szCs w:val="24"/>
        </w:rPr>
        <w:object w:dxaOrig="2100" w:dyaOrig="540" w14:anchorId="3C72577B">
          <v:shape id="_x0000_i1146" type="#_x0000_t75" style="width:104.25pt;height:27pt" o:ole="">
            <v:imagedata r:id="rId245" o:title=""/>
          </v:shape>
          <o:OLEObject Type="Embed" ProgID="Equation.DSMT4" ShapeID="_x0000_i1146" DrawAspect="Content" ObjectID="_1818780752" r:id="rId246"/>
        </w:object>
      </w:r>
    </w:p>
    <w:p w14:paraId="180E4B6A" w14:textId="17815BA3" w:rsidR="00F8289C" w:rsidRDefault="00F8289C" w:rsidP="00F8289C">
      <w:pPr>
        <w:pStyle w:val="af"/>
        <w:spacing w:line="360" w:lineRule="auto"/>
      </w:pPr>
      <w:bookmarkStart w:id="743" w:name="_Toc165634572"/>
      <w:r>
        <w:rPr>
          <w:rFonts w:hint="eastAsia"/>
        </w:rPr>
        <w:t>5.2</w:t>
      </w:r>
      <w:r>
        <w:rPr>
          <w:rFonts w:ascii="宋体" w:eastAsia="宋体" w:hAnsi="宋体" w:hint="eastAsia"/>
        </w:rPr>
        <w:t>问题二</w:t>
      </w:r>
      <w:ins w:id="744" w:author="yukina minato" w:date="2025-09-07T11:40:00Z" w16du:dateUtc="2025-09-07T03:40:00Z">
        <w:r w:rsidR="00605F8E">
          <w:rPr>
            <w:rFonts w:ascii="宋体" w:eastAsia="宋体" w:hAnsi="宋体" w:hint="eastAsia"/>
            <w:szCs w:val="24"/>
          </w:rPr>
          <w:t>最优化</w:t>
        </w:r>
        <w:r w:rsidR="00605F8E">
          <w:rPr>
            <w:rFonts w:ascii="宋体" w:eastAsia="宋体" w:hAnsi="宋体" w:hint="eastAsia"/>
          </w:rPr>
          <w:t>模型</w:t>
        </w:r>
      </w:ins>
      <w:r>
        <w:rPr>
          <w:rFonts w:ascii="宋体" w:eastAsia="宋体" w:hAnsi="宋体" w:hint="eastAsia"/>
        </w:rPr>
        <w:t>的</w:t>
      </w:r>
      <w:del w:id="745" w:author="yukina minato" w:date="2025-09-07T11:40:00Z" w16du:dateUtc="2025-09-07T03:40:00Z">
        <w:r w:rsidDel="00605F8E">
          <w:rPr>
            <w:rFonts w:ascii="宋体" w:eastAsia="宋体" w:hAnsi="宋体" w:hint="eastAsia"/>
          </w:rPr>
          <w:delText>模型</w:delText>
        </w:r>
      </w:del>
      <w:r>
        <w:rPr>
          <w:rFonts w:ascii="宋体" w:eastAsia="宋体" w:hAnsi="宋体" w:hint="eastAsia"/>
        </w:rPr>
        <w:t>建立与</w:t>
      </w:r>
      <w:bookmarkEnd w:id="743"/>
      <w:r>
        <w:rPr>
          <w:rFonts w:ascii="宋体" w:eastAsia="宋体" w:hAnsi="宋体" w:hint="eastAsia"/>
        </w:rPr>
        <w:t>求解</w:t>
      </w:r>
    </w:p>
    <w:p w14:paraId="776FDC2C" w14:textId="154C2D1B" w:rsidR="00F8289C" w:rsidRDefault="00F8289C" w:rsidP="00C204A9">
      <w:pPr>
        <w:pStyle w:val="af3"/>
        <w:spacing w:line="360" w:lineRule="auto"/>
        <w:ind w:leftChars="100" w:left="240"/>
        <w:rPr>
          <w:rFonts w:ascii="宋体" w:eastAsia="宋体" w:hAnsi="宋体" w:hint="eastAsia"/>
        </w:rPr>
      </w:pPr>
      <w:r>
        <w:rPr>
          <w:rFonts w:hint="eastAsia"/>
        </w:rPr>
        <w:t>5.2.1</w:t>
      </w:r>
      <w:r w:rsidR="000019B1">
        <w:rPr>
          <w:rFonts w:ascii="宋体" w:eastAsia="宋体" w:hAnsi="宋体" w:hint="eastAsia"/>
          <w:szCs w:val="24"/>
        </w:rPr>
        <w:t>最优化模型</w:t>
      </w:r>
      <w:ins w:id="746" w:author="yukina minato" w:date="2025-09-07T11:40:00Z" w16du:dateUtc="2025-09-07T03:40:00Z">
        <w:r w:rsidR="00605F8E" w:rsidRPr="00C3264E">
          <w:rPr>
            <w:position w:val="-6"/>
          </w:rPr>
          <w:object w:dxaOrig="700" w:dyaOrig="279" w14:anchorId="2413590E">
            <v:shape id="_x0000_i1147" type="#_x0000_t75" style="width:35.25pt;height:14.25pt" o:ole="">
              <v:imagedata r:id="rId247" o:title=""/>
            </v:shape>
            <o:OLEObject Type="Embed" ProgID="Equation.DSMT4" ShapeID="_x0000_i1147" DrawAspect="Content" ObjectID="_1818780753" r:id="rId248"/>
          </w:object>
        </w:r>
      </w:ins>
      <w:del w:id="747" w:author="yukina minato" w:date="2025-09-07T11:40:00Z" w16du:dateUtc="2025-09-07T03:40:00Z">
        <w:r w:rsidR="000019B1" w:rsidRPr="00C8579E" w:rsidDel="00605F8E">
          <w:rPr>
            <w:rFonts w:hint="eastAsia"/>
          </w:rPr>
          <w:delText>GA-</w:delText>
        </w:r>
        <w:r w:rsidR="00BB6D11" w:rsidRPr="00C8579E" w:rsidDel="00605F8E">
          <w:rPr>
            <w:rFonts w:hint="eastAsia"/>
          </w:rPr>
          <w:delText>2</w:delText>
        </w:r>
      </w:del>
      <w:r w:rsidR="000019B1">
        <w:rPr>
          <w:rFonts w:ascii="宋体" w:eastAsia="宋体" w:hAnsi="宋体" w:hint="eastAsia"/>
          <w:szCs w:val="24"/>
        </w:rPr>
        <w:t>的</w:t>
      </w:r>
      <w:r>
        <w:rPr>
          <w:rFonts w:ascii="宋体" w:eastAsia="宋体" w:hAnsi="宋体" w:hint="eastAsia"/>
        </w:rPr>
        <w:t>建立</w:t>
      </w:r>
      <w:r w:rsidRPr="00DF37F8">
        <w:rPr>
          <w:rFonts w:ascii="宋体" w:eastAsia="宋体" w:hAnsi="宋体" w:hint="eastAsia"/>
        </w:rPr>
        <w:t xml:space="preserve"> </w:t>
      </w:r>
    </w:p>
    <w:p w14:paraId="2A452CA5" w14:textId="09EA6B89" w:rsidR="007B266D" w:rsidRPr="00C15EF3" w:rsidRDefault="00F8289C" w:rsidP="00C15EF3">
      <w:pPr>
        <w:ind w:leftChars="100" w:left="240" w:firstLineChars="200" w:firstLine="480"/>
        <w:jc w:val="both"/>
        <w:rPr>
          <w:ins w:id="748" w:author="yukina minato" w:date="2025-09-07T11:21:00Z" w16du:dateUtc="2025-09-07T03:21:00Z"/>
          <w:rFonts w:ascii="宋体" w:eastAsia="宋体" w:hAnsi="宋体" w:hint="eastAsia"/>
          <w:szCs w:val="24"/>
          <w:rPrChange w:id="749" w:author="yukina minato" w:date="2025-09-07T16:39:00Z" w16du:dateUtc="2025-09-07T08:39:00Z">
            <w:rPr>
              <w:ins w:id="750" w:author="yukina minato" w:date="2025-09-07T11:21:00Z" w16du:dateUtc="2025-09-07T03:21:00Z"/>
              <w:rFonts w:hint="eastAsia"/>
            </w:rPr>
          </w:rPrChange>
        </w:rPr>
        <w:pPrChange w:id="751" w:author="yukina minato" w:date="2025-09-07T16:39:00Z" w16du:dateUtc="2025-09-07T08:39:00Z">
          <w:pPr/>
        </w:pPrChange>
      </w:pPr>
      <w:r>
        <w:rPr>
          <w:rFonts w:hint="eastAsia"/>
        </w:rPr>
        <w:t xml:space="preserve"> </w:t>
      </w:r>
      <w:r>
        <w:rPr>
          <w:rFonts w:hint="eastAsia"/>
        </w:rPr>
        <w:t>首先，根据题意建立</w:t>
      </w:r>
      <w:r w:rsidRPr="004A6B29">
        <w:rPr>
          <w:rFonts w:ascii="宋体" w:eastAsia="宋体" w:hAnsi="宋体" w:hint="eastAsia"/>
          <w:szCs w:val="24"/>
        </w:rPr>
        <w:t>导弹</w:t>
      </w:r>
      <w:r w:rsidRPr="00BB168F">
        <w:rPr>
          <w:rFonts w:ascii="宋体" w:eastAsia="宋体" w:hAnsi="宋体" w:hint="eastAsia"/>
          <w:position w:val="-4"/>
          <w:szCs w:val="24"/>
        </w:rPr>
        <w:object w:dxaOrig="400" w:dyaOrig="260" w14:anchorId="0992D0B8">
          <v:shape id="_x0000_i3030" type="#_x0000_t75" style="width:19.5pt;height:12.75pt" o:ole="">
            <v:imagedata r:id="rId74" o:title=""/>
          </v:shape>
          <o:OLEObject Type="Embed" ProgID="Equation.DSMT4" ShapeID="_x0000_i3030" DrawAspect="Content" ObjectID="_1818780754" r:id="rId249"/>
        </w:object>
      </w:r>
      <w:r w:rsidRPr="004A6B29">
        <w:rPr>
          <w:rFonts w:ascii="宋体" w:eastAsia="宋体" w:hAnsi="宋体" w:hint="eastAsia"/>
          <w:szCs w:val="24"/>
        </w:rPr>
        <w:t>的轨迹参数方程</w:t>
      </w:r>
      <w:r>
        <w:rPr>
          <w:rFonts w:ascii="宋体" w:eastAsia="宋体" w:hAnsi="宋体" w:hint="eastAsia"/>
          <w:szCs w:val="24"/>
        </w:rPr>
        <w:t>和</w:t>
      </w:r>
      <w:r w:rsidRPr="004A6B29">
        <w:rPr>
          <w:rFonts w:ascii="宋体" w:eastAsia="宋体" w:hAnsi="宋体" w:hint="eastAsia"/>
          <w:szCs w:val="24"/>
        </w:rPr>
        <w:t>无人机</w:t>
      </w:r>
      <w:r w:rsidRPr="00DF37F8">
        <w:rPr>
          <w:rFonts w:ascii="宋体" w:eastAsia="宋体" w:hAnsi="宋体" w:hint="eastAsia"/>
          <w:position w:val="-4"/>
          <w:szCs w:val="24"/>
        </w:rPr>
        <w:object w:dxaOrig="480" w:dyaOrig="260" w14:anchorId="605DDDD0">
          <v:shape id="_x0000_i3031" type="#_x0000_t75" style="width:24pt;height:13.5pt" o:ole="">
            <v:imagedata r:id="rId76" o:title=""/>
          </v:shape>
          <o:OLEObject Type="Embed" ProgID="Equation.DSMT4" ShapeID="_x0000_i3031" DrawAspect="Content" ObjectID="_1818780755" r:id="rId250"/>
        </w:object>
      </w:r>
      <w:proofErr w:type="gramStart"/>
      <w:r w:rsidRPr="004A6B29">
        <w:rPr>
          <w:rFonts w:ascii="宋体" w:eastAsia="宋体" w:hAnsi="宋体" w:hint="eastAsia"/>
          <w:szCs w:val="24"/>
        </w:rPr>
        <w:t>投放第</w:t>
      </w:r>
      <w:proofErr w:type="gramEnd"/>
      <w:r w:rsidRPr="00DF37F8">
        <w:rPr>
          <w:rFonts w:ascii="宋体" w:eastAsia="宋体" w:hAnsi="宋体" w:hint="eastAsia"/>
          <w:position w:val="-4"/>
          <w:szCs w:val="24"/>
        </w:rPr>
        <w:object w:dxaOrig="139" w:dyaOrig="260" w14:anchorId="0C134C88">
          <v:shape id="_x0000_i3032" type="#_x0000_t75" style="width:6.75pt;height:12.75pt" o:ole="">
            <v:imagedata r:id="rId78" o:title=""/>
          </v:shape>
          <o:OLEObject Type="Embed" ProgID="Equation.DSMT4" ShapeID="_x0000_i3032" DrawAspect="Content" ObjectID="_1818780756" r:id="rId251"/>
        </w:object>
      </w:r>
      <w:r w:rsidRPr="004A6B29">
        <w:rPr>
          <w:rFonts w:ascii="宋体" w:eastAsia="宋体" w:hAnsi="宋体" w:hint="eastAsia"/>
          <w:szCs w:val="24"/>
        </w:rPr>
        <w:t>枚烟幕干扰弹以及干扰弹起爆后形成的球状烟幕云团球心的轨迹参数方程</w:t>
      </w:r>
      <w:r>
        <w:rPr>
          <w:rFonts w:ascii="宋体" w:eastAsia="宋体" w:hAnsi="宋体" w:hint="eastAsia"/>
          <w:szCs w:val="24"/>
        </w:rPr>
        <w:t>；接着，根据点到直线的距离公式求出</w:t>
      </w:r>
      <w:r w:rsidRPr="004A6B29">
        <w:rPr>
          <w:rFonts w:ascii="宋体" w:eastAsia="宋体" w:hAnsi="宋体" w:hint="eastAsia"/>
          <w:szCs w:val="24"/>
        </w:rPr>
        <w:t>球状烟幕中心点</w:t>
      </w:r>
      <w:r w:rsidRPr="004A6B29">
        <w:rPr>
          <w:rFonts w:ascii="宋体" w:eastAsia="宋体" w:hAnsi="宋体" w:hint="eastAsia"/>
          <w:position w:val="-16"/>
          <w:szCs w:val="24"/>
        </w:rPr>
        <w:object w:dxaOrig="480" w:dyaOrig="400" w14:anchorId="5B6BBA52">
          <v:shape id="_x0000_i3033" type="#_x0000_t75" style="width:24pt;height:19.5pt" o:ole="">
            <v:imagedata r:id="rId80" o:title=""/>
          </v:shape>
          <o:OLEObject Type="Embed" ProgID="Equation.DSMT4" ShapeID="_x0000_i3033" DrawAspect="Content" ObjectID="_1818780757" r:id="rId252"/>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4ED7CF7A">
          <v:shape id="_x0000_i3034" type="#_x0000_t75" style="width:25.5pt;height:18pt" o:ole="">
            <v:imagedata r:id="rId82" o:title=""/>
          </v:shape>
          <o:OLEObject Type="Embed" ProgID="Equation.DSMT4" ShapeID="_x0000_i3034" DrawAspect="Content" ObjectID="_1818780758" r:id="rId253"/>
        </w:object>
      </w:r>
      <w:r w:rsidRPr="004A6B29">
        <w:rPr>
          <w:rFonts w:ascii="宋体" w:eastAsia="宋体" w:hAnsi="宋体" w:hint="eastAsia"/>
          <w:szCs w:val="24"/>
        </w:rPr>
        <w:t>距离</w:t>
      </w:r>
      <w:r>
        <w:rPr>
          <w:rFonts w:ascii="宋体" w:eastAsia="宋体" w:hAnsi="宋体" w:hint="eastAsia"/>
          <w:szCs w:val="24"/>
        </w:rPr>
        <w:t>；最后，根据题意建立最优化模型</w:t>
      </w:r>
      <w:ins w:id="752" w:author="yukina minato" w:date="2025-09-07T11:40:00Z" w16du:dateUtc="2025-09-07T03:40:00Z">
        <w:r w:rsidR="00605F8E" w:rsidRPr="00C3264E">
          <w:rPr>
            <w:position w:val="-6"/>
          </w:rPr>
          <w:object w:dxaOrig="720" w:dyaOrig="279" w14:anchorId="189481B7">
            <v:shape id="_x0000_i3035" type="#_x0000_t75" style="width:36pt;height:14.25pt" o:ole="">
              <v:imagedata r:id="rId254" o:title=""/>
            </v:shape>
            <o:OLEObject Type="Embed" ProgID="Equation.DSMT4" ShapeID="_x0000_i3035" DrawAspect="Content" ObjectID="_1818780759" r:id="rId255"/>
          </w:object>
        </w:r>
      </w:ins>
      <w:del w:id="753" w:author="yukina minato" w:date="2025-09-07T11:40:00Z" w16du:dateUtc="2025-09-07T03:40:00Z">
        <w:r w:rsidR="000E7E08" w:rsidRPr="00C8579E" w:rsidDel="00605F8E">
          <w:rPr>
            <w:rFonts w:eastAsiaTheme="majorEastAsia" w:hint="eastAsia"/>
            <w:b/>
            <w:bCs/>
            <w:kern w:val="44"/>
            <w:szCs w:val="44"/>
          </w:rPr>
          <w:delText>GA</w:delText>
        </w:r>
        <w:r w:rsidR="0080539C" w:rsidRPr="00C8579E" w:rsidDel="00605F8E">
          <w:rPr>
            <w:rFonts w:eastAsiaTheme="majorEastAsia" w:hint="eastAsia"/>
            <w:b/>
            <w:bCs/>
            <w:kern w:val="44"/>
            <w:szCs w:val="44"/>
          </w:rPr>
          <w:delText>-</w:delText>
        </w:r>
        <w:r w:rsidR="00BB6D11" w:rsidRPr="00C8579E" w:rsidDel="00605F8E">
          <w:rPr>
            <w:rFonts w:eastAsiaTheme="majorEastAsia" w:hint="eastAsia"/>
            <w:b/>
            <w:bCs/>
            <w:kern w:val="44"/>
            <w:szCs w:val="44"/>
          </w:rPr>
          <w:delText>2</w:delText>
        </w:r>
      </w:del>
      <w:r>
        <w:rPr>
          <w:rFonts w:ascii="宋体" w:eastAsia="宋体" w:hAnsi="宋体" w:hint="eastAsia"/>
          <w:szCs w:val="24"/>
        </w:rPr>
        <w:t>。</w:t>
      </w:r>
      <w:r>
        <w:rPr>
          <w:rFonts w:ascii="宋体" w:eastAsia="宋体" w:hAnsi="宋体"/>
          <w:szCs w:val="24"/>
        </w:rPr>
        <w:t xml:space="preserve"> </w:t>
      </w:r>
    </w:p>
    <w:p w14:paraId="263F453F" w14:textId="06B1FF3F" w:rsidR="007B266D" w:rsidRPr="007B266D" w:rsidDel="007B266D" w:rsidRDefault="007B266D" w:rsidP="00C15EF3">
      <w:pPr>
        <w:ind w:leftChars="100" w:left="240" w:rightChars="100" w:right="240"/>
        <w:rPr>
          <w:del w:id="754" w:author="yukina minato" w:date="2025-09-07T11:21:00Z" w16du:dateUtc="2025-09-07T03:21:00Z"/>
          <w:rFonts w:ascii="宋体" w:eastAsia="宋体" w:hAnsi="宋体" w:hint="eastAsia"/>
          <w:szCs w:val="24"/>
        </w:rPr>
        <w:pPrChange w:id="755" w:author="yukina minato" w:date="2025-09-07T16:45:00Z" w16du:dateUtc="2025-09-07T08:45:00Z">
          <w:pPr>
            <w:ind w:leftChars="100" w:left="240" w:firstLineChars="200" w:firstLine="480"/>
            <w:jc w:val="both"/>
          </w:pPr>
        </w:pPrChange>
      </w:pPr>
    </w:p>
    <w:p w14:paraId="5B4C8863" w14:textId="5BF3D322" w:rsidR="00F8289C" w:rsidRPr="000B7EFA" w:rsidRDefault="00F8289C" w:rsidP="00C15EF3">
      <w:pPr>
        <w:pStyle w:val="af3"/>
        <w:spacing w:line="360" w:lineRule="auto"/>
        <w:ind w:leftChars="200" w:left="480"/>
        <w:outlineLvl w:val="4"/>
        <w:pPrChange w:id="756" w:author="yukina minato" w:date="2025-09-07T16:45:00Z" w16du:dateUtc="2025-09-07T08:45:00Z">
          <w:pPr>
            <w:pStyle w:val="af3"/>
            <w:spacing w:line="360" w:lineRule="auto"/>
            <w:ind w:leftChars="300" w:left="720"/>
            <w:outlineLvl w:val="4"/>
          </w:pPr>
        </w:pPrChange>
      </w:pPr>
      <w:r>
        <w:rPr>
          <w:rFonts w:hint="eastAsia"/>
        </w:rPr>
        <w:t>5.2.1.1</w:t>
      </w:r>
      <w:r w:rsidRPr="00BB168F">
        <w:rPr>
          <w:rFonts w:hint="eastAsia"/>
        </w:rPr>
        <w:t>导弹</w:t>
      </w:r>
      <w:r w:rsidR="0080539C" w:rsidRPr="0080539C">
        <w:rPr>
          <w:position w:val="-4"/>
        </w:rPr>
        <w:object w:dxaOrig="400" w:dyaOrig="260" w14:anchorId="751773EC">
          <v:shape id="_x0000_i3066" type="#_x0000_t75" style="width:20.25pt;height:13.5pt" o:ole="">
            <v:imagedata r:id="rId256" o:title=""/>
          </v:shape>
          <o:OLEObject Type="Embed" ProgID="Equation.DSMT4" ShapeID="_x0000_i3066" DrawAspect="Content" ObjectID="_1818780760" r:id="rId257"/>
        </w:object>
      </w:r>
      <w:ins w:id="757" w:author="yukina minato" w:date="2025-09-07T11:16:00Z" w16du:dateUtc="2025-09-07T03:16:00Z">
        <w:r w:rsidR="00223F84">
          <w:rPr>
            <w:rFonts w:hint="eastAsia"/>
          </w:rPr>
          <w:t>、</w:t>
        </w:r>
      </w:ins>
      <w:del w:id="758" w:author="yukina minato" w:date="2025-09-07T11:16:00Z" w16du:dateUtc="2025-09-07T03:16:00Z">
        <w:r w:rsidDel="00223F84">
          <w:rPr>
            <w:rFonts w:hint="eastAsia"/>
          </w:rPr>
          <w:delText>和</w:delText>
        </w:r>
      </w:del>
      <w:r w:rsidRPr="00CD755A">
        <w:rPr>
          <w:rFonts w:hint="eastAsia"/>
        </w:rPr>
        <w:t>无人机</w:t>
      </w:r>
      <w:r w:rsidR="0080539C" w:rsidRPr="0080539C">
        <w:rPr>
          <w:position w:val="-4"/>
        </w:rPr>
        <w:object w:dxaOrig="480" w:dyaOrig="260" w14:anchorId="7AA0C2FE">
          <v:shape id="_x0000_i3067" type="#_x0000_t75" style="width:24pt;height:13.5pt" o:ole="">
            <v:imagedata r:id="rId258" o:title=""/>
          </v:shape>
          <o:OLEObject Type="Embed" ProgID="Equation.DSMT4" ShapeID="_x0000_i3067" DrawAspect="Content" ObjectID="_1818780761" r:id="rId259"/>
        </w:object>
      </w:r>
      <w:r w:rsidRPr="00CD755A">
        <w:rPr>
          <w:rFonts w:hint="eastAsia"/>
        </w:rPr>
        <w:t>投</w:t>
      </w:r>
      <w:ins w:id="759" w:author="yukina minato" w:date="2025-09-07T11:16:00Z" w16du:dateUtc="2025-09-07T03:16:00Z">
        <w:r w:rsidR="00223F84">
          <w:rPr>
            <w:rFonts w:hint="eastAsia"/>
          </w:rPr>
          <w:t>放</w:t>
        </w:r>
      </w:ins>
      <w:del w:id="760" w:author="yukina minato" w:date="2025-09-07T11:16:00Z" w16du:dateUtc="2025-09-07T03:16:00Z">
        <w:r w:rsidRPr="00CD755A" w:rsidDel="00223F84">
          <w:rPr>
            <w:rFonts w:hint="eastAsia"/>
          </w:rPr>
          <w:delText>放</w:delText>
        </w:r>
      </w:del>
      <w:r w:rsidRPr="00CD755A">
        <w:rPr>
          <w:rFonts w:hint="eastAsia"/>
        </w:rPr>
        <w:t>第</w:t>
      </w:r>
      <w:r w:rsidR="0080539C" w:rsidRPr="0080539C">
        <w:rPr>
          <w:position w:val="-4"/>
        </w:rPr>
        <w:object w:dxaOrig="139" w:dyaOrig="260" w14:anchorId="1D0F00CD">
          <v:shape id="_x0000_i3068" type="#_x0000_t75" style="width:6.75pt;height:13.5pt" o:ole="">
            <v:imagedata r:id="rId260" o:title=""/>
          </v:shape>
          <o:OLEObject Type="Embed" ProgID="Equation.DSMT4" ShapeID="_x0000_i3068" DrawAspect="Content" ObjectID="_1818780762" r:id="rId261"/>
        </w:object>
      </w:r>
      <w:r w:rsidRPr="00CD755A">
        <w:rPr>
          <w:rFonts w:hint="eastAsia"/>
        </w:rPr>
        <w:t>枚烟幕</w:t>
      </w:r>
      <w:del w:id="761" w:author="yukina minato" w:date="2025-09-07T11:16:00Z" w16du:dateUtc="2025-09-07T03:16:00Z">
        <w:r w:rsidRPr="00CD755A" w:rsidDel="00223F84">
          <w:rPr>
            <w:rFonts w:hint="eastAsia"/>
          </w:rPr>
          <w:delText>干扰</w:delText>
        </w:r>
      </w:del>
      <w:r w:rsidRPr="00CD755A">
        <w:rPr>
          <w:rFonts w:hint="eastAsia"/>
        </w:rPr>
        <w:t>弹</w:t>
      </w:r>
      <w:del w:id="762" w:author="yukina minato" w:date="2025-09-07T11:15:00Z" w16du:dateUtc="2025-09-07T03:15:00Z">
        <w:r w:rsidRPr="00CD755A" w:rsidDel="00223F84">
          <w:rPr>
            <w:rFonts w:hint="eastAsia"/>
          </w:rPr>
          <w:delText>以</w:delText>
        </w:r>
      </w:del>
      <w:r w:rsidRPr="00CD755A">
        <w:rPr>
          <w:rFonts w:hint="eastAsia"/>
        </w:rPr>
        <w:t>及</w:t>
      </w:r>
      <w:del w:id="763" w:author="yukina minato" w:date="2025-09-07T11:15:00Z" w16du:dateUtc="2025-09-07T03:15:00Z">
        <w:r w:rsidRPr="00CD755A" w:rsidDel="00223F84">
          <w:rPr>
            <w:rFonts w:hint="eastAsia"/>
          </w:rPr>
          <w:delText>干扰弹起爆后形成的球状烟幕云团</w:delText>
        </w:r>
      </w:del>
      <w:r w:rsidRPr="00CD755A">
        <w:rPr>
          <w:rFonts w:hint="eastAsia"/>
        </w:rPr>
        <w:t>球心</w:t>
      </w:r>
      <w:r>
        <w:rPr>
          <w:rFonts w:hint="eastAsia"/>
        </w:rPr>
        <w:t>轨迹方程的建立</w:t>
      </w:r>
    </w:p>
    <w:p w14:paraId="221917BB" w14:textId="532ABA9C" w:rsidR="00F8289C" w:rsidRDefault="00F8289C" w:rsidP="00F8289C">
      <w:pPr>
        <w:ind w:firstLineChars="200" w:firstLine="480"/>
        <w:jc w:val="left"/>
        <w:rPr>
          <w:rFonts w:ascii="宋体" w:eastAsia="宋体" w:hAnsi="宋体" w:hint="eastAsia"/>
          <w:szCs w:val="24"/>
        </w:rPr>
      </w:pPr>
      <w:r>
        <w:rPr>
          <w:rFonts w:hint="eastAsia"/>
        </w:rPr>
        <w:t xml:space="preserve"> </w:t>
      </w:r>
      <w:r w:rsidRPr="004A6B29">
        <w:rPr>
          <w:rFonts w:ascii="宋体" w:eastAsia="宋体" w:hAnsi="宋体" w:hint="eastAsia"/>
          <w:szCs w:val="24"/>
        </w:rPr>
        <w:t>设</w:t>
      </w:r>
      <w:r w:rsidRPr="004A6B29">
        <w:rPr>
          <w:rFonts w:ascii="宋体" w:eastAsia="宋体" w:hAnsi="宋体" w:hint="eastAsia"/>
          <w:position w:val="-6"/>
          <w:szCs w:val="24"/>
        </w:rPr>
        <w:object w:dxaOrig="139" w:dyaOrig="240" w14:anchorId="483F668B">
          <v:shape id="_x0000_i3073" type="#_x0000_t75" style="width:6.75pt;height:12pt" o:ole="">
            <v:imagedata r:id="rId105" o:title=""/>
          </v:shape>
          <o:OLEObject Type="Embed" ProgID="Equation.DSMT4" ShapeID="_x0000_i3073" DrawAspect="Content" ObjectID="_1818780763" r:id="rId262"/>
        </w:object>
      </w:r>
      <w:r w:rsidRPr="004A6B29">
        <w:rPr>
          <w:rFonts w:ascii="宋体" w:eastAsia="宋体" w:hAnsi="宋体" w:hint="eastAsia"/>
          <w:szCs w:val="24"/>
        </w:rPr>
        <w:t>为已经发现导弹的时间，</w:t>
      </w:r>
      <w:r>
        <w:rPr>
          <w:rFonts w:ascii="宋体" w:eastAsia="宋体" w:hAnsi="宋体" w:hint="eastAsia"/>
          <w:szCs w:val="24"/>
        </w:rPr>
        <w:t>可以</w:t>
      </w:r>
      <w:r w:rsidRPr="004A6B29">
        <w:rPr>
          <w:rFonts w:ascii="宋体" w:eastAsia="宋体" w:hAnsi="宋体" w:hint="eastAsia"/>
          <w:szCs w:val="24"/>
        </w:rPr>
        <w:t>求出导弹</w:t>
      </w:r>
      <w:r w:rsidRPr="002802A1">
        <w:rPr>
          <w:rFonts w:ascii="宋体" w:eastAsia="宋体" w:hAnsi="宋体" w:hint="eastAsia"/>
          <w:position w:val="-4"/>
          <w:szCs w:val="24"/>
        </w:rPr>
        <w:object w:dxaOrig="400" w:dyaOrig="260" w14:anchorId="434DB990">
          <v:shape id="_x0000_i3074" type="#_x0000_t75" style="width:19.5pt;height:12.75pt" o:ole="">
            <v:imagedata r:id="rId263" o:title=""/>
          </v:shape>
          <o:OLEObject Type="Embed" ProgID="Equation.DSMT4" ShapeID="_x0000_i3074" DrawAspect="Content" ObjectID="_1818780764" r:id="rId264"/>
        </w:object>
      </w:r>
      <w:r w:rsidRPr="004A6B29">
        <w:rPr>
          <w:rFonts w:ascii="宋体" w:eastAsia="宋体" w:hAnsi="宋体" w:hint="eastAsia"/>
          <w:szCs w:val="24"/>
        </w:rPr>
        <w:t>的轨迹参数方程</w:t>
      </w:r>
      <w:r>
        <w:rPr>
          <w:rFonts w:ascii="宋体" w:eastAsia="宋体" w:hAnsi="宋体" w:hint="eastAsia"/>
          <w:szCs w:val="24"/>
        </w:rPr>
        <w:t>：</w:t>
      </w:r>
    </w:p>
    <w:p w14:paraId="37B02BA3" w14:textId="77777777" w:rsidR="00F8289C" w:rsidRDefault="00F8289C" w:rsidP="00F8289C">
      <w:pPr>
        <w:ind w:firstLineChars="200" w:firstLine="480"/>
        <w:rPr>
          <w:rFonts w:ascii="宋体" w:eastAsia="宋体" w:hAnsi="宋体" w:hint="eastAsia"/>
          <w:szCs w:val="24"/>
        </w:rPr>
      </w:pPr>
      <w:r w:rsidRPr="004A6B29">
        <w:rPr>
          <w:rFonts w:ascii="宋体" w:eastAsia="宋体" w:hAnsi="宋体" w:hint="eastAsia"/>
          <w:position w:val="-58"/>
          <w:szCs w:val="24"/>
        </w:rPr>
        <w:object w:dxaOrig="2720" w:dyaOrig="1280" w14:anchorId="17D4A5B4">
          <v:shape id="_x0000_i2783" type="#_x0000_t75" style="width:136.5pt;height:64.5pt" o:ole="">
            <v:imagedata r:id="rId109" o:title=""/>
          </v:shape>
          <o:OLEObject Type="Embed" ProgID="Equation.DSMT4" ShapeID="_x0000_i2783" DrawAspect="Content" ObjectID="_1818780765" r:id="rId265"/>
        </w:object>
      </w:r>
    </w:p>
    <w:p w14:paraId="7C86E9B9" w14:textId="77777777" w:rsidR="00F8289C" w:rsidRPr="008F2067" w:rsidRDefault="00F8289C" w:rsidP="00F8289C">
      <w:pPr>
        <w:ind w:firstLineChars="200" w:firstLine="480"/>
        <w:jc w:val="left"/>
        <w:rPr>
          <w:rFonts w:ascii="宋体" w:eastAsia="宋体" w:hAnsi="宋体" w:hint="eastAsia"/>
          <w:szCs w:val="24"/>
        </w:rPr>
      </w:pPr>
      <w:r w:rsidRPr="004A6B29">
        <w:rPr>
          <w:rFonts w:ascii="宋体" w:eastAsia="宋体" w:hAnsi="宋体" w:hint="eastAsia"/>
          <w:szCs w:val="24"/>
        </w:rPr>
        <w:t>无人机</w:t>
      </w:r>
      <w:r w:rsidRPr="00302535">
        <w:rPr>
          <w:rFonts w:ascii="宋体" w:eastAsia="宋体" w:hAnsi="宋体" w:hint="eastAsia"/>
          <w:position w:val="-4"/>
          <w:szCs w:val="24"/>
        </w:rPr>
        <w:object w:dxaOrig="480" w:dyaOrig="260" w14:anchorId="53E59C71">
          <v:shape id="_x0000_i2784" type="#_x0000_t75" style="width:24pt;height:13.5pt" o:ole="">
            <v:imagedata r:id="rId76" o:title=""/>
          </v:shape>
          <o:OLEObject Type="Embed" ProgID="Equation.DSMT4" ShapeID="_x0000_i2784" DrawAspect="Content" ObjectID="_1818780766" r:id="rId266"/>
        </w:object>
      </w:r>
      <w:proofErr w:type="gramStart"/>
      <w:r w:rsidRPr="004A6B29">
        <w:rPr>
          <w:rFonts w:ascii="宋体" w:eastAsia="宋体" w:hAnsi="宋体" w:hint="eastAsia"/>
          <w:szCs w:val="24"/>
        </w:rPr>
        <w:t>投放第</w:t>
      </w:r>
      <w:proofErr w:type="gramEnd"/>
      <w:r w:rsidRPr="00302535">
        <w:rPr>
          <w:rFonts w:ascii="宋体" w:eastAsia="宋体" w:hAnsi="宋体" w:hint="eastAsia"/>
          <w:position w:val="-4"/>
          <w:szCs w:val="24"/>
        </w:rPr>
        <w:object w:dxaOrig="139" w:dyaOrig="260" w14:anchorId="2AAF81C7">
          <v:shape id="_x0000_i2785" type="#_x0000_t75" style="width:6.75pt;height:12.75pt" o:ole="">
            <v:imagedata r:id="rId78" o:title=""/>
          </v:shape>
          <o:OLEObject Type="Embed" ProgID="Equation.DSMT4" ShapeID="_x0000_i2785" DrawAspect="Content" ObjectID="_1818780767" r:id="rId267"/>
        </w:object>
      </w:r>
      <w:r w:rsidRPr="004A6B29">
        <w:rPr>
          <w:rFonts w:ascii="宋体" w:eastAsia="宋体" w:hAnsi="宋体" w:hint="eastAsia"/>
          <w:szCs w:val="24"/>
        </w:rPr>
        <w:t>枚烟幕干扰弹以及干扰弹起爆后形成的球状烟幕云团球心的轨迹参数方程</w:t>
      </w:r>
      <w:r>
        <w:rPr>
          <w:rFonts w:ascii="宋体" w:eastAsia="宋体" w:hAnsi="宋体" w:hint="eastAsia"/>
          <w:szCs w:val="24"/>
        </w:rPr>
        <w:t>为：</w:t>
      </w:r>
    </w:p>
    <w:p w14:paraId="3983C896" w14:textId="6DBE8C55" w:rsidR="00F8289C" w:rsidRPr="004A6B29" w:rsidRDefault="00F8289C" w:rsidP="00C8579E">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8"/>
          <w:szCs w:val="24"/>
        </w:rPr>
        <w:object w:dxaOrig="1140" w:dyaOrig="480" w14:anchorId="2A128A42">
          <v:shape id="_x0000_i2786" type="#_x0000_t75" style="width:56.25pt;height:24pt" o:ole="">
            <v:imagedata r:id="rId135" o:title=""/>
          </v:shape>
          <o:OLEObject Type="Embed" ProgID="Equation.DSMT4" ShapeID="_x0000_i2786" DrawAspect="Content" ObjectID="_1818780768" r:id="rId268"/>
        </w:object>
      </w:r>
      <w:r w:rsidRPr="004A6B29">
        <w:rPr>
          <w:rFonts w:ascii="宋体" w:eastAsia="宋体" w:hAnsi="宋体" w:hint="eastAsia"/>
          <w:szCs w:val="24"/>
        </w:rPr>
        <w:t>时，轨迹参数方程为：</w:t>
      </w:r>
    </w:p>
    <w:p w14:paraId="0FB2E3AF" w14:textId="421A81EE" w:rsidR="00F8289C" w:rsidRPr="00454340" w:rsidRDefault="0080539C" w:rsidP="00F8289C">
      <w:pPr>
        <w:ind w:firstLineChars="200" w:firstLine="480"/>
      </w:pPr>
      <w:r w:rsidRPr="001752FA">
        <w:rPr>
          <w:rFonts w:ascii="宋体" w:eastAsia="宋体" w:hAnsi="宋体" w:hint="eastAsia"/>
          <w:position w:val="-86"/>
          <w:szCs w:val="24"/>
        </w:rPr>
        <w:object w:dxaOrig="2960" w:dyaOrig="1840" w14:anchorId="22F8C2C9">
          <v:shape id="_x0000_i2787" type="#_x0000_t75" style="width:148.5pt;height:93pt" o:ole="">
            <v:imagedata r:id="rId141" o:title=""/>
          </v:shape>
          <o:OLEObject Type="Embed" ProgID="Equation.DSMT4" ShapeID="_x0000_i2787" DrawAspect="Content" ObjectID="_1818780769" r:id="rId269"/>
        </w:object>
      </w:r>
    </w:p>
    <w:p w14:paraId="5CD56519" w14:textId="77777777" w:rsidR="00F8289C" w:rsidRPr="004A6B29" w:rsidRDefault="00F8289C" w:rsidP="00F8289C">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20" w:dyaOrig="400" w14:anchorId="7E1E86ED">
          <v:shape id="_x0000_i2788" type="#_x0000_t75" style="width:66pt;height:19.5pt" o:ole="">
            <v:imagedata r:id="rId139" o:title=""/>
          </v:shape>
          <o:OLEObject Type="Embed" ProgID="Equation.DSMT4" ShapeID="_x0000_i2788" DrawAspect="Content" ObjectID="_1818780770" r:id="rId270"/>
        </w:object>
      </w:r>
      <w:r w:rsidRPr="004A6B29">
        <w:rPr>
          <w:rFonts w:ascii="宋体" w:eastAsia="宋体" w:hAnsi="宋体" w:hint="eastAsia"/>
          <w:szCs w:val="24"/>
        </w:rPr>
        <w:t>时，轨迹参数方程为：</w:t>
      </w:r>
    </w:p>
    <w:p w14:paraId="01945697" w14:textId="0DF7546A" w:rsidR="00F8289C" w:rsidRPr="00D354FF" w:rsidRDefault="0080539C" w:rsidP="00F8289C">
      <w:pPr>
        <w:ind w:firstLineChars="200" w:firstLine="480"/>
      </w:pPr>
      <w:r w:rsidRPr="001752FA">
        <w:rPr>
          <w:rFonts w:ascii="宋体" w:eastAsia="宋体" w:hAnsi="宋体" w:hint="eastAsia"/>
          <w:position w:val="-86"/>
          <w:szCs w:val="24"/>
        </w:rPr>
        <w:object w:dxaOrig="2960" w:dyaOrig="1840" w14:anchorId="569DE312">
          <v:shape id="_x0000_i2789" type="#_x0000_t75" style="width:148.5pt;height:93pt" o:ole="">
            <v:imagedata r:id="rId141" o:title=""/>
          </v:shape>
          <o:OLEObject Type="Embed" ProgID="Equation.DSMT4" ShapeID="_x0000_i2789" DrawAspect="Content" ObjectID="_1818780771" r:id="rId271"/>
        </w:object>
      </w:r>
    </w:p>
    <w:p w14:paraId="32CA7E8D" w14:textId="77777777" w:rsidR="00F8289C" w:rsidRPr="004A6B29" w:rsidRDefault="00F8289C" w:rsidP="00F8289C">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20" w:dyaOrig="400" w14:anchorId="374F9011">
          <v:shape id="_x0000_i2790" type="#_x0000_t75" style="width:66pt;height:19.5pt" o:ole="">
            <v:imagedata r:id="rId143" o:title=""/>
          </v:shape>
          <o:OLEObject Type="Embed" ProgID="Equation.DSMT4" ShapeID="_x0000_i2790" DrawAspect="Content" ObjectID="_1818780772" r:id="rId272"/>
        </w:object>
      </w:r>
      <w:r w:rsidRPr="004A6B29">
        <w:rPr>
          <w:rFonts w:ascii="宋体" w:eastAsia="宋体" w:hAnsi="宋体" w:hint="eastAsia"/>
          <w:szCs w:val="24"/>
        </w:rPr>
        <w:t>时，轨迹参数方程为：</w:t>
      </w:r>
    </w:p>
    <w:p w14:paraId="1D65BAB2" w14:textId="646E2EE3" w:rsidR="00F8289C" w:rsidRPr="00D354FF" w:rsidRDefault="0080539C">
      <w:pPr>
        <w:ind w:leftChars="100" w:left="240" w:firstLineChars="200" w:firstLine="480"/>
        <w:pPrChange w:id="764" w:author="yukina minato" w:date="2025-09-07T11:16:00Z" w16du:dateUtc="2025-09-07T03:16:00Z">
          <w:pPr>
            <w:ind w:firstLineChars="200" w:firstLine="480"/>
          </w:pPr>
        </w:pPrChange>
      </w:pPr>
      <w:r w:rsidRPr="001752FA">
        <w:rPr>
          <w:rFonts w:ascii="宋体" w:eastAsia="宋体" w:hAnsi="宋体" w:hint="eastAsia"/>
          <w:position w:val="-80"/>
          <w:szCs w:val="24"/>
        </w:rPr>
        <w:object w:dxaOrig="3879" w:dyaOrig="1719" w14:anchorId="09FF7ACB">
          <v:shape id="_x0000_i2791" type="#_x0000_t75" style="width:194.25pt;height:85.5pt" o:ole="">
            <v:imagedata r:id="rId145" o:title=""/>
          </v:shape>
          <o:OLEObject Type="Embed" ProgID="Equation.DSMT4" ShapeID="_x0000_i2791" DrawAspect="Content" ObjectID="_1818780773" r:id="rId273"/>
        </w:object>
      </w:r>
    </w:p>
    <w:p w14:paraId="62B80AFA" w14:textId="77777777" w:rsidR="00F8289C" w:rsidRDefault="00F8289C" w:rsidP="00F8289C">
      <w:pPr>
        <w:ind w:firstLineChars="200" w:firstLine="480"/>
        <w:jc w:val="both"/>
      </w:pPr>
      <w:r>
        <w:rPr>
          <w:rFonts w:hint="eastAsia"/>
        </w:rPr>
        <w:t>其中</w:t>
      </w:r>
    </w:p>
    <w:p w14:paraId="498A05E1" w14:textId="7209A622" w:rsidR="00F8289C" w:rsidRDefault="0080539C">
      <w:pPr>
        <w:rPr>
          <w:rFonts w:ascii="宋体" w:eastAsia="宋体" w:hAnsi="宋体" w:hint="eastAsia"/>
          <w:szCs w:val="24"/>
        </w:rPr>
        <w:pPrChange w:id="765" w:author="yukina minato" w:date="2025-09-07T11:07:00Z" w16du:dateUtc="2025-09-07T03:07:00Z">
          <w:pPr>
            <w:ind w:firstLineChars="200" w:firstLine="480"/>
          </w:pPr>
        </w:pPrChange>
      </w:pPr>
      <w:r w:rsidRPr="004A6B29">
        <w:rPr>
          <w:rFonts w:ascii="宋体" w:eastAsia="宋体" w:hAnsi="宋体" w:hint="eastAsia"/>
          <w:position w:val="-30"/>
          <w:szCs w:val="24"/>
        </w:rPr>
        <w:object w:dxaOrig="2740" w:dyaOrig="900" w14:anchorId="4419E2CB">
          <v:shape id="_x0000_i2792" type="#_x0000_t75" style="width:137.25pt;height:44.25pt" o:ole="">
            <v:imagedata r:id="rId147" o:title=""/>
          </v:shape>
          <o:OLEObject Type="Embed" ProgID="Equation.DSMT4" ShapeID="_x0000_i2792" DrawAspect="Content" ObjectID="_1818780774" r:id="rId274"/>
        </w:object>
      </w:r>
    </w:p>
    <w:p w14:paraId="4F105DDB" w14:textId="732C67C5" w:rsidR="00F8289C" w:rsidRPr="0037602B" w:rsidRDefault="00F8289C" w:rsidP="00C15EF3">
      <w:pPr>
        <w:pStyle w:val="af3"/>
        <w:spacing w:line="360" w:lineRule="auto"/>
        <w:ind w:leftChars="200" w:left="480"/>
        <w:outlineLvl w:val="4"/>
        <w:pPrChange w:id="766" w:author="yukina minato" w:date="2025-09-07T16:45:00Z" w16du:dateUtc="2025-09-07T08:45:00Z">
          <w:pPr>
            <w:pStyle w:val="af3"/>
            <w:spacing w:line="360" w:lineRule="auto"/>
            <w:ind w:leftChars="300" w:left="720"/>
            <w:outlineLvl w:val="4"/>
          </w:pPr>
        </w:pPrChange>
      </w:pPr>
      <w:r>
        <w:rPr>
          <w:rFonts w:hint="eastAsia"/>
        </w:rPr>
        <w:t>5.</w:t>
      </w:r>
      <w:r w:rsidR="000E7E08">
        <w:rPr>
          <w:rFonts w:hint="eastAsia"/>
        </w:rPr>
        <w:t>2</w:t>
      </w:r>
      <w:r>
        <w:rPr>
          <w:rFonts w:hint="eastAsia"/>
        </w:rPr>
        <w:t>.1.2</w:t>
      </w:r>
      <w:r w:rsidRPr="00CD755A">
        <w:rPr>
          <w:rFonts w:hint="eastAsia"/>
        </w:rPr>
        <w:t xml:space="preserve"> </w:t>
      </w:r>
      <w:r w:rsidR="002B0495">
        <w:rPr>
          <w:rFonts w:hint="eastAsia"/>
        </w:rPr>
        <w:t>球</w:t>
      </w:r>
      <w:r w:rsidRPr="004A6B29">
        <w:rPr>
          <w:rFonts w:ascii="宋体" w:eastAsia="宋体" w:hAnsi="宋体" w:hint="eastAsia"/>
          <w:szCs w:val="24"/>
        </w:rPr>
        <w:t>状烟幕中心点</w:t>
      </w:r>
      <w:r w:rsidRPr="004A6B29">
        <w:rPr>
          <w:rFonts w:ascii="宋体" w:eastAsia="宋体" w:hAnsi="宋体" w:hint="eastAsia"/>
          <w:position w:val="-16"/>
          <w:szCs w:val="24"/>
        </w:rPr>
        <w:object w:dxaOrig="480" w:dyaOrig="400" w14:anchorId="6044C723">
          <v:shape id="_x0000_i3040" type="#_x0000_t75" style="width:24pt;height:19.5pt" o:ole="">
            <v:imagedata r:id="rId80" o:title=""/>
          </v:shape>
          <o:OLEObject Type="Embed" ProgID="Equation.DSMT4" ShapeID="_x0000_i3040" DrawAspect="Content" ObjectID="_1818780775" r:id="rId275"/>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49986859">
          <v:shape id="_x0000_i3041" type="#_x0000_t75" style="width:25.5pt;height:18pt" o:ole="">
            <v:imagedata r:id="rId82" o:title=""/>
          </v:shape>
          <o:OLEObject Type="Embed" ProgID="Equation.DSMT4" ShapeID="_x0000_i3041" DrawAspect="Content" ObjectID="_1818780776" r:id="rId276"/>
        </w:object>
      </w:r>
      <w:r w:rsidRPr="004A6B29">
        <w:rPr>
          <w:rFonts w:ascii="宋体" w:eastAsia="宋体" w:hAnsi="宋体" w:hint="eastAsia"/>
          <w:szCs w:val="24"/>
        </w:rPr>
        <w:t>距离</w:t>
      </w:r>
      <w:r>
        <w:rPr>
          <w:rFonts w:ascii="宋体" w:eastAsia="宋体" w:hAnsi="宋体" w:hint="eastAsia"/>
          <w:szCs w:val="24"/>
        </w:rPr>
        <w:t>表达式的建立</w:t>
      </w:r>
    </w:p>
    <w:p w14:paraId="41ED8196" w14:textId="77777777" w:rsidR="00F8289C" w:rsidRPr="00302535" w:rsidRDefault="00F8289C">
      <w:pPr>
        <w:ind w:leftChars="100" w:left="240"/>
        <w:jc w:val="left"/>
        <w:pPrChange w:id="767" w:author="yukina minato" w:date="2025-09-07T11:08:00Z" w16du:dateUtc="2025-09-07T03:08:00Z">
          <w:pPr>
            <w:ind w:firstLineChars="200" w:firstLine="480"/>
            <w:jc w:val="left"/>
          </w:pPr>
        </w:pPrChange>
      </w:pPr>
      <w:proofErr w:type="gramStart"/>
      <w:r w:rsidRPr="004A6B29">
        <w:rPr>
          <w:rFonts w:ascii="宋体" w:eastAsia="宋体" w:hAnsi="宋体" w:hint="eastAsia"/>
          <w:szCs w:val="24"/>
        </w:rPr>
        <w:t>真目标</w:t>
      </w:r>
      <w:proofErr w:type="gramEnd"/>
      <w:r w:rsidRPr="004A6B29">
        <w:rPr>
          <w:rFonts w:ascii="宋体" w:eastAsia="宋体" w:hAnsi="宋体" w:hint="eastAsia"/>
          <w:szCs w:val="24"/>
        </w:rPr>
        <w:t>圆柱上下圆周上的点</w:t>
      </w:r>
      <w:r w:rsidRPr="004A6B29">
        <w:rPr>
          <w:rFonts w:ascii="宋体" w:eastAsia="宋体" w:hAnsi="宋体" w:hint="eastAsia"/>
          <w:position w:val="-14"/>
          <w:szCs w:val="24"/>
        </w:rPr>
        <w:object w:dxaOrig="1440" w:dyaOrig="400" w14:anchorId="76E807FA">
          <v:shape id="_x0000_i2920" type="#_x0000_t75" style="width:1in;height:19.5pt" o:ole="">
            <v:imagedata r:id="rId163" o:title=""/>
          </v:shape>
          <o:OLEObject Type="Embed" ProgID="Equation.DSMT4" ShapeID="_x0000_i2920" DrawAspect="Content" ObjectID="_1818780777" r:id="rId277"/>
        </w:object>
      </w:r>
      <w:r w:rsidRPr="004A6B29">
        <w:rPr>
          <w:rFonts w:ascii="宋体" w:eastAsia="宋体" w:hAnsi="宋体" w:hint="eastAsia"/>
          <w:szCs w:val="24"/>
        </w:rPr>
        <w:t>满足：</w:t>
      </w:r>
    </w:p>
    <w:p w14:paraId="4F9127F7" w14:textId="77777777" w:rsidR="00F8289C" w:rsidRPr="004A6B29" w:rsidDel="002E3940" w:rsidRDefault="00F8289C" w:rsidP="002E3940">
      <w:pPr>
        <w:rPr>
          <w:del w:id="768" w:author="yukina minato" w:date="2025-09-07T11:08:00Z" w16du:dateUtc="2025-09-07T03:08:00Z"/>
          <w:rFonts w:ascii="宋体" w:eastAsia="宋体" w:hAnsi="宋体" w:hint="eastAsia"/>
          <w:szCs w:val="24"/>
        </w:rPr>
      </w:pPr>
      <w:r w:rsidRPr="004A6B29">
        <w:rPr>
          <w:rFonts w:ascii="宋体" w:eastAsia="宋体" w:hAnsi="宋体" w:hint="eastAsia"/>
          <w:position w:val="-34"/>
          <w:szCs w:val="24"/>
        </w:rPr>
        <w:object w:dxaOrig="1660" w:dyaOrig="800" w14:anchorId="3E87065E">
          <v:shape id="_x0000_i2921" type="#_x0000_t75" style="width:82.5pt;height:40.5pt" o:ole="">
            <v:imagedata r:id="rId278" o:title=""/>
          </v:shape>
          <o:OLEObject Type="Embed" ProgID="Equation.DSMT4" ShapeID="_x0000_i2921" DrawAspect="Content" ObjectID="_1818780778" r:id="rId279"/>
        </w:object>
      </w:r>
    </w:p>
    <w:p w14:paraId="0EB70BB8" w14:textId="77777777" w:rsidR="00F8289C" w:rsidRPr="00002294" w:rsidRDefault="00F8289C">
      <w:pPr>
        <w:pPrChange w:id="769" w:author="yukina minato" w:date="2025-09-07T11:08:00Z" w16du:dateUtc="2025-09-07T03:08:00Z">
          <w:pPr>
            <w:ind w:firstLineChars="200" w:firstLine="480"/>
            <w:jc w:val="both"/>
          </w:pPr>
        </w:pPrChange>
      </w:pPr>
      <w:del w:id="770" w:author="yukina minato" w:date="2025-09-07T11:08:00Z" w16du:dateUtc="2025-09-07T03:08:00Z">
        <w:r w:rsidDel="002E3940">
          <w:rPr>
            <w:rFonts w:hint="eastAsia"/>
          </w:rPr>
          <w:delText xml:space="preserve"> </w:delText>
        </w:r>
      </w:del>
    </w:p>
    <w:p w14:paraId="1F495548" w14:textId="706A640C" w:rsidR="00F8289C" w:rsidDel="007B266D" w:rsidRDefault="00F8289C" w:rsidP="007B266D">
      <w:pPr>
        <w:ind w:leftChars="100" w:left="240"/>
        <w:jc w:val="left"/>
        <w:rPr>
          <w:del w:id="771" w:author="yukina minato" w:date="2025-09-07T11:22:00Z" w16du:dateUtc="2025-09-07T03:22:00Z"/>
          <w:rFonts w:ascii="宋体" w:eastAsia="宋体" w:hAnsi="宋体" w:hint="eastAsia"/>
          <w:szCs w:val="24"/>
        </w:rPr>
      </w:pPr>
      <w:r w:rsidRPr="004A6B29">
        <w:rPr>
          <w:rFonts w:ascii="宋体" w:eastAsia="宋体" w:hAnsi="宋体" w:hint="eastAsia"/>
          <w:szCs w:val="24"/>
        </w:rPr>
        <w:t>点</w:t>
      </w:r>
      <w:r w:rsidRPr="004A6B29">
        <w:rPr>
          <w:rFonts w:ascii="宋体" w:eastAsia="宋体" w:hAnsi="宋体" w:hint="eastAsia"/>
          <w:position w:val="-6"/>
          <w:szCs w:val="24"/>
        </w:rPr>
        <w:object w:dxaOrig="279" w:dyaOrig="279" w14:anchorId="5D0C2A6D">
          <v:shape id="_x0000_i2922" type="#_x0000_t75" style="width:13.5pt;height:13.5pt" o:ole="">
            <v:imagedata r:id="rId167" o:title=""/>
          </v:shape>
          <o:OLEObject Type="Embed" ProgID="Equation.DSMT4" ShapeID="_x0000_i2922" DrawAspect="Content" ObjectID="_1818780779" r:id="rId280"/>
        </w:object>
      </w:r>
      <w:r w:rsidRPr="004A6B29">
        <w:rPr>
          <w:rFonts w:ascii="宋体" w:eastAsia="宋体" w:hAnsi="宋体" w:hint="eastAsia"/>
          <w:szCs w:val="24"/>
        </w:rPr>
        <w:t>与点</w:t>
      </w:r>
      <w:r w:rsidRPr="004A6B29">
        <w:rPr>
          <w:rFonts w:ascii="宋体" w:eastAsia="宋体" w:hAnsi="宋体" w:hint="eastAsia"/>
          <w:position w:val="-16"/>
          <w:szCs w:val="24"/>
        </w:rPr>
        <w:object w:dxaOrig="480" w:dyaOrig="400" w14:anchorId="36C46F1D">
          <v:shape id="_x0000_i2923" type="#_x0000_t75" style="width:24pt;height:19.5pt" o:ole="">
            <v:imagedata r:id="rId169" o:title=""/>
          </v:shape>
          <o:OLEObject Type="Embed" ProgID="Equation.DSMT4" ShapeID="_x0000_i2923" DrawAspect="Content" ObjectID="_1818780780" r:id="rId281"/>
        </w:object>
      </w:r>
      <w:r w:rsidRPr="004A6B29">
        <w:rPr>
          <w:rFonts w:ascii="宋体" w:eastAsia="宋体" w:hAnsi="宋体" w:hint="eastAsia"/>
          <w:szCs w:val="24"/>
        </w:rPr>
        <w:t>连线构成向量</w:t>
      </w:r>
      <w:r w:rsidRPr="004A6B29">
        <w:rPr>
          <w:rFonts w:ascii="宋体" w:eastAsia="宋体" w:hAnsi="宋体" w:hint="eastAsia"/>
          <w:position w:val="-16"/>
          <w:szCs w:val="24"/>
        </w:rPr>
        <w:object w:dxaOrig="680" w:dyaOrig="440" w14:anchorId="28E78B5F">
          <v:shape id="_x0000_i2924" type="#_x0000_t75" style="width:34.5pt;height:21.75pt" o:ole="">
            <v:imagedata r:id="rId171" o:title=""/>
          </v:shape>
          <o:OLEObject Type="Embed" ProgID="Equation.DSMT4" ShapeID="_x0000_i2924" DrawAspect="Content" ObjectID="_1818780781" r:id="rId282"/>
        </w:object>
      </w:r>
      <w:r w:rsidRPr="004A6B29">
        <w:rPr>
          <w:rFonts w:ascii="宋体" w:eastAsia="宋体" w:hAnsi="宋体" w:hint="eastAsia"/>
          <w:szCs w:val="24"/>
        </w:rPr>
        <w:t>，</w:t>
      </w:r>
      <w:moveToRangeStart w:id="772" w:author="yukina minato" w:date="2025-09-07T11:22:00Z" w:name="move208136583"/>
      <w:moveTo w:id="773" w:author="yukina minato" w:date="2025-09-07T11:22:00Z" w16du:dateUtc="2025-09-07T03:22:00Z">
        <w:r w:rsidR="007B266D">
          <w:rPr>
            <w:rFonts w:hint="eastAsia"/>
          </w:rPr>
          <w:t>同时</w:t>
        </w:r>
        <w:r w:rsidR="007B266D" w:rsidRPr="004A6B29">
          <w:rPr>
            <w:rFonts w:ascii="宋体" w:eastAsia="宋体" w:hAnsi="宋体" w:hint="eastAsia"/>
            <w:szCs w:val="24"/>
          </w:rPr>
          <w:t>点</w:t>
        </w:r>
        <w:r w:rsidR="007B266D" w:rsidRPr="004A6B29">
          <w:rPr>
            <w:rFonts w:ascii="宋体" w:eastAsia="宋体" w:hAnsi="宋体" w:hint="eastAsia"/>
            <w:position w:val="-6"/>
            <w:szCs w:val="24"/>
          </w:rPr>
          <w:object w:dxaOrig="279" w:dyaOrig="279" w14:anchorId="14BA2958">
            <v:shape id="_x0000_i2925" type="#_x0000_t75" style="width:13.5pt;height:13.5pt" o:ole="">
              <v:imagedata r:id="rId167" o:title=""/>
            </v:shape>
            <o:OLEObject Type="Embed" ProgID="Equation.DSMT4" ShapeID="_x0000_i2925" DrawAspect="Content" ObjectID="_1818780782" r:id="rId283"/>
          </w:object>
        </w:r>
        <w:r w:rsidR="007B266D" w:rsidRPr="004A6B29">
          <w:rPr>
            <w:rFonts w:ascii="宋体" w:eastAsia="宋体" w:hAnsi="宋体" w:hint="eastAsia"/>
            <w:szCs w:val="24"/>
          </w:rPr>
          <w:t>与点</w:t>
        </w:r>
        <w:r w:rsidR="007B266D" w:rsidRPr="004A6B29">
          <w:rPr>
            <w:rFonts w:ascii="宋体" w:eastAsia="宋体" w:hAnsi="宋体" w:hint="eastAsia"/>
            <w:position w:val="-12"/>
            <w:szCs w:val="24"/>
          </w:rPr>
          <w:object w:dxaOrig="360" w:dyaOrig="360" w14:anchorId="44D0BF14">
            <v:shape id="_x0000_i2926" type="#_x0000_t75" style="width:18pt;height:18pt" o:ole="">
              <v:imagedata r:id="rId176" o:title=""/>
            </v:shape>
            <o:OLEObject Type="Embed" ProgID="Equation.DSMT4" ShapeID="_x0000_i2926" DrawAspect="Content" ObjectID="_1818780783" r:id="rId284"/>
          </w:object>
        </w:r>
        <w:r w:rsidR="007B266D" w:rsidRPr="004A6B29">
          <w:rPr>
            <w:rFonts w:ascii="宋体" w:eastAsia="宋体" w:hAnsi="宋体" w:hint="eastAsia"/>
            <w:szCs w:val="24"/>
          </w:rPr>
          <w:t>连线构成向量</w:t>
        </w:r>
        <w:r w:rsidR="007B266D" w:rsidRPr="004A6B29">
          <w:rPr>
            <w:rFonts w:ascii="宋体" w:eastAsia="宋体" w:hAnsi="宋体" w:hint="eastAsia"/>
            <w:position w:val="-12"/>
            <w:szCs w:val="24"/>
          </w:rPr>
          <w:object w:dxaOrig="540" w:dyaOrig="400" w14:anchorId="173F3F41">
            <v:shape id="_x0000_i2927" type="#_x0000_t75" style="width:27pt;height:19.5pt" o:ole="">
              <v:imagedata r:id="rId178" o:title=""/>
            </v:shape>
            <o:OLEObject Type="Embed" ProgID="Equation.DSMT4" ShapeID="_x0000_i2927" DrawAspect="Content" ObjectID="_1818780784" r:id="rId285"/>
          </w:object>
        </w:r>
        <w:del w:id="774" w:author="yukina minato" w:date="2025-09-07T11:22:00Z" w16du:dateUtc="2025-09-07T03:22:00Z">
          <w:r w:rsidR="007B266D" w:rsidRPr="004A6B29" w:rsidDel="007B266D">
            <w:rPr>
              <w:rFonts w:ascii="宋体" w:eastAsia="宋体" w:hAnsi="宋体" w:hint="eastAsia"/>
              <w:szCs w:val="24"/>
            </w:rPr>
            <w:delText>，</w:delText>
          </w:r>
        </w:del>
      </w:moveTo>
      <w:moveToRangeEnd w:id="772"/>
      <w:del w:id="775" w:author="yukina minato" w:date="2025-09-07T11:22:00Z" w16du:dateUtc="2025-09-07T03:22:00Z">
        <w:r w:rsidDel="007B266D">
          <w:rPr>
            <w:rFonts w:ascii="宋体" w:eastAsia="宋体" w:hAnsi="宋体" w:hint="eastAsia"/>
            <w:szCs w:val="24"/>
          </w:rPr>
          <w:delText>且</w:delText>
        </w:r>
      </w:del>
    </w:p>
    <w:p w14:paraId="5B9C0C11" w14:textId="77777777" w:rsidR="007B266D" w:rsidRPr="004A6B29" w:rsidRDefault="007B266D">
      <w:pPr>
        <w:ind w:leftChars="100" w:left="240"/>
        <w:jc w:val="left"/>
        <w:rPr>
          <w:ins w:id="776" w:author="yukina minato" w:date="2025-09-07T11:23:00Z" w16du:dateUtc="2025-09-07T03:23:00Z"/>
          <w:rFonts w:ascii="宋体" w:eastAsia="宋体" w:hAnsi="宋体" w:hint="eastAsia"/>
          <w:szCs w:val="24"/>
        </w:rPr>
        <w:pPrChange w:id="777" w:author="yukina minato" w:date="2025-09-07T11:22:00Z" w16du:dateUtc="2025-09-07T03:22:00Z">
          <w:pPr>
            <w:ind w:firstLineChars="200" w:firstLine="480"/>
            <w:jc w:val="both"/>
          </w:pPr>
        </w:pPrChange>
      </w:pPr>
    </w:p>
    <w:p w14:paraId="5B5970EA" w14:textId="77777777" w:rsidR="00F8289C" w:rsidRDefault="00F8289C">
      <w:pPr>
        <w:ind w:leftChars="100" w:left="240"/>
        <w:pPrChange w:id="778" w:author="yukina minato" w:date="2025-09-07T11:23:00Z" w16du:dateUtc="2025-09-07T03:23:00Z">
          <w:pPr>
            <w:ind w:leftChars="100" w:left="240"/>
            <w:jc w:val="both"/>
          </w:pPr>
        </w:pPrChange>
      </w:pPr>
      <w:r w:rsidRPr="004A6B29">
        <w:rPr>
          <w:rFonts w:ascii="宋体" w:eastAsia="宋体" w:hAnsi="宋体" w:hint="eastAsia"/>
          <w:position w:val="-18"/>
          <w:szCs w:val="24"/>
        </w:rPr>
        <w:object w:dxaOrig="3840" w:dyaOrig="480" w14:anchorId="55DA7B33">
          <v:shape id="_x0000_i2928" type="#_x0000_t75" style="width:192.75pt;height:24pt" o:ole="">
            <v:imagedata r:id="rId173" o:title=""/>
          </v:shape>
          <o:OLEObject Type="Embed" ProgID="Equation.DSMT4" ShapeID="_x0000_i2928" DrawAspect="Content" ObjectID="_1818780785" r:id="rId286"/>
        </w:object>
      </w:r>
    </w:p>
    <w:p w14:paraId="114D9EF9" w14:textId="69B98066" w:rsidR="00F8289C" w:rsidRPr="004A6B29" w:rsidDel="007B266D" w:rsidRDefault="00F8289C">
      <w:pPr>
        <w:ind w:leftChars="100" w:left="240"/>
        <w:jc w:val="left"/>
        <w:rPr>
          <w:del w:id="779" w:author="yukina minato" w:date="2025-09-07T11:22:00Z" w16du:dateUtc="2025-09-07T03:22:00Z"/>
          <w:rFonts w:ascii="宋体" w:eastAsia="宋体" w:hAnsi="宋体" w:hint="eastAsia"/>
          <w:szCs w:val="24"/>
        </w:rPr>
        <w:pPrChange w:id="780" w:author="yukina minato" w:date="2025-09-07T11:08:00Z" w16du:dateUtc="2025-09-07T03:08:00Z">
          <w:pPr>
            <w:ind w:firstLineChars="300" w:firstLine="720"/>
            <w:jc w:val="left"/>
          </w:pPr>
        </w:pPrChange>
      </w:pPr>
      <w:moveFromRangeStart w:id="781" w:author="yukina minato" w:date="2025-09-07T11:22:00Z" w:name="move208136583"/>
      <w:moveFrom w:id="782" w:author="yukina minato" w:date="2025-09-07T11:22:00Z" w16du:dateUtc="2025-09-07T03:22:00Z">
        <w:del w:id="783" w:author="yukina minato" w:date="2025-09-07T11:22:00Z" w16du:dateUtc="2025-09-07T03:22:00Z">
          <w:r w:rsidDel="007B266D">
            <w:rPr>
              <w:rFonts w:hint="eastAsia"/>
            </w:rPr>
            <w:delText>同时</w:delText>
          </w:r>
          <w:r w:rsidRPr="004A6B29" w:rsidDel="007B266D">
            <w:rPr>
              <w:rFonts w:ascii="宋体" w:eastAsia="宋体" w:hAnsi="宋体" w:hint="eastAsia"/>
              <w:szCs w:val="24"/>
            </w:rPr>
            <w:delText>点</w:delText>
          </w:r>
          <w:r w:rsidRPr="004A6B29" w:rsidDel="007B266D">
            <w:rPr>
              <w:rFonts w:ascii="宋体" w:eastAsia="宋体" w:hAnsi="宋体" w:hint="eastAsia"/>
              <w:position w:val="-6"/>
              <w:szCs w:val="24"/>
            </w:rPr>
            <w:object w:dxaOrig="279" w:dyaOrig="279" w14:anchorId="39B53C81">
              <v:shape id="_x0000_i2929" type="#_x0000_t75" style="width:13.5pt;height:13.5pt" o:ole="">
                <v:imagedata r:id="rId167" o:title=""/>
              </v:shape>
              <o:OLEObject Type="Embed" ProgID="Equation.DSMT4" ShapeID="_x0000_i2929" DrawAspect="Content" ObjectID="_1818780786" r:id="rId287"/>
            </w:object>
          </w:r>
          <w:r w:rsidRPr="004A6B29" w:rsidDel="007B266D">
            <w:rPr>
              <w:rFonts w:ascii="宋体" w:eastAsia="宋体" w:hAnsi="宋体" w:hint="eastAsia"/>
              <w:szCs w:val="24"/>
            </w:rPr>
            <w:delText>与点</w:delText>
          </w:r>
          <w:r w:rsidRPr="004A6B29" w:rsidDel="007B266D">
            <w:rPr>
              <w:rFonts w:ascii="宋体" w:eastAsia="宋体" w:hAnsi="宋体" w:hint="eastAsia"/>
              <w:position w:val="-12"/>
              <w:szCs w:val="24"/>
            </w:rPr>
            <w:object w:dxaOrig="360" w:dyaOrig="360" w14:anchorId="78DEE6B1">
              <v:shape id="_x0000_i2930" type="#_x0000_t75" style="width:18pt;height:18pt" o:ole="">
                <v:imagedata r:id="rId176" o:title=""/>
              </v:shape>
              <o:OLEObject Type="Embed" ProgID="Equation.DSMT4" ShapeID="_x0000_i2930" DrawAspect="Content" ObjectID="_1818780787" r:id="rId288"/>
            </w:object>
          </w:r>
          <w:r w:rsidRPr="004A6B29" w:rsidDel="007B266D">
            <w:rPr>
              <w:rFonts w:ascii="宋体" w:eastAsia="宋体" w:hAnsi="宋体" w:hint="eastAsia"/>
              <w:szCs w:val="24"/>
            </w:rPr>
            <w:delText>连线构成向量</w:delText>
          </w:r>
          <w:r w:rsidRPr="004A6B29" w:rsidDel="007B266D">
            <w:rPr>
              <w:rFonts w:ascii="宋体" w:eastAsia="宋体" w:hAnsi="宋体" w:hint="eastAsia"/>
              <w:position w:val="-12"/>
              <w:szCs w:val="24"/>
            </w:rPr>
            <w:object w:dxaOrig="540" w:dyaOrig="400" w14:anchorId="1A451F98">
              <v:shape id="_x0000_i2931" type="#_x0000_t75" style="width:27pt;height:19.5pt" o:ole="">
                <v:imagedata r:id="rId178" o:title=""/>
              </v:shape>
              <o:OLEObject Type="Embed" ProgID="Equation.DSMT4" ShapeID="_x0000_i2931" DrawAspect="Content" ObjectID="_1818780788" r:id="rId289"/>
            </w:object>
          </w:r>
          <w:r w:rsidRPr="004A6B29" w:rsidDel="007B266D">
            <w:rPr>
              <w:rFonts w:ascii="宋体" w:eastAsia="宋体" w:hAnsi="宋体" w:hint="eastAsia"/>
              <w:szCs w:val="24"/>
            </w:rPr>
            <w:delText>，</w:delText>
          </w:r>
        </w:del>
      </w:moveFrom>
      <w:moveFromRangeEnd w:id="781"/>
      <w:del w:id="784" w:author="yukina minato" w:date="2025-09-07T11:22:00Z" w16du:dateUtc="2025-09-07T03:22:00Z">
        <w:r w:rsidDel="007B266D">
          <w:rPr>
            <w:rFonts w:ascii="宋体" w:eastAsia="宋体" w:hAnsi="宋体" w:hint="eastAsia"/>
            <w:szCs w:val="24"/>
          </w:rPr>
          <w:delText>且</w:delText>
        </w:r>
      </w:del>
    </w:p>
    <w:p w14:paraId="69D86164" w14:textId="77777777" w:rsidR="00F8289C" w:rsidRDefault="00F8289C" w:rsidP="00F8289C">
      <w:pPr>
        <w:ind w:firstLineChars="200" w:firstLine="480"/>
        <w:rPr>
          <w:rFonts w:ascii="宋体" w:eastAsia="宋体" w:hAnsi="宋体" w:hint="eastAsia"/>
          <w:szCs w:val="24"/>
        </w:rPr>
      </w:pPr>
      <w:r w:rsidRPr="004A6B29">
        <w:rPr>
          <w:rFonts w:ascii="宋体" w:eastAsia="宋体" w:hAnsi="宋体" w:hint="eastAsia"/>
          <w:position w:val="-20"/>
          <w:szCs w:val="24"/>
        </w:rPr>
        <w:object w:dxaOrig="3500" w:dyaOrig="520" w14:anchorId="68D9D778">
          <v:shape id="_x0000_i2932" type="#_x0000_t75" style="width:175.5pt;height:25.5pt" o:ole="">
            <v:imagedata r:id="rId180" o:title=""/>
          </v:shape>
          <o:OLEObject Type="Embed" ProgID="Equation.DSMT4" ShapeID="_x0000_i2932" DrawAspect="Content" ObjectID="_1818780789" r:id="rId290"/>
        </w:object>
      </w:r>
    </w:p>
    <w:p w14:paraId="2D1D163E" w14:textId="77777777" w:rsidR="00F8289C" w:rsidRPr="004A6B29" w:rsidRDefault="00F8289C">
      <w:pPr>
        <w:ind w:leftChars="100" w:left="240"/>
        <w:jc w:val="left"/>
        <w:rPr>
          <w:rFonts w:ascii="宋体" w:eastAsia="宋体" w:hAnsi="宋体" w:hint="eastAsia"/>
          <w:szCs w:val="24"/>
        </w:rPr>
        <w:pPrChange w:id="785" w:author="yukina minato" w:date="2025-09-07T11:08:00Z" w16du:dateUtc="2025-09-07T03:08:00Z">
          <w:pPr>
            <w:ind w:firstLineChars="300" w:firstLine="720"/>
            <w:jc w:val="left"/>
          </w:pPr>
        </w:pPrChange>
      </w:pPr>
      <w:r w:rsidRPr="004A6B29">
        <w:rPr>
          <w:rFonts w:ascii="宋体" w:eastAsia="宋体" w:hAnsi="宋体" w:hint="eastAsia"/>
          <w:szCs w:val="24"/>
        </w:rPr>
        <w:t>从而得到球状烟幕中心点</w:t>
      </w:r>
      <w:r w:rsidRPr="004A6B29">
        <w:rPr>
          <w:rFonts w:ascii="宋体" w:eastAsia="宋体" w:hAnsi="宋体" w:hint="eastAsia"/>
          <w:position w:val="-16"/>
          <w:szCs w:val="24"/>
        </w:rPr>
        <w:object w:dxaOrig="480" w:dyaOrig="400" w14:anchorId="082BFADA">
          <v:shape id="_x0000_i2933" type="#_x0000_t75" style="width:24pt;height:19.5pt" o:ole="">
            <v:imagedata r:id="rId80" o:title=""/>
          </v:shape>
          <o:OLEObject Type="Embed" ProgID="Equation.DSMT4" ShapeID="_x0000_i2933" DrawAspect="Content" ObjectID="_1818780790" r:id="rId291"/>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1A433206">
          <v:shape id="_x0000_i2934" type="#_x0000_t75" style="width:25.5pt;height:18pt" o:ole="">
            <v:imagedata r:id="rId82" o:title=""/>
          </v:shape>
          <o:OLEObject Type="Embed" ProgID="Equation.DSMT4" ShapeID="_x0000_i2934" DrawAspect="Content" ObjectID="_1818780791" r:id="rId292"/>
        </w:object>
      </w:r>
      <w:r w:rsidRPr="004A6B29">
        <w:rPr>
          <w:rFonts w:ascii="宋体" w:eastAsia="宋体" w:hAnsi="宋体" w:hint="eastAsia"/>
          <w:szCs w:val="24"/>
        </w:rPr>
        <w:t>距离</w:t>
      </w:r>
    </w:p>
    <w:p w14:paraId="47576389" w14:textId="3581E33B" w:rsidR="000E7E08" w:rsidRPr="000E7E08" w:rsidRDefault="00F8289C">
      <w:pPr>
        <w:pPrChange w:id="786" w:author="yukina minato" w:date="2025-09-07T11:09:00Z" w16du:dateUtc="2025-09-07T03:09:00Z">
          <w:pPr>
            <w:ind w:firstLineChars="200" w:firstLine="480"/>
          </w:pPr>
        </w:pPrChange>
      </w:pPr>
      <w:r w:rsidRPr="00302535">
        <w:rPr>
          <w:rFonts w:hint="eastAsia"/>
          <w:position w:val="-42"/>
        </w:rPr>
        <w:object w:dxaOrig="3540" w:dyaOrig="1040" w14:anchorId="1EE2C5D5">
          <v:shape id="_x0000_i2935" type="#_x0000_t75" style="width:177.75pt;height:52.5pt" o:ole="">
            <v:imagedata r:id="rId293" o:title=""/>
          </v:shape>
          <o:OLEObject Type="Embed" ProgID="Equation.DSMT4" ShapeID="_x0000_i2935" DrawAspect="Content" ObjectID="_1818780792" r:id="rId294"/>
        </w:object>
      </w:r>
    </w:p>
    <w:p w14:paraId="062B4E28" w14:textId="77777777" w:rsidR="00F8289C" w:rsidRPr="002E3940" w:rsidRDefault="00F8289C">
      <w:pPr>
        <w:ind w:leftChars="100" w:left="240"/>
        <w:jc w:val="left"/>
        <w:rPr>
          <w:rFonts w:ascii="宋体" w:eastAsia="宋体" w:hAnsi="宋体"/>
          <w:szCs w:val="24"/>
          <w:rPrChange w:id="787" w:author="yukina minato" w:date="2025-09-07T11:09:00Z" w16du:dateUtc="2025-09-07T03:09:00Z">
            <w:rPr/>
          </w:rPrChange>
        </w:rPr>
        <w:pPrChange w:id="788" w:author="yukina minato" w:date="2025-09-07T11:09:00Z" w16du:dateUtc="2025-09-07T03:09:00Z">
          <w:pPr>
            <w:ind w:firstLineChars="200" w:firstLine="480"/>
            <w:jc w:val="both"/>
          </w:pPr>
        </w:pPrChange>
      </w:pPr>
      <w:del w:id="789" w:author="yukina minato" w:date="2025-09-07T11:09:00Z" w16du:dateUtc="2025-09-07T03:09:00Z">
        <w:r w:rsidRPr="002E3940" w:rsidDel="002E3940">
          <w:rPr>
            <w:rFonts w:ascii="宋体" w:eastAsia="宋体" w:hAnsi="宋体"/>
            <w:szCs w:val="24"/>
            <w:rPrChange w:id="790" w:author="yukina minato" w:date="2025-09-07T11:09:00Z" w16du:dateUtc="2025-09-07T03:09:00Z">
              <w:rPr/>
            </w:rPrChange>
          </w:rPr>
          <w:delText xml:space="preserve">  </w:delText>
        </w:r>
      </w:del>
      <w:r w:rsidRPr="002E3940">
        <w:rPr>
          <w:rFonts w:ascii="宋体" w:eastAsia="宋体" w:hAnsi="宋体" w:hint="eastAsia"/>
          <w:szCs w:val="24"/>
          <w:rPrChange w:id="791" w:author="yukina minato" w:date="2025-09-07T11:09:00Z" w16du:dateUtc="2025-09-07T03:09:00Z">
            <w:rPr>
              <w:rFonts w:hint="eastAsia"/>
            </w:rPr>
          </w:rPrChange>
        </w:rPr>
        <w:t>其中</w:t>
      </w:r>
    </w:p>
    <w:p w14:paraId="46620BC1" w14:textId="1949FB0D" w:rsidR="00F8289C" w:rsidRDefault="0080539C">
      <w:pPr>
        <w:pPrChange w:id="792" w:author="yukina minato" w:date="2025-09-07T11:09:00Z" w16du:dateUtc="2025-09-07T03:09:00Z">
          <w:pPr>
            <w:ind w:firstLineChars="300" w:firstLine="720"/>
          </w:pPr>
        </w:pPrChange>
      </w:pPr>
      <w:r w:rsidRPr="0080539C">
        <w:rPr>
          <w:rFonts w:hint="eastAsia"/>
          <w:position w:val="-20"/>
        </w:rPr>
        <w:object w:dxaOrig="3060" w:dyaOrig="520" w14:anchorId="7CCC31F3">
          <v:shape id="_x0000_i2936" type="#_x0000_t75" style="width:152.25pt;height:25.5pt" o:ole="">
            <v:imagedata r:id="rId295" o:title=""/>
          </v:shape>
          <o:OLEObject Type="Embed" ProgID="Equation.DSMT4" ShapeID="_x0000_i2936" DrawAspect="Content" ObjectID="_1818780793" r:id="rId296"/>
        </w:object>
      </w:r>
    </w:p>
    <w:p w14:paraId="12821098" w14:textId="51D9368A" w:rsidR="00C25C03" w:rsidRPr="0037602B" w:rsidDel="002E3940" w:rsidRDefault="00C25C03" w:rsidP="00C25C03">
      <w:pPr>
        <w:pStyle w:val="af3"/>
        <w:spacing w:line="360" w:lineRule="auto"/>
        <w:ind w:leftChars="300" w:left="720"/>
        <w:outlineLvl w:val="4"/>
        <w:rPr>
          <w:del w:id="793" w:author="yukina minato" w:date="2025-09-07T11:09:00Z" w16du:dateUtc="2025-09-07T03:09:00Z"/>
        </w:rPr>
      </w:pPr>
      <w:r>
        <w:rPr>
          <w:rFonts w:hint="eastAsia"/>
        </w:rPr>
        <w:t>5.2.1.</w:t>
      </w:r>
      <w:ins w:id="794" w:author="yukina minato" w:date="2025-09-07T16:45:00Z" w16du:dateUtc="2025-09-07T08:45:00Z">
        <w:r w:rsidR="00C15EF3">
          <w:rPr>
            <w:rFonts w:hint="eastAsia"/>
          </w:rPr>
          <w:t>3</w:t>
        </w:r>
      </w:ins>
      <w:del w:id="795" w:author="yukina minato" w:date="2025-09-07T16:45:00Z" w16du:dateUtc="2025-09-07T08:45:00Z">
        <w:r w:rsidDel="00C15EF3">
          <w:rPr>
            <w:rFonts w:hint="eastAsia"/>
          </w:rPr>
          <w:delText>2</w:delText>
        </w:r>
      </w:del>
      <w:r w:rsidRPr="00CD755A">
        <w:rPr>
          <w:rFonts w:hint="eastAsia"/>
        </w:rPr>
        <w:t xml:space="preserve"> </w:t>
      </w:r>
      <w:r>
        <w:rPr>
          <w:rFonts w:ascii="宋体" w:eastAsia="宋体" w:hAnsi="宋体" w:hint="eastAsia"/>
          <w:szCs w:val="24"/>
        </w:rPr>
        <w:t>最优化模型</w:t>
      </w:r>
      <w:ins w:id="796" w:author="yukina minato" w:date="2025-09-07T11:39:00Z" w16du:dateUtc="2025-09-07T03:39:00Z">
        <w:r w:rsidR="00C3264E" w:rsidRPr="00C3264E">
          <w:rPr>
            <w:position w:val="-6"/>
          </w:rPr>
          <w:object w:dxaOrig="700" w:dyaOrig="279" w14:anchorId="17489332">
            <v:shape id="_x0000_i2937" type="#_x0000_t75" style="width:35.25pt;height:14.25pt" o:ole="">
              <v:imagedata r:id="rId247" o:title=""/>
            </v:shape>
            <o:OLEObject Type="Embed" ProgID="Equation.DSMT4" ShapeID="_x0000_i2937" DrawAspect="Content" ObjectID="_1818780794" r:id="rId297"/>
          </w:object>
        </w:r>
      </w:ins>
      <w:del w:id="797" w:author="yukina minato" w:date="2025-09-07T11:39:00Z" w16du:dateUtc="2025-09-07T03:39:00Z">
        <w:r w:rsidRPr="00C8579E" w:rsidDel="00C3264E">
          <w:rPr>
            <w:rFonts w:hint="eastAsia"/>
          </w:rPr>
          <w:delText>GA</w:delText>
        </w:r>
        <w:r w:rsidR="000019B1" w:rsidRPr="00C8579E" w:rsidDel="00C3264E">
          <w:rPr>
            <w:rFonts w:hint="eastAsia"/>
          </w:rPr>
          <w:delText>-</w:delText>
        </w:r>
        <w:r w:rsidR="00BB6D11" w:rsidDel="00C3264E">
          <w:rPr>
            <w:rFonts w:hint="eastAsia"/>
          </w:rPr>
          <w:delText>2</w:delText>
        </w:r>
      </w:del>
      <w:r>
        <w:rPr>
          <w:rFonts w:ascii="宋体" w:eastAsia="宋体" w:hAnsi="宋体" w:hint="eastAsia"/>
          <w:szCs w:val="24"/>
        </w:rPr>
        <w:t>的建立</w:t>
      </w:r>
    </w:p>
    <w:p w14:paraId="6BDCD91D" w14:textId="77777777" w:rsidR="00C25C03" w:rsidRPr="00851375" w:rsidRDefault="00C25C03">
      <w:pPr>
        <w:pStyle w:val="af3"/>
        <w:spacing w:line="360" w:lineRule="auto"/>
        <w:ind w:leftChars="300" w:left="720"/>
        <w:outlineLvl w:val="4"/>
        <w:pPrChange w:id="798" w:author="yukina minato" w:date="2025-09-07T11:09:00Z" w16du:dateUtc="2025-09-07T03:09:00Z">
          <w:pPr>
            <w:ind w:firstLineChars="300" w:firstLine="720"/>
          </w:pPr>
        </w:pPrChange>
      </w:pPr>
    </w:p>
    <w:p w14:paraId="3A69BFEF" w14:textId="7979FDF8" w:rsidR="00F8289C" w:rsidRDefault="00F8289C" w:rsidP="00F8289C">
      <w:pPr>
        <w:rPr>
          <w:rFonts w:ascii="宋体" w:eastAsia="宋体" w:hAnsi="宋体" w:hint="eastAsia"/>
          <w:szCs w:val="24"/>
        </w:rPr>
      </w:pPr>
      <w:r>
        <w:rPr>
          <w:rFonts w:ascii="宋体" w:eastAsia="宋体" w:hAnsi="宋体" w:hint="eastAsia"/>
          <w:szCs w:val="24"/>
        </w:rPr>
        <w:t xml:space="preserve">   </w:t>
      </w:r>
      <w:r w:rsidR="00C25C03">
        <w:rPr>
          <w:rFonts w:ascii="宋体" w:eastAsia="宋体" w:hAnsi="宋体" w:hint="eastAsia"/>
          <w:szCs w:val="24"/>
        </w:rPr>
        <w:t>要保证</w:t>
      </w:r>
      <w:r w:rsidRPr="004A6B29">
        <w:rPr>
          <w:rFonts w:ascii="宋体" w:eastAsia="宋体" w:hAnsi="宋体" w:hint="eastAsia"/>
          <w:szCs w:val="24"/>
        </w:rPr>
        <w:t>圆柱上下</w:t>
      </w:r>
      <w:r w:rsidR="000E7E08">
        <w:rPr>
          <w:rFonts w:ascii="宋体" w:eastAsia="宋体" w:hAnsi="宋体" w:hint="eastAsia"/>
          <w:szCs w:val="24"/>
        </w:rPr>
        <w:t>圆</w:t>
      </w:r>
      <w:r w:rsidRPr="004A6B29">
        <w:rPr>
          <w:rFonts w:ascii="宋体" w:eastAsia="宋体" w:hAnsi="宋体" w:hint="eastAsia"/>
          <w:szCs w:val="24"/>
        </w:rPr>
        <w:t>周上的点和导弹所连线段与烟幕干扰弹起爆后形成的半</w:t>
      </w:r>
      <w:r>
        <w:rPr>
          <w:rFonts w:ascii="宋体" w:eastAsia="宋体" w:hAnsi="宋体" w:hint="eastAsia"/>
          <w:szCs w:val="24"/>
        </w:rPr>
        <w:t>径</w:t>
      </w:r>
    </w:p>
    <w:p w14:paraId="22E69DC8" w14:textId="23800619" w:rsidR="00F8289C" w:rsidRPr="004A6B29" w:rsidRDefault="00F8289C" w:rsidP="00C8579E">
      <w:pPr>
        <w:jc w:val="both"/>
        <w:rPr>
          <w:rFonts w:ascii="宋体" w:eastAsia="宋体" w:hAnsi="宋体" w:hint="eastAsia"/>
          <w:szCs w:val="24"/>
        </w:rPr>
      </w:pPr>
      <w:r w:rsidRPr="004A6B29">
        <w:rPr>
          <w:rFonts w:ascii="宋体" w:eastAsia="宋体" w:hAnsi="宋体" w:hint="eastAsia"/>
          <w:position w:val="-6"/>
          <w:szCs w:val="24"/>
        </w:rPr>
        <w:object w:dxaOrig="859" w:dyaOrig="279" w14:anchorId="40A5329C">
          <v:shape id="_x0000_i1189" type="#_x0000_t75" style="width:42.75pt;height:13.5pt" o:ole="">
            <v:imagedata r:id="rId187" o:title=""/>
          </v:shape>
          <o:OLEObject Type="Embed" ProgID="Equation.DSMT4" ShapeID="_x0000_i1189" DrawAspect="Content" ObjectID="_1818780795" r:id="rId298"/>
        </w:object>
      </w:r>
      <w:r w:rsidRPr="004A6B29">
        <w:rPr>
          <w:rFonts w:ascii="宋体" w:eastAsia="宋体" w:hAnsi="宋体" w:hint="eastAsia"/>
          <w:szCs w:val="24"/>
        </w:rPr>
        <w:t>球状云团有公共点，只</w:t>
      </w:r>
      <w:r w:rsidR="00C25C03">
        <w:rPr>
          <w:rFonts w:ascii="宋体" w:eastAsia="宋体" w:hAnsi="宋体" w:hint="eastAsia"/>
          <w:szCs w:val="24"/>
        </w:rPr>
        <w:t>需</w:t>
      </w:r>
      <w:r w:rsidRPr="004A6B29">
        <w:rPr>
          <w:rFonts w:ascii="宋体" w:eastAsia="宋体" w:hAnsi="宋体" w:hint="eastAsia"/>
          <w:szCs w:val="24"/>
        </w:rPr>
        <w:t>保证球状烟幕中心点</w:t>
      </w:r>
      <w:r w:rsidRPr="004A6B29">
        <w:rPr>
          <w:rFonts w:ascii="宋体" w:eastAsia="宋体" w:hAnsi="宋体" w:hint="eastAsia"/>
          <w:position w:val="-16"/>
          <w:szCs w:val="24"/>
        </w:rPr>
        <w:object w:dxaOrig="480" w:dyaOrig="400" w14:anchorId="1C9363EA">
          <v:shape id="_x0000_i1190" type="#_x0000_t75" style="width:24pt;height:19.5pt" o:ole="">
            <v:imagedata r:id="rId189" o:title=""/>
          </v:shape>
          <o:OLEObject Type="Embed" ProgID="Equation.DSMT4" ShapeID="_x0000_i1190" DrawAspect="Content" ObjectID="_1818780796" r:id="rId299"/>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5D6CC84B">
          <v:shape id="_x0000_i1191" type="#_x0000_t75" style="width:25.5pt;height:18pt" o:ole="">
            <v:imagedata r:id="rId300" o:title=""/>
          </v:shape>
          <o:OLEObject Type="Embed" ProgID="Equation.DSMT4" ShapeID="_x0000_i1191" DrawAspect="Content" ObjectID="_1818780797" r:id="rId301"/>
        </w:object>
      </w:r>
      <w:r w:rsidRPr="004A6B29">
        <w:rPr>
          <w:rFonts w:ascii="宋体" w:eastAsia="宋体" w:hAnsi="宋体" w:hint="eastAsia"/>
          <w:szCs w:val="24"/>
        </w:rPr>
        <w:t>距离不大于球半径</w:t>
      </w:r>
      <w:r w:rsidRPr="004A6B29">
        <w:rPr>
          <w:rFonts w:ascii="宋体" w:eastAsia="宋体" w:hAnsi="宋体" w:hint="eastAsia"/>
          <w:position w:val="-4"/>
          <w:szCs w:val="24"/>
        </w:rPr>
        <w:object w:dxaOrig="240" w:dyaOrig="260" w14:anchorId="314CDF9B">
          <v:shape id="_x0000_i1192" type="#_x0000_t75" style="width:12pt;height:12.75pt" o:ole="">
            <v:imagedata r:id="rId194" o:title=""/>
          </v:shape>
          <o:OLEObject Type="Embed" ProgID="Equation.DSMT4" ShapeID="_x0000_i1192" DrawAspect="Content" ObjectID="_1818780798" r:id="rId302"/>
        </w:object>
      </w:r>
      <w:r w:rsidRPr="004A6B29">
        <w:rPr>
          <w:rFonts w:ascii="宋体" w:eastAsia="宋体" w:hAnsi="宋体" w:hint="eastAsia"/>
          <w:szCs w:val="24"/>
        </w:rPr>
        <w:t>，也即：</w:t>
      </w:r>
    </w:p>
    <w:p w14:paraId="043FB6C9" w14:textId="77777777" w:rsidR="00F8289C" w:rsidRDefault="00F8289C" w:rsidP="00F8289C">
      <w:pPr>
        <w:rPr>
          <w:rFonts w:ascii="宋体" w:eastAsia="宋体" w:hAnsi="宋体" w:hint="eastAsia"/>
          <w:szCs w:val="24"/>
        </w:rPr>
      </w:pPr>
      <w:r w:rsidRPr="004A6B29">
        <w:rPr>
          <w:rFonts w:ascii="宋体" w:eastAsia="宋体" w:hAnsi="宋体" w:hint="eastAsia"/>
          <w:position w:val="-16"/>
          <w:szCs w:val="24"/>
        </w:rPr>
        <w:object w:dxaOrig="960" w:dyaOrig="400" w14:anchorId="6D2B0889">
          <v:shape id="_x0000_i1193" type="#_x0000_t75" style="width:48pt;height:19.5pt" o:ole="">
            <v:imagedata r:id="rId196" o:title=""/>
          </v:shape>
          <o:OLEObject Type="Embed" ProgID="Equation.DSMT4" ShapeID="_x0000_i1193" DrawAspect="Content" ObjectID="_1818780799" r:id="rId303"/>
        </w:object>
      </w:r>
    </w:p>
    <w:p w14:paraId="1B53E82E" w14:textId="0176A176" w:rsidR="00F8289C" w:rsidRDefault="00F8289C" w:rsidP="00F8289C">
      <w:pPr>
        <w:jc w:val="both"/>
        <w:rPr>
          <w:rFonts w:ascii="宋体" w:eastAsia="宋体" w:hAnsi="宋体" w:hint="eastAsia"/>
          <w:szCs w:val="24"/>
        </w:rPr>
      </w:pPr>
      <w:r>
        <w:rPr>
          <w:rFonts w:ascii="宋体" w:eastAsia="宋体" w:hAnsi="宋体" w:hint="eastAsia"/>
          <w:szCs w:val="24"/>
        </w:rPr>
        <w:t xml:space="preserve">   从而</w:t>
      </w:r>
    </w:p>
    <w:p w14:paraId="7CFEF829" w14:textId="7B97F0A8" w:rsidR="00F8289C" w:rsidDel="00223F84" w:rsidRDefault="0080539C" w:rsidP="00F8289C">
      <w:pPr>
        <w:rPr>
          <w:del w:id="799" w:author="yukina minato" w:date="2025-09-07T11:16:00Z" w16du:dateUtc="2025-09-07T03:16:00Z"/>
        </w:rPr>
      </w:pPr>
      <w:r w:rsidRPr="0080539C">
        <w:rPr>
          <w:rFonts w:hint="eastAsia"/>
          <w:position w:val="-20"/>
        </w:rPr>
        <w:object w:dxaOrig="2740" w:dyaOrig="520" w14:anchorId="26F357B2">
          <v:shape id="_x0000_i1194" type="#_x0000_t75" style="width:138pt;height:25.5pt" o:ole="">
            <v:imagedata r:id="rId304" o:title=""/>
          </v:shape>
          <o:OLEObject Type="Embed" ProgID="Equation.DSMT4" ShapeID="_x0000_i1194" DrawAspect="Content" ObjectID="_1818780800" r:id="rId305"/>
        </w:object>
      </w:r>
    </w:p>
    <w:p w14:paraId="037BABFD" w14:textId="2CABAABB" w:rsidR="000E7E08" w:rsidDel="002E3940" w:rsidRDefault="000E7E08">
      <w:pPr>
        <w:jc w:val="both"/>
        <w:rPr>
          <w:del w:id="800" w:author="yukina minato" w:date="2025-09-07T11:09:00Z" w16du:dateUtc="2025-09-07T03:09:00Z"/>
          <w:rFonts w:eastAsia="宋体"/>
          <w:sz w:val="21"/>
          <w:szCs w:val="18"/>
        </w:rPr>
        <w:pPrChange w:id="801" w:author="yukina minato" w:date="2025-09-07T11:16:00Z" w16du:dateUtc="2025-09-07T03:16:00Z">
          <w:pPr/>
        </w:pPrChange>
      </w:pPr>
      <w:del w:id="802" w:author="yukina minato" w:date="2025-09-07T11:09:00Z" w16du:dateUtc="2025-09-07T03:09:00Z">
        <w:r w:rsidDel="002E3940">
          <w:rPr>
            <w:noProof/>
          </w:rPr>
          <w:drawing>
            <wp:inline distT="0" distB="0" distL="0" distR="0" wp14:anchorId="1B50943B" wp14:editId="7D535127">
              <wp:extent cx="4267200" cy="3818751"/>
              <wp:effectExtent l="0" t="0" r="0" b="0"/>
              <wp:docPr id="44785239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275384" cy="3826075"/>
                      </a:xfrm>
                      <a:prstGeom prst="rect">
                        <a:avLst/>
                      </a:prstGeom>
                      <a:noFill/>
                      <a:ln>
                        <a:noFill/>
                      </a:ln>
                    </pic:spPr>
                  </pic:pic>
                </a:graphicData>
              </a:graphic>
            </wp:inline>
          </w:drawing>
        </w:r>
      </w:del>
    </w:p>
    <w:p w14:paraId="3A81A981" w14:textId="662F4531" w:rsidR="000E7E08" w:rsidRPr="008B2EAA" w:rsidDel="002E3940" w:rsidRDefault="000E7E08">
      <w:pPr>
        <w:jc w:val="both"/>
        <w:rPr>
          <w:del w:id="803" w:author="yukina minato" w:date="2025-09-07T11:09:00Z" w16du:dateUtc="2025-09-07T03:09:00Z"/>
          <w:rFonts w:eastAsia="宋体"/>
          <w:sz w:val="21"/>
          <w:szCs w:val="18"/>
        </w:rPr>
        <w:pPrChange w:id="804" w:author="yukina minato" w:date="2025-09-07T11:16:00Z" w16du:dateUtc="2025-09-07T03:16:00Z">
          <w:pPr/>
        </w:pPrChange>
      </w:pPr>
      <w:del w:id="805" w:author="yukina minato" w:date="2025-09-07T11:09:00Z" w16du:dateUtc="2025-09-07T03:09:00Z">
        <w:r w:rsidDel="002E3940">
          <w:rPr>
            <w:rFonts w:eastAsia="宋体" w:hint="eastAsia"/>
            <w:sz w:val="21"/>
            <w:szCs w:val="18"/>
          </w:rPr>
          <w:delText>图</w:delText>
        </w:r>
        <w:r w:rsidDel="002E3940">
          <w:rPr>
            <w:rFonts w:eastAsia="宋体" w:hint="eastAsia"/>
            <w:sz w:val="21"/>
            <w:szCs w:val="18"/>
          </w:rPr>
          <w:delText xml:space="preserve">6 </w:delText>
        </w:r>
        <w:r w:rsidRPr="008B2EAA" w:rsidDel="002E3940">
          <w:rPr>
            <w:rFonts w:eastAsia="宋体" w:hint="eastAsia"/>
            <w:sz w:val="21"/>
            <w:szCs w:val="18"/>
          </w:rPr>
          <w:delText>问题一</w:delText>
        </w:r>
        <w:r w:rsidDel="002E3940">
          <w:rPr>
            <w:rFonts w:eastAsia="宋体" w:hint="eastAsia"/>
            <w:sz w:val="21"/>
            <w:szCs w:val="18"/>
          </w:rPr>
          <w:delText>二开始</w:delText>
        </w:r>
        <w:r w:rsidRPr="008B2EAA" w:rsidDel="002E3940">
          <w:rPr>
            <w:rFonts w:eastAsia="宋体" w:hint="eastAsia"/>
            <w:sz w:val="21"/>
            <w:szCs w:val="18"/>
          </w:rPr>
          <w:delText>遮蔽示意图</w:delText>
        </w:r>
      </w:del>
    </w:p>
    <w:p w14:paraId="2A9078EB" w14:textId="77777777" w:rsidR="000E7E08" w:rsidRPr="000E7E08" w:rsidRDefault="000E7E08" w:rsidP="00223F84">
      <w:pPr>
        <w:rPr>
          <w:rFonts w:ascii="宋体" w:eastAsia="宋体" w:hAnsi="宋体" w:hint="eastAsia"/>
          <w:szCs w:val="24"/>
        </w:rPr>
      </w:pPr>
    </w:p>
    <w:p w14:paraId="5C8339B9" w14:textId="77777777" w:rsidR="00F8289C" w:rsidRDefault="00F8289C">
      <w:pPr>
        <w:ind w:firstLineChars="200" w:firstLine="480"/>
        <w:jc w:val="left"/>
        <w:rPr>
          <w:rFonts w:ascii="宋体" w:eastAsia="宋体" w:hAnsi="宋体" w:hint="eastAsia"/>
          <w:szCs w:val="24"/>
        </w:rPr>
        <w:pPrChange w:id="806" w:author="yukina minato" w:date="2025-09-07T11:23:00Z" w16du:dateUtc="2025-09-07T03:23:00Z">
          <w:pPr>
            <w:ind w:firstLineChars="300" w:firstLine="720"/>
            <w:jc w:val="left"/>
          </w:pPr>
        </w:pPrChange>
      </w:pPr>
      <w:proofErr w:type="gramStart"/>
      <w:r>
        <w:rPr>
          <w:rFonts w:ascii="宋体" w:eastAsia="宋体" w:hAnsi="宋体" w:hint="eastAsia"/>
          <w:szCs w:val="24"/>
        </w:rPr>
        <w:t>设</w:t>
      </w:r>
      <w:r w:rsidRPr="004A6B29">
        <w:rPr>
          <w:rFonts w:ascii="宋体" w:eastAsia="宋体" w:hAnsi="宋体" w:hint="eastAsia"/>
          <w:szCs w:val="24"/>
        </w:rPr>
        <w:t>满足</w:t>
      </w:r>
      <w:proofErr w:type="gramEnd"/>
      <w:r w:rsidRPr="004A6B29">
        <w:rPr>
          <w:rFonts w:ascii="宋体" w:eastAsia="宋体" w:hAnsi="宋体" w:hint="eastAsia"/>
          <w:position w:val="-16"/>
          <w:szCs w:val="24"/>
        </w:rPr>
        <w:object w:dxaOrig="960" w:dyaOrig="400" w14:anchorId="60781F1B">
          <v:shape id="_x0000_i1195" type="#_x0000_t75" style="width:48pt;height:19.5pt" o:ole="">
            <v:imagedata r:id="rId209" o:title=""/>
          </v:shape>
          <o:OLEObject Type="Embed" ProgID="Equation.DSMT4" ShapeID="_x0000_i1195" DrawAspect="Content" ObjectID="_1818780801" r:id="rId306"/>
        </w:object>
      </w:r>
      <w:r w:rsidRPr="004A6B29">
        <w:rPr>
          <w:rFonts w:ascii="宋体" w:eastAsia="宋体" w:hAnsi="宋体" w:hint="eastAsia"/>
          <w:szCs w:val="24"/>
        </w:rPr>
        <w:t>的若干个时间段</w:t>
      </w:r>
      <w:r>
        <w:rPr>
          <w:rFonts w:ascii="宋体" w:eastAsia="宋体" w:hAnsi="宋体" w:hint="eastAsia"/>
          <w:szCs w:val="24"/>
        </w:rPr>
        <w:t>为</w:t>
      </w:r>
      <w:r w:rsidRPr="004A6B29">
        <w:rPr>
          <w:rFonts w:ascii="宋体" w:eastAsia="宋体" w:hAnsi="宋体" w:hint="eastAsia"/>
          <w:position w:val="-16"/>
          <w:szCs w:val="24"/>
        </w:rPr>
        <w:object w:dxaOrig="1180" w:dyaOrig="440" w14:anchorId="7B4E27AC">
          <v:shape id="_x0000_i1196" type="#_x0000_t75" style="width:59.25pt;height:21.75pt" o:ole="">
            <v:imagedata r:id="rId211" o:title=""/>
          </v:shape>
          <o:OLEObject Type="Embed" ProgID="Equation.DSMT4" ShapeID="_x0000_i1196" DrawAspect="Content" ObjectID="_1818780802" r:id="rId307"/>
        </w:object>
      </w:r>
      <w:r w:rsidRPr="004A6B29">
        <w:rPr>
          <w:rFonts w:ascii="宋体" w:eastAsia="宋体" w:hAnsi="宋体" w:hint="eastAsia"/>
          <w:szCs w:val="24"/>
        </w:rPr>
        <w:t>，则烟幕</w:t>
      </w:r>
      <w:proofErr w:type="gramStart"/>
      <w:r w:rsidRPr="004A6B29">
        <w:rPr>
          <w:rFonts w:ascii="宋体" w:eastAsia="宋体" w:hAnsi="宋体" w:hint="eastAsia"/>
          <w:szCs w:val="24"/>
        </w:rPr>
        <w:t>干扰</w:t>
      </w:r>
      <w:r>
        <w:rPr>
          <w:rFonts w:ascii="宋体" w:eastAsia="宋体" w:hAnsi="宋体" w:hint="eastAsia"/>
          <w:szCs w:val="24"/>
        </w:rPr>
        <w:t>弹对</w:t>
      </w:r>
      <w:proofErr w:type="gramEnd"/>
      <w:r w:rsidRPr="00302535">
        <w:rPr>
          <w:rFonts w:ascii="宋体" w:eastAsia="宋体" w:hAnsi="宋体" w:hint="eastAsia"/>
          <w:position w:val="-12"/>
          <w:szCs w:val="24"/>
        </w:rPr>
        <w:object w:dxaOrig="360" w:dyaOrig="360" w14:anchorId="0054DBA9">
          <v:shape id="_x0000_i1197" type="#_x0000_t75" style="width:18pt;height:18pt" o:ole="">
            <v:imagedata r:id="rId213" o:title=""/>
          </v:shape>
          <o:OLEObject Type="Embed" ProgID="Equation.DSMT4" ShapeID="_x0000_i1197" DrawAspect="Content" ObjectID="_1818780803" r:id="rId308"/>
        </w:object>
      </w:r>
      <w:r>
        <w:rPr>
          <w:rFonts w:ascii="宋体" w:eastAsia="宋体" w:hAnsi="宋体" w:hint="eastAsia"/>
          <w:szCs w:val="24"/>
        </w:rPr>
        <w:t>的</w:t>
      </w:r>
      <w:r w:rsidRPr="004A6B29">
        <w:rPr>
          <w:rFonts w:ascii="宋体" w:eastAsia="宋体" w:hAnsi="宋体" w:hint="eastAsia"/>
          <w:szCs w:val="24"/>
        </w:rPr>
        <w:t>有效遮蔽时长</w:t>
      </w:r>
      <w:r w:rsidRPr="004A6B29">
        <w:rPr>
          <w:rFonts w:ascii="宋体" w:eastAsia="宋体" w:hAnsi="宋体" w:hint="eastAsia"/>
          <w:position w:val="-6"/>
          <w:szCs w:val="24"/>
        </w:rPr>
        <w:object w:dxaOrig="300" w:dyaOrig="279" w14:anchorId="527BA4B5">
          <v:shape id="_x0000_i1198" type="#_x0000_t75" style="width:15.75pt;height:13.5pt" o:ole="">
            <v:imagedata r:id="rId62" o:title=""/>
          </v:shape>
          <o:OLEObject Type="Embed" ProgID="Equation.DSMT4" ShapeID="_x0000_i1198" DrawAspect="Content" ObjectID="_1818780804" r:id="rId309"/>
        </w:object>
      </w:r>
      <w:r w:rsidRPr="004A6B29">
        <w:rPr>
          <w:rFonts w:ascii="宋体" w:eastAsia="宋体" w:hAnsi="宋体" w:hint="eastAsia"/>
          <w:szCs w:val="24"/>
        </w:rPr>
        <w:t>为</w:t>
      </w:r>
    </w:p>
    <w:p w14:paraId="578C1D60" w14:textId="4E2C4153" w:rsidR="000E7E08" w:rsidRPr="000E7E08" w:rsidRDefault="00F8289C" w:rsidP="00C8579E">
      <w:pPr>
        <w:rPr>
          <w:rFonts w:ascii="宋体" w:eastAsia="宋体" w:hAnsi="宋体" w:hint="eastAsia"/>
          <w:szCs w:val="24"/>
        </w:rPr>
      </w:pPr>
      <w:r w:rsidRPr="004A6B29">
        <w:rPr>
          <w:rFonts w:ascii="宋体" w:eastAsia="宋体" w:hAnsi="宋体" w:hint="eastAsia"/>
          <w:position w:val="-28"/>
          <w:szCs w:val="24"/>
        </w:rPr>
        <w:object w:dxaOrig="1120" w:dyaOrig="540" w14:anchorId="6C6A8413">
          <v:shape id="_x0000_i1199" type="#_x0000_t75" style="width:55.5pt;height:27pt" o:ole="">
            <v:imagedata r:id="rId310" o:title=""/>
          </v:shape>
          <o:OLEObject Type="Embed" ProgID="Equation.DSMT4" ShapeID="_x0000_i1199" DrawAspect="Content" ObjectID="_1818780805" r:id="rId311"/>
        </w:object>
      </w:r>
    </w:p>
    <w:p w14:paraId="0D471D2B" w14:textId="3F1CDE12" w:rsidR="00F8289C" w:rsidRDefault="00F8289C" w:rsidP="00F8289C">
      <w:pPr>
        <w:ind w:firstLineChars="200" w:firstLine="480"/>
        <w:jc w:val="left"/>
      </w:pPr>
      <w:r>
        <w:rPr>
          <w:rFonts w:hint="eastAsia"/>
        </w:rPr>
        <w:t>我们可以通过遗传算法对矩阵</w:t>
      </w:r>
      <w:r w:rsidR="0080539C" w:rsidRPr="0080539C">
        <w:rPr>
          <w:rFonts w:hint="eastAsia"/>
          <w:position w:val="-20"/>
        </w:rPr>
        <w:object w:dxaOrig="2420" w:dyaOrig="520" w14:anchorId="4D59D0B3">
          <v:shape id="_x0000_i1200" type="#_x0000_t75" style="width:121.5pt;height:25.5pt" o:ole="">
            <v:imagedata r:id="rId312" o:title=""/>
          </v:shape>
          <o:OLEObject Type="Embed" ProgID="Equation.DSMT4" ShapeID="_x0000_i1200" DrawAspect="Content" ObjectID="_1818780806" r:id="rId313"/>
        </w:object>
      </w:r>
      <w:r>
        <w:rPr>
          <w:rFonts w:hint="eastAsia"/>
        </w:rPr>
        <w:t>进行合理取值，这样，对于每一个矩阵</w:t>
      </w:r>
      <w:r w:rsidRPr="00302535">
        <w:rPr>
          <w:rFonts w:hint="eastAsia"/>
          <w:position w:val="-4"/>
        </w:rPr>
        <w:object w:dxaOrig="279" w:dyaOrig="260" w14:anchorId="09A8505A">
          <v:shape id="_x0000_i1201" type="#_x0000_t75" style="width:13.5pt;height:13.5pt" o:ole="">
            <v:imagedata r:id="rId314" o:title=""/>
          </v:shape>
          <o:OLEObject Type="Embed" ProgID="Equation.DSMT4" ShapeID="_x0000_i1201" DrawAspect="Content" ObjectID="_1818780807" r:id="rId315"/>
        </w:object>
      </w:r>
      <w:r>
        <w:rPr>
          <w:rFonts w:hint="eastAsia"/>
        </w:rPr>
        <w:t>，都能得到与之一一对应的有效遮蔽时长</w:t>
      </w:r>
      <w:r w:rsidRPr="00302535">
        <w:rPr>
          <w:rFonts w:hint="eastAsia"/>
          <w:position w:val="-6"/>
        </w:rPr>
        <w:object w:dxaOrig="300" w:dyaOrig="279" w14:anchorId="191F40B3">
          <v:shape id="_x0000_i1202" type="#_x0000_t75" style="width:15.75pt;height:13.5pt" o:ole="">
            <v:imagedata r:id="rId316" o:title=""/>
          </v:shape>
          <o:OLEObject Type="Embed" ProgID="Equation.DSMT4" ShapeID="_x0000_i1202" DrawAspect="Content" ObjectID="_1818780808" r:id="rId317"/>
        </w:object>
      </w:r>
      <w:r>
        <w:rPr>
          <w:rFonts w:hint="eastAsia"/>
        </w:rPr>
        <w:t>，也就是说我们能得到</w:t>
      </w:r>
      <w:r w:rsidRPr="00302535">
        <w:rPr>
          <w:rFonts w:hint="eastAsia"/>
          <w:position w:val="-6"/>
        </w:rPr>
        <w:object w:dxaOrig="300" w:dyaOrig="279" w14:anchorId="5F01C8C0">
          <v:shape id="_x0000_i1203" type="#_x0000_t75" style="width:15.75pt;height:13.5pt" o:ole="">
            <v:imagedata r:id="rId318" o:title=""/>
          </v:shape>
          <o:OLEObject Type="Embed" ProgID="Equation.DSMT4" ShapeID="_x0000_i1203" DrawAspect="Content" ObjectID="_1818780809" r:id="rId319"/>
        </w:object>
      </w:r>
      <w:r>
        <w:rPr>
          <w:rFonts w:hint="eastAsia"/>
        </w:rPr>
        <w:t>关于矩阵</w:t>
      </w:r>
      <w:bookmarkStart w:id="807" w:name="OLE_LINK2"/>
      <w:r w:rsidR="0080539C" w:rsidRPr="0080539C">
        <w:rPr>
          <w:rFonts w:hint="eastAsia"/>
          <w:position w:val="-20"/>
        </w:rPr>
        <w:object w:dxaOrig="2420" w:dyaOrig="520" w14:anchorId="7AB613D0">
          <v:shape id="_x0000_i1204" type="#_x0000_t75" style="width:121.5pt;height:25.5pt" o:ole="">
            <v:imagedata r:id="rId312" o:title=""/>
          </v:shape>
          <o:OLEObject Type="Embed" ProgID="Equation.DSMT4" ShapeID="_x0000_i1204" DrawAspect="Content" ObjectID="_1818780810" r:id="rId320"/>
        </w:object>
      </w:r>
      <w:bookmarkEnd w:id="807"/>
      <w:r>
        <w:rPr>
          <w:rFonts w:hint="eastAsia"/>
        </w:rPr>
        <w:t>的函数，也即：</w:t>
      </w:r>
    </w:p>
    <w:p w14:paraId="7C36AFBE" w14:textId="35CB3C31" w:rsidR="00F8289C" w:rsidRDefault="009704B3" w:rsidP="0080539C">
      <w:r w:rsidRPr="0080539C">
        <w:rPr>
          <w:rFonts w:hint="eastAsia"/>
          <w:position w:val="-20"/>
        </w:rPr>
        <w:object w:dxaOrig="3420" w:dyaOrig="520" w14:anchorId="49460DE1">
          <v:shape id="_x0000_i1205" type="#_x0000_t75" style="width:171pt;height:25.5pt" o:ole="">
            <v:imagedata r:id="rId321" o:title=""/>
          </v:shape>
          <o:OLEObject Type="Embed" ProgID="Equation.DSMT4" ShapeID="_x0000_i1205" DrawAspect="Content" ObjectID="_1818780811" r:id="rId322"/>
        </w:object>
      </w:r>
    </w:p>
    <w:p w14:paraId="590103E8" w14:textId="77777777" w:rsidR="00F8289C" w:rsidRDefault="00F8289C" w:rsidP="00F8289C">
      <w:pPr>
        <w:ind w:firstLineChars="200" w:firstLine="480"/>
        <w:jc w:val="both"/>
      </w:pPr>
      <w:r>
        <w:rPr>
          <w:rFonts w:hint="eastAsia"/>
        </w:rPr>
        <w:t>设</w:t>
      </w:r>
      <w:r w:rsidRPr="00602029">
        <w:rPr>
          <w:position w:val="-12"/>
        </w:rPr>
        <w:object w:dxaOrig="600" w:dyaOrig="360" w14:anchorId="1F8F4A34">
          <v:shape id="_x0000_i1206" type="#_x0000_t75" style="width:30pt;height:18pt" o:ole="">
            <v:imagedata r:id="rId323" o:title=""/>
          </v:shape>
          <o:OLEObject Type="Embed" ProgID="Equation.DSMT4" ShapeID="_x0000_i1206" DrawAspect="Content" ObjectID="_1818780812" r:id="rId324"/>
        </w:object>
      </w:r>
      <w:r>
        <w:rPr>
          <w:rFonts w:hint="eastAsia"/>
        </w:rPr>
        <w:t>为矩阵</w:t>
      </w:r>
      <w:r w:rsidRPr="00602029">
        <w:rPr>
          <w:position w:val="-4"/>
        </w:rPr>
        <w:object w:dxaOrig="279" w:dyaOrig="260" w14:anchorId="571E8215">
          <v:shape id="_x0000_i1207" type="#_x0000_t75" style="width:13.5pt;height:12.75pt" o:ole="">
            <v:imagedata r:id="rId325" o:title=""/>
          </v:shape>
          <o:OLEObject Type="Embed" ProgID="Equation.DSMT4" ShapeID="_x0000_i1207" DrawAspect="Content" ObjectID="_1818780813" r:id="rId326"/>
        </w:object>
      </w:r>
      <w:r>
        <w:rPr>
          <w:rFonts w:hint="eastAsia"/>
        </w:rPr>
        <w:t>中参数的下确界组成的矩阵，</w:t>
      </w:r>
      <w:r w:rsidRPr="00602029">
        <w:rPr>
          <w:position w:val="-14"/>
        </w:rPr>
        <w:object w:dxaOrig="600" w:dyaOrig="380" w14:anchorId="48714DA0">
          <v:shape id="_x0000_i1208" type="#_x0000_t75" style="width:30pt;height:18.75pt" o:ole="">
            <v:imagedata r:id="rId327" o:title=""/>
          </v:shape>
          <o:OLEObject Type="Embed" ProgID="Equation.DSMT4" ShapeID="_x0000_i1208" DrawAspect="Content" ObjectID="_1818780814" r:id="rId328"/>
        </w:object>
      </w:r>
      <w:r>
        <w:rPr>
          <w:rFonts w:hint="eastAsia"/>
        </w:rPr>
        <w:t>为矩阵</w:t>
      </w:r>
      <w:r w:rsidRPr="00602029">
        <w:rPr>
          <w:position w:val="-4"/>
        </w:rPr>
        <w:object w:dxaOrig="279" w:dyaOrig="260" w14:anchorId="3DBBBF7A">
          <v:shape id="_x0000_i1209" type="#_x0000_t75" style="width:13.5pt;height:12.75pt" o:ole="">
            <v:imagedata r:id="rId325" o:title=""/>
          </v:shape>
          <o:OLEObject Type="Embed" ProgID="Equation.DSMT4" ShapeID="_x0000_i1209" DrawAspect="Content" ObjectID="_1818780815" r:id="rId329"/>
        </w:object>
      </w:r>
      <w:r>
        <w:rPr>
          <w:rFonts w:hint="eastAsia"/>
        </w:rPr>
        <w:t>中参数的上确界组成的矩阵，也即：</w:t>
      </w:r>
    </w:p>
    <w:p w14:paraId="16FFCD1A" w14:textId="77777777" w:rsidR="00F8289C" w:rsidRDefault="00F8289C" w:rsidP="00C8579E">
      <w:r w:rsidRPr="00602029">
        <w:rPr>
          <w:position w:val="-14"/>
        </w:rPr>
        <w:object w:dxaOrig="1820" w:dyaOrig="380" w14:anchorId="66AD88AE">
          <v:shape id="_x0000_i1210" type="#_x0000_t75" style="width:90.75pt;height:18.75pt" o:ole="">
            <v:imagedata r:id="rId330" o:title=""/>
          </v:shape>
          <o:OLEObject Type="Embed" ProgID="Equation.DSMT4" ShapeID="_x0000_i1210" DrawAspect="Content" ObjectID="_1818780816" r:id="rId331"/>
        </w:object>
      </w:r>
    </w:p>
    <w:p w14:paraId="1E1BCB28" w14:textId="348246FC" w:rsidR="00C25C03" w:rsidRDefault="00C25C03" w:rsidP="00C25C03">
      <w:pPr>
        <w:ind w:firstLineChars="200" w:firstLine="480"/>
        <w:jc w:val="both"/>
      </w:pPr>
      <w:del w:id="808" w:author="yukina minato" w:date="2025-09-07T11:23:00Z" w16du:dateUtc="2025-09-07T03:23:00Z">
        <w:r w:rsidDel="007B266D">
          <w:rPr>
            <w:rFonts w:hint="eastAsia"/>
          </w:rPr>
          <w:delText>并</w:delText>
        </w:r>
      </w:del>
      <w:ins w:id="809" w:author="yukina minato" w:date="2025-09-07T11:23:00Z" w16du:dateUtc="2025-09-07T03:23:00Z">
        <w:r w:rsidR="007B266D">
          <w:rPr>
            <w:rFonts w:hint="eastAsia"/>
          </w:rPr>
          <w:t>该矩阵</w:t>
        </w:r>
      </w:ins>
      <w:r>
        <w:rPr>
          <w:rFonts w:hint="eastAsia"/>
        </w:rPr>
        <w:t>满足（忽略单位）</w:t>
      </w:r>
    </w:p>
    <w:p w14:paraId="6E6C0E8C" w14:textId="355A7405" w:rsidR="00F8289C" w:rsidRDefault="0080539C" w:rsidP="0080539C">
      <w:r w:rsidRPr="00C25C03">
        <w:rPr>
          <w:position w:val="-36"/>
        </w:rPr>
        <w:object w:dxaOrig="2480" w:dyaOrig="840" w14:anchorId="6E21B7F0">
          <v:shape id="_x0000_i1211" type="#_x0000_t75" style="width:124.5pt;height:42pt" o:ole="">
            <v:imagedata r:id="rId332" o:title=""/>
          </v:shape>
          <o:OLEObject Type="Embed" ProgID="Equation.DSMT4" ShapeID="_x0000_i1211" DrawAspect="Content" ObjectID="_1818780817" r:id="rId333"/>
        </w:object>
      </w:r>
    </w:p>
    <w:p w14:paraId="6CAA2767" w14:textId="0BD5DF18" w:rsidR="00C204A9" w:rsidDel="005E1EEA" w:rsidRDefault="008A5541" w:rsidP="00C15EF3">
      <w:pPr>
        <w:jc w:val="left"/>
        <w:rPr>
          <w:del w:id="810" w:author="yukina minato" w:date="2025-09-07T16:45:00Z" w16du:dateUtc="2025-09-07T08:45:00Z"/>
        </w:rPr>
      </w:pPr>
      <w:r>
        <w:rPr>
          <w:rFonts w:hint="eastAsia"/>
        </w:rPr>
        <w:t>因此我们可以建立最优化模型</w:t>
      </w:r>
      <w:r>
        <w:rPr>
          <w:rFonts w:hint="eastAsia"/>
        </w:rPr>
        <w:t>GA</w:t>
      </w:r>
      <w:r w:rsidR="00E75477">
        <w:rPr>
          <w:rFonts w:hint="eastAsia"/>
        </w:rPr>
        <w:t>-</w:t>
      </w:r>
      <w:r>
        <w:rPr>
          <w:rFonts w:hint="eastAsia"/>
        </w:rPr>
        <w:t>1</w:t>
      </w:r>
      <w:r w:rsidR="00C204A9">
        <w:rPr>
          <w:rFonts w:hint="eastAsia"/>
        </w:rPr>
        <w:t>，其中</w:t>
      </w:r>
      <w:ins w:id="811" w:author="yukina minato" w:date="2025-09-07T16:45:00Z" w16du:dateUtc="2025-09-07T08:45:00Z">
        <w:r w:rsidR="00C15EF3">
          <w:rPr>
            <w:rFonts w:hint="eastAsia"/>
          </w:rPr>
          <w:t>，</w:t>
        </w:r>
        <w:r w:rsidR="00C15EF3">
          <w:rPr>
            <w:rFonts w:hint="eastAsia"/>
          </w:rPr>
          <w:t>决策变量</w:t>
        </w:r>
      </w:ins>
      <w:ins w:id="812" w:author="yukina minato" w:date="2025-09-07T16:46:00Z" w16du:dateUtc="2025-09-07T08:46:00Z">
        <w:r w:rsidR="005E1EEA">
          <w:rPr>
            <w:rFonts w:hint="eastAsia"/>
          </w:rPr>
          <w:t>和目标函数分别为</w:t>
        </w:r>
      </w:ins>
      <w:ins w:id="813" w:author="yukina minato" w:date="2025-09-07T16:45:00Z" w16du:dateUtc="2025-09-07T08:45:00Z">
        <w:r w:rsidR="005E1EEA">
          <w:rPr>
            <w:rFonts w:hint="eastAsia"/>
          </w:rPr>
          <w:t>:</w:t>
        </w:r>
      </w:ins>
      <w:del w:id="814" w:author="yukina minato" w:date="2025-09-07T16:45:00Z" w16du:dateUtc="2025-09-07T08:45:00Z">
        <w:r w:rsidR="00C204A9" w:rsidDel="005E1EEA">
          <w:rPr>
            <w:rFonts w:hint="eastAsia"/>
          </w:rPr>
          <w:delText>：</w:delText>
        </w:r>
      </w:del>
    </w:p>
    <w:p w14:paraId="683A3E64" w14:textId="77777777" w:rsidR="005E1EEA" w:rsidRPr="005E1EEA" w:rsidRDefault="005E1EEA">
      <w:pPr>
        <w:jc w:val="left"/>
        <w:rPr>
          <w:ins w:id="815" w:author="yukina minato" w:date="2025-09-07T16:45:00Z" w16du:dateUtc="2025-09-07T08:45:00Z"/>
        </w:rPr>
        <w:pPrChange w:id="816" w:author="yukina minato" w:date="2025-09-07T11:23:00Z" w16du:dateUtc="2025-09-07T03:23:00Z">
          <w:pPr>
            <w:ind w:firstLineChars="200" w:firstLine="480"/>
            <w:jc w:val="left"/>
          </w:pPr>
        </w:pPrChange>
      </w:pPr>
    </w:p>
    <w:p w14:paraId="004DE143" w14:textId="479C5BAF" w:rsidR="00C204A9" w:rsidRDefault="00C204A9" w:rsidP="005E1EEA">
      <w:pPr>
        <w:pPrChange w:id="817" w:author="yukina minato" w:date="2025-09-07T16:45:00Z" w16du:dateUtc="2025-09-07T08:45:00Z">
          <w:pPr>
            <w:ind w:firstLineChars="200" w:firstLine="480"/>
            <w:jc w:val="left"/>
          </w:pPr>
        </w:pPrChange>
      </w:pPr>
      <w:del w:id="818" w:author="yukina minato" w:date="2025-09-07T16:45:00Z" w16du:dateUtc="2025-09-07T08:45:00Z">
        <w:r w:rsidDel="00C15EF3">
          <w:rPr>
            <w:rFonts w:hint="eastAsia"/>
          </w:rPr>
          <w:delText>决策变量</w:delText>
        </w:r>
      </w:del>
      <w:r w:rsidR="0080539C" w:rsidRPr="0080539C">
        <w:rPr>
          <w:rFonts w:hint="eastAsia"/>
          <w:position w:val="-20"/>
        </w:rPr>
        <w:object w:dxaOrig="2420" w:dyaOrig="520" w14:anchorId="2A61617D">
          <v:shape id="_x0000_i3086" type="#_x0000_t75" style="width:121.5pt;height:25.5pt" o:ole="">
            <v:imagedata r:id="rId334" o:title=""/>
          </v:shape>
          <o:OLEObject Type="Embed" ProgID="Equation.DSMT4" ShapeID="_x0000_i3086" DrawAspect="Content" ObjectID="_1818780818" r:id="rId335"/>
        </w:object>
      </w:r>
      <w:r>
        <w:rPr>
          <w:rFonts w:hint="eastAsia"/>
        </w:rPr>
        <w:t>；</w:t>
      </w:r>
      <w:proofErr w:type="spellStart"/>
      <w:r>
        <w:rPr>
          <w:rFonts w:hint="eastAsia"/>
        </w:rPr>
        <w:t>s.t.</w:t>
      </w:r>
      <w:proofErr w:type="spellEnd"/>
      <w:r w:rsidR="00F8289C" w:rsidRPr="00602029">
        <w:rPr>
          <w:position w:val="-14"/>
        </w:rPr>
        <w:object w:dxaOrig="1820" w:dyaOrig="380" w14:anchorId="74E5CFEC">
          <v:shape id="_x0000_i3087" type="#_x0000_t75" style="width:90.75pt;height:18.75pt" o:ole="">
            <v:imagedata r:id="rId330" o:title=""/>
          </v:shape>
          <o:OLEObject Type="Embed" ProgID="Equation.DSMT4" ShapeID="_x0000_i3087" DrawAspect="Content" ObjectID="_1818780819" r:id="rId336"/>
        </w:object>
      </w:r>
      <w:r>
        <w:rPr>
          <w:rFonts w:hint="eastAsia"/>
        </w:rPr>
        <w:t>；</w:t>
      </w:r>
    </w:p>
    <w:p w14:paraId="45180960" w14:textId="7734DD03" w:rsidR="00EB127A" w:rsidRPr="00EB127A" w:rsidRDefault="00C204A9" w:rsidP="005E1EEA">
      <w:pPr>
        <w:pPrChange w:id="819" w:author="yukina minato" w:date="2025-09-07T16:45:00Z" w16du:dateUtc="2025-09-07T08:45:00Z">
          <w:pPr>
            <w:ind w:firstLineChars="200" w:firstLine="480"/>
            <w:jc w:val="left"/>
          </w:pPr>
        </w:pPrChange>
      </w:pPr>
      <w:del w:id="820" w:author="yukina minato" w:date="2025-09-07T16:45:00Z" w16du:dateUtc="2025-09-07T08:45:00Z">
        <w:r w:rsidDel="005E1EEA">
          <w:rPr>
            <w:rFonts w:hint="eastAsia"/>
          </w:rPr>
          <w:delText>目标函数</w:delText>
        </w:r>
      </w:del>
      <w:r w:rsidR="00F8289C" w:rsidRPr="00E36E43">
        <w:rPr>
          <w:rFonts w:hint="eastAsia"/>
          <w:position w:val="-14"/>
        </w:rPr>
        <w:object w:dxaOrig="1380" w:dyaOrig="400" w14:anchorId="2F6696EF">
          <v:shape id="_x0000_i1214" type="#_x0000_t75" style="width:69.75pt;height:19.5pt" o:ole="">
            <v:imagedata r:id="rId337" o:title=""/>
          </v:shape>
          <o:OLEObject Type="Embed" ProgID="Equation.DSMT4" ShapeID="_x0000_i1214" DrawAspect="Content" ObjectID="_1818780820" r:id="rId338"/>
        </w:object>
      </w:r>
    </w:p>
    <w:p w14:paraId="3C5C105B" w14:textId="1B8FD304" w:rsidR="000E7E08" w:rsidDel="00223F84" w:rsidRDefault="009D78CF" w:rsidP="000E7E08">
      <w:pPr>
        <w:rPr>
          <w:moveFrom w:id="821" w:author="yukina minato" w:date="2025-09-07T11:14:00Z" w16du:dateUtc="2025-09-07T03:14:00Z"/>
          <w:rFonts w:eastAsia="宋体"/>
          <w:sz w:val="21"/>
          <w:szCs w:val="18"/>
        </w:rPr>
      </w:pPr>
      <w:moveFromRangeStart w:id="822" w:author="yukina minato" w:date="2025-09-07T11:14:00Z" w:name="move208136039"/>
      <w:moveFrom w:id="823" w:author="yukina minato" w:date="2025-09-07T11:14:00Z" w16du:dateUtc="2025-09-07T03:14:00Z">
        <w:r w:rsidDel="00223F84">
          <w:rPr>
            <w:rFonts w:eastAsia="宋体"/>
            <w:noProof/>
            <w:sz w:val="21"/>
            <w:szCs w:val="18"/>
          </w:rPr>
          <w:drawing>
            <wp:inline distT="0" distB="0" distL="0" distR="0" wp14:anchorId="041F1F4A" wp14:editId="1C0477E1">
              <wp:extent cx="4114800" cy="3678900"/>
              <wp:effectExtent l="0" t="0" r="0" b="0"/>
              <wp:docPr id="42218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120109" cy="3683646"/>
                      </a:xfrm>
                      <a:prstGeom prst="rect">
                        <a:avLst/>
                      </a:prstGeom>
                      <a:noFill/>
                      <a:ln>
                        <a:noFill/>
                      </a:ln>
                    </pic:spPr>
                  </pic:pic>
                </a:graphicData>
              </a:graphic>
            </wp:inline>
          </w:drawing>
        </w:r>
      </w:moveFrom>
    </w:p>
    <w:p w14:paraId="4277023A" w14:textId="6F06F580" w:rsidR="00F8289C" w:rsidRPr="00602029" w:rsidDel="00223F84" w:rsidRDefault="000E7E08" w:rsidP="00C8579E">
      <w:pPr>
        <w:rPr>
          <w:del w:id="824" w:author="yukina minato" w:date="2025-09-07T11:13:00Z" w16du:dateUtc="2025-09-07T03:13:00Z"/>
          <w:b/>
          <w:bCs/>
        </w:rPr>
      </w:pPr>
      <w:bookmarkStart w:id="825" w:name="_Hlk208112884"/>
      <w:moveFrom w:id="826" w:author="yukina minato" w:date="2025-09-07T11:14:00Z" w16du:dateUtc="2025-09-07T03:14:00Z">
        <w:r w:rsidDel="00223F84">
          <w:rPr>
            <w:rFonts w:eastAsia="宋体" w:hint="eastAsia"/>
            <w:sz w:val="21"/>
            <w:szCs w:val="18"/>
          </w:rPr>
          <w:t>图</w:t>
        </w:r>
        <w:r w:rsidDel="00223F84">
          <w:rPr>
            <w:rFonts w:eastAsia="宋体" w:hint="eastAsia"/>
            <w:sz w:val="21"/>
            <w:szCs w:val="18"/>
          </w:rPr>
          <w:t xml:space="preserve">7 </w:t>
        </w:r>
        <w:r w:rsidRPr="008B2EAA" w:rsidDel="00223F84">
          <w:rPr>
            <w:rFonts w:eastAsia="宋体" w:hint="eastAsia"/>
            <w:sz w:val="21"/>
            <w:szCs w:val="18"/>
          </w:rPr>
          <w:t>问题一</w:t>
        </w:r>
        <w:r w:rsidDel="00223F84">
          <w:rPr>
            <w:rFonts w:eastAsia="宋体" w:hint="eastAsia"/>
            <w:sz w:val="21"/>
            <w:szCs w:val="18"/>
          </w:rPr>
          <w:t>二</w:t>
        </w:r>
        <w:r w:rsidRPr="008B2EAA" w:rsidDel="00223F84">
          <w:rPr>
            <w:rFonts w:eastAsia="宋体" w:hint="eastAsia"/>
            <w:sz w:val="21"/>
            <w:szCs w:val="18"/>
          </w:rPr>
          <w:t>结束遮蔽示意图</w:t>
        </w:r>
        <w:r w:rsidR="00F8289C" w:rsidDel="00223F84">
          <w:br w:type="textWrapping" w:clear="all"/>
        </w:r>
      </w:moveFrom>
      <w:bookmarkEnd w:id="825"/>
      <w:moveFromRangeEnd w:id="822"/>
    </w:p>
    <w:p w14:paraId="6A9D3E2A" w14:textId="24D6B920" w:rsidR="00F8289C" w:rsidRDefault="00F8289C" w:rsidP="00C204A9">
      <w:pPr>
        <w:pStyle w:val="af3"/>
        <w:spacing w:line="360" w:lineRule="auto"/>
        <w:ind w:leftChars="100" w:left="240"/>
        <w:rPr>
          <w:rFonts w:ascii="宋体" w:eastAsia="宋体" w:hAnsi="宋体" w:hint="eastAsia"/>
        </w:rPr>
      </w:pPr>
      <w:r>
        <w:rPr>
          <w:rFonts w:hint="eastAsia"/>
        </w:rPr>
        <w:t>5.2.2</w:t>
      </w:r>
      <w:r w:rsidR="000019B1">
        <w:rPr>
          <w:rFonts w:ascii="宋体" w:eastAsia="宋体" w:hAnsi="宋体" w:hint="eastAsia"/>
          <w:szCs w:val="24"/>
        </w:rPr>
        <w:t>最优化模型</w:t>
      </w:r>
      <w:ins w:id="827" w:author="yukina minato" w:date="2025-09-07T11:40:00Z" w16du:dateUtc="2025-09-07T03:40:00Z">
        <w:r w:rsidR="00C3264E" w:rsidRPr="00C3264E">
          <w:rPr>
            <w:position w:val="-6"/>
          </w:rPr>
          <w:object w:dxaOrig="700" w:dyaOrig="279" w14:anchorId="43D03038">
            <v:shape id="_x0000_i1215" type="#_x0000_t75" style="width:35.25pt;height:14.25pt" o:ole="">
              <v:imagedata r:id="rId247" o:title=""/>
            </v:shape>
            <o:OLEObject Type="Embed" ProgID="Equation.DSMT4" ShapeID="_x0000_i1215" DrawAspect="Content" ObjectID="_1818780821" r:id="rId339"/>
          </w:object>
        </w:r>
      </w:ins>
      <w:del w:id="828" w:author="yukina minato" w:date="2025-09-07T11:40:00Z" w16du:dateUtc="2025-09-07T03:40:00Z">
        <w:r w:rsidR="000019B1" w:rsidRPr="00C8579E" w:rsidDel="00C3264E">
          <w:rPr>
            <w:rFonts w:hint="eastAsia"/>
          </w:rPr>
          <w:delText>GA-</w:delText>
        </w:r>
        <w:r w:rsidR="00BB6D11" w:rsidDel="00C3264E">
          <w:rPr>
            <w:rFonts w:hint="eastAsia"/>
          </w:rPr>
          <w:delText>2</w:delText>
        </w:r>
      </w:del>
      <w:r w:rsidR="000019B1">
        <w:rPr>
          <w:rFonts w:ascii="宋体" w:eastAsia="宋体" w:hAnsi="宋体" w:hint="eastAsia"/>
          <w:szCs w:val="24"/>
        </w:rPr>
        <w:t>的</w:t>
      </w:r>
      <w:r>
        <w:rPr>
          <w:rFonts w:ascii="宋体" w:eastAsia="宋体" w:hAnsi="宋体" w:hint="eastAsia"/>
        </w:rPr>
        <w:t>求解</w:t>
      </w:r>
    </w:p>
    <w:p w14:paraId="2D66BBF5" w14:textId="418140E1" w:rsidR="00F8289C" w:rsidRDefault="002B2D35" w:rsidP="002B2D35">
      <w:pPr>
        <w:ind w:firstLineChars="200" w:firstLine="480"/>
        <w:jc w:val="both"/>
        <w:rPr>
          <w:ins w:id="829" w:author="yukina minato" w:date="2025-09-07T16:39:00Z" w16du:dateUtc="2025-09-07T08:39:00Z"/>
        </w:rPr>
      </w:pPr>
      <w:r>
        <w:rPr>
          <w:rFonts w:hint="eastAsia"/>
        </w:rPr>
        <w:t>为了</w:t>
      </w:r>
      <w:del w:id="830" w:author="yukina minato" w:date="2025-09-07T11:24:00Z" w16du:dateUtc="2025-09-07T03:24:00Z">
        <w:r w:rsidDel="007B266D">
          <w:rPr>
            <w:rFonts w:hint="eastAsia"/>
          </w:rPr>
          <w:delText>客服</w:delText>
        </w:r>
      </w:del>
      <w:ins w:id="831" w:author="yukina minato" w:date="2025-09-07T11:24:00Z" w16du:dateUtc="2025-09-07T03:24:00Z">
        <w:r w:rsidR="007B266D">
          <w:rPr>
            <w:rFonts w:hint="eastAsia"/>
          </w:rPr>
          <w:t>克服</w:t>
        </w:r>
      </w:ins>
      <w:r>
        <w:rPr>
          <w:rFonts w:hint="eastAsia"/>
        </w:rPr>
        <w:t>暴力搜索算法（</w:t>
      </w:r>
      <w:r>
        <w:rPr>
          <w:rFonts w:hint="eastAsia"/>
        </w:rPr>
        <w:t>Brute-force Search</w:t>
      </w:r>
      <w:r>
        <w:rPr>
          <w:rFonts w:hint="eastAsia"/>
        </w:rPr>
        <w:t>）因组合</w:t>
      </w:r>
      <w:del w:id="832" w:author="yukina minato" w:date="2025-09-07T11:24:00Z" w16du:dateUtc="2025-09-07T03:24:00Z">
        <w:r w:rsidDel="007B266D">
          <w:rPr>
            <w:rFonts w:hint="eastAsia"/>
          </w:rPr>
          <w:delText>爆炸</w:delText>
        </w:r>
      </w:del>
      <w:ins w:id="833" w:author="yukina minato" w:date="2025-09-07T11:24:00Z" w16du:dateUtc="2025-09-07T03:24:00Z">
        <w:r w:rsidR="007B266D">
          <w:rPr>
            <w:rFonts w:hint="eastAsia"/>
          </w:rPr>
          <w:t>溢出</w:t>
        </w:r>
      </w:ins>
      <w:r>
        <w:rPr>
          <w:rFonts w:hint="eastAsia"/>
        </w:rPr>
        <w:t>导致的</w:t>
      </w:r>
      <w:del w:id="834" w:author="yukina minato" w:date="2025-09-07T11:24:00Z" w16du:dateUtc="2025-09-07T03:24:00Z">
        <w:r w:rsidDel="007B266D">
          <w:rPr>
            <w:rFonts w:hint="eastAsia"/>
          </w:rPr>
          <w:delText>计算</w:delText>
        </w:r>
      </w:del>
      <w:r>
        <w:rPr>
          <w:rFonts w:hint="eastAsia"/>
        </w:rPr>
        <w:t>困难，</w:t>
      </w:r>
      <w:r w:rsidR="00F8289C">
        <w:rPr>
          <w:rFonts w:hint="eastAsia"/>
        </w:rPr>
        <w:t>我们采取遗传算法（</w:t>
      </w:r>
      <w:r w:rsidR="00F8289C">
        <w:rPr>
          <w:rFonts w:hint="eastAsia"/>
        </w:rPr>
        <w:t>GA</w:t>
      </w:r>
      <w:r w:rsidR="00F8289C">
        <w:rPr>
          <w:rFonts w:hint="eastAsia"/>
        </w:rPr>
        <w:t>）</w:t>
      </w:r>
      <w:r>
        <w:rPr>
          <w:rFonts w:hint="eastAsia"/>
        </w:rPr>
        <w:t>，通过自然选择机制，来实现近似全局最优解的</w:t>
      </w:r>
      <w:del w:id="835" w:author="yukina minato" w:date="2025-09-07T11:24:00Z" w16du:dateUtc="2025-09-07T03:24:00Z">
        <w:r w:rsidDel="007B266D">
          <w:rPr>
            <w:rFonts w:hint="eastAsia"/>
          </w:rPr>
          <w:delText>搞笑</w:delText>
        </w:r>
      </w:del>
      <w:ins w:id="836" w:author="yukina minato" w:date="2025-09-07T11:24:00Z" w16du:dateUtc="2025-09-07T03:24:00Z">
        <w:r w:rsidR="007B266D">
          <w:rPr>
            <w:rFonts w:hint="eastAsia"/>
          </w:rPr>
          <w:t>高效</w:t>
        </w:r>
      </w:ins>
      <w:r>
        <w:rPr>
          <w:rFonts w:hint="eastAsia"/>
        </w:rPr>
        <w:t>搜索。</w:t>
      </w:r>
    </w:p>
    <w:p w14:paraId="1801A4A2" w14:textId="77777777" w:rsidR="00C15EF3" w:rsidRDefault="00C15EF3" w:rsidP="00C15EF3">
      <w:pPr>
        <w:rPr>
          <w:ins w:id="837" w:author="yukina minato" w:date="2025-09-07T16:39:00Z" w16du:dateUtc="2025-09-07T08:39:00Z"/>
          <w:rFonts w:ascii="宋体" w:eastAsia="宋体" w:hAnsi="宋体" w:hint="eastAsia"/>
          <w:szCs w:val="24"/>
        </w:rPr>
      </w:pPr>
      <w:ins w:id="838" w:author="yukina minato" w:date="2025-09-07T16:39:00Z" w16du:dateUtc="2025-09-07T08:39:00Z">
        <w:r>
          <w:rPr>
            <w:rFonts w:ascii="宋体" w:eastAsia="宋体" w:hAnsi="宋体" w:cs="宋体"/>
            <w:noProof/>
            <w:kern w:val="0"/>
            <w:lang w:bidi="ar"/>
          </w:rPr>
          <w:drawing>
            <wp:inline distT="0" distB="0" distL="114300" distR="114300" wp14:anchorId="63211A3C" wp14:editId="0EEC56BD">
              <wp:extent cx="3924257" cy="4937125"/>
              <wp:effectExtent l="0" t="0" r="63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340"/>
                      <a:stretch>
                        <a:fillRect/>
                      </a:stretch>
                    </pic:blipFill>
                    <pic:spPr>
                      <a:xfrm>
                        <a:off x="0" y="0"/>
                        <a:ext cx="3944011" cy="4961978"/>
                      </a:xfrm>
                      <a:prstGeom prst="rect">
                        <a:avLst/>
                      </a:prstGeom>
                      <a:noFill/>
                      <a:ln w="9525">
                        <a:noFill/>
                      </a:ln>
                    </pic:spPr>
                  </pic:pic>
                </a:graphicData>
              </a:graphic>
            </wp:inline>
          </w:drawing>
        </w:r>
      </w:ins>
    </w:p>
    <w:p w14:paraId="1215A329" w14:textId="77777777" w:rsidR="00C15EF3" w:rsidRDefault="00C15EF3" w:rsidP="00C15EF3">
      <w:pPr>
        <w:rPr>
          <w:ins w:id="839" w:author="yukina minato" w:date="2025-09-07T16:39:00Z" w16du:dateUtc="2025-09-07T08:39:00Z"/>
          <w:rFonts w:eastAsia="宋体"/>
          <w:sz w:val="21"/>
          <w:szCs w:val="18"/>
        </w:rPr>
      </w:pPr>
      <w:ins w:id="840" w:author="yukina minato" w:date="2025-09-07T16:39:00Z" w16du:dateUtc="2025-09-07T08:39:00Z">
        <w:r>
          <w:rPr>
            <w:rFonts w:eastAsia="宋体" w:hint="eastAsia"/>
            <w:sz w:val="21"/>
            <w:szCs w:val="18"/>
          </w:rPr>
          <w:t>图</w:t>
        </w:r>
        <w:r>
          <w:rPr>
            <w:rFonts w:eastAsia="宋体" w:hint="eastAsia"/>
            <w:sz w:val="21"/>
            <w:szCs w:val="18"/>
          </w:rPr>
          <w:t xml:space="preserve">9 </w:t>
        </w:r>
        <w:r>
          <w:rPr>
            <w:rFonts w:eastAsia="宋体" w:hint="eastAsia"/>
            <w:sz w:val="21"/>
            <w:szCs w:val="18"/>
          </w:rPr>
          <w:t>遗传算法流程图</w:t>
        </w:r>
      </w:ins>
    </w:p>
    <w:p w14:paraId="7C1B256E" w14:textId="77777777" w:rsidR="00C15EF3" w:rsidRDefault="00C15EF3" w:rsidP="005E1EEA">
      <w:pPr>
        <w:ind w:firstLineChars="200" w:firstLine="480"/>
        <w:rPr>
          <w:rFonts w:hint="eastAsia"/>
        </w:rPr>
        <w:pPrChange w:id="841" w:author="yukina minato" w:date="2025-09-07T16:47:00Z" w16du:dateUtc="2025-09-07T08:47:00Z">
          <w:pPr>
            <w:ind w:firstLineChars="200" w:firstLine="480"/>
            <w:jc w:val="both"/>
          </w:pPr>
        </w:pPrChange>
      </w:pPr>
    </w:p>
    <w:p w14:paraId="2795C3DA" w14:textId="0782A29D" w:rsidR="002B2D35" w:rsidRDefault="002B2D35" w:rsidP="005E1EEA">
      <w:pPr>
        <w:pStyle w:val="af3"/>
        <w:spacing w:line="360" w:lineRule="auto"/>
        <w:ind w:leftChars="100" w:left="240" w:firstLineChars="200" w:firstLine="482"/>
        <w:outlineLvl w:val="4"/>
        <w:pPrChange w:id="842" w:author="yukina minato" w:date="2025-09-07T16:47:00Z" w16du:dateUtc="2025-09-07T08:47:00Z">
          <w:pPr>
            <w:pStyle w:val="af3"/>
            <w:spacing w:line="360" w:lineRule="auto"/>
            <w:ind w:leftChars="200" w:left="480"/>
            <w:outlineLvl w:val="4"/>
          </w:pPr>
        </w:pPrChange>
      </w:pPr>
      <w:r>
        <w:rPr>
          <w:rFonts w:hint="eastAsia"/>
        </w:rPr>
        <w:t>S</w:t>
      </w:r>
      <w:r w:rsidR="00F8289C">
        <w:rPr>
          <w:rFonts w:hint="eastAsia"/>
        </w:rPr>
        <w:t>tep1.</w:t>
      </w:r>
      <w:r w:rsidR="00C25C03">
        <w:rPr>
          <w:rFonts w:hint="eastAsia"/>
        </w:rPr>
        <w:t>确定实数编码策略</w:t>
      </w:r>
    </w:p>
    <w:p w14:paraId="509576D0" w14:textId="0D5CBE79" w:rsidR="009C40DE" w:rsidRPr="00C25C03" w:rsidRDefault="00F8289C" w:rsidP="00F8289C">
      <w:pPr>
        <w:jc w:val="both"/>
      </w:pPr>
      <w:r>
        <w:rPr>
          <w:rFonts w:hint="eastAsia"/>
        </w:rPr>
        <w:t xml:space="preserve">  </w:t>
      </w:r>
      <w:r w:rsidR="00C25C03">
        <w:rPr>
          <w:rFonts w:hint="eastAsia"/>
        </w:rPr>
        <w:t xml:space="preserve"> </w:t>
      </w:r>
      <w:r w:rsidR="001B317C">
        <w:rPr>
          <w:rFonts w:hint="eastAsia"/>
        </w:rPr>
        <w:t>为了便于较大空间的遗传搜索、提高遗传算法的精度</w:t>
      </w:r>
      <w:r w:rsidR="001B317C">
        <w:t>,</w:t>
      </w:r>
      <w:r w:rsidR="001B317C">
        <w:rPr>
          <w:rFonts w:hint="eastAsia"/>
        </w:rPr>
        <w:t>我们</w:t>
      </w:r>
      <w:r>
        <w:rPr>
          <w:rFonts w:hint="eastAsia"/>
        </w:rPr>
        <w:t>采取</w:t>
      </w:r>
      <w:r w:rsidR="00C25C03">
        <w:rPr>
          <w:rFonts w:hint="eastAsia"/>
        </w:rPr>
        <w:t>实数</w:t>
      </w:r>
      <w:r>
        <w:rPr>
          <w:rFonts w:hint="eastAsia"/>
        </w:rPr>
        <w:t>编码，</w:t>
      </w:r>
      <w:r w:rsidR="00C25C03">
        <w:rPr>
          <w:rFonts w:hint="eastAsia"/>
        </w:rPr>
        <w:t>用有序实数组</w:t>
      </w:r>
      <w:r w:rsidR="00002071" w:rsidRPr="00002071">
        <w:rPr>
          <w:rFonts w:hint="eastAsia"/>
          <w:position w:val="-20"/>
        </w:rPr>
        <w:object w:dxaOrig="1980" w:dyaOrig="520" w14:anchorId="3FDCE240">
          <v:shape id="_x0000_i1216" type="#_x0000_t75" style="width:99.75pt;height:25.5pt" o:ole="">
            <v:imagedata r:id="rId341" o:title=""/>
          </v:shape>
          <o:OLEObject Type="Embed" ProgID="Equation.DSMT4" ShapeID="_x0000_i1216" DrawAspect="Content" ObjectID="_1818780822" r:id="rId342"/>
        </w:object>
      </w:r>
      <w:r w:rsidR="00C25C03">
        <w:rPr>
          <w:rFonts w:hint="eastAsia"/>
        </w:rPr>
        <w:t>作为染色体</w:t>
      </w:r>
      <w:r w:rsidR="009C40DE">
        <w:rPr>
          <w:rFonts w:hint="eastAsia"/>
        </w:rPr>
        <w:t>，各个实数取值与决策变量相同</w:t>
      </w:r>
      <w:r w:rsidR="001B317C">
        <w:rPr>
          <w:rFonts w:hint="eastAsia"/>
        </w:rPr>
        <w:t>。</w:t>
      </w:r>
    </w:p>
    <w:p w14:paraId="068798B7" w14:textId="1BD61B6F" w:rsidR="00F8289C" w:rsidRDefault="00F8289C" w:rsidP="005E1EEA">
      <w:pPr>
        <w:pStyle w:val="af3"/>
        <w:spacing w:line="360" w:lineRule="auto"/>
        <w:ind w:leftChars="100" w:left="240" w:firstLineChars="200" w:firstLine="482"/>
        <w:outlineLvl w:val="4"/>
        <w:pPrChange w:id="843" w:author="yukina minato" w:date="2025-09-07T16:47:00Z" w16du:dateUtc="2025-09-07T08:47:00Z">
          <w:pPr>
            <w:pStyle w:val="af3"/>
            <w:spacing w:line="360" w:lineRule="auto"/>
            <w:ind w:leftChars="200" w:left="480"/>
            <w:outlineLvl w:val="4"/>
          </w:pPr>
        </w:pPrChange>
      </w:pPr>
      <w:r>
        <w:t>S</w:t>
      </w:r>
      <w:r>
        <w:rPr>
          <w:rFonts w:hint="eastAsia"/>
        </w:rPr>
        <w:t>tep2</w:t>
      </w:r>
      <w:r w:rsidR="009C40DE">
        <w:rPr>
          <w:rFonts w:hint="eastAsia"/>
        </w:rPr>
        <w:t>.</w:t>
      </w:r>
      <w:r w:rsidR="009C40DE">
        <w:rPr>
          <w:rFonts w:hint="eastAsia"/>
        </w:rPr>
        <w:t>初始化种群</w:t>
      </w:r>
    </w:p>
    <w:p w14:paraId="635BBF8C" w14:textId="29E414ED" w:rsidR="009C40DE" w:rsidRDefault="009C40DE" w:rsidP="009C40DE">
      <w:pPr>
        <w:jc w:val="both"/>
      </w:pPr>
      <w:r>
        <w:rPr>
          <w:rFonts w:hint="eastAsia"/>
        </w:rPr>
        <w:t xml:space="preserve">   </w:t>
      </w:r>
      <w:del w:id="844" w:author="yukina minato" w:date="2025-09-07T11:24:00Z" w16du:dateUtc="2025-09-07T03:24:00Z">
        <w:r w:rsidDel="007B266D">
          <w:rPr>
            <w:rFonts w:hint="eastAsia"/>
          </w:rPr>
          <w:delText>首</w:delText>
        </w:r>
      </w:del>
      <w:r>
        <w:rPr>
          <w:rFonts w:hint="eastAsia"/>
        </w:rPr>
        <w:t>先</w:t>
      </w:r>
      <w:del w:id="845" w:author="yukina minato" w:date="2025-09-07T11:24:00Z" w16du:dateUtc="2025-09-07T03:24:00Z">
        <w:r w:rsidDel="007B266D">
          <w:rPr>
            <w:rFonts w:hint="eastAsia"/>
          </w:rPr>
          <w:delText>，</w:delText>
        </w:r>
      </w:del>
      <w:r>
        <w:rPr>
          <w:rFonts w:hint="eastAsia"/>
        </w:rPr>
        <w:t>定义种群数目为</w:t>
      </w:r>
      <w:r>
        <w:rPr>
          <w:rFonts w:hint="eastAsia"/>
        </w:rPr>
        <w:t>600</w:t>
      </w:r>
      <w:r>
        <w:rPr>
          <w:rFonts w:hint="eastAsia"/>
        </w:rPr>
        <w:t>，迭代次数为</w:t>
      </w:r>
      <w:r>
        <w:rPr>
          <w:rFonts w:hint="eastAsia"/>
        </w:rPr>
        <w:t>250</w:t>
      </w:r>
      <w:r>
        <w:rPr>
          <w:rFonts w:hint="eastAsia"/>
        </w:rPr>
        <w:t>；然后，</w:t>
      </w:r>
      <w:r w:rsidR="00301647">
        <w:rPr>
          <w:rFonts w:hint="eastAsia"/>
        </w:rPr>
        <w:t>用</w:t>
      </w:r>
      <w:r w:rsidR="00301647" w:rsidRPr="00301647">
        <w:rPr>
          <w:rFonts w:hint="eastAsia"/>
          <w:b/>
          <w:bCs/>
        </w:rPr>
        <w:t>均匀随机初始化算法</w:t>
      </w:r>
      <w:r w:rsidR="00301647">
        <w:rPr>
          <w:rFonts w:hint="eastAsia"/>
        </w:rPr>
        <w:t>（</w:t>
      </w:r>
      <w:r w:rsidR="00301647">
        <w:rPr>
          <w:rFonts w:hint="eastAsia"/>
        </w:rPr>
        <w:t>Uniform Random Initialization</w:t>
      </w:r>
      <w:r w:rsidR="00301647">
        <w:rPr>
          <w:rFonts w:hint="eastAsia"/>
        </w:rPr>
        <w:t>），求得初始种群。</w:t>
      </w:r>
    </w:p>
    <w:p w14:paraId="28B1E78B" w14:textId="6D78D2C3" w:rsidR="009C40DE" w:rsidRDefault="009C40DE" w:rsidP="005E1EEA">
      <w:pPr>
        <w:pStyle w:val="af3"/>
        <w:spacing w:line="360" w:lineRule="auto"/>
        <w:ind w:leftChars="100" w:left="240" w:firstLineChars="200" w:firstLine="482"/>
        <w:outlineLvl w:val="4"/>
        <w:pPrChange w:id="846" w:author="yukina minato" w:date="2025-09-07T16:47:00Z" w16du:dateUtc="2025-09-07T08:47:00Z">
          <w:pPr>
            <w:pStyle w:val="af3"/>
            <w:spacing w:line="360" w:lineRule="auto"/>
            <w:ind w:leftChars="200" w:left="480"/>
            <w:outlineLvl w:val="4"/>
          </w:pPr>
        </w:pPrChange>
      </w:pPr>
      <w:r>
        <w:t>S</w:t>
      </w:r>
      <w:r>
        <w:rPr>
          <w:rFonts w:hint="eastAsia"/>
        </w:rPr>
        <w:t>tep3.</w:t>
      </w:r>
      <w:r>
        <w:rPr>
          <w:rFonts w:hint="eastAsia"/>
        </w:rPr>
        <w:t>确定适应度函数</w:t>
      </w:r>
    </w:p>
    <w:p w14:paraId="0E38C2FE" w14:textId="0F7A275E" w:rsidR="009C40DE" w:rsidRPr="009C40DE" w:rsidRDefault="009C40DE" w:rsidP="009C40DE">
      <w:pPr>
        <w:jc w:val="both"/>
      </w:pPr>
      <w:del w:id="847" w:author="yukina minato" w:date="2025-09-07T11:25:00Z" w16du:dateUtc="2025-09-07T03:25:00Z">
        <w:r w:rsidDel="007B266D">
          <w:rPr>
            <w:rFonts w:hint="eastAsia"/>
          </w:rPr>
          <w:delText xml:space="preserve">   </w:delText>
        </w:r>
      </w:del>
      <w:ins w:id="848" w:author="yukina minato" w:date="2025-09-07T11:25:00Z" w16du:dateUtc="2025-09-07T03:25:00Z">
        <w:r w:rsidR="007B266D">
          <w:rPr>
            <w:rFonts w:hint="eastAsia"/>
          </w:rPr>
          <w:t>在</w:t>
        </w:r>
      </w:ins>
      <w:ins w:id="849" w:author="yukina minato" w:date="2025-09-07T11:41:00Z" w16du:dateUtc="2025-09-07T03:41:00Z">
        <w:r w:rsidR="00605F8E" w:rsidRPr="00DE619A">
          <w:rPr>
            <w:position w:val="-6"/>
          </w:rPr>
          <w:object w:dxaOrig="720" w:dyaOrig="279" w14:anchorId="33F02659">
            <v:shape id="_x0000_i1217" type="#_x0000_t75" style="width:36pt;height:14.25pt" o:ole="">
              <v:imagedata r:id="rId343" o:title=""/>
            </v:shape>
            <o:OLEObject Type="Embed" ProgID="Equation.DSMT4" ShapeID="_x0000_i1217" DrawAspect="Content" ObjectID="_1818780823" r:id="rId344"/>
          </w:object>
        </w:r>
      </w:ins>
      <w:ins w:id="850" w:author="yukina minato" w:date="2025-09-07T11:41:00Z" w16du:dateUtc="2025-09-07T03:41:00Z">
        <w:r w:rsidR="00605F8E">
          <w:rPr>
            <w:rFonts w:ascii="宋体" w:eastAsia="宋体" w:hAnsi="宋体" w:hint="eastAsia"/>
            <w:szCs w:val="24"/>
          </w:rPr>
          <w:t>最优化</w:t>
        </w:r>
      </w:ins>
      <w:del w:id="851" w:author="yukina minato" w:date="2025-09-07T11:41:00Z" w16du:dateUtc="2025-09-07T03:41:00Z">
        <w:r w:rsidRPr="00C8579E" w:rsidDel="00605F8E">
          <w:rPr>
            <w:rFonts w:eastAsiaTheme="majorEastAsia"/>
            <w:b/>
            <w:bCs/>
            <w:kern w:val="44"/>
            <w:szCs w:val="44"/>
          </w:rPr>
          <w:delText>G</w:delText>
        </w:r>
        <w:r w:rsidR="00BB6D11" w:rsidRPr="00C8579E" w:rsidDel="00605F8E">
          <w:rPr>
            <w:rFonts w:eastAsiaTheme="majorEastAsia"/>
            <w:b/>
            <w:bCs/>
            <w:kern w:val="44"/>
            <w:szCs w:val="44"/>
          </w:rPr>
          <w:delText>A</w:delText>
        </w:r>
        <w:r w:rsidRPr="00C8579E" w:rsidDel="00605F8E">
          <w:rPr>
            <w:rFonts w:eastAsiaTheme="majorEastAsia"/>
            <w:b/>
            <w:bCs/>
            <w:kern w:val="44"/>
            <w:szCs w:val="44"/>
          </w:rPr>
          <w:delText>-</w:delText>
        </w:r>
        <w:r w:rsidR="00BB6D11" w:rsidRPr="00C8579E" w:rsidDel="00605F8E">
          <w:rPr>
            <w:rFonts w:eastAsiaTheme="majorEastAsia"/>
            <w:b/>
            <w:bCs/>
            <w:kern w:val="44"/>
            <w:szCs w:val="44"/>
          </w:rPr>
          <w:delText>2</w:delText>
        </w:r>
      </w:del>
      <w:r>
        <w:rPr>
          <w:rFonts w:hint="eastAsia"/>
        </w:rPr>
        <w:t>模型中，目标函数为有效遮蔽时间，取目标函数作为适应度函数，要求：</w:t>
      </w:r>
    </w:p>
    <w:p w14:paraId="043CDF4C" w14:textId="413A52E0" w:rsidR="009C40DE" w:rsidRPr="009C40DE" w:rsidRDefault="00002071" w:rsidP="00C8579E">
      <w:r w:rsidRPr="00002071">
        <w:rPr>
          <w:rFonts w:hint="eastAsia"/>
          <w:position w:val="-20"/>
        </w:rPr>
        <w:object w:dxaOrig="2880" w:dyaOrig="520" w14:anchorId="5A9783D0">
          <v:shape id="_x0000_i1218" type="#_x0000_t75" style="width:143.25pt;height:25.5pt" o:ole="">
            <v:imagedata r:id="rId345" o:title=""/>
          </v:shape>
          <o:OLEObject Type="Embed" ProgID="Equation.DSMT4" ShapeID="_x0000_i1218" DrawAspect="Content" ObjectID="_1818780824" r:id="rId346"/>
        </w:object>
      </w:r>
    </w:p>
    <w:p w14:paraId="10ED851A" w14:textId="1CB38CAA" w:rsidR="00F8289C" w:rsidRDefault="00F8289C" w:rsidP="005E1EEA">
      <w:pPr>
        <w:pStyle w:val="af3"/>
        <w:spacing w:line="360" w:lineRule="auto"/>
        <w:ind w:leftChars="100" w:left="240" w:firstLineChars="200" w:firstLine="482"/>
        <w:outlineLvl w:val="4"/>
        <w:pPrChange w:id="852" w:author="yukina minato" w:date="2025-09-07T16:47:00Z" w16du:dateUtc="2025-09-07T08:47:00Z">
          <w:pPr>
            <w:pStyle w:val="af3"/>
            <w:spacing w:line="360" w:lineRule="auto"/>
            <w:ind w:leftChars="200" w:left="480"/>
            <w:outlineLvl w:val="4"/>
          </w:pPr>
        </w:pPrChange>
      </w:pPr>
      <w:r>
        <w:t>S</w:t>
      </w:r>
      <w:r>
        <w:rPr>
          <w:rFonts w:hint="eastAsia"/>
        </w:rPr>
        <w:t>tep</w:t>
      </w:r>
      <w:r w:rsidR="00301647">
        <w:rPr>
          <w:rFonts w:hint="eastAsia"/>
        </w:rPr>
        <w:t>4.</w:t>
      </w:r>
      <w:r w:rsidR="00301647">
        <w:rPr>
          <w:rFonts w:hint="eastAsia"/>
        </w:rPr>
        <w:t>进行选择运算</w:t>
      </w:r>
    </w:p>
    <w:p w14:paraId="0317F072" w14:textId="275E8469" w:rsidR="00F8289C" w:rsidRDefault="00F8289C" w:rsidP="00F8289C">
      <w:pPr>
        <w:jc w:val="both"/>
      </w:pPr>
      <w:r>
        <w:rPr>
          <w:rFonts w:hint="eastAsia"/>
        </w:rPr>
        <w:t xml:space="preserve">  </w:t>
      </w:r>
      <w:r w:rsidR="00301647">
        <w:rPr>
          <w:rFonts w:hint="eastAsia"/>
        </w:rPr>
        <w:t xml:space="preserve"> </w:t>
      </w:r>
      <w:r>
        <w:rPr>
          <w:rFonts w:hint="eastAsia"/>
        </w:rPr>
        <w:t>运用锦标赛选择法</w:t>
      </w:r>
      <w:ins w:id="853" w:author="yukina minato" w:date="2025-09-07T11:25:00Z" w16du:dateUtc="2025-09-07T03:25:00Z">
        <w:r w:rsidR="007B266D">
          <w:rPr>
            <w:rFonts w:hint="eastAsia"/>
          </w:rPr>
          <w:t>(</w:t>
        </w:r>
      </w:ins>
      <w:del w:id="854" w:author="yukina minato" w:date="2025-09-07T11:25:00Z" w16du:dateUtc="2025-09-07T03:25:00Z">
        <w:r w:rsidR="00A22F7C" w:rsidDel="007B266D">
          <w:rPr>
            <w:rFonts w:hint="eastAsia"/>
          </w:rPr>
          <w:delText>（</w:delText>
        </w:r>
      </w:del>
      <w:del w:id="855" w:author="yukina minato" w:date="2025-09-07T11:41:00Z" w16du:dateUtc="2025-09-07T03:41:00Z">
        <w:r w:rsidR="00A22F7C" w:rsidDel="00605F8E">
          <w:rPr>
            <w:rFonts w:hint="eastAsia"/>
          </w:rPr>
          <w:delText>Tournament Selection</w:delText>
        </w:r>
      </w:del>
      <w:ins w:id="856" w:author="yukina minato" w:date="2025-09-07T11:41:00Z" w16du:dateUtc="2025-09-07T03:41:00Z">
        <w:r w:rsidR="00605F8E" w:rsidRPr="00DE619A">
          <w:rPr>
            <w:position w:val="-6"/>
          </w:rPr>
          <w:object w:dxaOrig="2200" w:dyaOrig="279" w14:anchorId="64471695">
            <v:shape id="_x0000_i1219" type="#_x0000_t75" style="width:110.25pt;height:14.25pt" o:ole="">
              <v:imagedata r:id="rId347" o:title=""/>
            </v:shape>
            <o:OLEObject Type="Embed" ProgID="Equation.DSMT4" ShapeID="_x0000_i1219" DrawAspect="Content" ObjectID="_1818780825" r:id="rId348"/>
          </w:object>
        </w:r>
      </w:ins>
      <w:ins w:id="857" w:author="yukina minato" w:date="2025-09-07T11:25:00Z" w16du:dateUtc="2025-09-07T03:25:00Z">
        <w:r w:rsidR="007B266D">
          <w:rPr>
            <w:rFonts w:hint="eastAsia"/>
          </w:rPr>
          <w:t>）</w:t>
        </w:r>
      </w:ins>
      <w:del w:id="858" w:author="yukina minato" w:date="2025-09-07T11:25:00Z" w16du:dateUtc="2025-09-07T03:25:00Z">
        <w:r w:rsidR="00A22F7C" w:rsidDel="007B266D">
          <w:rPr>
            <w:rFonts w:hint="eastAsia"/>
          </w:rPr>
          <w:delText>）</w:delText>
        </w:r>
      </w:del>
      <w:r>
        <w:rPr>
          <w:rFonts w:hint="eastAsia"/>
        </w:rPr>
        <w:t>，随机挑选</w:t>
      </w:r>
      <w:r w:rsidR="00301647" w:rsidRPr="00301647">
        <w:rPr>
          <w:position w:val="-6"/>
        </w:rPr>
        <w:object w:dxaOrig="180" w:dyaOrig="279" w14:anchorId="37E35FA0">
          <v:shape id="_x0000_i1220" type="#_x0000_t75" style="width:9.75pt;height:13.5pt" o:ole="">
            <v:imagedata r:id="rId349" o:title=""/>
          </v:shape>
          <o:OLEObject Type="Embed" ProgID="Equation.DSMT4" ShapeID="_x0000_i1220" DrawAspect="Content" ObjectID="_1818780826" r:id="rId350"/>
        </w:object>
      </w:r>
      <w:proofErr w:type="gramStart"/>
      <w:r>
        <w:rPr>
          <w:rFonts w:hint="eastAsia"/>
        </w:rPr>
        <w:t>个</w:t>
      </w:r>
      <w:proofErr w:type="gramEnd"/>
      <w:r>
        <w:rPr>
          <w:rFonts w:hint="eastAsia"/>
        </w:rPr>
        <w:t>个体进行比赛</w:t>
      </w:r>
      <w:r w:rsidR="00301647">
        <w:rPr>
          <w:rFonts w:hint="eastAsia"/>
        </w:rPr>
        <w:t>；同时</w:t>
      </w:r>
      <w:r>
        <w:rPr>
          <w:rFonts w:hint="eastAsia"/>
        </w:rPr>
        <w:t>通过精英保留法</w:t>
      </w:r>
      <w:r w:rsidR="00DD5331">
        <w:rPr>
          <w:rFonts w:hint="eastAsia"/>
        </w:rPr>
        <w:t>(</w:t>
      </w:r>
      <w:del w:id="859" w:author="yukina minato" w:date="2025-09-07T11:41:00Z" w16du:dateUtc="2025-09-07T03:41:00Z">
        <w:r w:rsidR="00DD5331" w:rsidDel="00605F8E">
          <w:rPr>
            <w:rFonts w:hint="eastAsia"/>
          </w:rPr>
          <w:delText>Elistism</w:delText>
        </w:r>
      </w:del>
      <w:ins w:id="860" w:author="yukina minato" w:date="2025-09-07T11:41:00Z" w16du:dateUtc="2025-09-07T03:41:00Z">
        <w:r w:rsidR="00605F8E" w:rsidRPr="00DE619A">
          <w:rPr>
            <w:position w:val="-6"/>
          </w:rPr>
          <w:object w:dxaOrig="859" w:dyaOrig="279" w14:anchorId="17BB4B22">
            <v:shape id="_x0000_i1221" type="#_x0000_t75" style="width:42.75pt;height:14.25pt" o:ole="">
              <v:imagedata r:id="rId351" o:title=""/>
            </v:shape>
            <o:OLEObject Type="Embed" ProgID="Equation.DSMT4" ShapeID="_x0000_i1221" DrawAspect="Content" ObjectID="_1818780827" r:id="rId352"/>
          </w:object>
        </w:r>
      </w:ins>
      <w:r w:rsidR="00DD5331">
        <w:rPr>
          <w:rFonts w:hint="eastAsia"/>
        </w:rPr>
        <w:t>)</w:t>
      </w:r>
      <w:r>
        <w:rPr>
          <w:rFonts w:hint="eastAsia"/>
        </w:rPr>
        <w:t>，选取适应度高的</w:t>
      </w:r>
      <w:r w:rsidRPr="00C972A7">
        <w:rPr>
          <w:position w:val="-4"/>
        </w:rPr>
        <w:object w:dxaOrig="200" w:dyaOrig="260" w14:anchorId="42F0D05C">
          <v:shape id="_x0000_i1222" type="#_x0000_t75" style="width:10.5pt;height:12.75pt" o:ole="">
            <v:imagedata r:id="rId353" o:title=""/>
          </v:shape>
          <o:OLEObject Type="Embed" ProgID="Equation.DSMT4" ShapeID="_x0000_i1222" DrawAspect="Content" ObjectID="_1818780828" r:id="rId354"/>
        </w:object>
      </w:r>
      <w:proofErr w:type="gramStart"/>
      <w:r>
        <w:rPr>
          <w:rFonts w:hint="eastAsia"/>
        </w:rPr>
        <w:t>个</w:t>
      </w:r>
      <w:proofErr w:type="gramEnd"/>
      <w:r>
        <w:rPr>
          <w:rFonts w:hint="eastAsia"/>
        </w:rPr>
        <w:t>个体，并自我复制进入下一代；</w:t>
      </w:r>
      <w:r w:rsidR="00301647">
        <w:rPr>
          <w:rFonts w:hint="eastAsia"/>
        </w:rPr>
        <w:t>未被保留的个体淘汰。</w:t>
      </w:r>
    </w:p>
    <w:p w14:paraId="486FE928" w14:textId="605EE26C" w:rsidR="00F8289C" w:rsidRDefault="00F8289C" w:rsidP="005E1EEA">
      <w:pPr>
        <w:pStyle w:val="af3"/>
        <w:spacing w:line="360" w:lineRule="auto"/>
        <w:ind w:leftChars="100" w:left="240" w:firstLineChars="200" w:firstLine="482"/>
        <w:outlineLvl w:val="4"/>
        <w:pPrChange w:id="861" w:author="yukina minato" w:date="2025-09-07T16:47:00Z" w16du:dateUtc="2025-09-07T08:47:00Z">
          <w:pPr>
            <w:pStyle w:val="af3"/>
            <w:spacing w:line="360" w:lineRule="auto"/>
            <w:ind w:leftChars="200" w:left="480"/>
            <w:outlineLvl w:val="4"/>
          </w:pPr>
        </w:pPrChange>
      </w:pPr>
      <w:r>
        <w:t>S</w:t>
      </w:r>
      <w:r>
        <w:rPr>
          <w:rFonts w:hint="eastAsia"/>
        </w:rPr>
        <w:t>tep</w:t>
      </w:r>
      <w:r w:rsidR="00301647">
        <w:rPr>
          <w:rFonts w:hint="eastAsia"/>
        </w:rPr>
        <w:t>5.</w:t>
      </w:r>
      <w:r w:rsidR="00301647">
        <w:rPr>
          <w:rFonts w:hint="eastAsia"/>
        </w:rPr>
        <w:t>进行</w:t>
      </w:r>
      <w:r w:rsidR="00AA1F22">
        <w:rPr>
          <w:rFonts w:hint="eastAsia"/>
        </w:rPr>
        <w:t>线性算数</w:t>
      </w:r>
      <w:r>
        <w:rPr>
          <w:rFonts w:hint="eastAsia"/>
        </w:rPr>
        <w:t>交叉运算</w:t>
      </w:r>
    </w:p>
    <w:p w14:paraId="0B353B78" w14:textId="1DC4EF25" w:rsidR="00AA1F22" w:rsidRDefault="00F8289C" w:rsidP="00F8289C">
      <w:pPr>
        <w:jc w:val="both"/>
      </w:pPr>
      <w:r>
        <w:rPr>
          <w:rFonts w:hint="eastAsia"/>
        </w:rPr>
        <w:t xml:space="preserve">  </w:t>
      </w:r>
      <w:r w:rsidR="00AA1F22">
        <w:rPr>
          <w:rFonts w:hint="eastAsia"/>
        </w:rPr>
        <w:t xml:space="preserve"> </w:t>
      </w:r>
      <w:r>
        <w:rPr>
          <w:rFonts w:hint="eastAsia"/>
        </w:rPr>
        <w:t>由于</w:t>
      </w:r>
      <w:r w:rsidR="00AA1F22">
        <w:rPr>
          <w:rFonts w:hint="eastAsia"/>
        </w:rPr>
        <w:t>染色体</w:t>
      </w:r>
      <w:r w:rsidR="001B317C">
        <w:rPr>
          <w:rFonts w:hint="eastAsia"/>
        </w:rPr>
        <w:t>上基因</w:t>
      </w:r>
      <w:r w:rsidR="00AA1F22">
        <w:rPr>
          <w:rFonts w:hint="eastAsia"/>
        </w:rPr>
        <w:t>实数组是有序的</w:t>
      </w:r>
      <w:r>
        <w:rPr>
          <w:rFonts w:hint="eastAsia"/>
        </w:rPr>
        <w:t>，因此我们对父代</w:t>
      </w:r>
      <w:r w:rsidR="00AA1F22">
        <w:rPr>
          <w:rFonts w:hint="eastAsia"/>
        </w:rPr>
        <w:t>个体</w:t>
      </w:r>
      <w:r w:rsidR="001B317C">
        <w:rPr>
          <w:rFonts w:hint="eastAsia"/>
        </w:rPr>
        <w:t>基因</w:t>
      </w:r>
      <w:r>
        <w:rPr>
          <w:rFonts w:hint="eastAsia"/>
        </w:rPr>
        <w:t>进行</w:t>
      </w:r>
      <w:r w:rsidR="00AA1F22">
        <w:rPr>
          <w:rFonts w:hint="eastAsia"/>
        </w:rPr>
        <w:t>线性</w:t>
      </w:r>
      <w:r>
        <w:rPr>
          <w:rFonts w:hint="eastAsia"/>
        </w:rPr>
        <w:t>算数交叉</w:t>
      </w:r>
      <w:r w:rsidR="00AA1F22">
        <w:rPr>
          <w:rFonts w:hint="eastAsia"/>
        </w:rPr>
        <w:t>运算，以确定子代个体</w:t>
      </w:r>
      <w:r>
        <w:rPr>
          <w:rFonts w:hint="eastAsia"/>
        </w:rPr>
        <w:t>。</w:t>
      </w:r>
    </w:p>
    <w:p w14:paraId="08506FAA" w14:textId="2E98B876" w:rsidR="00F8289C" w:rsidRDefault="00AA1F22" w:rsidP="00AA1F22">
      <w:pPr>
        <w:ind w:firstLineChars="200" w:firstLine="480"/>
        <w:jc w:val="both"/>
      </w:pPr>
      <w:r>
        <w:rPr>
          <w:rFonts w:hint="eastAsia"/>
        </w:rPr>
        <w:t>运算步骤如下：</w:t>
      </w:r>
      <w:proofErr w:type="gramStart"/>
      <w:r w:rsidR="00F8289C">
        <w:rPr>
          <w:rFonts w:hint="eastAsia"/>
        </w:rPr>
        <w:t>设</w:t>
      </w:r>
      <w:r>
        <w:rPr>
          <w:rFonts w:hint="eastAsia"/>
        </w:rPr>
        <w:t>父代</w:t>
      </w:r>
      <w:proofErr w:type="gramEnd"/>
      <w:r>
        <w:rPr>
          <w:rFonts w:hint="eastAsia"/>
        </w:rPr>
        <w:t>个体中位于</w:t>
      </w:r>
      <w:r w:rsidR="00F8289C">
        <w:rPr>
          <w:rFonts w:hint="eastAsia"/>
        </w:rPr>
        <w:t>同一位置的两个</w:t>
      </w:r>
      <w:r w:rsidR="001B317C">
        <w:rPr>
          <w:rFonts w:hint="eastAsia"/>
        </w:rPr>
        <w:t>基因对应的实数</w:t>
      </w:r>
      <w:r w:rsidR="00F8289C">
        <w:rPr>
          <w:rFonts w:hint="eastAsia"/>
        </w:rPr>
        <w:t>为</w:t>
      </w:r>
      <w:r w:rsidR="00F8289C" w:rsidRPr="00B96DD6">
        <w:rPr>
          <w:position w:val="-10"/>
        </w:rPr>
        <w:object w:dxaOrig="480" w:dyaOrig="320" w14:anchorId="2B762314">
          <v:shape id="_x0000_i1223" type="#_x0000_t75" style="width:24pt;height:16.5pt" o:ole="">
            <v:imagedata r:id="rId355" o:title=""/>
          </v:shape>
          <o:OLEObject Type="Embed" ProgID="Equation.DSMT4" ShapeID="_x0000_i1223" DrawAspect="Content" ObjectID="_1818780829" r:id="rId356"/>
        </w:object>
      </w:r>
      <w:r>
        <w:rPr>
          <w:rFonts w:hint="eastAsia"/>
        </w:rPr>
        <w:t>，</w:t>
      </w:r>
      <w:r w:rsidR="00F8289C">
        <w:rPr>
          <w:rFonts w:hint="eastAsia"/>
        </w:rPr>
        <w:t>线性交叉指数为</w:t>
      </w:r>
      <w:r w:rsidR="00F8289C" w:rsidRPr="00B96DD6">
        <w:rPr>
          <w:position w:val="-6"/>
        </w:rPr>
        <w:object w:dxaOrig="240" w:dyaOrig="220" w14:anchorId="6E2C7EF2">
          <v:shape id="_x0000_i1224" type="#_x0000_t75" style="width:12pt;height:10.5pt" o:ole="">
            <v:imagedata r:id="rId357" o:title=""/>
          </v:shape>
          <o:OLEObject Type="Embed" ProgID="Equation.DSMT4" ShapeID="_x0000_i1224" DrawAspect="Content" ObjectID="_1818780830" r:id="rId358"/>
        </w:object>
      </w:r>
      <w:r>
        <w:rPr>
          <w:rFonts w:hint="eastAsia"/>
        </w:rPr>
        <w:t>(</w:t>
      </w:r>
      <w:r>
        <w:rPr>
          <w:rFonts w:hint="eastAsia"/>
        </w:rPr>
        <w:t>取</w:t>
      </w:r>
      <w:r w:rsidRPr="00B96DD6">
        <w:rPr>
          <w:position w:val="-6"/>
        </w:rPr>
        <w:object w:dxaOrig="760" w:dyaOrig="279" w14:anchorId="68FB5CDE">
          <v:shape id="_x0000_i1225" type="#_x0000_t75" style="width:37.5pt;height:13.5pt" o:ole="">
            <v:imagedata r:id="rId359" o:title=""/>
          </v:shape>
          <o:OLEObject Type="Embed" ProgID="Equation.DSMT4" ShapeID="_x0000_i1225" DrawAspect="Content" ObjectID="_1818780831" r:id="rId360"/>
        </w:object>
      </w:r>
      <w:r>
        <w:rPr>
          <w:rFonts w:hint="eastAsia"/>
        </w:rPr>
        <w:t>)</w:t>
      </w:r>
      <w:r w:rsidR="00F8289C">
        <w:rPr>
          <w:rFonts w:hint="eastAsia"/>
        </w:rPr>
        <w:t>，则子代</w:t>
      </w:r>
      <w:r>
        <w:rPr>
          <w:rFonts w:hint="eastAsia"/>
        </w:rPr>
        <w:t>该位置</w:t>
      </w:r>
      <w:r w:rsidR="001B317C">
        <w:rPr>
          <w:rFonts w:hint="eastAsia"/>
        </w:rPr>
        <w:t>基因对应实数</w:t>
      </w:r>
      <w:r w:rsidR="00F8289C">
        <w:rPr>
          <w:rFonts w:hint="eastAsia"/>
        </w:rPr>
        <w:t>为</w:t>
      </w:r>
      <w:r w:rsidR="00F8289C" w:rsidRPr="00B96DD6">
        <w:rPr>
          <w:position w:val="-14"/>
        </w:rPr>
        <w:object w:dxaOrig="1840" w:dyaOrig="400" w14:anchorId="3C0EEB19">
          <v:shape id="_x0000_i1226" type="#_x0000_t75" style="width:91.5pt;height:19.5pt" o:ole="">
            <v:imagedata r:id="rId361" o:title=""/>
          </v:shape>
          <o:OLEObject Type="Embed" ProgID="Equation.DSMT4" ShapeID="_x0000_i1226" DrawAspect="Content" ObjectID="_1818780832" r:id="rId362"/>
        </w:object>
      </w:r>
      <w:r w:rsidR="001B317C">
        <w:rPr>
          <w:rFonts w:hint="eastAsia"/>
        </w:rPr>
        <w:t>.</w:t>
      </w:r>
    </w:p>
    <w:p w14:paraId="10D885DB" w14:textId="0891B193" w:rsidR="00F8289C" w:rsidRDefault="00F8289C" w:rsidP="005E1EEA">
      <w:pPr>
        <w:pStyle w:val="af3"/>
        <w:spacing w:line="360" w:lineRule="auto"/>
        <w:ind w:leftChars="100" w:left="240" w:firstLineChars="200" w:firstLine="482"/>
        <w:outlineLvl w:val="4"/>
        <w:pPrChange w:id="862" w:author="yukina minato" w:date="2025-09-07T16:47:00Z" w16du:dateUtc="2025-09-07T08:47:00Z">
          <w:pPr>
            <w:pStyle w:val="af3"/>
            <w:spacing w:line="360" w:lineRule="auto"/>
            <w:ind w:leftChars="200" w:left="480"/>
            <w:outlineLvl w:val="4"/>
          </w:pPr>
        </w:pPrChange>
      </w:pPr>
      <w:r>
        <w:t>S</w:t>
      </w:r>
      <w:r>
        <w:rPr>
          <w:rFonts w:hint="eastAsia"/>
        </w:rPr>
        <w:t>tep</w:t>
      </w:r>
      <w:r w:rsidR="00AA1F22">
        <w:rPr>
          <w:rFonts w:hint="eastAsia"/>
        </w:rPr>
        <w:t>6.</w:t>
      </w:r>
      <w:r w:rsidR="00AA1F22">
        <w:rPr>
          <w:rFonts w:hint="eastAsia"/>
        </w:rPr>
        <w:t>进行高斯</w:t>
      </w:r>
      <w:r>
        <w:rPr>
          <w:rFonts w:hint="eastAsia"/>
        </w:rPr>
        <w:t>变异</w:t>
      </w:r>
      <w:r w:rsidR="00A22F7C">
        <w:rPr>
          <w:rFonts w:hint="eastAsia"/>
        </w:rPr>
        <w:t>（</w:t>
      </w:r>
      <w:del w:id="863" w:author="yukina minato" w:date="2025-09-07T11:41:00Z" w16du:dateUtc="2025-09-07T03:41:00Z">
        <w:r w:rsidR="00A22F7C" w:rsidDel="00605F8E">
          <w:rPr>
            <w:rFonts w:hint="eastAsia"/>
          </w:rPr>
          <w:delText>Gaussian Mutation</w:delText>
        </w:r>
      </w:del>
      <w:ins w:id="864" w:author="yukina minato" w:date="2025-09-07T11:41:00Z" w16du:dateUtc="2025-09-07T03:41:00Z">
        <w:r w:rsidR="00605F8E" w:rsidRPr="00605F8E">
          <w:rPr>
            <w:position w:val="-6"/>
          </w:rPr>
          <w:object w:dxaOrig="2040" w:dyaOrig="279" w14:anchorId="3721C4B4">
            <v:shape id="_x0000_i1227" type="#_x0000_t75" style="width:102pt;height:14.25pt" o:ole="">
              <v:imagedata r:id="rId363" o:title=""/>
            </v:shape>
            <o:OLEObject Type="Embed" ProgID="Equation.DSMT4" ShapeID="_x0000_i1227" DrawAspect="Content" ObjectID="_1818780833" r:id="rId364"/>
          </w:object>
        </w:r>
      </w:ins>
      <w:r w:rsidR="00A22F7C">
        <w:rPr>
          <w:rFonts w:hint="eastAsia"/>
        </w:rPr>
        <w:t>）</w:t>
      </w:r>
      <w:r>
        <w:rPr>
          <w:rFonts w:hint="eastAsia"/>
        </w:rPr>
        <w:t>运算</w:t>
      </w:r>
    </w:p>
    <w:p w14:paraId="1EDB5F2E" w14:textId="1CC7A5CB" w:rsidR="000019B1" w:rsidRDefault="00AA1F22" w:rsidP="000019B1">
      <w:pPr>
        <w:ind w:firstLineChars="100" w:firstLine="240"/>
        <w:jc w:val="both"/>
      </w:pPr>
      <w:r>
        <w:rPr>
          <w:rFonts w:hint="eastAsia"/>
        </w:rPr>
        <w:t>对所有染色体上</w:t>
      </w:r>
      <w:r w:rsidR="001B317C">
        <w:rPr>
          <w:rFonts w:hint="eastAsia"/>
        </w:rPr>
        <w:t>基因对应</w:t>
      </w:r>
      <w:r>
        <w:rPr>
          <w:rFonts w:hint="eastAsia"/>
        </w:rPr>
        <w:t>的</w:t>
      </w:r>
      <w:r w:rsidR="001B317C">
        <w:rPr>
          <w:rFonts w:hint="eastAsia"/>
        </w:rPr>
        <w:t>实数</w:t>
      </w:r>
      <w:r w:rsidR="00F8289C">
        <w:rPr>
          <w:rFonts w:hint="eastAsia"/>
        </w:rPr>
        <w:t>，生成</w:t>
      </w:r>
      <w:r w:rsidR="000019B1" w:rsidRPr="000019B1">
        <w:rPr>
          <w:position w:val="-14"/>
        </w:rPr>
        <w:object w:dxaOrig="540" w:dyaOrig="400" w14:anchorId="53D0DC25">
          <v:shape id="_x0000_i1228" type="#_x0000_t75" style="width:27pt;height:19.5pt" o:ole="">
            <v:imagedata r:id="rId365" o:title=""/>
          </v:shape>
          <o:OLEObject Type="Embed" ProgID="Equation.DSMT4" ShapeID="_x0000_i1228" DrawAspect="Content" ObjectID="_1818780834" r:id="rId366"/>
        </w:object>
      </w:r>
      <w:r w:rsidR="00F8289C">
        <w:rPr>
          <w:rFonts w:hint="eastAsia"/>
        </w:rPr>
        <w:t>之间的随机数，若随机数不大于变异概率</w:t>
      </w:r>
      <w:r w:rsidR="00F8289C">
        <w:rPr>
          <w:rFonts w:hint="eastAsia"/>
        </w:rPr>
        <w:t>0.16</w:t>
      </w:r>
      <w:r w:rsidR="00F8289C">
        <w:rPr>
          <w:rFonts w:hint="eastAsia"/>
        </w:rPr>
        <w:t>，则该</w:t>
      </w:r>
      <w:r w:rsidR="001B317C">
        <w:rPr>
          <w:rFonts w:hint="eastAsia"/>
        </w:rPr>
        <w:t>对基因</w:t>
      </w:r>
      <w:r w:rsidR="00F8289C">
        <w:rPr>
          <w:rFonts w:hint="eastAsia"/>
        </w:rPr>
        <w:t>进行高斯变异</w:t>
      </w:r>
      <w:r w:rsidR="00A22F7C">
        <w:rPr>
          <w:rFonts w:hint="eastAsia"/>
        </w:rPr>
        <w:t>（</w:t>
      </w:r>
      <w:del w:id="865" w:author="yukina minato" w:date="2025-09-07T11:42:00Z" w16du:dateUtc="2025-09-07T03:42:00Z">
        <w:r w:rsidR="00A22F7C" w:rsidDel="00605F8E">
          <w:rPr>
            <w:rFonts w:hint="eastAsia"/>
          </w:rPr>
          <w:delText>Gaussian Mutation</w:delText>
        </w:r>
      </w:del>
      <w:ins w:id="866" w:author="yukina minato" w:date="2025-09-07T11:42:00Z" w16du:dateUtc="2025-09-07T03:42:00Z">
        <w:r w:rsidR="00605F8E" w:rsidRPr="00DE619A">
          <w:rPr>
            <w:position w:val="-6"/>
          </w:rPr>
          <w:object w:dxaOrig="1939" w:dyaOrig="279" w14:anchorId="7CBF9442">
            <v:shape id="_x0000_i1229" type="#_x0000_t75" style="width:96.75pt;height:14.25pt" o:ole="">
              <v:imagedata r:id="rId367" o:title=""/>
            </v:shape>
            <o:OLEObject Type="Embed" ProgID="Equation.DSMT4" ShapeID="_x0000_i1229" DrawAspect="Content" ObjectID="_1818780835" r:id="rId368"/>
          </w:object>
        </w:r>
      </w:ins>
      <w:r w:rsidR="00A22F7C">
        <w:rPr>
          <w:rFonts w:hint="eastAsia"/>
        </w:rPr>
        <w:t>）</w:t>
      </w:r>
      <w:r w:rsidR="000019B1">
        <w:rPr>
          <w:rFonts w:hint="eastAsia"/>
        </w:rPr>
        <w:t>，</w:t>
      </w:r>
      <w:r w:rsidR="00067A21">
        <w:rPr>
          <w:rFonts w:hint="eastAsia"/>
        </w:rPr>
        <w:t>通过引入局部扰动增强算法的局部搜索能力，</w:t>
      </w:r>
      <w:r w:rsidR="000019B1">
        <w:rPr>
          <w:rFonts w:hint="eastAsia"/>
        </w:rPr>
        <w:t>以便于在最优解附近进行精细搜索。</w:t>
      </w:r>
    </w:p>
    <w:p w14:paraId="5D93E5C5" w14:textId="312AF5C3" w:rsidR="00F8289C" w:rsidDel="007B266D" w:rsidRDefault="000019B1" w:rsidP="000019B1">
      <w:pPr>
        <w:ind w:firstLineChars="100" w:firstLine="240"/>
        <w:jc w:val="both"/>
        <w:rPr>
          <w:del w:id="867" w:author="yukina minato" w:date="2025-09-07T11:25:00Z" w16du:dateUtc="2025-09-07T03:25:00Z"/>
        </w:rPr>
      </w:pPr>
      <w:r>
        <w:rPr>
          <w:rFonts w:hint="eastAsia"/>
        </w:rPr>
        <w:t>高斯</w:t>
      </w:r>
      <w:r w:rsidR="00F8289C">
        <w:rPr>
          <w:rFonts w:hint="eastAsia"/>
        </w:rPr>
        <w:t>变异</w:t>
      </w:r>
      <w:del w:id="868" w:author="yukina minato" w:date="2025-09-07T11:25:00Z" w16du:dateUtc="2025-09-07T03:25:00Z">
        <w:r w:rsidR="00A22F7C" w:rsidDel="007B266D">
          <w:rPr>
            <w:rFonts w:hint="eastAsia"/>
          </w:rPr>
          <w:delText>（</w:delText>
        </w:r>
        <w:r w:rsidR="00A22F7C" w:rsidDel="007B266D">
          <w:rPr>
            <w:rFonts w:hint="eastAsia"/>
          </w:rPr>
          <w:delText>Gaussian Mutation</w:delText>
        </w:r>
        <w:r w:rsidR="00A22F7C" w:rsidDel="007B266D">
          <w:rPr>
            <w:rFonts w:hint="eastAsia"/>
          </w:rPr>
          <w:delText>）</w:delText>
        </w:r>
      </w:del>
      <w:r w:rsidR="00F8289C">
        <w:rPr>
          <w:rFonts w:hint="eastAsia"/>
        </w:rPr>
        <w:t>方式</w:t>
      </w:r>
      <w:r w:rsidR="001B317C">
        <w:rPr>
          <w:rFonts w:hint="eastAsia"/>
        </w:rPr>
        <w:t>为：给即将变异的基因值添加一个符合高斯分布（正态分布）的随机数</w:t>
      </w:r>
      <w:r w:rsidR="00067A21">
        <w:rPr>
          <w:rFonts w:hint="eastAsia"/>
        </w:rPr>
        <w:t>。</w:t>
      </w:r>
    </w:p>
    <w:p w14:paraId="5C25799E" w14:textId="022627D3" w:rsidR="00067A21" w:rsidDel="007B266D" w:rsidRDefault="00067A21" w:rsidP="007B266D">
      <w:pPr>
        <w:ind w:firstLineChars="100" w:firstLine="240"/>
        <w:jc w:val="both"/>
        <w:rPr>
          <w:del w:id="869" w:author="yukina minato" w:date="2025-09-07T11:26:00Z" w16du:dateUtc="2025-09-07T03:26:00Z"/>
        </w:rPr>
      </w:pPr>
      <w:r>
        <w:rPr>
          <w:rFonts w:hint="eastAsia"/>
        </w:rPr>
        <w:t>设原基因对应实数为</w:t>
      </w:r>
      <w:r w:rsidRPr="00067A21">
        <w:rPr>
          <w:position w:val="-12"/>
        </w:rPr>
        <w:object w:dxaOrig="260" w:dyaOrig="360" w14:anchorId="1D5438F1">
          <v:shape id="_x0000_i1230" type="#_x0000_t75" style="width:13.5pt;height:18pt" o:ole="">
            <v:imagedata r:id="rId369" o:title=""/>
          </v:shape>
          <o:OLEObject Type="Embed" ProgID="Equation.DSMT4" ShapeID="_x0000_i1230" DrawAspect="Content" ObjectID="_1818780836" r:id="rId370"/>
        </w:object>
      </w:r>
      <w:r>
        <w:rPr>
          <w:rFonts w:hint="eastAsia"/>
        </w:rPr>
        <w:t>，变异后该基因所对应实数为</w:t>
      </w:r>
      <w:r w:rsidRPr="00067A21">
        <w:rPr>
          <w:position w:val="-12"/>
        </w:rPr>
        <w:object w:dxaOrig="240" w:dyaOrig="360" w14:anchorId="2366BB91">
          <v:shape id="_x0000_i1231" type="#_x0000_t75" style="width:12pt;height:18pt" o:ole="">
            <v:imagedata r:id="rId371" o:title=""/>
          </v:shape>
          <o:OLEObject Type="Embed" ProgID="Equation.DSMT4" ShapeID="_x0000_i1231" DrawAspect="Content" ObjectID="_1818780837" r:id="rId372"/>
        </w:object>
      </w:r>
      <w:r>
        <w:rPr>
          <w:rFonts w:hint="eastAsia"/>
        </w:rPr>
        <w:t>，</w:t>
      </w:r>
      <w:r w:rsidRPr="00067A21">
        <w:rPr>
          <w:position w:val="-10"/>
        </w:rPr>
        <w:object w:dxaOrig="700" w:dyaOrig="320" w14:anchorId="407B84B3">
          <v:shape id="_x0000_i1232" type="#_x0000_t75" style="width:35.25pt;height:16.5pt" o:ole="">
            <v:imagedata r:id="rId373" o:title=""/>
          </v:shape>
          <o:OLEObject Type="Embed" ProgID="Equation.DSMT4" ShapeID="_x0000_i1232" DrawAspect="Content" ObjectID="_1818780838" r:id="rId374"/>
        </w:object>
      </w:r>
      <w:r>
        <w:rPr>
          <w:rFonts w:hint="eastAsia"/>
        </w:rPr>
        <w:t>为决策变量取值的区间长度</w:t>
      </w:r>
      <w:r w:rsidR="00A22F7C">
        <w:rPr>
          <w:rFonts w:hint="eastAsia"/>
        </w:rPr>
        <w:t>组成</w:t>
      </w:r>
      <w:r>
        <w:rPr>
          <w:rFonts w:hint="eastAsia"/>
        </w:rPr>
        <w:t>的矩阵</w:t>
      </w:r>
      <w:r w:rsidR="00A22F7C">
        <w:rPr>
          <w:rFonts w:hint="eastAsia"/>
        </w:rPr>
        <w:t>，放缩倍数</w:t>
      </w:r>
      <w:r w:rsidR="00A22F7C" w:rsidRPr="00A22F7C">
        <w:rPr>
          <w:position w:val="-10"/>
        </w:rPr>
        <w:object w:dxaOrig="760" w:dyaOrig="320" w14:anchorId="13226691">
          <v:shape id="_x0000_i1233" type="#_x0000_t75" style="width:37.5pt;height:16.5pt" o:ole="">
            <v:imagedata r:id="rId375" o:title=""/>
          </v:shape>
          <o:OLEObject Type="Embed" ProgID="Equation.DSMT4" ShapeID="_x0000_i1233" DrawAspect="Content" ObjectID="_1818780839" r:id="rId376"/>
        </w:object>
      </w:r>
      <w:r w:rsidR="00A22F7C">
        <w:rPr>
          <w:rFonts w:hint="eastAsia"/>
        </w:rPr>
        <w:t>，则正态分布标准差（放缩因子）为</w:t>
      </w:r>
    </w:p>
    <w:p w14:paraId="5A6A35AA" w14:textId="672C141D" w:rsidR="00413BC6" w:rsidRDefault="00A22F7C">
      <w:pPr>
        <w:ind w:firstLineChars="100" w:firstLine="240"/>
        <w:jc w:val="both"/>
        <w:pPrChange w:id="870" w:author="yukina minato" w:date="2025-09-07T11:26:00Z" w16du:dateUtc="2025-09-07T03:26:00Z">
          <w:pPr>
            <w:jc w:val="both"/>
          </w:pPr>
        </w:pPrChange>
      </w:pPr>
      <w:r w:rsidRPr="00A22F7C">
        <w:rPr>
          <w:position w:val="-10"/>
        </w:rPr>
        <w:object w:dxaOrig="1380" w:dyaOrig="320" w14:anchorId="06CC9BEA">
          <v:shape id="_x0000_i1234" type="#_x0000_t75" style="width:69pt;height:16.5pt" o:ole="">
            <v:imagedata r:id="rId377" o:title=""/>
          </v:shape>
          <o:OLEObject Type="Embed" ProgID="Equation.DSMT4" ShapeID="_x0000_i1234" DrawAspect="Content" ObjectID="_1818780840" r:id="rId378"/>
        </w:object>
      </w:r>
      <w:r>
        <w:rPr>
          <w:rFonts w:hint="eastAsia"/>
        </w:rPr>
        <w:t>，从而得到高斯变异</w:t>
      </w:r>
      <w:del w:id="871" w:author="yukina minato" w:date="2025-09-07T11:25:00Z" w16du:dateUtc="2025-09-07T03:25:00Z">
        <w:r w:rsidDel="007B266D">
          <w:rPr>
            <w:rFonts w:hint="eastAsia"/>
          </w:rPr>
          <w:delText>（</w:delText>
        </w:r>
        <w:r w:rsidDel="007B266D">
          <w:rPr>
            <w:rFonts w:hint="eastAsia"/>
          </w:rPr>
          <w:delText>Gaussian Mutation</w:delText>
        </w:r>
        <w:r w:rsidDel="007B266D">
          <w:rPr>
            <w:rFonts w:hint="eastAsia"/>
          </w:rPr>
          <w:delText>）</w:delText>
        </w:r>
      </w:del>
      <w:r>
        <w:rPr>
          <w:rFonts w:hint="eastAsia"/>
        </w:rPr>
        <w:t>公式为：</w:t>
      </w:r>
    </w:p>
    <w:p w14:paraId="7C4466D0" w14:textId="3DD113C8" w:rsidR="00A22F7C" w:rsidRDefault="00A22F7C" w:rsidP="00413BC6">
      <w:r w:rsidRPr="00A22F7C">
        <w:rPr>
          <w:position w:val="-14"/>
        </w:rPr>
        <w:object w:dxaOrig="1719" w:dyaOrig="400" w14:anchorId="31E410EF">
          <v:shape id="_x0000_i1235" type="#_x0000_t75" style="width:85.5pt;height:19.5pt" o:ole="">
            <v:imagedata r:id="rId379" o:title=""/>
          </v:shape>
          <o:OLEObject Type="Embed" ProgID="Equation.DSMT4" ShapeID="_x0000_i1235" DrawAspect="Content" ObjectID="_1818780841" r:id="rId380"/>
        </w:object>
      </w:r>
    </w:p>
    <w:p w14:paraId="0DE28DC9" w14:textId="6F3AB6C7" w:rsidR="00F8289C" w:rsidRDefault="00F8289C" w:rsidP="005E1EEA">
      <w:pPr>
        <w:pStyle w:val="af3"/>
        <w:spacing w:line="360" w:lineRule="auto"/>
        <w:ind w:leftChars="100" w:left="240" w:firstLineChars="200" w:firstLine="482"/>
        <w:outlineLvl w:val="4"/>
        <w:pPrChange w:id="872" w:author="yukina minato" w:date="2025-09-07T16:47:00Z" w16du:dateUtc="2025-09-07T08:47:00Z">
          <w:pPr>
            <w:pStyle w:val="af3"/>
            <w:spacing w:line="360" w:lineRule="auto"/>
            <w:ind w:leftChars="200" w:left="480"/>
            <w:outlineLvl w:val="4"/>
          </w:pPr>
        </w:pPrChange>
      </w:pPr>
      <w:r>
        <w:rPr>
          <w:rFonts w:hint="eastAsia"/>
        </w:rPr>
        <w:t>Step</w:t>
      </w:r>
      <w:r w:rsidR="00D0420E">
        <w:rPr>
          <w:rFonts w:hint="eastAsia"/>
        </w:rPr>
        <w:t>7.</w:t>
      </w:r>
      <w:r w:rsidR="00D0420E">
        <w:rPr>
          <w:rFonts w:hint="eastAsia"/>
        </w:rPr>
        <w:t>终止条件判定与最优解输出</w:t>
      </w:r>
    </w:p>
    <w:p w14:paraId="47661BFB" w14:textId="520EF8B1" w:rsidR="00F8289C" w:rsidRDefault="00D0420E" w:rsidP="00F8289C">
      <w:pPr>
        <w:jc w:val="both"/>
      </w:pPr>
      <w:r>
        <w:rPr>
          <w:rFonts w:hint="eastAsia"/>
        </w:rPr>
        <w:t xml:space="preserve">  </w:t>
      </w:r>
      <w:r>
        <w:rPr>
          <w:rFonts w:hint="eastAsia"/>
        </w:rPr>
        <w:t>当预设达到最大迭代次数或种群收敛时，跳出循环，算法终止，输出当前种群中适应度最高的个体最为全局近似最优解。</w:t>
      </w:r>
      <w:r w:rsidR="004F7724">
        <w:rPr>
          <w:rFonts w:hint="eastAsia"/>
        </w:rPr>
        <w:t>结果如图表所示。</w:t>
      </w:r>
    </w:p>
    <w:p w14:paraId="755A6C1A" w14:textId="0BE84F73" w:rsidR="00413BC6" w:rsidRDefault="00413BC6" w:rsidP="00C8579E">
      <w:pPr>
        <w:keepNext/>
        <w:keepLines/>
      </w:pPr>
      <w:r w:rsidRPr="0031408E">
        <w:rPr>
          <w:rFonts w:eastAsia="宋体" w:hint="eastAsia"/>
          <w:sz w:val="21"/>
          <w:szCs w:val="18"/>
          <w:rPrChange w:id="873" w:author="Noah Zheng" w:date="2025-09-07T13:09:00Z" w16du:dateUtc="2025-09-07T05:09:00Z">
            <w:rPr>
              <w:rFonts w:eastAsia="宋体" w:hint="eastAsia"/>
              <w:sz w:val="21"/>
              <w:szCs w:val="18"/>
              <w:highlight w:val="yellow"/>
            </w:rPr>
          </w:rPrChange>
        </w:rPr>
        <w:t>表</w:t>
      </w:r>
      <w:r w:rsidRPr="0031408E">
        <w:rPr>
          <w:rFonts w:eastAsia="宋体"/>
          <w:sz w:val="21"/>
          <w:szCs w:val="18"/>
          <w:rPrChange w:id="874" w:author="Noah Zheng" w:date="2025-09-07T13:09:00Z" w16du:dateUtc="2025-09-07T05:09:00Z">
            <w:rPr>
              <w:rFonts w:eastAsia="宋体"/>
              <w:sz w:val="21"/>
              <w:szCs w:val="18"/>
              <w:highlight w:val="yellow"/>
            </w:rPr>
          </w:rPrChange>
        </w:rPr>
        <w:t xml:space="preserve">1 </w:t>
      </w:r>
      <w:r w:rsidRPr="0031408E">
        <w:rPr>
          <w:rFonts w:eastAsia="宋体" w:hint="eastAsia"/>
          <w:sz w:val="21"/>
          <w:szCs w:val="18"/>
          <w:rPrChange w:id="875" w:author="Noah Zheng" w:date="2025-09-07T13:09:00Z" w16du:dateUtc="2025-09-07T05:09:00Z">
            <w:rPr>
              <w:rFonts w:eastAsia="宋体" w:hint="eastAsia"/>
              <w:sz w:val="21"/>
              <w:szCs w:val="18"/>
              <w:highlight w:val="yellow"/>
            </w:rPr>
          </w:rPrChange>
        </w:rPr>
        <w:t>模型</w:t>
      </w:r>
      <w:ins w:id="876" w:author="yukina minato" w:date="2025-09-07T11:43:00Z" w16du:dateUtc="2025-09-07T03:43:00Z">
        <w:r w:rsidR="00605F8E" w:rsidRPr="002552B7">
          <w:rPr>
            <w:rFonts w:eastAsia="宋体"/>
            <w:position w:val="-6"/>
            <w:sz w:val="21"/>
            <w:szCs w:val="18"/>
          </w:rPr>
          <w:object w:dxaOrig="720" w:dyaOrig="279" w14:anchorId="113B935A">
            <v:shape id="_x0000_i1236" type="#_x0000_t75" style="width:36pt;height:14.25pt" o:ole="">
              <v:imagedata r:id="rId381" o:title=""/>
            </v:shape>
            <o:OLEObject Type="Embed" ProgID="Equation.DSMT4" ShapeID="_x0000_i1236" DrawAspect="Content" ObjectID="_1818780842" r:id="rId382"/>
          </w:object>
        </w:r>
      </w:ins>
      <w:del w:id="877" w:author="yukina minato" w:date="2025-09-07T11:42:00Z" w16du:dateUtc="2025-09-07T03:42:00Z">
        <w:r w:rsidRPr="0031408E" w:rsidDel="00605F8E">
          <w:rPr>
            <w:rFonts w:eastAsia="宋体"/>
            <w:sz w:val="21"/>
            <w:szCs w:val="18"/>
            <w:rPrChange w:id="878" w:author="Noah Zheng" w:date="2025-09-07T13:09:00Z" w16du:dateUtc="2025-09-07T05:09:00Z">
              <w:rPr>
                <w:rFonts w:eastAsia="宋体"/>
                <w:sz w:val="21"/>
                <w:szCs w:val="18"/>
                <w:highlight w:val="yellow"/>
              </w:rPr>
            </w:rPrChange>
          </w:rPr>
          <w:delText>S</w:delText>
        </w:r>
      </w:del>
      <w:del w:id="879" w:author="yukina minato" w:date="2025-09-07T11:43:00Z" w16du:dateUtc="2025-09-07T03:43:00Z">
        <w:r w:rsidRPr="0031408E" w:rsidDel="00605F8E">
          <w:rPr>
            <w:rFonts w:eastAsia="宋体"/>
            <w:sz w:val="21"/>
            <w:szCs w:val="18"/>
            <w:rPrChange w:id="880" w:author="Noah Zheng" w:date="2025-09-07T13:09:00Z" w16du:dateUtc="2025-09-07T05:09:00Z">
              <w:rPr>
                <w:rFonts w:eastAsia="宋体"/>
                <w:sz w:val="21"/>
                <w:szCs w:val="18"/>
                <w:highlight w:val="yellow"/>
              </w:rPr>
            </w:rPrChange>
          </w:rPr>
          <w:delText>A1</w:delText>
        </w:r>
      </w:del>
      <w:ins w:id="881" w:author="Noah Zheng" w:date="2025-09-07T13:09:00Z" w16du:dateUtc="2025-09-07T05:09:00Z">
        <w:r w:rsidR="0031408E">
          <w:rPr>
            <w:rFonts w:eastAsia="宋体" w:hint="eastAsia"/>
            <w:sz w:val="21"/>
            <w:szCs w:val="18"/>
          </w:rPr>
          <w:t>的最优解输出</w:t>
        </w:r>
      </w:ins>
      <w:del w:id="882" w:author="Noah Zheng" w:date="2025-09-07T13:09:00Z" w16du:dateUtc="2025-09-07T05:09:00Z">
        <w:r w:rsidRPr="0031408E" w:rsidDel="0031408E">
          <w:rPr>
            <w:rFonts w:eastAsia="宋体" w:hint="eastAsia"/>
            <w:sz w:val="21"/>
            <w:szCs w:val="18"/>
            <w:rPrChange w:id="883" w:author="Noah Zheng" w:date="2025-09-07T13:09:00Z" w16du:dateUtc="2025-09-07T05:09:00Z">
              <w:rPr>
                <w:rFonts w:eastAsia="宋体" w:hint="eastAsia"/>
                <w:sz w:val="21"/>
                <w:szCs w:val="18"/>
                <w:highlight w:val="yellow"/>
              </w:rPr>
            </w:rPrChange>
          </w:rPr>
          <w:delText>求解相关变量</w:delText>
        </w:r>
      </w:del>
    </w:p>
    <w:tbl>
      <w:tblPr>
        <w:tblStyle w:val="af1"/>
        <w:tblW w:w="0" w:type="auto"/>
        <w:tblLayout w:type="fixed"/>
        <w:tblLook w:val="04A0" w:firstRow="1" w:lastRow="0" w:firstColumn="1" w:lastColumn="0" w:noHBand="0" w:noVBand="1"/>
        <w:tblPrChange w:id="884" w:author="yukina minato" w:date="2025-09-07T16:53:00Z" w16du:dateUtc="2025-09-07T08:53:00Z">
          <w:tblPr>
            <w:tblStyle w:val="12"/>
            <w:tblW w:w="0" w:type="auto"/>
            <w:jc w:val="center"/>
            <w:tblLayout w:type="fixed"/>
            <w:tblLook w:val="04A0" w:firstRow="1" w:lastRow="0" w:firstColumn="1" w:lastColumn="0" w:noHBand="0" w:noVBand="1"/>
          </w:tblPr>
        </w:tblPrChange>
      </w:tblPr>
      <w:tblGrid>
        <w:gridCol w:w="2874"/>
        <w:gridCol w:w="2874"/>
        <w:tblGridChange w:id="885">
          <w:tblGrid>
            <w:gridCol w:w="5"/>
            <w:gridCol w:w="2778"/>
            <w:gridCol w:w="91"/>
            <w:gridCol w:w="2687"/>
            <w:gridCol w:w="187"/>
          </w:tblGrid>
        </w:tblGridChange>
      </w:tblGrid>
      <w:tr w:rsidR="009D78CF" w:rsidRPr="005E1EEA" w14:paraId="3644AE5A" w14:textId="77777777" w:rsidTr="005E1EEA">
        <w:trPr>
          <w:cnfStyle w:val="100000000000" w:firstRow="1" w:lastRow="0" w:firstColumn="0" w:lastColumn="0" w:oddVBand="0" w:evenVBand="0" w:oddHBand="0" w:evenHBand="0" w:firstRowFirstColumn="0" w:firstRowLastColumn="0" w:lastRowFirstColumn="0" w:lastRowLastColumn="0"/>
          <w:trHeight w:val="486"/>
          <w:trPrChange w:id="886" w:author="yukina minato" w:date="2025-09-07T16:53:00Z" w16du:dateUtc="2025-09-07T08:53:00Z">
            <w:trPr>
              <w:gridBefore w:val="1"/>
              <w:gridAfter w:val="0"/>
              <w:jc w:val="center"/>
            </w:trPr>
          </w:trPrChange>
        </w:trPr>
        <w:tc>
          <w:tcPr>
            <w:tcW w:w="2874" w:type="dxa"/>
            <w:tcPrChange w:id="887" w:author="yukina minato" w:date="2025-09-07T16:53:00Z" w16du:dateUtc="2025-09-07T08:53:00Z">
              <w:tcPr>
                <w:tcW w:w="2778" w:type="dxa"/>
              </w:tcPr>
            </w:tcPrChange>
          </w:tcPr>
          <w:p w14:paraId="0B6B0E6D" w14:textId="50622516" w:rsidR="004F7724" w:rsidRPr="005E1EEA" w:rsidRDefault="00413BC6" w:rsidP="00C8579E">
            <w:pPr>
              <w:keepNext/>
              <w:keepLines/>
              <w:spacing w:before="120" w:after="120"/>
              <w:cnfStyle w:val="100000000000" w:firstRow="1" w:lastRow="0" w:firstColumn="0" w:lastColumn="0" w:oddVBand="0" w:evenVBand="0" w:oddHBand="0" w:evenHBand="0" w:firstRowFirstColumn="0" w:firstRowLastColumn="0" w:lastRowFirstColumn="0" w:lastRowLastColumn="0"/>
              <w:rPr>
                <w:b/>
                <w:bCs/>
                <w:rPrChange w:id="888" w:author="yukina minato" w:date="2025-09-07T16:49:00Z" w16du:dateUtc="2025-09-07T08:49:00Z">
                  <w:rPr/>
                </w:rPrChange>
              </w:rPr>
            </w:pPr>
            <w:r w:rsidRPr="005E1EEA">
              <w:rPr>
                <w:rFonts w:hint="eastAsia"/>
                <w:b/>
                <w:bCs/>
                <w:rPrChange w:id="889" w:author="yukina minato" w:date="2025-09-07T16:49:00Z" w16du:dateUtc="2025-09-07T08:49:00Z">
                  <w:rPr>
                    <w:rFonts w:hint="eastAsia"/>
                  </w:rPr>
                </w:rPrChange>
              </w:rPr>
              <w:t>变量名称</w:t>
            </w:r>
          </w:p>
        </w:tc>
        <w:tc>
          <w:tcPr>
            <w:tcW w:w="2874" w:type="dxa"/>
            <w:tcPrChange w:id="890" w:author="yukina minato" w:date="2025-09-07T16:53:00Z" w16du:dateUtc="2025-09-07T08:53:00Z">
              <w:tcPr>
                <w:tcW w:w="2778" w:type="dxa"/>
                <w:gridSpan w:val="2"/>
              </w:tcPr>
            </w:tcPrChange>
          </w:tcPr>
          <w:p w14:paraId="25151EA0" w14:textId="60359555" w:rsidR="004F7724" w:rsidRPr="005E1EEA" w:rsidRDefault="00413BC6" w:rsidP="00C8579E">
            <w:pPr>
              <w:keepNext/>
              <w:keepLines/>
              <w:spacing w:before="120" w:after="120"/>
              <w:cnfStyle w:val="100000000000" w:firstRow="1" w:lastRow="0" w:firstColumn="0" w:lastColumn="0" w:oddVBand="0" w:evenVBand="0" w:oddHBand="0" w:evenHBand="0" w:firstRowFirstColumn="0" w:firstRowLastColumn="0" w:lastRowFirstColumn="0" w:lastRowLastColumn="0"/>
              <w:rPr>
                <w:b/>
                <w:bCs/>
                <w:rPrChange w:id="891" w:author="yukina minato" w:date="2025-09-07T16:49:00Z" w16du:dateUtc="2025-09-07T08:49:00Z">
                  <w:rPr/>
                </w:rPrChange>
              </w:rPr>
            </w:pPr>
            <w:r w:rsidRPr="005E1EEA">
              <w:rPr>
                <w:rFonts w:hint="eastAsia"/>
                <w:b/>
                <w:bCs/>
                <w:rPrChange w:id="892" w:author="yukina minato" w:date="2025-09-07T16:49:00Z" w16du:dateUtc="2025-09-07T08:49:00Z">
                  <w:rPr>
                    <w:rFonts w:hint="eastAsia"/>
                  </w:rPr>
                </w:rPrChange>
              </w:rPr>
              <w:t>取值</w:t>
            </w:r>
          </w:p>
        </w:tc>
      </w:tr>
      <w:tr w:rsidR="009D78CF" w:rsidRPr="004F7724" w14:paraId="7B6FBF10" w14:textId="77777777" w:rsidTr="005E1EEA">
        <w:trPr>
          <w:trHeight w:val="486"/>
          <w:trPrChange w:id="893" w:author="yukina minato" w:date="2025-09-07T16:53:00Z" w16du:dateUtc="2025-09-07T08:53:00Z">
            <w:trPr>
              <w:gridBefore w:val="1"/>
              <w:gridAfter w:val="0"/>
              <w:jc w:val="center"/>
            </w:trPr>
          </w:trPrChange>
        </w:trPr>
        <w:tc>
          <w:tcPr>
            <w:tcW w:w="2874" w:type="dxa"/>
            <w:tcPrChange w:id="894" w:author="yukina minato" w:date="2025-09-07T16:53:00Z" w16du:dateUtc="2025-09-07T08:53:00Z">
              <w:tcPr>
                <w:tcW w:w="2778" w:type="dxa"/>
              </w:tcPr>
            </w:tcPrChange>
          </w:tcPr>
          <w:p w14:paraId="290AEFB4" w14:textId="46220F0F" w:rsidR="00413BC6" w:rsidRPr="005E1EEA" w:rsidRDefault="00413BC6" w:rsidP="00C8579E">
            <w:pPr>
              <w:keepNext/>
              <w:keepLines/>
              <w:spacing w:before="120" w:after="120"/>
              <w:rPr>
                <w:bCs/>
                <w:rPrChange w:id="895" w:author="yukina minato" w:date="2025-09-07T16:48:00Z" w16du:dateUtc="2025-09-07T08:48:00Z">
                  <w:rPr>
                    <w:b/>
                  </w:rPr>
                </w:rPrChange>
              </w:rPr>
            </w:pPr>
            <w:r w:rsidRPr="005E1EEA">
              <w:rPr>
                <w:rFonts w:hint="eastAsia"/>
                <w:bCs/>
              </w:rPr>
              <w:t>无人机速度</w:t>
            </w:r>
          </w:p>
        </w:tc>
        <w:tc>
          <w:tcPr>
            <w:tcW w:w="2874" w:type="dxa"/>
            <w:tcPrChange w:id="896" w:author="yukina minato" w:date="2025-09-07T16:53:00Z" w16du:dateUtc="2025-09-07T08:53:00Z">
              <w:tcPr>
                <w:tcW w:w="2778" w:type="dxa"/>
                <w:gridSpan w:val="2"/>
              </w:tcPr>
            </w:tcPrChange>
          </w:tcPr>
          <w:p w14:paraId="239A8F14" w14:textId="23A899B4" w:rsidR="00413BC6" w:rsidRPr="00C8579E" w:rsidRDefault="00413BC6" w:rsidP="00C8579E">
            <w:pPr>
              <w:keepNext/>
              <w:keepLines/>
              <w:spacing w:before="120" w:after="120"/>
              <w:rPr>
                <w:bCs/>
              </w:rPr>
            </w:pPr>
            <w:r w:rsidRPr="00C8579E">
              <w:rPr>
                <w:bCs/>
              </w:rPr>
              <w:t>96.7m/s</w:t>
            </w:r>
          </w:p>
        </w:tc>
      </w:tr>
      <w:tr w:rsidR="009D78CF" w:rsidRPr="004F7724" w14:paraId="722E45FE" w14:textId="77777777" w:rsidTr="005E1EEA">
        <w:trPr>
          <w:trHeight w:val="473"/>
          <w:trPrChange w:id="897" w:author="yukina minato" w:date="2025-09-07T16:53:00Z" w16du:dateUtc="2025-09-07T08:53:00Z">
            <w:trPr>
              <w:gridBefore w:val="1"/>
              <w:gridAfter w:val="0"/>
              <w:jc w:val="center"/>
            </w:trPr>
          </w:trPrChange>
        </w:trPr>
        <w:tc>
          <w:tcPr>
            <w:tcW w:w="2874" w:type="dxa"/>
            <w:tcPrChange w:id="898" w:author="yukina minato" w:date="2025-09-07T16:53:00Z" w16du:dateUtc="2025-09-07T08:53:00Z">
              <w:tcPr>
                <w:tcW w:w="2778" w:type="dxa"/>
              </w:tcPr>
            </w:tcPrChange>
          </w:tcPr>
          <w:p w14:paraId="03E17E74" w14:textId="421F98C5" w:rsidR="004F7724" w:rsidRPr="005E1EEA" w:rsidRDefault="004F7724" w:rsidP="00C8579E">
            <w:pPr>
              <w:keepNext/>
              <w:keepLines/>
              <w:spacing w:before="120" w:after="120"/>
              <w:rPr>
                <w:bCs/>
                <w:rPrChange w:id="899" w:author="yukina minato" w:date="2025-09-07T16:48:00Z" w16du:dateUtc="2025-09-07T08:48:00Z">
                  <w:rPr>
                    <w:b/>
                  </w:rPr>
                </w:rPrChange>
              </w:rPr>
            </w:pPr>
            <w:r w:rsidRPr="005E1EEA">
              <w:rPr>
                <w:rFonts w:hint="eastAsia"/>
                <w:bCs/>
              </w:rPr>
              <w:t>投放时间</w:t>
            </w:r>
          </w:p>
        </w:tc>
        <w:tc>
          <w:tcPr>
            <w:tcW w:w="2874" w:type="dxa"/>
            <w:tcPrChange w:id="900" w:author="yukina minato" w:date="2025-09-07T16:53:00Z" w16du:dateUtc="2025-09-07T08:53:00Z">
              <w:tcPr>
                <w:tcW w:w="2778" w:type="dxa"/>
                <w:gridSpan w:val="2"/>
              </w:tcPr>
            </w:tcPrChange>
          </w:tcPr>
          <w:p w14:paraId="7CBCCDC0" w14:textId="77777777" w:rsidR="004F7724" w:rsidRPr="004F7724" w:rsidRDefault="004F7724" w:rsidP="00C8579E">
            <w:pPr>
              <w:keepNext/>
              <w:keepLines/>
              <w:spacing w:before="120" w:after="120"/>
            </w:pPr>
            <w:r w:rsidRPr="004F7724">
              <w:rPr>
                <w:rFonts w:hint="eastAsia"/>
              </w:rPr>
              <w:t>0</w:t>
            </w:r>
          </w:p>
        </w:tc>
      </w:tr>
      <w:tr w:rsidR="009D78CF" w:rsidRPr="004F7724" w14:paraId="29ADD344" w14:textId="77777777" w:rsidTr="005E1EEA">
        <w:trPr>
          <w:trHeight w:val="486"/>
          <w:trPrChange w:id="901" w:author="yukina minato" w:date="2025-09-07T16:53:00Z" w16du:dateUtc="2025-09-07T08:53:00Z">
            <w:trPr>
              <w:gridBefore w:val="1"/>
              <w:gridAfter w:val="0"/>
              <w:jc w:val="center"/>
            </w:trPr>
          </w:trPrChange>
        </w:trPr>
        <w:tc>
          <w:tcPr>
            <w:tcW w:w="2874" w:type="dxa"/>
            <w:tcPrChange w:id="902" w:author="yukina minato" w:date="2025-09-07T16:53:00Z" w16du:dateUtc="2025-09-07T08:53:00Z">
              <w:tcPr>
                <w:tcW w:w="2778" w:type="dxa"/>
              </w:tcPr>
            </w:tcPrChange>
          </w:tcPr>
          <w:p w14:paraId="74401C3A" w14:textId="2A95440B" w:rsidR="004F7724" w:rsidRPr="005E1EEA" w:rsidRDefault="004F7724" w:rsidP="00C8579E">
            <w:pPr>
              <w:keepNext/>
              <w:keepLines/>
              <w:spacing w:before="120" w:after="120"/>
              <w:rPr>
                <w:bCs/>
                <w:rPrChange w:id="903" w:author="yukina minato" w:date="2025-09-07T16:48:00Z" w16du:dateUtc="2025-09-07T08:48:00Z">
                  <w:rPr>
                    <w:b/>
                  </w:rPr>
                </w:rPrChange>
              </w:rPr>
            </w:pPr>
            <w:r w:rsidRPr="005E1EEA">
              <w:rPr>
                <w:rFonts w:hint="eastAsia"/>
                <w:bCs/>
              </w:rPr>
              <w:t>起爆时间</w:t>
            </w:r>
          </w:p>
        </w:tc>
        <w:tc>
          <w:tcPr>
            <w:tcW w:w="2874" w:type="dxa"/>
            <w:tcPrChange w:id="904" w:author="yukina minato" w:date="2025-09-07T16:53:00Z" w16du:dateUtc="2025-09-07T08:53:00Z">
              <w:tcPr>
                <w:tcW w:w="2778" w:type="dxa"/>
                <w:gridSpan w:val="2"/>
              </w:tcPr>
            </w:tcPrChange>
          </w:tcPr>
          <w:p w14:paraId="5A87E01E" w14:textId="77777777" w:rsidR="004F7724" w:rsidRPr="004F7724" w:rsidRDefault="004F7724" w:rsidP="00C8579E">
            <w:pPr>
              <w:keepNext/>
              <w:keepLines/>
              <w:spacing w:before="120" w:after="120"/>
            </w:pPr>
            <w:r w:rsidRPr="004F7724">
              <w:rPr>
                <w:rFonts w:hint="eastAsia"/>
              </w:rPr>
              <w:t>0.86s</w:t>
            </w:r>
          </w:p>
        </w:tc>
      </w:tr>
      <w:tr w:rsidR="009D78CF" w:rsidRPr="004F7724" w14:paraId="0E336713" w14:textId="77777777" w:rsidTr="005E1EEA">
        <w:trPr>
          <w:trHeight w:val="486"/>
          <w:trPrChange w:id="905" w:author="yukina minato" w:date="2025-09-07T16:53:00Z" w16du:dateUtc="2025-09-07T08:53:00Z">
            <w:trPr>
              <w:gridBefore w:val="1"/>
              <w:gridAfter w:val="0"/>
              <w:jc w:val="center"/>
            </w:trPr>
          </w:trPrChange>
        </w:trPr>
        <w:tc>
          <w:tcPr>
            <w:tcW w:w="2874" w:type="dxa"/>
            <w:tcPrChange w:id="906" w:author="yukina minato" w:date="2025-09-07T16:53:00Z" w16du:dateUtc="2025-09-07T08:53:00Z">
              <w:tcPr>
                <w:tcW w:w="2778" w:type="dxa"/>
              </w:tcPr>
            </w:tcPrChange>
          </w:tcPr>
          <w:p w14:paraId="0C8E8E8E" w14:textId="3B6029B8" w:rsidR="004F7724" w:rsidRPr="005E1EEA" w:rsidRDefault="004F7724" w:rsidP="00C8579E">
            <w:pPr>
              <w:keepNext/>
              <w:keepLines/>
              <w:spacing w:before="120" w:after="120"/>
              <w:rPr>
                <w:bCs/>
                <w:rPrChange w:id="907" w:author="yukina minato" w:date="2025-09-07T16:48:00Z" w16du:dateUtc="2025-09-07T08:48:00Z">
                  <w:rPr>
                    <w:b/>
                  </w:rPr>
                </w:rPrChange>
              </w:rPr>
            </w:pPr>
            <w:r w:rsidRPr="005E1EEA">
              <w:rPr>
                <w:rFonts w:hint="eastAsia"/>
                <w:bCs/>
              </w:rPr>
              <w:t>偏航角</w:t>
            </w:r>
          </w:p>
        </w:tc>
        <w:tc>
          <w:tcPr>
            <w:tcW w:w="2874" w:type="dxa"/>
            <w:tcPrChange w:id="908" w:author="yukina minato" w:date="2025-09-07T16:53:00Z" w16du:dateUtc="2025-09-07T08:53:00Z">
              <w:tcPr>
                <w:tcW w:w="2778" w:type="dxa"/>
                <w:gridSpan w:val="2"/>
              </w:tcPr>
            </w:tcPrChange>
          </w:tcPr>
          <w:p w14:paraId="53FF8F90" w14:textId="77777777" w:rsidR="004F7724" w:rsidRPr="004F7724" w:rsidRDefault="004F7724" w:rsidP="00C8579E">
            <w:pPr>
              <w:keepNext/>
              <w:keepLines/>
              <w:spacing w:before="120" w:after="120"/>
            </w:pPr>
            <w:r w:rsidRPr="004F7724">
              <w:rPr>
                <w:rFonts w:hint="eastAsia"/>
              </w:rPr>
              <w:t>0.13rad</w:t>
            </w:r>
          </w:p>
        </w:tc>
      </w:tr>
      <w:tr w:rsidR="009D78CF" w:rsidRPr="004F7724" w14:paraId="2CC65962" w14:textId="77777777" w:rsidTr="005E1EEA">
        <w:trPr>
          <w:trHeight w:val="486"/>
          <w:trPrChange w:id="909" w:author="yukina minato" w:date="2025-09-07T16:53:00Z" w16du:dateUtc="2025-09-07T08:53:00Z">
            <w:trPr>
              <w:gridBefore w:val="1"/>
              <w:gridAfter w:val="0"/>
              <w:jc w:val="center"/>
            </w:trPr>
          </w:trPrChange>
        </w:trPr>
        <w:tc>
          <w:tcPr>
            <w:tcW w:w="2874" w:type="dxa"/>
            <w:tcPrChange w:id="910" w:author="yukina minato" w:date="2025-09-07T16:53:00Z" w16du:dateUtc="2025-09-07T08:53:00Z">
              <w:tcPr>
                <w:tcW w:w="2778" w:type="dxa"/>
              </w:tcPr>
            </w:tcPrChange>
          </w:tcPr>
          <w:p w14:paraId="6505FC9F" w14:textId="732D5BDF" w:rsidR="004F7724" w:rsidRPr="005E1EEA" w:rsidRDefault="004F7724" w:rsidP="00C8579E">
            <w:pPr>
              <w:keepNext/>
              <w:keepLines/>
              <w:spacing w:before="120" w:after="120"/>
              <w:rPr>
                <w:bCs/>
                <w:rPrChange w:id="911" w:author="yukina minato" w:date="2025-09-07T16:48:00Z" w16du:dateUtc="2025-09-07T08:48:00Z">
                  <w:rPr>
                    <w:b/>
                  </w:rPr>
                </w:rPrChange>
              </w:rPr>
            </w:pPr>
            <w:r w:rsidRPr="005E1EEA">
              <w:rPr>
                <w:rFonts w:hint="eastAsia"/>
                <w:bCs/>
              </w:rPr>
              <w:t>最大遮蔽时长</w:t>
            </w:r>
          </w:p>
        </w:tc>
        <w:tc>
          <w:tcPr>
            <w:tcW w:w="2874" w:type="dxa"/>
            <w:tcPrChange w:id="912" w:author="yukina minato" w:date="2025-09-07T16:53:00Z" w16du:dateUtc="2025-09-07T08:53:00Z">
              <w:tcPr>
                <w:tcW w:w="2778" w:type="dxa"/>
                <w:gridSpan w:val="2"/>
              </w:tcPr>
            </w:tcPrChange>
          </w:tcPr>
          <w:p w14:paraId="31B94CDC" w14:textId="77777777" w:rsidR="004F7724" w:rsidRPr="004F7724" w:rsidRDefault="004F7724" w:rsidP="00C8579E">
            <w:pPr>
              <w:keepNext/>
              <w:keepLines/>
              <w:spacing w:before="120" w:after="120"/>
            </w:pPr>
            <w:r w:rsidRPr="004F7724">
              <w:rPr>
                <w:rFonts w:hint="eastAsia"/>
              </w:rPr>
              <w:t>4.53s</w:t>
            </w:r>
          </w:p>
        </w:tc>
      </w:tr>
      <w:tr w:rsidR="009D78CF" w:rsidRPr="004F7724" w14:paraId="56718141" w14:textId="77777777" w:rsidTr="005E1EEA">
        <w:trPr>
          <w:trHeight w:val="473"/>
          <w:trPrChange w:id="913" w:author="yukina minato" w:date="2025-09-07T16:53:00Z" w16du:dateUtc="2025-09-07T08:53:00Z">
            <w:trPr>
              <w:gridBefore w:val="1"/>
              <w:gridAfter w:val="0"/>
              <w:jc w:val="center"/>
            </w:trPr>
          </w:trPrChange>
        </w:trPr>
        <w:tc>
          <w:tcPr>
            <w:tcW w:w="2874" w:type="dxa"/>
            <w:tcPrChange w:id="914" w:author="yukina minato" w:date="2025-09-07T16:53:00Z" w16du:dateUtc="2025-09-07T08:53:00Z">
              <w:tcPr>
                <w:tcW w:w="2778" w:type="dxa"/>
              </w:tcPr>
            </w:tcPrChange>
          </w:tcPr>
          <w:p w14:paraId="505FC6B0" w14:textId="2E2A66A9" w:rsidR="004F7724" w:rsidRPr="005E1EEA" w:rsidRDefault="004F7724" w:rsidP="00C8579E">
            <w:pPr>
              <w:keepNext/>
              <w:keepLines/>
              <w:spacing w:before="120" w:after="120"/>
              <w:rPr>
                <w:bCs/>
                <w:rPrChange w:id="915" w:author="yukina minato" w:date="2025-09-07T16:48:00Z" w16du:dateUtc="2025-09-07T08:48:00Z">
                  <w:rPr>
                    <w:b/>
                  </w:rPr>
                </w:rPrChange>
              </w:rPr>
            </w:pPr>
            <w:r w:rsidRPr="005E1EEA">
              <w:rPr>
                <w:rFonts w:hint="eastAsia"/>
                <w:bCs/>
              </w:rPr>
              <w:t>投放点坐标</w:t>
            </w:r>
          </w:p>
        </w:tc>
        <w:tc>
          <w:tcPr>
            <w:tcW w:w="2874" w:type="dxa"/>
            <w:tcPrChange w:id="916" w:author="yukina minato" w:date="2025-09-07T16:53:00Z" w16du:dateUtc="2025-09-07T08:53:00Z">
              <w:tcPr>
                <w:tcW w:w="2778" w:type="dxa"/>
                <w:gridSpan w:val="2"/>
              </w:tcPr>
            </w:tcPrChange>
          </w:tcPr>
          <w:p w14:paraId="05562FB9" w14:textId="04ADF54E" w:rsidR="004F7724" w:rsidRPr="004F7724" w:rsidRDefault="00413BC6" w:rsidP="00C8579E">
            <w:pPr>
              <w:keepNext/>
              <w:keepLines/>
              <w:spacing w:before="120" w:after="120"/>
            </w:pPr>
            <w:r>
              <w:rPr>
                <w:rFonts w:hint="eastAsia"/>
              </w:rPr>
              <w:t>(</w:t>
            </w:r>
            <w:r w:rsidR="004F7724" w:rsidRPr="004F7724">
              <w:rPr>
                <w:rFonts w:hint="eastAsia"/>
              </w:rPr>
              <w:t>17800,0,2800</w:t>
            </w:r>
            <w:r>
              <w:rPr>
                <w:rFonts w:hint="eastAsia"/>
              </w:rPr>
              <w:t>）</w:t>
            </w:r>
          </w:p>
        </w:tc>
      </w:tr>
      <w:tr w:rsidR="009D78CF" w:rsidRPr="004F7724" w14:paraId="68A50646" w14:textId="77777777" w:rsidTr="005E1EEA">
        <w:trPr>
          <w:trHeight w:val="486"/>
          <w:trPrChange w:id="917" w:author="yukina minato" w:date="2025-09-07T16:53:00Z" w16du:dateUtc="2025-09-07T08:53:00Z">
            <w:trPr>
              <w:gridBefore w:val="1"/>
              <w:gridAfter w:val="0"/>
              <w:jc w:val="center"/>
            </w:trPr>
          </w:trPrChange>
        </w:trPr>
        <w:tc>
          <w:tcPr>
            <w:tcW w:w="2874" w:type="dxa"/>
            <w:tcPrChange w:id="918" w:author="yukina minato" w:date="2025-09-07T16:53:00Z" w16du:dateUtc="2025-09-07T08:53:00Z">
              <w:tcPr>
                <w:tcW w:w="2778" w:type="dxa"/>
              </w:tcPr>
            </w:tcPrChange>
          </w:tcPr>
          <w:p w14:paraId="5B788B87" w14:textId="2BB1238F" w:rsidR="004F7724" w:rsidRPr="005E1EEA" w:rsidRDefault="004F7724" w:rsidP="00C8579E">
            <w:pPr>
              <w:keepNext/>
              <w:keepLines/>
              <w:spacing w:before="120" w:after="120"/>
              <w:rPr>
                <w:bCs/>
                <w:rPrChange w:id="919" w:author="yukina minato" w:date="2025-09-07T16:48:00Z" w16du:dateUtc="2025-09-07T08:48:00Z">
                  <w:rPr>
                    <w:b/>
                  </w:rPr>
                </w:rPrChange>
              </w:rPr>
            </w:pPr>
            <w:r w:rsidRPr="005E1EEA">
              <w:rPr>
                <w:rFonts w:hint="eastAsia"/>
                <w:bCs/>
              </w:rPr>
              <w:t>起爆点坐标</w:t>
            </w:r>
          </w:p>
        </w:tc>
        <w:tc>
          <w:tcPr>
            <w:tcW w:w="2874" w:type="dxa"/>
            <w:tcPrChange w:id="920" w:author="yukina minato" w:date="2025-09-07T16:53:00Z" w16du:dateUtc="2025-09-07T08:53:00Z">
              <w:tcPr>
                <w:tcW w:w="2778" w:type="dxa"/>
                <w:gridSpan w:val="2"/>
              </w:tcPr>
            </w:tcPrChange>
          </w:tcPr>
          <w:p w14:paraId="3A8DAFFB" w14:textId="74536934" w:rsidR="004F7724" w:rsidRPr="004F7724" w:rsidRDefault="00413BC6" w:rsidP="00C8579E">
            <w:pPr>
              <w:keepNext/>
              <w:keepLines/>
              <w:spacing w:before="120" w:after="120"/>
            </w:pPr>
            <w:r>
              <w:rPr>
                <w:rFonts w:hint="eastAsia"/>
              </w:rPr>
              <w:t>(</w:t>
            </w:r>
            <w:r w:rsidR="004F7724" w:rsidRPr="004F7724">
              <w:rPr>
                <w:rFonts w:hint="eastAsia"/>
              </w:rPr>
              <w:t>17882.29,10.6,1796.41</w:t>
            </w:r>
            <w:r>
              <w:rPr>
                <w:rFonts w:hint="eastAsia"/>
              </w:rPr>
              <w:t>）</w:t>
            </w:r>
          </w:p>
        </w:tc>
      </w:tr>
    </w:tbl>
    <w:p w14:paraId="3EE7A2D2" w14:textId="77777777" w:rsidR="00F8289C" w:rsidRPr="002F7DD5" w:rsidRDefault="00F8289C" w:rsidP="005E1EEA">
      <w:pPr>
        <w:pPrChange w:id="921" w:author="yukina minato" w:date="2025-09-07T16:48:00Z" w16du:dateUtc="2025-09-07T08:48:00Z">
          <w:pPr>
            <w:jc w:val="both"/>
          </w:pPr>
        </w:pPrChange>
      </w:pPr>
    </w:p>
    <w:p w14:paraId="575E1DBE" w14:textId="3EF7E664" w:rsidR="00F8289C" w:rsidRDefault="00F8289C" w:rsidP="00F8289C">
      <w:pPr>
        <w:pStyle w:val="af"/>
        <w:spacing w:line="360" w:lineRule="auto"/>
      </w:pPr>
      <w:r>
        <w:rPr>
          <w:rFonts w:hint="eastAsia"/>
        </w:rPr>
        <w:t>5.3</w:t>
      </w:r>
      <w:r>
        <w:rPr>
          <w:rFonts w:hint="eastAsia"/>
        </w:rPr>
        <w:t>问题三模型的建立与求解</w:t>
      </w:r>
    </w:p>
    <w:p w14:paraId="7475B1B4" w14:textId="45FADC60" w:rsidR="002B6419" w:rsidRDefault="002B6419" w:rsidP="002B6419">
      <w:pPr>
        <w:pStyle w:val="af3"/>
        <w:spacing w:line="360" w:lineRule="auto"/>
        <w:ind w:leftChars="100" w:left="240"/>
      </w:pPr>
      <w:r>
        <w:rPr>
          <w:rFonts w:hint="eastAsia"/>
        </w:rPr>
        <w:t>5.3.1</w:t>
      </w:r>
      <w:r>
        <w:rPr>
          <w:rFonts w:hint="eastAsia"/>
        </w:rPr>
        <w:t>最优化模型</w:t>
      </w:r>
      <w:del w:id="922" w:author="yukina minato" w:date="2025-09-07T11:26:00Z" w16du:dateUtc="2025-09-07T03:26:00Z">
        <w:r w:rsidRPr="007B266D" w:rsidDel="007B266D">
          <w:rPr>
            <w:rFonts w:hint="eastAsia"/>
          </w:rPr>
          <w:delText>G</w:delText>
        </w:r>
        <w:r w:rsidR="00411877" w:rsidRPr="007B266D" w:rsidDel="007B266D">
          <w:rPr>
            <w:rFonts w:hint="eastAsia"/>
          </w:rPr>
          <w:delText>A</w:delText>
        </w:r>
        <w:r w:rsidRPr="007B266D" w:rsidDel="007B266D">
          <w:rPr>
            <w:rFonts w:hint="eastAsia"/>
          </w:rPr>
          <w:delText>-2</w:delText>
        </w:r>
      </w:del>
      <w:ins w:id="923" w:author="yukina minato" w:date="2025-09-07T11:39:00Z" w16du:dateUtc="2025-09-07T03:39:00Z">
        <w:r w:rsidR="00605F8E" w:rsidRPr="00C3264E">
          <w:rPr>
            <w:position w:val="-6"/>
          </w:rPr>
          <w:object w:dxaOrig="700" w:dyaOrig="279" w14:anchorId="4516A338">
            <v:shape id="_x0000_i1237" type="#_x0000_t75" style="width:35.25pt;height:14.25pt" o:ole="">
              <v:imagedata r:id="rId383" o:title=""/>
            </v:shape>
            <o:OLEObject Type="Embed" ProgID="Equation.DSMT4" ShapeID="_x0000_i1237" DrawAspect="Content" ObjectID="_1818780843" r:id="rId384"/>
          </w:object>
        </w:r>
      </w:ins>
      <w:r>
        <w:rPr>
          <w:rFonts w:hint="eastAsia"/>
        </w:rPr>
        <w:t>的建立</w:t>
      </w:r>
    </w:p>
    <w:p w14:paraId="622F3FB3" w14:textId="3042A942" w:rsidR="002B6419" w:rsidRPr="00C91209" w:rsidRDefault="002B6419" w:rsidP="005E1EEA">
      <w:pPr>
        <w:ind w:firstLineChars="200" w:firstLine="480"/>
        <w:jc w:val="left"/>
        <w:pPrChange w:id="924" w:author="yukina minato" w:date="2025-09-07T16:49:00Z" w16du:dateUtc="2025-09-07T08:49:00Z">
          <w:pPr>
            <w:jc w:val="left"/>
          </w:pPr>
        </w:pPrChange>
      </w:pPr>
      <w:del w:id="925" w:author="yukina minato" w:date="2025-09-07T16:49:00Z" w16du:dateUtc="2025-09-07T08:49:00Z">
        <w:r w:rsidDel="005E1EEA">
          <w:rPr>
            <w:rFonts w:hint="eastAsia"/>
          </w:rPr>
          <w:delText xml:space="preserve">   </w:delText>
        </w:r>
      </w:del>
      <w:r>
        <w:rPr>
          <w:rFonts w:hint="eastAsia"/>
        </w:rPr>
        <w:t>首先，根据题意建立</w:t>
      </w:r>
      <w:r w:rsidRPr="004A6B29">
        <w:rPr>
          <w:rFonts w:ascii="宋体" w:eastAsia="宋体" w:hAnsi="宋体" w:hint="eastAsia"/>
          <w:szCs w:val="24"/>
        </w:rPr>
        <w:t>导弹</w:t>
      </w:r>
      <w:r w:rsidRPr="00BB168F">
        <w:rPr>
          <w:rFonts w:ascii="宋体" w:eastAsia="宋体" w:hAnsi="宋体" w:hint="eastAsia"/>
          <w:position w:val="-4"/>
          <w:szCs w:val="24"/>
        </w:rPr>
        <w:object w:dxaOrig="400" w:dyaOrig="260" w14:anchorId="32AFD6FD">
          <v:shape id="_x0000_i1238" type="#_x0000_t75" style="width:19.5pt;height:12.75pt" o:ole="">
            <v:imagedata r:id="rId74" o:title=""/>
          </v:shape>
          <o:OLEObject Type="Embed" ProgID="Equation.DSMT4" ShapeID="_x0000_i1238" DrawAspect="Content" ObjectID="_1818780844" r:id="rId385"/>
        </w:object>
      </w:r>
      <w:r w:rsidRPr="004A6B29">
        <w:rPr>
          <w:rFonts w:ascii="宋体" w:eastAsia="宋体" w:hAnsi="宋体" w:hint="eastAsia"/>
          <w:szCs w:val="24"/>
        </w:rPr>
        <w:t>的轨迹参数方程</w:t>
      </w:r>
      <w:r>
        <w:rPr>
          <w:rFonts w:ascii="宋体" w:eastAsia="宋体" w:hAnsi="宋体" w:hint="eastAsia"/>
          <w:szCs w:val="24"/>
        </w:rPr>
        <w:t>和</w:t>
      </w:r>
      <w:r w:rsidRPr="004A6B29">
        <w:rPr>
          <w:rFonts w:ascii="宋体" w:eastAsia="宋体" w:hAnsi="宋体" w:hint="eastAsia"/>
          <w:szCs w:val="24"/>
        </w:rPr>
        <w:t>无人机</w:t>
      </w:r>
      <w:r w:rsidRPr="00DF37F8">
        <w:rPr>
          <w:rFonts w:ascii="宋体" w:eastAsia="宋体" w:hAnsi="宋体" w:hint="eastAsia"/>
          <w:position w:val="-4"/>
          <w:szCs w:val="24"/>
        </w:rPr>
        <w:object w:dxaOrig="480" w:dyaOrig="260" w14:anchorId="1ED7898B">
          <v:shape id="_x0000_i1239" type="#_x0000_t75" style="width:24pt;height:13.5pt" o:ole="">
            <v:imagedata r:id="rId76" o:title=""/>
          </v:shape>
          <o:OLEObject Type="Embed" ProgID="Equation.DSMT4" ShapeID="_x0000_i1239" DrawAspect="Content" ObjectID="_1818780845" r:id="rId386"/>
        </w:object>
      </w:r>
      <w:proofErr w:type="gramStart"/>
      <w:r w:rsidRPr="004A6B29">
        <w:rPr>
          <w:rFonts w:ascii="宋体" w:eastAsia="宋体" w:hAnsi="宋体" w:hint="eastAsia"/>
          <w:szCs w:val="24"/>
        </w:rPr>
        <w:t>投放第</w:t>
      </w:r>
      <w:proofErr w:type="gramEnd"/>
      <w:r w:rsidRPr="00C91209">
        <w:rPr>
          <w:rFonts w:ascii="宋体" w:eastAsia="宋体" w:hAnsi="宋体" w:hint="eastAsia"/>
          <w:position w:val="-6"/>
          <w:szCs w:val="24"/>
        </w:rPr>
        <w:object w:dxaOrig="200" w:dyaOrig="279" w14:anchorId="4DC466F9">
          <v:shape id="_x0000_i1240" type="#_x0000_t75" style="width:10.5pt;height:13.5pt" o:ole="">
            <v:imagedata r:id="rId387" o:title=""/>
          </v:shape>
          <o:OLEObject Type="Embed" ProgID="Equation.DSMT4" ShapeID="_x0000_i1240" DrawAspect="Content" ObjectID="_1818780846" r:id="rId388"/>
        </w:object>
      </w:r>
      <w:r w:rsidRPr="004A6B29">
        <w:rPr>
          <w:rFonts w:ascii="宋体" w:eastAsia="宋体" w:hAnsi="宋体" w:hint="eastAsia"/>
          <w:szCs w:val="24"/>
        </w:rPr>
        <w:t>枚烟幕干扰弹以及干扰弹起爆后形成的球状烟幕云团球心的轨迹参数方程</w:t>
      </w:r>
      <w:r>
        <w:rPr>
          <w:rFonts w:ascii="宋体" w:eastAsia="宋体" w:hAnsi="宋体" w:hint="eastAsia"/>
          <w:szCs w:val="24"/>
        </w:rPr>
        <w:t>；接着，根据点到直线的距离公式求出</w:t>
      </w:r>
      <w:r w:rsidRPr="004A6B29">
        <w:rPr>
          <w:rFonts w:ascii="宋体" w:eastAsia="宋体" w:hAnsi="宋体" w:hint="eastAsia"/>
          <w:szCs w:val="24"/>
        </w:rPr>
        <w:t>球状烟幕中心点</w:t>
      </w:r>
      <w:r w:rsidRPr="004A6B29">
        <w:rPr>
          <w:rFonts w:ascii="宋体" w:eastAsia="宋体" w:hAnsi="宋体" w:hint="eastAsia"/>
          <w:position w:val="-16"/>
          <w:szCs w:val="24"/>
        </w:rPr>
        <w:object w:dxaOrig="499" w:dyaOrig="400" w14:anchorId="02AF3142">
          <v:shape id="_x0000_i1241" type="#_x0000_t75" style="width:24.75pt;height:19.5pt" o:ole="">
            <v:imagedata r:id="rId389" o:title=""/>
          </v:shape>
          <o:OLEObject Type="Embed" ProgID="Equation.DSMT4" ShapeID="_x0000_i1241" DrawAspect="Content" ObjectID="_1818780847" r:id="rId390"/>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16015971">
          <v:shape id="_x0000_i1242" type="#_x0000_t75" style="width:25.5pt;height:18pt" o:ole="">
            <v:imagedata r:id="rId82" o:title=""/>
          </v:shape>
          <o:OLEObject Type="Embed" ProgID="Equation.DSMT4" ShapeID="_x0000_i1242" DrawAspect="Content" ObjectID="_1818780848" r:id="rId391"/>
        </w:object>
      </w:r>
      <w:r w:rsidRPr="004A6B29">
        <w:rPr>
          <w:rFonts w:ascii="宋体" w:eastAsia="宋体" w:hAnsi="宋体" w:hint="eastAsia"/>
          <w:szCs w:val="24"/>
        </w:rPr>
        <w:t>距离</w:t>
      </w:r>
      <w:r>
        <w:rPr>
          <w:rFonts w:ascii="宋体" w:eastAsia="宋体" w:hAnsi="宋体" w:hint="eastAsia"/>
          <w:szCs w:val="24"/>
        </w:rPr>
        <w:t>；最后，根据题意建立最优化模型</w:t>
      </w:r>
      <w:del w:id="926" w:author="yukina minato" w:date="2025-09-07T11:26:00Z" w16du:dateUtc="2025-09-07T03:26:00Z">
        <w:r w:rsidRPr="007B266D" w:rsidDel="007B266D">
          <w:rPr>
            <w:rFonts w:eastAsia="宋体" w:cs="Times New Roman" w:hint="eastAsia"/>
            <w:szCs w:val="24"/>
            <w:rPrChange w:id="927" w:author="yukina minato" w:date="2025-09-07T11:26:00Z" w16du:dateUtc="2025-09-07T03:26:00Z">
              <w:rPr>
                <w:rFonts w:ascii="宋体" w:eastAsia="宋体" w:hAnsi="宋体" w:hint="eastAsia"/>
                <w:szCs w:val="24"/>
              </w:rPr>
            </w:rPrChange>
          </w:rPr>
          <w:delText>GA-2</w:delText>
        </w:r>
      </w:del>
      <w:ins w:id="928" w:author="yukina minato" w:date="2025-09-07T11:26:00Z" w16du:dateUtc="2025-09-07T03:26:00Z">
        <w:r w:rsidR="00605F8E" w:rsidRPr="00605F8E">
          <w:rPr>
            <w:rFonts w:eastAsia="宋体" w:cs="Times New Roman"/>
            <w:position w:val="-6"/>
            <w:szCs w:val="24"/>
          </w:rPr>
          <w:object w:dxaOrig="700" w:dyaOrig="279" w14:anchorId="208D4C5B">
            <v:shape id="_x0000_i1243" type="#_x0000_t75" style="width:35.25pt;height:14.25pt" o:ole="">
              <v:imagedata r:id="rId392" o:title=""/>
            </v:shape>
            <o:OLEObject Type="Embed" ProgID="Equation.DSMT4" ShapeID="_x0000_i1243" DrawAspect="Content" ObjectID="_1818780849" r:id="rId393"/>
          </w:object>
        </w:r>
      </w:ins>
      <w:ins w:id="929" w:author="Noah Zheng" w:date="2025-09-07T13:10:00Z" w16du:dateUtc="2025-09-07T05:10:00Z">
        <w:r w:rsidR="0031408E">
          <w:rPr>
            <w:rFonts w:eastAsia="宋体" w:cs="Times New Roman" w:hint="eastAsia"/>
            <w:szCs w:val="24"/>
          </w:rPr>
          <w:t>。</w:t>
        </w:r>
      </w:ins>
    </w:p>
    <w:p w14:paraId="49AB92DD" w14:textId="7D8D2AA7" w:rsidR="002B6419" w:rsidRPr="00C91209" w:rsidRDefault="002B6419" w:rsidP="002B6419">
      <w:pPr>
        <w:pStyle w:val="af3"/>
        <w:spacing w:line="360" w:lineRule="auto"/>
        <w:ind w:leftChars="200" w:left="480"/>
        <w:outlineLvl w:val="4"/>
        <w:rPr>
          <w:rFonts w:ascii="宋体" w:eastAsia="宋体" w:hAnsi="宋体" w:hint="eastAsia"/>
        </w:rPr>
      </w:pPr>
      <w:r>
        <w:rPr>
          <w:rFonts w:hint="eastAsia"/>
        </w:rPr>
        <w:t>5.3.1.1</w:t>
      </w:r>
      <w:r w:rsidRPr="004A6B29">
        <w:rPr>
          <w:rFonts w:ascii="宋体" w:eastAsia="宋体" w:hAnsi="宋体" w:hint="eastAsia"/>
          <w:szCs w:val="24"/>
        </w:rPr>
        <w:t>导弹</w:t>
      </w:r>
      <w:r w:rsidRPr="00BB168F">
        <w:rPr>
          <w:rFonts w:ascii="宋体" w:eastAsia="宋体" w:hAnsi="宋体" w:hint="eastAsia"/>
          <w:position w:val="-4"/>
          <w:szCs w:val="24"/>
        </w:rPr>
        <w:object w:dxaOrig="400" w:dyaOrig="260" w14:anchorId="4CD0FAD3">
          <v:shape id="_x0000_i1244" type="#_x0000_t75" style="width:19.5pt;height:12.75pt" o:ole="">
            <v:imagedata r:id="rId74" o:title=""/>
          </v:shape>
          <o:OLEObject Type="Embed" ProgID="Equation.DSMT4" ShapeID="_x0000_i1244" DrawAspect="Content" ObjectID="_1818780850" r:id="rId394"/>
        </w:object>
      </w:r>
      <w:r>
        <w:rPr>
          <w:rFonts w:ascii="宋体" w:eastAsia="宋体" w:hAnsi="宋体" w:hint="eastAsia"/>
          <w:szCs w:val="24"/>
        </w:rPr>
        <w:t>、</w:t>
      </w:r>
      <w:r w:rsidRPr="004A6B29">
        <w:rPr>
          <w:rFonts w:ascii="宋体" w:eastAsia="宋体" w:hAnsi="宋体" w:hint="eastAsia"/>
          <w:szCs w:val="24"/>
        </w:rPr>
        <w:t>无人机</w:t>
      </w:r>
      <w:r w:rsidRPr="00DF37F8">
        <w:rPr>
          <w:rFonts w:ascii="宋体" w:eastAsia="宋体" w:hAnsi="宋体" w:hint="eastAsia"/>
          <w:position w:val="-4"/>
          <w:szCs w:val="24"/>
        </w:rPr>
        <w:object w:dxaOrig="480" w:dyaOrig="260" w14:anchorId="08335908">
          <v:shape id="_x0000_i1245" type="#_x0000_t75" style="width:24pt;height:13.5pt" o:ole="">
            <v:imagedata r:id="rId76" o:title=""/>
          </v:shape>
          <o:OLEObject Type="Embed" ProgID="Equation.DSMT4" ShapeID="_x0000_i1245" DrawAspect="Content" ObjectID="_1818780851" r:id="rId395"/>
        </w:object>
      </w:r>
      <w:proofErr w:type="gramStart"/>
      <w:r w:rsidRPr="004A6B29">
        <w:rPr>
          <w:rFonts w:ascii="宋体" w:eastAsia="宋体" w:hAnsi="宋体" w:hint="eastAsia"/>
          <w:szCs w:val="24"/>
        </w:rPr>
        <w:t>投第</w:t>
      </w:r>
      <w:proofErr w:type="gramEnd"/>
      <w:r w:rsidRPr="00C91209">
        <w:rPr>
          <w:rFonts w:ascii="宋体" w:eastAsia="宋体" w:hAnsi="宋体" w:hint="eastAsia"/>
          <w:position w:val="-6"/>
          <w:szCs w:val="24"/>
        </w:rPr>
        <w:object w:dxaOrig="200" w:dyaOrig="279" w14:anchorId="34EB3C5B">
          <v:shape id="_x0000_i1246" type="#_x0000_t75" style="width:10.5pt;height:13.5pt" o:ole="">
            <v:imagedata r:id="rId387" o:title=""/>
          </v:shape>
          <o:OLEObject Type="Embed" ProgID="Equation.DSMT4" ShapeID="_x0000_i1246" DrawAspect="Content" ObjectID="_1818780852" r:id="rId396"/>
        </w:object>
      </w:r>
      <w:r w:rsidRPr="004A6B29">
        <w:rPr>
          <w:rFonts w:ascii="宋体" w:eastAsia="宋体" w:hAnsi="宋体" w:hint="eastAsia"/>
          <w:szCs w:val="24"/>
        </w:rPr>
        <w:t>枚干扰弹及球心轨迹参数方程</w:t>
      </w:r>
      <w:r>
        <w:rPr>
          <w:rFonts w:ascii="宋体" w:eastAsia="宋体" w:hAnsi="宋体" w:hint="eastAsia"/>
          <w:szCs w:val="24"/>
        </w:rPr>
        <w:t>的</w:t>
      </w:r>
      <w:r>
        <w:rPr>
          <w:rFonts w:hint="eastAsia"/>
        </w:rPr>
        <w:t>建立</w:t>
      </w:r>
    </w:p>
    <w:p w14:paraId="562E0425" w14:textId="4CAB61BF" w:rsidR="002B6419" w:rsidRDefault="002B6419" w:rsidP="005E1EEA">
      <w:pPr>
        <w:tabs>
          <w:tab w:val="left" w:pos="60"/>
          <w:tab w:val="center" w:pos="4153"/>
        </w:tabs>
        <w:ind w:firstLineChars="200" w:firstLine="480"/>
        <w:jc w:val="left"/>
        <w:pPrChange w:id="930" w:author="yukina minato" w:date="2025-09-07T16:50:00Z" w16du:dateUtc="2025-09-07T08:50:00Z">
          <w:pPr>
            <w:tabs>
              <w:tab w:val="left" w:pos="300"/>
              <w:tab w:val="center" w:pos="4153"/>
            </w:tabs>
            <w:ind w:firstLineChars="100" w:firstLine="240"/>
            <w:jc w:val="left"/>
          </w:pPr>
        </w:pPrChange>
      </w:pPr>
      <w:r>
        <w:tab/>
      </w:r>
      <w:r>
        <w:rPr>
          <w:rFonts w:hint="eastAsia"/>
        </w:rPr>
        <w:t>记无人机</w:t>
      </w:r>
      <w:r w:rsidR="0031408E" w:rsidRPr="0031408E">
        <w:rPr>
          <w:rFonts w:hint="eastAsia"/>
          <w:position w:val="-14"/>
        </w:rPr>
        <w:object w:dxaOrig="1880" w:dyaOrig="400" w14:anchorId="3F774E98">
          <v:shape id="_x0000_i3207" type="#_x0000_t75" style="width:93.75pt;height:21pt" o:ole="">
            <v:imagedata r:id="rId397" o:title=""/>
          </v:shape>
          <o:OLEObject Type="Embed" ProgID="Equation.DSMT4" ShapeID="_x0000_i3207" DrawAspect="Content" ObjectID="_1818780853" r:id="rId398"/>
        </w:object>
      </w:r>
      <w:proofErr w:type="gramStart"/>
      <w:r>
        <w:rPr>
          <w:rFonts w:hint="eastAsia"/>
        </w:rPr>
        <w:t>投放第</w:t>
      </w:r>
      <w:proofErr w:type="gramEnd"/>
      <w:r w:rsidRPr="00913F3B">
        <w:rPr>
          <w:rFonts w:hint="eastAsia"/>
          <w:position w:val="-14"/>
        </w:rPr>
        <w:object w:dxaOrig="1440" w:dyaOrig="400" w14:anchorId="5F0EE765">
          <v:shape id="_x0000_i3208" type="#_x0000_t75" style="width:1in;height:19.5pt" o:ole="">
            <v:imagedata r:id="rId399" o:title=""/>
          </v:shape>
          <o:OLEObject Type="Embed" ProgID="Equation.DSMT4" ShapeID="_x0000_i3208" DrawAspect="Content" ObjectID="_1818780854" r:id="rId400"/>
        </w:object>
      </w:r>
      <w:r>
        <w:rPr>
          <w:rFonts w:hint="eastAsia"/>
        </w:rPr>
        <w:t>枚烟幕干扰弹的时间为</w:t>
      </w:r>
      <w:r w:rsidR="007E207D" w:rsidRPr="00913F3B">
        <w:rPr>
          <w:rFonts w:hint="eastAsia"/>
          <w:position w:val="-12"/>
        </w:rPr>
        <w:object w:dxaOrig="460" w:dyaOrig="400" w14:anchorId="59D00726">
          <v:shape id="_x0000_i3209" type="#_x0000_t75" style="width:23.25pt;height:19.5pt" o:ole="">
            <v:imagedata r:id="rId401" o:title=""/>
          </v:shape>
          <o:OLEObject Type="Embed" ProgID="Equation.DSMT4" ShapeID="_x0000_i3209" DrawAspect="Content" ObjectID="_1818780855" r:id="rId402"/>
        </w:object>
      </w:r>
      <w:r>
        <w:rPr>
          <w:rFonts w:hint="eastAsia"/>
        </w:rPr>
        <w:t>，起爆时间为</w:t>
      </w:r>
      <w:r w:rsidR="007E207D" w:rsidRPr="00F41085">
        <w:rPr>
          <w:rFonts w:hint="eastAsia"/>
          <w:position w:val="-12"/>
        </w:rPr>
        <w:object w:dxaOrig="460" w:dyaOrig="400" w14:anchorId="1CAF2781">
          <v:shape id="_x0000_i3210" type="#_x0000_t75" style="width:23.25pt;height:19.5pt" o:ole="">
            <v:imagedata r:id="rId403" o:title=""/>
          </v:shape>
          <o:OLEObject Type="Embed" ProgID="Equation.DSMT4" ShapeID="_x0000_i3210" DrawAspect="Content" ObjectID="_1818780856" r:id="rId404"/>
        </w:object>
      </w:r>
      <w:r>
        <w:rPr>
          <w:rFonts w:hint="eastAsia"/>
        </w:rPr>
        <w:t>，则起爆间隔</w:t>
      </w:r>
      <w:r w:rsidR="007E207D" w:rsidRPr="00913F3B">
        <w:rPr>
          <w:rFonts w:hint="eastAsia"/>
          <w:position w:val="-16"/>
        </w:rPr>
        <w:object w:dxaOrig="1860" w:dyaOrig="440" w14:anchorId="068B4C85">
          <v:shape id="_x0000_i3211" type="#_x0000_t75" style="width:93pt;height:21.75pt" o:ole="">
            <v:imagedata r:id="rId405" o:title=""/>
          </v:shape>
          <o:OLEObject Type="Embed" ProgID="Equation.DSMT4" ShapeID="_x0000_i3211" DrawAspect="Content" ObjectID="_1818780857" r:id="rId406"/>
        </w:object>
      </w:r>
    </w:p>
    <w:p w14:paraId="3E61F3CE" w14:textId="77777777" w:rsidR="002B6419" w:rsidRDefault="002B6419" w:rsidP="005E1EEA">
      <w:pPr>
        <w:ind w:firstLineChars="200" w:firstLine="480"/>
        <w:jc w:val="left"/>
        <w:rPr>
          <w:rFonts w:ascii="宋体" w:eastAsia="宋体" w:hAnsi="宋体" w:hint="eastAsia"/>
          <w:szCs w:val="24"/>
        </w:rPr>
        <w:pPrChange w:id="931" w:author="yukina minato" w:date="2025-09-07T16:50:00Z" w16du:dateUtc="2025-09-07T08:50:00Z">
          <w:pPr>
            <w:ind w:firstLineChars="100" w:firstLine="240"/>
            <w:jc w:val="left"/>
          </w:pPr>
        </w:pPrChange>
      </w:pPr>
      <w:r w:rsidRPr="004A6B29">
        <w:rPr>
          <w:rFonts w:ascii="宋体" w:eastAsia="宋体" w:hAnsi="宋体" w:hint="eastAsia"/>
          <w:szCs w:val="24"/>
        </w:rPr>
        <w:t>设</w:t>
      </w:r>
      <w:r w:rsidRPr="004A6B29">
        <w:rPr>
          <w:rFonts w:ascii="宋体" w:eastAsia="宋体" w:hAnsi="宋体" w:hint="eastAsia"/>
          <w:position w:val="-6"/>
          <w:szCs w:val="24"/>
        </w:rPr>
        <w:object w:dxaOrig="139" w:dyaOrig="240" w14:anchorId="290336D3">
          <v:shape id="_x0000_i1252" type="#_x0000_t75" style="width:6.75pt;height:12pt" o:ole="">
            <v:imagedata r:id="rId105" o:title=""/>
          </v:shape>
          <o:OLEObject Type="Embed" ProgID="Equation.DSMT4" ShapeID="_x0000_i1252" DrawAspect="Content" ObjectID="_1818780858" r:id="rId407"/>
        </w:object>
      </w:r>
      <w:r w:rsidRPr="004A6B29">
        <w:rPr>
          <w:rFonts w:ascii="宋体" w:eastAsia="宋体" w:hAnsi="宋体" w:hint="eastAsia"/>
          <w:szCs w:val="24"/>
        </w:rPr>
        <w:t>为已经发现导弹的时间，</w:t>
      </w:r>
      <w:r>
        <w:rPr>
          <w:rFonts w:ascii="宋体" w:eastAsia="宋体" w:hAnsi="宋体" w:hint="eastAsia"/>
          <w:szCs w:val="24"/>
        </w:rPr>
        <w:t>可以</w:t>
      </w:r>
      <w:r w:rsidRPr="004A6B29">
        <w:rPr>
          <w:rFonts w:ascii="宋体" w:eastAsia="宋体" w:hAnsi="宋体" w:hint="eastAsia"/>
          <w:szCs w:val="24"/>
        </w:rPr>
        <w:t>求出导弹</w:t>
      </w:r>
      <w:r w:rsidRPr="002802A1">
        <w:rPr>
          <w:rFonts w:ascii="宋体" w:eastAsia="宋体" w:hAnsi="宋体" w:hint="eastAsia"/>
          <w:position w:val="-4"/>
          <w:szCs w:val="24"/>
        </w:rPr>
        <w:object w:dxaOrig="400" w:dyaOrig="260" w14:anchorId="7B5B1271">
          <v:shape id="_x0000_i1253" type="#_x0000_t75" style="width:19.5pt;height:12.75pt" o:ole="">
            <v:imagedata r:id="rId263" o:title=""/>
          </v:shape>
          <o:OLEObject Type="Embed" ProgID="Equation.DSMT4" ShapeID="_x0000_i1253" DrawAspect="Content" ObjectID="_1818780859" r:id="rId408"/>
        </w:object>
      </w:r>
      <w:r w:rsidRPr="004A6B29">
        <w:rPr>
          <w:rFonts w:ascii="宋体" w:eastAsia="宋体" w:hAnsi="宋体" w:hint="eastAsia"/>
          <w:szCs w:val="24"/>
        </w:rPr>
        <w:t>的轨迹参数方程</w:t>
      </w:r>
      <w:r>
        <w:rPr>
          <w:rFonts w:ascii="宋体" w:eastAsia="宋体" w:hAnsi="宋体" w:hint="eastAsia"/>
          <w:szCs w:val="24"/>
        </w:rPr>
        <w:t>：</w:t>
      </w:r>
    </w:p>
    <w:p w14:paraId="4ED3030C" w14:textId="77777777" w:rsidR="002B6419" w:rsidRDefault="002B6419">
      <w:pPr>
        <w:rPr>
          <w:rFonts w:ascii="宋体" w:eastAsia="宋体" w:hAnsi="宋体" w:hint="eastAsia"/>
          <w:szCs w:val="24"/>
        </w:rPr>
      </w:pPr>
      <w:r w:rsidRPr="004A6B29">
        <w:rPr>
          <w:rFonts w:ascii="宋体" w:eastAsia="宋体" w:hAnsi="宋体" w:hint="eastAsia"/>
          <w:position w:val="-58"/>
          <w:szCs w:val="24"/>
        </w:rPr>
        <w:object w:dxaOrig="2720" w:dyaOrig="1280" w14:anchorId="6FDF786D">
          <v:shape id="_x0000_i1254" type="#_x0000_t75" style="width:136.5pt;height:64.5pt" o:ole="">
            <v:imagedata r:id="rId109" o:title=""/>
          </v:shape>
          <o:OLEObject Type="Embed" ProgID="Equation.DSMT4" ShapeID="_x0000_i1254" DrawAspect="Content" ObjectID="_1818780860" r:id="rId409"/>
        </w:object>
      </w:r>
    </w:p>
    <w:p w14:paraId="1D3FF536" w14:textId="6B0D80D0" w:rsidR="00002071" w:rsidDel="007B266D" w:rsidRDefault="00002071" w:rsidP="00C8579E">
      <w:pPr>
        <w:jc w:val="left"/>
        <w:rPr>
          <w:del w:id="932" w:author="yukina minato" w:date="2025-09-07T11:27:00Z" w16du:dateUtc="2025-09-07T03:27:00Z"/>
        </w:rPr>
      </w:pPr>
      <w:bookmarkStart w:id="933" w:name="_Hlk208121868"/>
      <w:r>
        <w:rPr>
          <w:rFonts w:hint="eastAsia"/>
        </w:rPr>
        <w:t xml:space="preserve">   </w:t>
      </w:r>
      <w:r w:rsidRPr="00A0300C">
        <w:rPr>
          <w:rFonts w:hint="eastAsia"/>
        </w:rPr>
        <w:t>记无人机</w:t>
      </w:r>
      <w:r w:rsidR="0031408E" w:rsidRPr="0031408E">
        <w:rPr>
          <w:rFonts w:hint="eastAsia"/>
          <w:position w:val="-10"/>
        </w:rPr>
        <w:object w:dxaOrig="440" w:dyaOrig="320" w14:anchorId="52074623">
          <v:shape id="_x0000_i1255" type="#_x0000_t75" style="width:21.75pt;height:16.5pt" o:ole="">
            <v:imagedata r:id="rId410" o:title=""/>
          </v:shape>
          <o:OLEObject Type="Embed" ProgID="Equation.DSMT4" ShapeID="_x0000_i1255" DrawAspect="Content" ObjectID="_1818780861" r:id="rId411"/>
        </w:object>
      </w:r>
      <w:r w:rsidRPr="00A0300C">
        <w:rPr>
          <w:rFonts w:hint="eastAsia"/>
        </w:rPr>
        <w:t>接到</w:t>
      </w:r>
      <w:proofErr w:type="gramStart"/>
      <w:r w:rsidRPr="00A0300C">
        <w:rPr>
          <w:rFonts w:hint="eastAsia"/>
        </w:rPr>
        <w:t>投放第</w:t>
      </w:r>
      <w:proofErr w:type="gramEnd"/>
      <w:r w:rsidR="0031408E" w:rsidRPr="0031408E">
        <w:rPr>
          <w:rFonts w:hint="eastAsia"/>
          <w:position w:val="-6"/>
        </w:rPr>
        <w:object w:dxaOrig="200" w:dyaOrig="279" w14:anchorId="7C1A90E4">
          <v:shape id="_x0000_i1256" type="#_x0000_t75" style="width:9.75pt;height:14.25pt" o:ole="">
            <v:imagedata r:id="rId412" o:title=""/>
          </v:shape>
          <o:OLEObject Type="Embed" ProgID="Equation.DSMT4" ShapeID="_x0000_i1256" DrawAspect="Content" ObjectID="_1818780862" r:id="rId413"/>
        </w:object>
      </w:r>
      <w:r w:rsidRPr="00A0300C">
        <w:rPr>
          <w:rFonts w:hint="eastAsia"/>
        </w:rPr>
        <w:t>枚烟幕干扰弹的命令时的坐标为</w:t>
      </w:r>
      <w:r w:rsidRPr="00A0300C">
        <w:rPr>
          <w:rFonts w:hint="eastAsia"/>
          <w:position w:val="-20"/>
        </w:rPr>
        <w:object w:dxaOrig="2280" w:dyaOrig="520" w14:anchorId="2235756A">
          <v:shape id="_x0000_i1257" type="#_x0000_t75" style="width:114pt;height:25.5pt" o:ole="">
            <v:imagedata r:id="rId414" o:title=""/>
          </v:shape>
          <o:OLEObject Type="Embed" ProgID="Equation.DSMT4" ShapeID="_x0000_i1257" DrawAspect="Content" ObjectID="_1818780863" r:id="rId415"/>
        </w:object>
      </w:r>
      <w:bookmarkEnd w:id="933"/>
      <w:r w:rsidRPr="00A0300C">
        <w:rPr>
          <w:rFonts w:hint="eastAsia"/>
        </w:rPr>
        <w:t>；</w:t>
      </w:r>
      <w:moveToRangeStart w:id="934" w:author="yukina minato" w:date="2025-09-07T11:27:00Z" w:name="move208136847"/>
      <w:moveTo w:id="935" w:author="yukina minato" w:date="2025-09-07T11:27:00Z" w16du:dateUtc="2025-09-07T03:27:00Z">
        <w:r w:rsidR="007B266D">
          <w:rPr>
            <w:rFonts w:hint="eastAsia"/>
          </w:rPr>
          <w:t>根据题意</w:t>
        </w:r>
        <w:r w:rsidR="007B266D" w:rsidRPr="00781EB7">
          <w:rPr>
            <w:rFonts w:hint="eastAsia"/>
            <w:position w:val="-16"/>
          </w:rPr>
          <w:object w:dxaOrig="480" w:dyaOrig="400" w14:anchorId="0B085128">
            <v:shape id="_x0000_i1258" type="#_x0000_t75" style="width:24pt;height:20.25pt" o:ole="">
              <v:imagedata r:id="rId416" o:title=""/>
            </v:shape>
            <o:OLEObject Type="Embed" ProgID="Equation.DSMT4" ShapeID="_x0000_i1258" DrawAspect="Content" ObjectID="_1818780864" r:id="rId417"/>
          </w:object>
        </w:r>
        <w:r w:rsidR="007B266D">
          <w:rPr>
            <w:rFonts w:hint="eastAsia"/>
          </w:rPr>
          <w:t>和</w:t>
        </w:r>
        <w:r w:rsidR="007B266D" w:rsidRPr="00FE4572">
          <w:rPr>
            <w:rFonts w:hint="eastAsia"/>
            <w:position w:val="-18"/>
          </w:rPr>
          <w:object w:dxaOrig="499" w:dyaOrig="420" w14:anchorId="591E217A">
            <v:shape id="_x0000_i1259" type="#_x0000_t75" style="width:24.75pt;height:21pt" o:ole="">
              <v:imagedata r:id="rId418" o:title=""/>
            </v:shape>
            <o:OLEObject Type="Embed" ProgID="Equation.DSMT4" ShapeID="_x0000_i1259" DrawAspect="Content" ObjectID="_1818780865" r:id="rId419"/>
          </w:object>
        </w:r>
        <w:r w:rsidR="007B266D">
          <w:rPr>
            <w:rFonts w:hint="eastAsia"/>
          </w:rPr>
          <w:t>已知，且当</w:t>
        </w:r>
        <w:r w:rsidR="007B266D" w:rsidRPr="00FE4572">
          <w:rPr>
            <w:rFonts w:hint="eastAsia"/>
            <w:position w:val="-6"/>
          </w:rPr>
          <w:object w:dxaOrig="560" w:dyaOrig="279" w14:anchorId="73F73D21">
            <v:shape id="_x0000_i1260" type="#_x0000_t75" style="width:27.75pt;height:14.25pt" o:ole="">
              <v:imagedata r:id="rId420" o:title=""/>
            </v:shape>
            <o:OLEObject Type="Embed" ProgID="Equation.DSMT4" ShapeID="_x0000_i1260" DrawAspect="Content" ObjectID="_1818780866" r:id="rId421"/>
          </w:object>
        </w:r>
        <w:r w:rsidR="007B266D">
          <w:rPr>
            <w:rFonts w:hint="eastAsia"/>
          </w:rPr>
          <w:t>时，有</w:t>
        </w:r>
      </w:moveTo>
      <w:moveToRangeEnd w:id="934"/>
    </w:p>
    <w:p w14:paraId="39AEE0D9" w14:textId="23B0B09F" w:rsidR="00002071" w:rsidRDefault="00002071">
      <w:pPr>
        <w:jc w:val="left"/>
        <w:pPrChange w:id="936" w:author="yukina minato" w:date="2025-09-07T11:27:00Z" w16du:dateUtc="2025-09-07T03:27:00Z">
          <w:pPr>
            <w:ind w:firstLineChars="150" w:firstLine="360"/>
            <w:jc w:val="left"/>
          </w:pPr>
        </w:pPrChange>
      </w:pPr>
      <w:moveFromRangeStart w:id="937" w:author="yukina minato" w:date="2025-09-07T11:27:00Z" w:name="move208136847"/>
      <w:moveFrom w:id="938" w:author="yukina minato" w:date="2025-09-07T11:27:00Z" w16du:dateUtc="2025-09-07T03:27:00Z">
        <w:r w:rsidDel="007B266D">
          <w:rPr>
            <w:rFonts w:hint="eastAsia"/>
          </w:rPr>
          <w:t>根据题意</w:t>
        </w:r>
        <w:r w:rsidRPr="00781EB7" w:rsidDel="007B266D">
          <w:rPr>
            <w:rFonts w:hint="eastAsia"/>
            <w:position w:val="-16"/>
          </w:rPr>
          <w:object w:dxaOrig="480" w:dyaOrig="400" w14:anchorId="77E61D46">
            <v:shape id="_x0000_i1261" type="#_x0000_t75" style="width:24pt;height:20.25pt" o:ole="">
              <v:imagedata r:id="rId416" o:title=""/>
            </v:shape>
            <o:OLEObject Type="Embed" ProgID="Equation.DSMT4" ShapeID="_x0000_i1261" DrawAspect="Content" ObjectID="_1818780867" r:id="rId422"/>
          </w:object>
        </w:r>
        <w:r w:rsidDel="007B266D">
          <w:rPr>
            <w:rFonts w:hint="eastAsia"/>
          </w:rPr>
          <w:t>和</w:t>
        </w:r>
        <w:r w:rsidRPr="00FE4572" w:rsidDel="007B266D">
          <w:rPr>
            <w:rFonts w:hint="eastAsia"/>
            <w:position w:val="-18"/>
          </w:rPr>
          <w:object w:dxaOrig="499" w:dyaOrig="420" w14:anchorId="51FE085B">
            <v:shape id="_x0000_i1262" type="#_x0000_t75" style="width:24.75pt;height:21pt" o:ole="">
              <v:imagedata r:id="rId418" o:title=""/>
            </v:shape>
            <o:OLEObject Type="Embed" ProgID="Equation.DSMT4" ShapeID="_x0000_i1262" DrawAspect="Content" ObjectID="_1818780868" r:id="rId423"/>
          </w:object>
        </w:r>
        <w:r w:rsidDel="007B266D">
          <w:rPr>
            <w:rFonts w:hint="eastAsia"/>
          </w:rPr>
          <w:t>已知，且当</w:t>
        </w:r>
        <w:r w:rsidRPr="00FE4572" w:rsidDel="007B266D">
          <w:rPr>
            <w:rFonts w:hint="eastAsia"/>
            <w:position w:val="-6"/>
          </w:rPr>
          <w:object w:dxaOrig="560" w:dyaOrig="279" w14:anchorId="199363B4">
            <v:shape id="_x0000_i1263" type="#_x0000_t75" style="width:27.75pt;height:14.25pt" o:ole="">
              <v:imagedata r:id="rId420" o:title=""/>
            </v:shape>
            <o:OLEObject Type="Embed" ProgID="Equation.DSMT4" ShapeID="_x0000_i1263" DrawAspect="Content" ObjectID="_1818780869" r:id="rId424"/>
          </w:object>
        </w:r>
        <w:r w:rsidDel="007B266D">
          <w:rPr>
            <w:rFonts w:hint="eastAsia"/>
          </w:rPr>
          <w:t>时，有</w:t>
        </w:r>
      </w:moveFrom>
      <w:moveFromRangeEnd w:id="937"/>
    </w:p>
    <w:p w14:paraId="7BB2CFAB" w14:textId="04F4C292" w:rsidR="00002071" w:rsidRDefault="00002071" w:rsidP="00002071">
      <w:r w:rsidRPr="00FE4572">
        <w:rPr>
          <w:rFonts w:hint="eastAsia"/>
          <w:position w:val="-40"/>
        </w:rPr>
        <w:object w:dxaOrig="2900" w:dyaOrig="920" w14:anchorId="46649F4C">
          <v:shape id="_x0000_i1264" type="#_x0000_t75" style="width:144.75pt;height:46.5pt" o:ole="">
            <v:imagedata r:id="rId425" o:title=""/>
          </v:shape>
          <o:OLEObject Type="Embed" ProgID="Equation.DSMT4" ShapeID="_x0000_i1264" DrawAspect="Content" ObjectID="_1818780870" r:id="rId426"/>
        </w:object>
      </w:r>
    </w:p>
    <w:p w14:paraId="2BE921EF" w14:textId="19635C1E" w:rsidR="007E207D" w:rsidRPr="00C8579E" w:rsidRDefault="007E207D" w:rsidP="00C8579E">
      <w:pPr>
        <w:jc w:val="left"/>
      </w:pPr>
      <w:r>
        <w:rPr>
          <w:rFonts w:hint="eastAsia"/>
        </w:rPr>
        <w:t xml:space="preserve">  </w:t>
      </w:r>
      <w:r>
        <w:rPr>
          <w:rFonts w:hint="eastAsia"/>
        </w:rPr>
        <w:t>记无人机</w:t>
      </w:r>
      <w:r w:rsidRPr="00DF2989">
        <w:rPr>
          <w:rFonts w:hint="eastAsia"/>
          <w:position w:val="-10"/>
        </w:rPr>
        <w:object w:dxaOrig="440" w:dyaOrig="320" w14:anchorId="2DF42DD1">
          <v:shape id="_x0000_i1265" type="#_x0000_t75" style="width:21.75pt;height:15.75pt" o:ole="">
            <v:imagedata r:id="rId427" o:title=""/>
          </v:shape>
          <o:OLEObject Type="Embed" ProgID="Equation.DSMT4" ShapeID="_x0000_i1265" DrawAspect="Content" ObjectID="_1818780871" r:id="rId428"/>
        </w:object>
      </w:r>
      <w:r>
        <w:rPr>
          <w:rFonts w:hint="eastAsia"/>
        </w:rPr>
        <w:t>的，</w:t>
      </w:r>
      <w:proofErr w:type="gramStart"/>
      <w:r>
        <w:rPr>
          <w:rFonts w:hint="eastAsia"/>
        </w:rPr>
        <w:t>投放第</w:t>
      </w:r>
      <w:proofErr w:type="gramEnd"/>
      <w:r w:rsidRPr="00DF2989">
        <w:rPr>
          <w:rFonts w:hint="eastAsia"/>
          <w:position w:val="-6"/>
        </w:rPr>
        <w:object w:dxaOrig="200" w:dyaOrig="279" w14:anchorId="0B8E7E79">
          <v:shape id="_x0000_i1266" type="#_x0000_t75" style="width:9.75pt;height:13.5pt" o:ole="">
            <v:imagedata r:id="rId429" o:title=""/>
          </v:shape>
          <o:OLEObject Type="Embed" ProgID="Equation.DSMT4" ShapeID="_x0000_i1266" DrawAspect="Content" ObjectID="_1818780872" r:id="rId430"/>
        </w:object>
      </w:r>
      <w:r>
        <w:rPr>
          <w:rFonts w:hint="eastAsia"/>
        </w:rPr>
        <w:t>枚烟幕干扰弹时无人机</w:t>
      </w:r>
      <w:r w:rsidRPr="00DF2989">
        <w:rPr>
          <w:rFonts w:hint="eastAsia"/>
          <w:position w:val="-10"/>
        </w:rPr>
        <w:object w:dxaOrig="440" w:dyaOrig="320" w14:anchorId="7496AFBC">
          <v:shape id="_x0000_i1267" type="#_x0000_t75" style="width:21.75pt;height:15.75pt" o:ole="">
            <v:imagedata r:id="rId427" o:title=""/>
          </v:shape>
          <o:OLEObject Type="Embed" ProgID="Equation.DSMT4" ShapeID="_x0000_i1267" DrawAspect="Content" ObjectID="_1818780873" r:id="rId431"/>
        </w:object>
      </w:r>
      <w:r>
        <w:rPr>
          <w:rFonts w:hint="eastAsia"/>
        </w:rPr>
        <w:t>飞行方向与</w:t>
      </w:r>
      <w:r w:rsidRPr="00AC54C6">
        <w:rPr>
          <w:rFonts w:hint="eastAsia"/>
          <w:position w:val="-6"/>
        </w:rPr>
        <w:object w:dxaOrig="200" w:dyaOrig="220" w14:anchorId="53E0BFF3">
          <v:shape id="_x0000_i1268" type="#_x0000_t75" style="width:9.75pt;height:10.5pt" o:ole="">
            <v:imagedata r:id="rId129" o:title=""/>
          </v:shape>
          <o:OLEObject Type="Embed" ProgID="Equation.DSMT4" ShapeID="_x0000_i1268" DrawAspect="Content" ObjectID="_1818780874" r:id="rId432"/>
        </w:object>
      </w:r>
      <w:r>
        <w:rPr>
          <w:rFonts w:hint="eastAsia"/>
        </w:rPr>
        <w:t>轴正方向夹角为</w:t>
      </w:r>
      <w:r w:rsidRPr="00C8579E">
        <w:rPr>
          <w:rFonts w:hint="eastAsia"/>
          <w:position w:val="-20"/>
        </w:rPr>
        <w:object w:dxaOrig="1520" w:dyaOrig="520" w14:anchorId="7030A278">
          <v:shape id="_x0000_i1269" type="#_x0000_t75" style="width:76.5pt;height:25.5pt" o:ole="">
            <v:imagedata r:id="rId433" o:title=""/>
          </v:shape>
          <o:OLEObject Type="Embed" ProgID="Equation.DSMT4" ShapeID="_x0000_i1269" DrawAspect="Content" ObjectID="_1818780875" r:id="rId434"/>
        </w:object>
      </w:r>
      <w:r>
        <w:rPr>
          <w:rFonts w:hint="eastAsia"/>
        </w:rPr>
        <w:t>，飞行速度为</w:t>
      </w:r>
      <w:r w:rsidRPr="00022717">
        <w:rPr>
          <w:rFonts w:hint="eastAsia"/>
          <w:position w:val="-22"/>
        </w:rPr>
        <w:object w:dxaOrig="499" w:dyaOrig="460" w14:anchorId="14D5C397">
          <v:shape id="_x0000_i1270" type="#_x0000_t75" style="width:24.75pt;height:23.25pt" o:ole="">
            <v:imagedata r:id="rId435" o:title=""/>
          </v:shape>
          <o:OLEObject Type="Embed" ProgID="Equation.DSMT4" ShapeID="_x0000_i1270" DrawAspect="Content" ObjectID="_1818780876" r:id="rId436"/>
        </w:object>
      </w:r>
    </w:p>
    <w:p w14:paraId="1028BBB4" w14:textId="27314564" w:rsidR="002B6419" w:rsidRPr="008F2067" w:rsidRDefault="002B6419">
      <w:pPr>
        <w:jc w:val="left"/>
        <w:rPr>
          <w:rFonts w:ascii="宋体" w:eastAsia="宋体" w:hAnsi="宋体" w:hint="eastAsia"/>
          <w:szCs w:val="24"/>
        </w:rPr>
        <w:pPrChange w:id="939" w:author="yukina minato" w:date="2025-09-07T11:27:00Z" w16du:dateUtc="2025-09-07T03:27:00Z">
          <w:pPr>
            <w:ind w:firstLineChars="200" w:firstLine="480"/>
            <w:jc w:val="left"/>
          </w:pPr>
        </w:pPrChange>
      </w:pPr>
      <w:r w:rsidRPr="004A6B29">
        <w:rPr>
          <w:rFonts w:ascii="宋体" w:eastAsia="宋体" w:hAnsi="宋体" w:hint="eastAsia"/>
          <w:szCs w:val="24"/>
        </w:rPr>
        <w:t>无人机</w:t>
      </w:r>
      <w:r w:rsidRPr="00302535">
        <w:rPr>
          <w:rFonts w:ascii="宋体" w:eastAsia="宋体" w:hAnsi="宋体" w:hint="eastAsia"/>
          <w:position w:val="-4"/>
          <w:szCs w:val="24"/>
        </w:rPr>
        <w:object w:dxaOrig="480" w:dyaOrig="260" w14:anchorId="6B1BE5B5">
          <v:shape id="_x0000_i1271" type="#_x0000_t75" style="width:24pt;height:13.5pt" o:ole="">
            <v:imagedata r:id="rId76" o:title=""/>
          </v:shape>
          <o:OLEObject Type="Embed" ProgID="Equation.DSMT4" ShapeID="_x0000_i1271" DrawAspect="Content" ObjectID="_1818780877" r:id="rId437"/>
        </w:object>
      </w:r>
      <w:proofErr w:type="gramStart"/>
      <w:r w:rsidRPr="004A6B29">
        <w:rPr>
          <w:rFonts w:ascii="宋体" w:eastAsia="宋体" w:hAnsi="宋体" w:hint="eastAsia"/>
          <w:szCs w:val="24"/>
        </w:rPr>
        <w:t>投放第</w:t>
      </w:r>
      <w:proofErr w:type="gramEnd"/>
      <w:r w:rsidRPr="00910938">
        <w:rPr>
          <w:rFonts w:ascii="宋体" w:eastAsia="宋体" w:hAnsi="宋体" w:hint="eastAsia"/>
          <w:position w:val="-6"/>
          <w:szCs w:val="24"/>
        </w:rPr>
        <w:object w:dxaOrig="200" w:dyaOrig="279" w14:anchorId="28483130">
          <v:shape id="_x0000_i1272" type="#_x0000_t75" style="width:9.75pt;height:13.5pt" o:ole="">
            <v:imagedata r:id="rId438" o:title=""/>
          </v:shape>
          <o:OLEObject Type="Embed" ProgID="Equation.DSMT4" ShapeID="_x0000_i1272" DrawAspect="Content" ObjectID="_1818780878" r:id="rId439"/>
        </w:object>
      </w:r>
      <w:r w:rsidRPr="004A6B29">
        <w:rPr>
          <w:rFonts w:ascii="宋体" w:eastAsia="宋体" w:hAnsi="宋体" w:hint="eastAsia"/>
          <w:szCs w:val="24"/>
        </w:rPr>
        <w:t>枚烟幕干扰弹以及</w:t>
      </w:r>
      <w:del w:id="940" w:author="yukina minato" w:date="2025-09-07T11:27:00Z" w16du:dateUtc="2025-09-07T03:27:00Z">
        <w:r w:rsidRPr="004A6B29" w:rsidDel="007B266D">
          <w:rPr>
            <w:rFonts w:ascii="宋体" w:eastAsia="宋体" w:hAnsi="宋体" w:hint="eastAsia"/>
            <w:szCs w:val="24"/>
          </w:rPr>
          <w:delText>干扰弹起爆后形成的球状烟幕云团</w:delText>
        </w:r>
      </w:del>
      <w:r w:rsidRPr="004A6B29">
        <w:rPr>
          <w:rFonts w:ascii="宋体" w:eastAsia="宋体" w:hAnsi="宋体" w:hint="eastAsia"/>
          <w:szCs w:val="24"/>
        </w:rPr>
        <w:t>球心</w:t>
      </w:r>
      <w:ins w:id="941" w:author="yukina minato" w:date="2025-09-07T11:27:00Z" w16du:dateUtc="2025-09-07T03:27:00Z">
        <w:r w:rsidR="007B266D">
          <w:rPr>
            <w:rFonts w:ascii="宋体" w:eastAsia="宋体" w:hAnsi="宋体" w:hint="eastAsia"/>
            <w:szCs w:val="24"/>
          </w:rPr>
          <w:t>不同定义域</w:t>
        </w:r>
      </w:ins>
      <w:r w:rsidRPr="004A6B29">
        <w:rPr>
          <w:rFonts w:ascii="宋体" w:eastAsia="宋体" w:hAnsi="宋体" w:hint="eastAsia"/>
          <w:szCs w:val="24"/>
        </w:rPr>
        <w:t>的轨迹</w:t>
      </w:r>
      <w:del w:id="942" w:author="yukina minato" w:date="2025-09-07T11:27:00Z" w16du:dateUtc="2025-09-07T03:27:00Z">
        <w:r w:rsidRPr="004A6B29" w:rsidDel="007B266D">
          <w:rPr>
            <w:rFonts w:ascii="宋体" w:eastAsia="宋体" w:hAnsi="宋体" w:hint="eastAsia"/>
            <w:szCs w:val="24"/>
          </w:rPr>
          <w:delText>参数</w:delText>
        </w:r>
      </w:del>
      <w:r w:rsidRPr="004A6B29">
        <w:rPr>
          <w:rFonts w:ascii="宋体" w:eastAsia="宋体" w:hAnsi="宋体" w:hint="eastAsia"/>
          <w:szCs w:val="24"/>
        </w:rPr>
        <w:t>方程</w:t>
      </w:r>
      <w:r>
        <w:rPr>
          <w:rFonts w:ascii="宋体" w:eastAsia="宋体" w:hAnsi="宋体" w:hint="eastAsia"/>
          <w:szCs w:val="24"/>
        </w:rPr>
        <w:t>为：</w:t>
      </w:r>
    </w:p>
    <w:p w14:paraId="05B5A1CA" w14:textId="77777777" w:rsidR="002B6419" w:rsidRPr="004A6B29" w:rsidRDefault="002B6419" w:rsidP="002B6419">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8"/>
          <w:szCs w:val="24"/>
        </w:rPr>
        <w:object w:dxaOrig="1180" w:dyaOrig="480" w14:anchorId="7493CF95">
          <v:shape id="_x0000_i1273" type="#_x0000_t75" style="width:59.25pt;height:24pt" o:ole="">
            <v:imagedata r:id="rId440" o:title=""/>
          </v:shape>
          <o:OLEObject Type="Embed" ProgID="Equation.DSMT4" ShapeID="_x0000_i1273" DrawAspect="Content" ObjectID="_1818780879" r:id="rId441"/>
        </w:object>
      </w:r>
      <w:r w:rsidRPr="004A6B29">
        <w:rPr>
          <w:rFonts w:ascii="宋体" w:eastAsia="宋体" w:hAnsi="宋体" w:hint="eastAsia"/>
          <w:szCs w:val="24"/>
        </w:rPr>
        <w:t>时，轨迹参数方程为：</w:t>
      </w:r>
    </w:p>
    <w:p w14:paraId="240C7B1B" w14:textId="72D41FD8" w:rsidR="002B6419" w:rsidRPr="004A6B29" w:rsidDel="00EB127A" w:rsidRDefault="002B6419" w:rsidP="002B6419">
      <w:pPr>
        <w:rPr>
          <w:del w:id="943" w:author="yukina minato" w:date="2025-09-07T12:07:00Z" w16du:dateUtc="2025-09-07T04:07:00Z"/>
          <w:rFonts w:ascii="宋体" w:eastAsia="宋体" w:hAnsi="宋体" w:hint="eastAsia"/>
          <w:szCs w:val="24"/>
        </w:rPr>
      </w:pPr>
    </w:p>
    <w:p w14:paraId="0DDB818B" w14:textId="6F0252F9" w:rsidR="002B6419" w:rsidRPr="00454340" w:rsidRDefault="00002071" w:rsidP="00C8579E">
      <w:r w:rsidRPr="00C8579E">
        <w:rPr>
          <w:rFonts w:ascii="宋体" w:eastAsia="宋体" w:hAnsi="宋体" w:hint="eastAsia"/>
          <w:position w:val="-66"/>
          <w:szCs w:val="24"/>
        </w:rPr>
        <w:object w:dxaOrig="3060" w:dyaOrig="1440" w14:anchorId="658F7C77">
          <v:shape id="_x0000_i1274" type="#_x0000_t75" style="width:153pt;height:71.25pt" o:ole="">
            <v:imagedata r:id="rId442" o:title=""/>
          </v:shape>
          <o:OLEObject Type="Embed" ProgID="Equation.DSMT4" ShapeID="_x0000_i1274" DrawAspect="Content" ObjectID="_1818780880" r:id="rId443"/>
        </w:object>
      </w:r>
    </w:p>
    <w:p w14:paraId="390576F5" w14:textId="77777777" w:rsidR="002B6419" w:rsidRPr="004A6B29" w:rsidRDefault="002B6419" w:rsidP="002B6419">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80" w:dyaOrig="400" w14:anchorId="4CA6CC74">
          <v:shape id="_x0000_i1275" type="#_x0000_t75" style="width:69pt;height:19.5pt" o:ole="">
            <v:imagedata r:id="rId444" o:title=""/>
          </v:shape>
          <o:OLEObject Type="Embed" ProgID="Equation.DSMT4" ShapeID="_x0000_i1275" DrawAspect="Content" ObjectID="_1818780881" r:id="rId445"/>
        </w:object>
      </w:r>
      <w:r w:rsidRPr="004A6B29">
        <w:rPr>
          <w:rFonts w:ascii="宋体" w:eastAsia="宋体" w:hAnsi="宋体" w:hint="eastAsia"/>
          <w:szCs w:val="24"/>
        </w:rPr>
        <w:t>时，轨迹参数方程为：</w:t>
      </w:r>
    </w:p>
    <w:p w14:paraId="21B15718" w14:textId="02BD6322" w:rsidR="002B6419" w:rsidRPr="00D354FF" w:rsidRDefault="002D3FCB" w:rsidP="00C8579E">
      <w:r w:rsidRPr="00C8579E">
        <w:rPr>
          <w:rFonts w:ascii="宋体" w:eastAsia="宋体" w:hAnsi="宋体" w:hint="eastAsia"/>
          <w:position w:val="-80"/>
          <w:szCs w:val="24"/>
        </w:rPr>
        <w:object w:dxaOrig="3060" w:dyaOrig="1719" w14:anchorId="35FE5535">
          <v:shape id="_x0000_i1276" type="#_x0000_t75" style="width:153pt;height:86.25pt" o:ole="">
            <v:imagedata r:id="rId446" o:title=""/>
          </v:shape>
          <o:OLEObject Type="Embed" ProgID="Equation.DSMT4" ShapeID="_x0000_i1276" DrawAspect="Content" ObjectID="_1818780882" r:id="rId447"/>
        </w:object>
      </w:r>
    </w:p>
    <w:p w14:paraId="2B66EF23" w14:textId="287584A3" w:rsidR="002B6419" w:rsidRDefault="002B6419" w:rsidP="002B6419">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80" w:dyaOrig="400" w14:anchorId="7917AEA3">
          <v:shape id="_x0000_i1277" type="#_x0000_t75" style="width:69pt;height:19.5pt" o:ole="">
            <v:imagedata r:id="rId448" o:title=""/>
          </v:shape>
          <o:OLEObject Type="Embed" ProgID="Equation.DSMT4" ShapeID="_x0000_i1277" DrawAspect="Content" ObjectID="_1818780883" r:id="rId449"/>
        </w:object>
      </w:r>
      <w:r w:rsidRPr="004A6B29">
        <w:rPr>
          <w:rFonts w:ascii="宋体" w:eastAsia="宋体" w:hAnsi="宋体" w:hint="eastAsia"/>
          <w:szCs w:val="24"/>
        </w:rPr>
        <w:t>时，轨迹参数方程为：</w:t>
      </w:r>
    </w:p>
    <w:p w14:paraId="18557BCF" w14:textId="62BE920E" w:rsidR="002D3FCB" w:rsidDel="00EB127A" w:rsidRDefault="002D3FCB" w:rsidP="002B6419">
      <w:pPr>
        <w:ind w:firstLineChars="200" w:firstLine="480"/>
        <w:jc w:val="left"/>
        <w:rPr>
          <w:del w:id="944" w:author="yukina minato" w:date="2025-09-07T12:07:00Z" w16du:dateUtc="2025-09-07T04:07:00Z"/>
          <w:rFonts w:ascii="宋体" w:eastAsia="宋体" w:hAnsi="宋体" w:hint="eastAsia"/>
          <w:szCs w:val="24"/>
        </w:rPr>
      </w:pPr>
    </w:p>
    <w:p w14:paraId="03EF1A49" w14:textId="085C4F6E" w:rsidR="002D3FCB" w:rsidRPr="004A6B29" w:rsidDel="00EB127A" w:rsidRDefault="002D3FCB" w:rsidP="00C8579E">
      <w:pPr>
        <w:ind w:firstLineChars="200" w:firstLine="480"/>
        <w:rPr>
          <w:del w:id="945" w:author="yukina minato" w:date="2025-09-07T12:07:00Z" w16du:dateUtc="2025-09-07T04:07:00Z"/>
          <w:rFonts w:ascii="宋体" w:eastAsia="宋体" w:hAnsi="宋体" w:hint="eastAsia"/>
          <w:szCs w:val="24"/>
        </w:rPr>
      </w:pPr>
      <w:r w:rsidRPr="00302535">
        <w:rPr>
          <w:rFonts w:ascii="宋体" w:eastAsia="宋体" w:hAnsi="宋体" w:hint="eastAsia"/>
          <w:position w:val="-80"/>
          <w:szCs w:val="24"/>
        </w:rPr>
        <w:object w:dxaOrig="4020" w:dyaOrig="1719" w14:anchorId="4519FE6D">
          <v:shape id="_x0000_i1278" type="#_x0000_t75" style="width:200.25pt;height:86.25pt" o:ole="">
            <v:imagedata r:id="rId450" o:title=""/>
          </v:shape>
          <o:OLEObject Type="Embed" ProgID="Equation.DSMT4" ShapeID="_x0000_i1278" DrawAspect="Content" ObjectID="_1818780884" r:id="rId451"/>
        </w:object>
      </w:r>
    </w:p>
    <w:p w14:paraId="26F0ED21" w14:textId="2F266761" w:rsidR="002B6419" w:rsidRPr="00D354FF" w:rsidRDefault="002B6419" w:rsidP="00EB127A">
      <w:pPr>
        <w:ind w:firstLineChars="200" w:firstLine="480"/>
      </w:pPr>
    </w:p>
    <w:p w14:paraId="03C5D58C" w14:textId="77777777" w:rsidR="002B6419" w:rsidRDefault="002B6419" w:rsidP="00C8579E">
      <w:pPr>
        <w:ind w:firstLineChars="200" w:firstLine="480"/>
        <w:jc w:val="left"/>
      </w:pPr>
      <w:r>
        <w:rPr>
          <w:rFonts w:hint="eastAsia"/>
        </w:rPr>
        <w:t>其中</w:t>
      </w:r>
    </w:p>
    <w:p w14:paraId="579E0512" w14:textId="742382AE" w:rsidR="002B6419" w:rsidRDefault="002D3FCB" w:rsidP="002B6419">
      <w:pPr>
        <w:ind w:firstLineChars="200" w:firstLine="480"/>
        <w:rPr>
          <w:ins w:id="946" w:author="yukina minato" w:date="2025-09-07T12:07:00Z" w16du:dateUtc="2025-09-07T04:07:00Z"/>
          <w:rFonts w:ascii="宋体" w:eastAsia="宋体" w:hAnsi="宋体" w:hint="eastAsia"/>
          <w:szCs w:val="24"/>
        </w:rPr>
      </w:pPr>
      <w:r w:rsidRPr="004A6B29">
        <w:rPr>
          <w:rFonts w:ascii="宋体" w:eastAsia="宋体" w:hAnsi="宋体" w:hint="eastAsia"/>
          <w:position w:val="-30"/>
          <w:szCs w:val="24"/>
        </w:rPr>
        <w:object w:dxaOrig="2840" w:dyaOrig="859" w14:anchorId="66BA7400">
          <v:shape id="_x0000_i1279" type="#_x0000_t75" style="width:141.75pt;height:42.75pt" o:ole="">
            <v:imagedata r:id="rId452" o:title=""/>
          </v:shape>
          <o:OLEObject Type="Embed" ProgID="Equation.DSMT4" ShapeID="_x0000_i1279" DrawAspect="Content" ObjectID="_1818780885" r:id="rId453"/>
        </w:object>
      </w:r>
    </w:p>
    <w:p w14:paraId="613F9263" w14:textId="77777777" w:rsidR="00EB127A" w:rsidRPr="00C8579E" w:rsidRDefault="00EB127A" w:rsidP="00EB127A">
      <w:pPr>
        <w:rPr>
          <w:ins w:id="947" w:author="yukina minato" w:date="2025-09-07T12:07:00Z" w16du:dateUtc="2025-09-07T04:07:00Z"/>
        </w:rPr>
      </w:pPr>
      <w:ins w:id="948" w:author="yukina minato" w:date="2025-09-07T12:07:00Z" w16du:dateUtc="2025-09-07T04:07:00Z">
        <w:r>
          <w:rPr>
            <w:rFonts w:hint="eastAsia"/>
            <w:noProof/>
          </w:rPr>
          <w:drawing>
            <wp:inline distT="0" distB="0" distL="0" distR="0" wp14:anchorId="4D4307D2" wp14:editId="1F8FD377">
              <wp:extent cx="3977755" cy="1752600"/>
              <wp:effectExtent l="0" t="0" r="3810" b="0"/>
              <wp:docPr id="12668174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0"/>
                      <pic:cNvPicPr>
                        <a:picLocks noChangeAspect="1" noChangeArrowheads="1"/>
                      </pic:cNvPicPr>
                    </pic:nvPicPr>
                    <pic:blipFill rotWithShape="1">
                      <a:blip r:embed="rId454" cstate="print">
                        <a:extLst>
                          <a:ext uri="{28A0092B-C50C-407E-A947-70E740481C1C}">
                            <a14:useLocalDpi xmlns:a14="http://schemas.microsoft.com/office/drawing/2010/main" val="0"/>
                          </a:ext>
                        </a:extLst>
                      </a:blip>
                      <a:srcRect l="16331" t="38339" r="14213" b="18987"/>
                      <a:stretch>
                        <a:fillRect/>
                      </a:stretch>
                    </pic:blipFill>
                    <pic:spPr bwMode="auto">
                      <a:xfrm>
                        <a:off x="0" y="0"/>
                        <a:ext cx="3981466" cy="1754235"/>
                      </a:xfrm>
                      <a:prstGeom prst="rect">
                        <a:avLst/>
                      </a:prstGeom>
                      <a:noFill/>
                      <a:ln>
                        <a:noFill/>
                      </a:ln>
                      <a:extLst>
                        <a:ext uri="{53640926-AAD7-44D8-BBD7-CCE9431645EC}">
                          <a14:shadowObscured xmlns:a14="http://schemas.microsoft.com/office/drawing/2010/main"/>
                        </a:ext>
                      </a:extLst>
                    </pic:spPr>
                  </pic:pic>
                </a:graphicData>
              </a:graphic>
            </wp:inline>
          </w:drawing>
        </w:r>
      </w:ins>
    </w:p>
    <w:p w14:paraId="687BD1E2" w14:textId="247190AD" w:rsidR="00EB127A" w:rsidRDefault="00EB127A" w:rsidP="00EB127A">
      <w:pPr>
        <w:rPr>
          <w:ins w:id="949" w:author="yukina minato" w:date="2025-09-07T12:10:00Z" w16du:dateUtc="2025-09-07T04:10:00Z"/>
          <w:rFonts w:eastAsia="宋体"/>
          <w:sz w:val="21"/>
          <w:szCs w:val="18"/>
        </w:rPr>
      </w:pPr>
      <w:ins w:id="950" w:author="yukina minato" w:date="2025-09-07T12:07:00Z" w16du:dateUtc="2025-09-07T04:07:00Z">
        <w:r>
          <w:rPr>
            <w:rFonts w:eastAsia="宋体" w:hint="eastAsia"/>
            <w:sz w:val="21"/>
            <w:szCs w:val="18"/>
          </w:rPr>
          <w:t>图</w:t>
        </w:r>
        <w:r>
          <w:rPr>
            <w:rFonts w:eastAsia="宋体" w:hint="eastAsia"/>
            <w:sz w:val="21"/>
            <w:szCs w:val="18"/>
          </w:rPr>
          <w:t xml:space="preserve">10  </w:t>
        </w:r>
        <w:r w:rsidRPr="00EB127A">
          <w:rPr>
            <w:rFonts w:eastAsia="宋体" w:hint="eastAsia"/>
            <w:sz w:val="21"/>
            <w:szCs w:val="18"/>
          </w:rPr>
          <w:t>单无人机</w:t>
        </w:r>
        <w:r>
          <w:rPr>
            <w:rFonts w:eastAsia="宋体" w:hint="eastAsia"/>
            <w:sz w:val="21"/>
            <w:szCs w:val="18"/>
          </w:rPr>
          <w:t>多投放弹</w:t>
        </w:r>
        <w:r w:rsidRPr="00EB127A">
          <w:rPr>
            <w:rFonts w:eastAsia="宋体" w:hint="eastAsia"/>
            <w:sz w:val="21"/>
            <w:szCs w:val="18"/>
          </w:rPr>
          <w:t>几何光学遮蔽示意图</w:t>
        </w:r>
      </w:ins>
    </w:p>
    <w:p w14:paraId="055C5564" w14:textId="77777777" w:rsidR="00EB127A" w:rsidRPr="00EB127A" w:rsidRDefault="00EB127A">
      <w:pPr>
        <w:rPr>
          <w:rFonts w:eastAsia="宋体" w:hint="eastAsia"/>
          <w:sz w:val="21"/>
          <w:szCs w:val="18"/>
          <w:rPrChange w:id="951" w:author="yukina minato" w:date="2025-09-07T12:10:00Z" w16du:dateUtc="2025-09-07T04:10:00Z">
            <w:rPr>
              <w:rFonts w:ascii="宋体" w:eastAsia="宋体" w:hAnsi="宋体" w:hint="eastAsia"/>
              <w:szCs w:val="24"/>
            </w:rPr>
          </w:rPrChange>
        </w:rPr>
        <w:pPrChange w:id="952" w:author="yukina minato" w:date="2025-09-07T12:10:00Z" w16du:dateUtc="2025-09-07T04:10:00Z">
          <w:pPr>
            <w:ind w:firstLineChars="200" w:firstLine="480"/>
          </w:pPr>
        </w:pPrChange>
      </w:pPr>
    </w:p>
    <w:p w14:paraId="643559A1" w14:textId="77777777" w:rsidR="002B6419" w:rsidRPr="00C91209" w:rsidRDefault="002B6419" w:rsidP="002B6419">
      <w:pPr>
        <w:pStyle w:val="af3"/>
        <w:spacing w:line="360" w:lineRule="auto"/>
        <w:ind w:leftChars="200" w:left="480"/>
        <w:outlineLvl w:val="4"/>
      </w:pPr>
      <w:r w:rsidRPr="00C91209">
        <w:rPr>
          <w:rFonts w:hint="eastAsia"/>
        </w:rPr>
        <w:t>5.3.1.2</w:t>
      </w:r>
      <w:r w:rsidRPr="00C91209">
        <w:rPr>
          <w:rFonts w:hint="eastAsia"/>
        </w:rPr>
        <w:t>球状烟幕中心点</w:t>
      </w:r>
      <w:r w:rsidRPr="00C91209">
        <w:rPr>
          <w:position w:val="-16"/>
        </w:rPr>
        <w:object w:dxaOrig="499" w:dyaOrig="400" w14:anchorId="1A00FEF7">
          <v:shape id="_x0000_i1280" type="#_x0000_t75" style="width:24.75pt;height:19.5pt" o:ole="">
            <v:imagedata r:id="rId455" o:title=""/>
          </v:shape>
          <o:OLEObject Type="Embed" ProgID="Equation.DSMT4" ShapeID="_x0000_i1280" DrawAspect="Content" ObjectID="_1818780886" r:id="rId456"/>
        </w:object>
      </w:r>
      <w:r w:rsidRPr="00C91209">
        <w:rPr>
          <w:rFonts w:hint="eastAsia"/>
        </w:rPr>
        <w:t>到直线</w:t>
      </w:r>
      <w:r w:rsidRPr="00C91209">
        <w:rPr>
          <w:position w:val="-12"/>
        </w:rPr>
        <w:object w:dxaOrig="520" w:dyaOrig="360" w14:anchorId="334210D7">
          <v:shape id="_x0000_i1281" type="#_x0000_t75" style="width:25.5pt;height:18pt" o:ole="">
            <v:imagedata r:id="rId457" o:title=""/>
          </v:shape>
          <o:OLEObject Type="Embed" ProgID="Equation.DSMT4" ShapeID="_x0000_i1281" DrawAspect="Content" ObjectID="_1818780887" r:id="rId458"/>
        </w:object>
      </w:r>
      <w:r w:rsidRPr="00C91209">
        <w:rPr>
          <w:rFonts w:hint="eastAsia"/>
        </w:rPr>
        <w:t>距离表达式的建立</w:t>
      </w:r>
    </w:p>
    <w:p w14:paraId="6DBC6A60" w14:textId="77777777" w:rsidR="002B6419" w:rsidDel="007B266D" w:rsidRDefault="002B6419" w:rsidP="002B6419">
      <w:pPr>
        <w:ind w:firstLineChars="200" w:firstLine="480"/>
        <w:rPr>
          <w:del w:id="953" w:author="yukina minato" w:date="2025-09-07T11:28:00Z" w16du:dateUtc="2025-09-07T03:28:00Z"/>
          <w:rFonts w:ascii="宋体" w:eastAsia="宋体" w:hAnsi="宋体" w:hint="eastAsia"/>
          <w:szCs w:val="24"/>
        </w:rPr>
      </w:pPr>
      <w:r>
        <w:rPr>
          <w:rFonts w:hint="eastAsia"/>
        </w:rPr>
        <w:t>设</w:t>
      </w:r>
      <w:r w:rsidRPr="004A6B29">
        <w:rPr>
          <w:rFonts w:ascii="宋体" w:eastAsia="宋体" w:hAnsi="宋体" w:hint="eastAsia"/>
          <w:szCs w:val="24"/>
        </w:rPr>
        <w:t>无人机</w:t>
      </w:r>
      <w:r w:rsidRPr="00302535">
        <w:rPr>
          <w:rFonts w:ascii="宋体" w:eastAsia="宋体" w:hAnsi="宋体" w:hint="eastAsia"/>
          <w:position w:val="-4"/>
          <w:szCs w:val="24"/>
        </w:rPr>
        <w:object w:dxaOrig="480" w:dyaOrig="260" w14:anchorId="088CCA0C">
          <v:shape id="_x0000_i1282" type="#_x0000_t75" style="width:24pt;height:13.5pt" o:ole="">
            <v:imagedata r:id="rId76" o:title=""/>
          </v:shape>
          <o:OLEObject Type="Embed" ProgID="Equation.DSMT4" ShapeID="_x0000_i1282" DrawAspect="Content" ObjectID="_1818780888" r:id="rId459"/>
        </w:object>
      </w:r>
      <w:proofErr w:type="gramStart"/>
      <w:r w:rsidRPr="004A6B29">
        <w:rPr>
          <w:rFonts w:ascii="宋体" w:eastAsia="宋体" w:hAnsi="宋体" w:hint="eastAsia"/>
          <w:szCs w:val="24"/>
        </w:rPr>
        <w:t>投放第</w:t>
      </w:r>
      <w:proofErr w:type="gramEnd"/>
      <w:r w:rsidRPr="00A87F96">
        <w:rPr>
          <w:rFonts w:ascii="宋体" w:eastAsia="宋体" w:hAnsi="宋体" w:hint="eastAsia"/>
          <w:position w:val="-6"/>
          <w:szCs w:val="24"/>
        </w:rPr>
        <w:object w:dxaOrig="200" w:dyaOrig="279" w14:anchorId="1C2FDBD8">
          <v:shape id="_x0000_i1283" type="#_x0000_t75" style="width:9.75pt;height:13.5pt" o:ole="">
            <v:imagedata r:id="rId460" o:title=""/>
          </v:shape>
          <o:OLEObject Type="Embed" ProgID="Equation.DSMT4" ShapeID="_x0000_i1283" DrawAspect="Content" ObjectID="_1818780889" r:id="rId461"/>
        </w:object>
      </w:r>
      <w:r w:rsidRPr="004A6B29">
        <w:rPr>
          <w:rFonts w:ascii="宋体" w:eastAsia="宋体" w:hAnsi="宋体" w:hint="eastAsia"/>
          <w:szCs w:val="24"/>
        </w:rPr>
        <w:t>枚烟幕干扰弹</w:t>
      </w:r>
      <w:r>
        <w:rPr>
          <w:rFonts w:ascii="宋体" w:eastAsia="宋体" w:hAnsi="宋体" w:hint="eastAsia"/>
          <w:szCs w:val="24"/>
        </w:rPr>
        <w:t>起爆后形成的</w:t>
      </w:r>
      <w:r>
        <w:rPr>
          <w:rFonts w:hint="eastAsia"/>
        </w:rPr>
        <w:t>球状烟幕云团球心为：</w:t>
      </w:r>
      <w:r w:rsidRPr="004A6B29">
        <w:rPr>
          <w:rFonts w:ascii="宋体" w:eastAsia="宋体" w:hAnsi="宋体" w:hint="eastAsia"/>
          <w:position w:val="-18"/>
          <w:szCs w:val="24"/>
        </w:rPr>
        <w:object w:dxaOrig="2160" w:dyaOrig="480" w14:anchorId="7311AAC2">
          <v:shape id="_x0000_i1284" type="#_x0000_t75" style="width:108pt;height:24pt" o:ole="">
            <v:imagedata r:id="rId462" o:title=""/>
          </v:shape>
          <o:OLEObject Type="Embed" ProgID="Equation.DSMT4" ShapeID="_x0000_i1284" DrawAspect="Content" ObjectID="_1818780890" r:id="rId463"/>
        </w:object>
      </w:r>
    </w:p>
    <w:p w14:paraId="7049CC80" w14:textId="77777777" w:rsidR="002B6419" w:rsidRPr="00A87F96" w:rsidRDefault="002B6419" w:rsidP="007B266D">
      <w:pPr>
        <w:ind w:firstLineChars="200" w:firstLine="480"/>
      </w:pPr>
    </w:p>
    <w:p w14:paraId="5A372C6E" w14:textId="77777777" w:rsidR="002B6419" w:rsidRPr="00302535" w:rsidRDefault="002B6419" w:rsidP="002B6419">
      <w:pPr>
        <w:ind w:firstLineChars="200" w:firstLine="480"/>
        <w:jc w:val="left"/>
      </w:pPr>
      <w:proofErr w:type="gramStart"/>
      <w:r w:rsidRPr="004A6B29">
        <w:rPr>
          <w:rFonts w:ascii="宋体" w:eastAsia="宋体" w:hAnsi="宋体" w:hint="eastAsia"/>
          <w:szCs w:val="24"/>
        </w:rPr>
        <w:t>真目标</w:t>
      </w:r>
      <w:proofErr w:type="gramEnd"/>
      <w:r w:rsidRPr="004A6B29">
        <w:rPr>
          <w:rFonts w:ascii="宋体" w:eastAsia="宋体" w:hAnsi="宋体" w:hint="eastAsia"/>
          <w:szCs w:val="24"/>
        </w:rPr>
        <w:t>圆柱上下圆周上的点</w:t>
      </w:r>
      <w:r w:rsidRPr="004A6B29">
        <w:rPr>
          <w:rFonts w:ascii="宋体" w:eastAsia="宋体" w:hAnsi="宋体" w:hint="eastAsia"/>
          <w:position w:val="-14"/>
          <w:szCs w:val="24"/>
        </w:rPr>
        <w:object w:dxaOrig="1440" w:dyaOrig="400" w14:anchorId="07D0C4A6">
          <v:shape id="_x0000_i1285" type="#_x0000_t75" style="width:1in;height:19.5pt" o:ole="">
            <v:imagedata r:id="rId163" o:title=""/>
          </v:shape>
          <o:OLEObject Type="Embed" ProgID="Equation.DSMT4" ShapeID="_x0000_i1285" DrawAspect="Content" ObjectID="_1818780891" r:id="rId464"/>
        </w:object>
      </w:r>
      <w:r w:rsidRPr="004A6B29">
        <w:rPr>
          <w:rFonts w:ascii="宋体" w:eastAsia="宋体" w:hAnsi="宋体" w:hint="eastAsia"/>
          <w:szCs w:val="24"/>
        </w:rPr>
        <w:t>满足：</w:t>
      </w:r>
    </w:p>
    <w:p w14:paraId="11B06163" w14:textId="77777777" w:rsidR="002B6419" w:rsidRPr="004A6B29" w:rsidRDefault="002B6419" w:rsidP="002B6419">
      <w:pPr>
        <w:rPr>
          <w:rFonts w:ascii="宋体" w:eastAsia="宋体" w:hAnsi="宋体" w:hint="eastAsia"/>
          <w:szCs w:val="24"/>
        </w:rPr>
      </w:pPr>
      <w:r w:rsidRPr="004A6B29">
        <w:rPr>
          <w:rFonts w:ascii="宋体" w:eastAsia="宋体" w:hAnsi="宋体" w:hint="eastAsia"/>
          <w:position w:val="-34"/>
          <w:szCs w:val="24"/>
        </w:rPr>
        <w:object w:dxaOrig="1660" w:dyaOrig="800" w14:anchorId="6F14C4A2">
          <v:shape id="_x0000_i1286" type="#_x0000_t75" style="width:83.25pt;height:40.5pt" o:ole="">
            <v:imagedata r:id="rId278" o:title=""/>
          </v:shape>
          <o:OLEObject Type="Embed" ProgID="Equation.DSMT4" ShapeID="_x0000_i1286" DrawAspect="Content" ObjectID="_1818780892" r:id="rId465"/>
        </w:object>
      </w:r>
    </w:p>
    <w:p w14:paraId="3694DC3F" w14:textId="35F562D3" w:rsidR="002B6419" w:rsidRPr="00002294" w:rsidDel="007B266D" w:rsidRDefault="002B6419" w:rsidP="002B6419">
      <w:pPr>
        <w:ind w:firstLineChars="200" w:firstLine="480"/>
        <w:rPr>
          <w:del w:id="954" w:author="yukina minato" w:date="2025-09-07T11:28:00Z" w16du:dateUtc="2025-09-07T03:28:00Z"/>
        </w:rPr>
      </w:pPr>
      <w:del w:id="955" w:author="yukina minato" w:date="2025-09-07T11:28:00Z" w16du:dateUtc="2025-09-07T03:28:00Z">
        <w:r w:rsidDel="007B266D">
          <w:rPr>
            <w:rFonts w:hint="eastAsia"/>
          </w:rPr>
          <w:delText xml:space="preserve"> </w:delText>
        </w:r>
      </w:del>
    </w:p>
    <w:p w14:paraId="07D22918" w14:textId="77777777" w:rsidR="002B6419" w:rsidRPr="004A6B29" w:rsidRDefault="002B6419" w:rsidP="00C8579E">
      <w:pPr>
        <w:ind w:firstLineChars="350" w:firstLine="840"/>
        <w:jc w:val="left"/>
        <w:rPr>
          <w:rFonts w:ascii="宋体" w:eastAsia="宋体" w:hAnsi="宋体" w:hint="eastAsia"/>
          <w:szCs w:val="24"/>
        </w:rPr>
      </w:pPr>
      <w:r w:rsidRPr="004A6B29">
        <w:rPr>
          <w:rFonts w:ascii="宋体" w:eastAsia="宋体" w:hAnsi="宋体" w:hint="eastAsia"/>
          <w:szCs w:val="24"/>
        </w:rPr>
        <w:t>点</w:t>
      </w:r>
      <w:r w:rsidRPr="004A6B29">
        <w:rPr>
          <w:rFonts w:ascii="宋体" w:eastAsia="宋体" w:hAnsi="宋体" w:hint="eastAsia"/>
          <w:position w:val="-6"/>
          <w:szCs w:val="24"/>
        </w:rPr>
        <w:object w:dxaOrig="279" w:dyaOrig="279" w14:anchorId="0AC85AC3">
          <v:shape id="_x0000_i1287" type="#_x0000_t75" style="width:13.5pt;height:13.5pt" o:ole="">
            <v:imagedata r:id="rId167" o:title=""/>
          </v:shape>
          <o:OLEObject Type="Embed" ProgID="Equation.DSMT4" ShapeID="_x0000_i1287" DrawAspect="Content" ObjectID="_1818780893" r:id="rId466"/>
        </w:object>
      </w:r>
      <w:r w:rsidRPr="004A6B29">
        <w:rPr>
          <w:rFonts w:ascii="宋体" w:eastAsia="宋体" w:hAnsi="宋体" w:hint="eastAsia"/>
          <w:szCs w:val="24"/>
        </w:rPr>
        <w:t>与点</w:t>
      </w:r>
      <w:r w:rsidRPr="004A6B29">
        <w:rPr>
          <w:rFonts w:ascii="宋体" w:eastAsia="宋体" w:hAnsi="宋体" w:hint="eastAsia"/>
          <w:position w:val="-16"/>
          <w:szCs w:val="24"/>
        </w:rPr>
        <w:object w:dxaOrig="499" w:dyaOrig="400" w14:anchorId="434EB17F">
          <v:shape id="_x0000_i1288" type="#_x0000_t75" style="width:25.5pt;height:19.5pt" o:ole="">
            <v:imagedata r:id="rId467" o:title=""/>
          </v:shape>
          <o:OLEObject Type="Embed" ProgID="Equation.DSMT4" ShapeID="_x0000_i1288" DrawAspect="Content" ObjectID="_1818780894" r:id="rId468"/>
        </w:object>
      </w:r>
      <w:r w:rsidRPr="004A6B29">
        <w:rPr>
          <w:rFonts w:ascii="宋体" w:eastAsia="宋体" w:hAnsi="宋体" w:hint="eastAsia"/>
          <w:szCs w:val="24"/>
        </w:rPr>
        <w:t>连线构成向量</w:t>
      </w:r>
      <w:r w:rsidRPr="004A6B29">
        <w:rPr>
          <w:rFonts w:ascii="宋体" w:eastAsia="宋体" w:hAnsi="宋体" w:hint="eastAsia"/>
          <w:position w:val="-16"/>
          <w:szCs w:val="24"/>
        </w:rPr>
        <w:object w:dxaOrig="700" w:dyaOrig="440" w14:anchorId="3CFC39FE">
          <v:shape id="_x0000_i1289" type="#_x0000_t75" style="width:35.25pt;height:21.75pt" o:ole="">
            <v:imagedata r:id="rId469" o:title=""/>
          </v:shape>
          <o:OLEObject Type="Embed" ProgID="Equation.DSMT4" ShapeID="_x0000_i1289" DrawAspect="Content" ObjectID="_1818780895" r:id="rId470"/>
        </w:object>
      </w:r>
      <w:r w:rsidRPr="004A6B29">
        <w:rPr>
          <w:rFonts w:ascii="宋体" w:eastAsia="宋体" w:hAnsi="宋体" w:hint="eastAsia"/>
          <w:szCs w:val="24"/>
        </w:rPr>
        <w:t>，</w:t>
      </w:r>
      <w:r>
        <w:rPr>
          <w:rFonts w:ascii="宋体" w:eastAsia="宋体" w:hAnsi="宋体" w:hint="eastAsia"/>
          <w:szCs w:val="24"/>
        </w:rPr>
        <w:t>且</w:t>
      </w:r>
    </w:p>
    <w:p w14:paraId="247F26C8" w14:textId="77777777" w:rsidR="002B6419" w:rsidRDefault="002B6419" w:rsidP="002B6419">
      <w:r w:rsidRPr="004A6B29">
        <w:rPr>
          <w:rFonts w:ascii="宋体" w:eastAsia="宋体" w:hAnsi="宋体" w:hint="eastAsia"/>
          <w:position w:val="-18"/>
          <w:szCs w:val="24"/>
        </w:rPr>
        <w:object w:dxaOrig="3920" w:dyaOrig="480" w14:anchorId="33498B7B">
          <v:shape id="_x0000_i1290" type="#_x0000_t75" style="width:196.5pt;height:24pt" o:ole="">
            <v:imagedata r:id="rId471" o:title=""/>
          </v:shape>
          <o:OLEObject Type="Embed" ProgID="Equation.DSMT4" ShapeID="_x0000_i1290" DrawAspect="Content" ObjectID="_1818780896" r:id="rId472"/>
        </w:object>
      </w:r>
    </w:p>
    <w:p w14:paraId="3CFF8ED0" w14:textId="77777777" w:rsidR="002B6419" w:rsidRPr="004A6B29" w:rsidRDefault="002B6419" w:rsidP="002B6419">
      <w:pPr>
        <w:ind w:firstLineChars="300" w:firstLine="720"/>
        <w:jc w:val="left"/>
        <w:rPr>
          <w:rFonts w:ascii="宋体" w:eastAsia="宋体" w:hAnsi="宋体" w:hint="eastAsia"/>
          <w:szCs w:val="24"/>
        </w:rPr>
      </w:pPr>
      <w:r>
        <w:rPr>
          <w:rFonts w:hint="eastAsia"/>
        </w:rPr>
        <w:t>同时</w:t>
      </w:r>
      <w:r w:rsidRPr="004A6B29">
        <w:rPr>
          <w:rFonts w:ascii="宋体" w:eastAsia="宋体" w:hAnsi="宋体" w:hint="eastAsia"/>
          <w:szCs w:val="24"/>
        </w:rPr>
        <w:t>点</w:t>
      </w:r>
      <w:r w:rsidRPr="004A6B29">
        <w:rPr>
          <w:rFonts w:ascii="宋体" w:eastAsia="宋体" w:hAnsi="宋体" w:hint="eastAsia"/>
          <w:position w:val="-6"/>
          <w:szCs w:val="24"/>
        </w:rPr>
        <w:object w:dxaOrig="279" w:dyaOrig="279" w14:anchorId="2778CF18">
          <v:shape id="_x0000_i1291" type="#_x0000_t75" style="width:13.5pt;height:13.5pt" o:ole="">
            <v:imagedata r:id="rId167" o:title=""/>
          </v:shape>
          <o:OLEObject Type="Embed" ProgID="Equation.DSMT4" ShapeID="_x0000_i1291" DrawAspect="Content" ObjectID="_1818780897" r:id="rId473"/>
        </w:object>
      </w:r>
      <w:r w:rsidRPr="004A6B29">
        <w:rPr>
          <w:rFonts w:ascii="宋体" w:eastAsia="宋体" w:hAnsi="宋体" w:hint="eastAsia"/>
          <w:szCs w:val="24"/>
        </w:rPr>
        <w:t>与点</w:t>
      </w:r>
      <w:r w:rsidRPr="004A6B29">
        <w:rPr>
          <w:rFonts w:ascii="宋体" w:eastAsia="宋体" w:hAnsi="宋体" w:hint="eastAsia"/>
          <w:position w:val="-12"/>
          <w:szCs w:val="24"/>
        </w:rPr>
        <w:object w:dxaOrig="360" w:dyaOrig="360" w14:anchorId="60AD844A">
          <v:shape id="_x0000_i1292" type="#_x0000_t75" style="width:18pt;height:18pt" o:ole="">
            <v:imagedata r:id="rId176" o:title=""/>
          </v:shape>
          <o:OLEObject Type="Embed" ProgID="Equation.DSMT4" ShapeID="_x0000_i1292" DrawAspect="Content" ObjectID="_1818780898" r:id="rId474"/>
        </w:object>
      </w:r>
      <w:r w:rsidRPr="004A6B29">
        <w:rPr>
          <w:rFonts w:ascii="宋体" w:eastAsia="宋体" w:hAnsi="宋体" w:hint="eastAsia"/>
          <w:szCs w:val="24"/>
        </w:rPr>
        <w:t>连线构成向量</w:t>
      </w:r>
      <w:r w:rsidRPr="004A6B29">
        <w:rPr>
          <w:rFonts w:ascii="宋体" w:eastAsia="宋体" w:hAnsi="宋体" w:hint="eastAsia"/>
          <w:position w:val="-12"/>
          <w:szCs w:val="24"/>
        </w:rPr>
        <w:object w:dxaOrig="540" w:dyaOrig="400" w14:anchorId="7BB8EA0A">
          <v:shape id="_x0000_i1293" type="#_x0000_t75" style="width:27.75pt;height:19.5pt" o:ole="">
            <v:imagedata r:id="rId178" o:title=""/>
          </v:shape>
          <o:OLEObject Type="Embed" ProgID="Equation.DSMT4" ShapeID="_x0000_i1293" DrawAspect="Content" ObjectID="_1818780899" r:id="rId475"/>
        </w:object>
      </w:r>
      <w:r w:rsidRPr="004A6B29">
        <w:rPr>
          <w:rFonts w:ascii="宋体" w:eastAsia="宋体" w:hAnsi="宋体" w:hint="eastAsia"/>
          <w:szCs w:val="24"/>
        </w:rPr>
        <w:t>，</w:t>
      </w:r>
      <w:r>
        <w:rPr>
          <w:rFonts w:ascii="宋体" w:eastAsia="宋体" w:hAnsi="宋体" w:hint="eastAsia"/>
          <w:szCs w:val="24"/>
        </w:rPr>
        <w:t>且</w:t>
      </w:r>
    </w:p>
    <w:p w14:paraId="33169855" w14:textId="77777777" w:rsidR="002B6419" w:rsidRDefault="002B6419" w:rsidP="002B6419">
      <w:pPr>
        <w:ind w:firstLineChars="200" w:firstLine="480"/>
        <w:rPr>
          <w:rFonts w:ascii="宋体" w:eastAsia="宋体" w:hAnsi="宋体" w:hint="eastAsia"/>
          <w:szCs w:val="24"/>
        </w:rPr>
      </w:pPr>
      <w:r w:rsidRPr="004A6B29">
        <w:rPr>
          <w:rFonts w:ascii="宋体" w:eastAsia="宋体" w:hAnsi="宋体" w:hint="eastAsia"/>
          <w:position w:val="-20"/>
          <w:szCs w:val="24"/>
        </w:rPr>
        <w:object w:dxaOrig="3500" w:dyaOrig="520" w14:anchorId="7FF775B1">
          <v:shape id="_x0000_i1294" type="#_x0000_t75" style="width:174.75pt;height:25.5pt" o:ole="">
            <v:imagedata r:id="rId180" o:title=""/>
          </v:shape>
          <o:OLEObject Type="Embed" ProgID="Equation.DSMT4" ShapeID="_x0000_i1294" DrawAspect="Content" ObjectID="_1818780900" r:id="rId476"/>
        </w:object>
      </w:r>
    </w:p>
    <w:p w14:paraId="04DEB565" w14:textId="77777777" w:rsidR="002B6419" w:rsidRPr="004A6B29" w:rsidRDefault="002B6419">
      <w:pPr>
        <w:jc w:val="left"/>
        <w:rPr>
          <w:rFonts w:ascii="宋体" w:eastAsia="宋体" w:hAnsi="宋体" w:hint="eastAsia"/>
          <w:szCs w:val="24"/>
        </w:rPr>
        <w:pPrChange w:id="956" w:author="yukina minato" w:date="2025-09-07T11:28:00Z" w16du:dateUtc="2025-09-07T03:28:00Z">
          <w:pPr>
            <w:ind w:firstLineChars="300" w:firstLine="720"/>
            <w:jc w:val="left"/>
          </w:pPr>
        </w:pPrChange>
      </w:pPr>
      <w:r w:rsidRPr="004A6B29">
        <w:rPr>
          <w:rFonts w:ascii="宋体" w:eastAsia="宋体" w:hAnsi="宋体" w:hint="eastAsia"/>
          <w:szCs w:val="24"/>
        </w:rPr>
        <w:t>从而得到球状烟幕中心点</w:t>
      </w:r>
      <w:r w:rsidRPr="004A6B29">
        <w:rPr>
          <w:rFonts w:ascii="宋体" w:eastAsia="宋体" w:hAnsi="宋体" w:hint="eastAsia"/>
          <w:position w:val="-16"/>
          <w:szCs w:val="24"/>
        </w:rPr>
        <w:object w:dxaOrig="499" w:dyaOrig="400" w14:anchorId="536B1570">
          <v:shape id="_x0000_i1295" type="#_x0000_t75" style="width:25.5pt;height:19.5pt" o:ole="">
            <v:imagedata r:id="rId477" o:title=""/>
          </v:shape>
          <o:OLEObject Type="Embed" ProgID="Equation.DSMT4" ShapeID="_x0000_i1295" DrawAspect="Content" ObjectID="_1818780901" r:id="rId478"/>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4E22598E">
          <v:shape id="_x0000_i1296" type="#_x0000_t75" style="width:25.5pt;height:18pt" o:ole="">
            <v:imagedata r:id="rId82" o:title=""/>
          </v:shape>
          <o:OLEObject Type="Embed" ProgID="Equation.DSMT4" ShapeID="_x0000_i1296" DrawAspect="Content" ObjectID="_1818780902" r:id="rId479"/>
        </w:object>
      </w:r>
      <w:r w:rsidRPr="004A6B29">
        <w:rPr>
          <w:rFonts w:ascii="宋体" w:eastAsia="宋体" w:hAnsi="宋体" w:hint="eastAsia"/>
          <w:szCs w:val="24"/>
        </w:rPr>
        <w:t>距离</w:t>
      </w:r>
    </w:p>
    <w:p w14:paraId="6EE1A63A" w14:textId="77777777" w:rsidR="002B6419" w:rsidRDefault="002B6419" w:rsidP="002B6419">
      <w:pPr>
        <w:ind w:firstLineChars="200" w:firstLine="480"/>
      </w:pPr>
      <w:r w:rsidRPr="00302535">
        <w:rPr>
          <w:rFonts w:hint="eastAsia"/>
          <w:position w:val="-42"/>
        </w:rPr>
        <w:object w:dxaOrig="3620" w:dyaOrig="1040" w14:anchorId="16D27DB2">
          <v:shape id="_x0000_i1297" type="#_x0000_t75" style="width:180.75pt;height:52.5pt" o:ole="">
            <v:imagedata r:id="rId480" o:title=""/>
          </v:shape>
          <o:OLEObject Type="Embed" ProgID="Equation.DSMT4" ShapeID="_x0000_i1297" DrawAspect="Content" ObjectID="_1818780903" r:id="rId481"/>
        </w:object>
      </w:r>
    </w:p>
    <w:p w14:paraId="61B2E44C" w14:textId="77777777" w:rsidR="002B6419" w:rsidRDefault="002B6419">
      <w:pPr>
        <w:ind w:firstLineChars="200" w:firstLine="480"/>
        <w:jc w:val="left"/>
        <w:pPrChange w:id="957" w:author="yukina minato" w:date="2025-09-07T11:28:00Z" w16du:dateUtc="2025-09-07T03:28:00Z">
          <w:pPr>
            <w:ind w:firstLineChars="200" w:firstLine="480"/>
          </w:pPr>
        </w:pPrChange>
      </w:pPr>
      <w:del w:id="958" w:author="yukina minato" w:date="2025-09-07T11:28:00Z" w16du:dateUtc="2025-09-07T03:28:00Z">
        <w:r w:rsidDel="007B266D">
          <w:rPr>
            <w:rFonts w:hint="eastAsia"/>
          </w:rPr>
          <w:delText xml:space="preserve">  </w:delText>
        </w:r>
      </w:del>
      <w:r>
        <w:rPr>
          <w:rFonts w:hint="eastAsia"/>
        </w:rPr>
        <w:t>其中</w:t>
      </w:r>
    </w:p>
    <w:p w14:paraId="26ED20BC" w14:textId="676B11AF" w:rsidR="002B6419" w:rsidRDefault="002D3FCB" w:rsidP="002B6419">
      <w:pPr>
        <w:ind w:firstLineChars="300" w:firstLine="720"/>
      </w:pPr>
      <w:r w:rsidRPr="00C8579E">
        <w:rPr>
          <w:rFonts w:hint="eastAsia"/>
          <w:position w:val="-20"/>
        </w:rPr>
        <w:object w:dxaOrig="3220" w:dyaOrig="520" w14:anchorId="242CD8BA">
          <v:shape id="_x0000_i1298" type="#_x0000_t75" style="width:160.5pt;height:25.5pt" o:ole="">
            <v:imagedata r:id="rId482" o:title=""/>
          </v:shape>
          <o:OLEObject Type="Embed" ProgID="Equation.DSMT4" ShapeID="_x0000_i1298" DrawAspect="Content" ObjectID="_1818780904" r:id="rId483"/>
        </w:object>
      </w:r>
    </w:p>
    <w:p w14:paraId="720DA010" w14:textId="567C60D0" w:rsidR="002B6419" w:rsidRPr="00851375" w:rsidRDefault="002B6419" w:rsidP="002B6419">
      <w:pPr>
        <w:pStyle w:val="af3"/>
        <w:spacing w:line="360" w:lineRule="auto"/>
        <w:ind w:leftChars="200" w:left="480"/>
        <w:outlineLvl w:val="4"/>
      </w:pPr>
      <w:r>
        <w:rPr>
          <w:rFonts w:hint="eastAsia"/>
        </w:rPr>
        <w:t>5.3.1.3</w:t>
      </w:r>
      <w:r>
        <w:rPr>
          <w:rFonts w:hint="eastAsia"/>
        </w:rPr>
        <w:t>最优化模型</w:t>
      </w:r>
      <w:ins w:id="959" w:author="yukina minato" w:date="2025-09-07T11:43:00Z" w16du:dateUtc="2025-09-07T03:43:00Z">
        <w:r w:rsidR="00605F8E" w:rsidRPr="00C3264E">
          <w:rPr>
            <w:position w:val="-6"/>
          </w:rPr>
          <w:object w:dxaOrig="700" w:dyaOrig="279" w14:anchorId="76A296B4">
            <v:shape id="_x0000_i1299" type="#_x0000_t75" style="width:35.25pt;height:14.25pt" o:ole="">
              <v:imagedata r:id="rId383" o:title=""/>
            </v:shape>
            <o:OLEObject Type="Embed" ProgID="Equation.DSMT4" ShapeID="_x0000_i1299" DrawAspect="Content" ObjectID="_1818780905" r:id="rId484"/>
          </w:object>
        </w:r>
      </w:ins>
      <w:del w:id="960" w:author="yukina minato" w:date="2025-09-07T11:39:00Z" w16du:dateUtc="2025-09-07T03:39:00Z">
        <w:r w:rsidDel="00C3264E">
          <w:rPr>
            <w:rFonts w:hint="eastAsia"/>
          </w:rPr>
          <w:delText>GR-2</w:delText>
        </w:r>
      </w:del>
      <w:r>
        <w:rPr>
          <w:rFonts w:hint="eastAsia"/>
        </w:rPr>
        <w:t>的建立</w:t>
      </w:r>
    </w:p>
    <w:p w14:paraId="0FC288DE" w14:textId="6F58B400" w:rsidR="002B6419" w:rsidRDefault="002B6419" w:rsidP="002B6419">
      <w:pPr>
        <w:rPr>
          <w:rFonts w:ascii="宋体" w:eastAsia="宋体" w:hAnsi="宋体" w:hint="eastAsia"/>
          <w:szCs w:val="24"/>
        </w:rPr>
      </w:pPr>
      <w:r>
        <w:rPr>
          <w:rFonts w:ascii="宋体" w:eastAsia="宋体" w:hAnsi="宋体" w:hint="eastAsia"/>
          <w:szCs w:val="24"/>
        </w:rPr>
        <w:t xml:space="preserve">   </w:t>
      </w:r>
      <w:r w:rsidRPr="004A6B29">
        <w:rPr>
          <w:rFonts w:ascii="宋体" w:eastAsia="宋体" w:hAnsi="宋体" w:hint="eastAsia"/>
          <w:szCs w:val="24"/>
        </w:rPr>
        <w:t>圆柱上下</w:t>
      </w:r>
      <w:r w:rsidR="0089313A">
        <w:rPr>
          <w:rFonts w:ascii="宋体" w:eastAsia="宋体" w:hAnsi="宋体" w:hint="eastAsia"/>
          <w:szCs w:val="24"/>
        </w:rPr>
        <w:t>圆</w:t>
      </w:r>
      <w:r w:rsidRPr="004A6B29">
        <w:rPr>
          <w:rFonts w:ascii="宋体" w:eastAsia="宋体" w:hAnsi="宋体" w:hint="eastAsia"/>
          <w:szCs w:val="24"/>
        </w:rPr>
        <w:t>周上的点和导弹所连线段与烟幕干扰弹起爆后形成的半</w:t>
      </w:r>
      <w:r>
        <w:rPr>
          <w:rFonts w:ascii="宋体" w:eastAsia="宋体" w:hAnsi="宋体" w:hint="eastAsia"/>
          <w:szCs w:val="24"/>
        </w:rPr>
        <w:t>径</w:t>
      </w:r>
    </w:p>
    <w:p w14:paraId="35095449" w14:textId="77777777" w:rsidR="002B6419" w:rsidRDefault="002B6419" w:rsidP="002B6419">
      <w:pPr>
        <w:rPr>
          <w:rFonts w:ascii="宋体" w:eastAsia="宋体" w:hAnsi="宋体" w:hint="eastAsia"/>
          <w:szCs w:val="24"/>
        </w:rPr>
      </w:pPr>
      <w:r w:rsidRPr="004A6B29">
        <w:rPr>
          <w:rFonts w:ascii="宋体" w:eastAsia="宋体" w:hAnsi="宋体" w:hint="eastAsia"/>
          <w:position w:val="-6"/>
          <w:szCs w:val="24"/>
        </w:rPr>
        <w:object w:dxaOrig="859" w:dyaOrig="279" w14:anchorId="678320D9">
          <v:shape id="_x0000_i1300" type="#_x0000_t75" style="width:42.75pt;height:13.5pt" o:ole="">
            <v:imagedata r:id="rId187" o:title=""/>
          </v:shape>
          <o:OLEObject Type="Embed" ProgID="Equation.DSMT4" ShapeID="_x0000_i1300" DrawAspect="Content" ObjectID="_1818780906" r:id="rId485"/>
        </w:object>
      </w:r>
      <w:r w:rsidRPr="004A6B29">
        <w:rPr>
          <w:rFonts w:ascii="宋体" w:eastAsia="宋体" w:hAnsi="宋体" w:hint="eastAsia"/>
          <w:szCs w:val="24"/>
        </w:rPr>
        <w:t>球状云团有公共点，只要保证球状烟幕中心点</w:t>
      </w:r>
      <w:r w:rsidRPr="004A6B29">
        <w:rPr>
          <w:rFonts w:ascii="宋体" w:eastAsia="宋体" w:hAnsi="宋体" w:hint="eastAsia"/>
          <w:position w:val="-16"/>
          <w:szCs w:val="24"/>
        </w:rPr>
        <w:object w:dxaOrig="480" w:dyaOrig="400" w14:anchorId="2C901766">
          <v:shape id="_x0000_i1301" type="#_x0000_t75" style="width:24pt;height:19.5pt" o:ole="">
            <v:imagedata r:id="rId189" o:title=""/>
          </v:shape>
          <o:OLEObject Type="Embed" ProgID="Equation.DSMT4" ShapeID="_x0000_i1301" DrawAspect="Content" ObjectID="_1818780907" r:id="rId486"/>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2EDE737B">
          <v:shape id="_x0000_i1302" type="#_x0000_t75" style="width:25.5pt;height:18pt" o:ole="">
            <v:imagedata r:id="rId487" o:title=""/>
          </v:shape>
          <o:OLEObject Type="Embed" ProgID="Equation.DSMT4" ShapeID="_x0000_i1302" DrawAspect="Content" ObjectID="_1818780908" r:id="rId488"/>
        </w:object>
      </w:r>
      <w:r w:rsidRPr="004A6B29">
        <w:rPr>
          <w:rFonts w:ascii="宋体" w:eastAsia="宋体" w:hAnsi="宋体" w:hint="eastAsia"/>
          <w:szCs w:val="24"/>
        </w:rPr>
        <w:t>距离</w:t>
      </w:r>
    </w:p>
    <w:p w14:paraId="41F351BB" w14:textId="77777777" w:rsidR="002B6419" w:rsidRPr="004A6B29" w:rsidRDefault="002B6419" w:rsidP="002B6419">
      <w:pPr>
        <w:jc w:val="left"/>
        <w:rPr>
          <w:rFonts w:ascii="宋体" w:eastAsia="宋体" w:hAnsi="宋体" w:hint="eastAsia"/>
          <w:szCs w:val="24"/>
        </w:rPr>
      </w:pPr>
      <w:r w:rsidRPr="004A6B29">
        <w:rPr>
          <w:rFonts w:ascii="宋体" w:eastAsia="宋体" w:hAnsi="宋体" w:hint="eastAsia"/>
          <w:szCs w:val="24"/>
        </w:rPr>
        <w:t>不大于球半径</w:t>
      </w:r>
      <w:r w:rsidRPr="004A6B29">
        <w:rPr>
          <w:rFonts w:ascii="宋体" w:eastAsia="宋体" w:hAnsi="宋体" w:hint="eastAsia"/>
          <w:position w:val="-4"/>
          <w:szCs w:val="24"/>
        </w:rPr>
        <w:object w:dxaOrig="240" w:dyaOrig="260" w14:anchorId="2700FDD7">
          <v:shape id="_x0000_i1303" type="#_x0000_t75" style="width:12pt;height:12.75pt" o:ole="">
            <v:imagedata r:id="rId194" o:title=""/>
          </v:shape>
          <o:OLEObject Type="Embed" ProgID="Equation.DSMT4" ShapeID="_x0000_i1303" DrawAspect="Content" ObjectID="_1818780909" r:id="rId489"/>
        </w:object>
      </w:r>
      <w:r w:rsidRPr="004A6B29">
        <w:rPr>
          <w:rFonts w:ascii="宋体" w:eastAsia="宋体" w:hAnsi="宋体" w:hint="eastAsia"/>
          <w:szCs w:val="24"/>
        </w:rPr>
        <w:t>，也即：</w:t>
      </w:r>
    </w:p>
    <w:p w14:paraId="2E934B47" w14:textId="77777777" w:rsidR="002B6419" w:rsidRDefault="002B6419" w:rsidP="002B6419">
      <w:pPr>
        <w:rPr>
          <w:rFonts w:ascii="宋体" w:eastAsia="宋体" w:hAnsi="宋体" w:hint="eastAsia"/>
          <w:szCs w:val="24"/>
        </w:rPr>
      </w:pPr>
      <w:r w:rsidRPr="004A6B29">
        <w:rPr>
          <w:rFonts w:ascii="宋体" w:eastAsia="宋体" w:hAnsi="宋体" w:hint="eastAsia"/>
          <w:position w:val="-16"/>
          <w:szCs w:val="24"/>
        </w:rPr>
        <w:object w:dxaOrig="980" w:dyaOrig="400" w14:anchorId="6C16F7DF">
          <v:shape id="_x0000_i1304" type="#_x0000_t75" style="width:50.25pt;height:19.5pt" o:ole="">
            <v:imagedata r:id="rId490" o:title=""/>
          </v:shape>
          <o:OLEObject Type="Embed" ProgID="Equation.DSMT4" ShapeID="_x0000_i1304" DrawAspect="Content" ObjectID="_1818780910" r:id="rId491"/>
        </w:object>
      </w:r>
    </w:p>
    <w:p w14:paraId="63BB9C30" w14:textId="65872B34" w:rsidR="002B6419" w:rsidRDefault="002B6419" w:rsidP="00C8579E">
      <w:pPr>
        <w:jc w:val="left"/>
        <w:rPr>
          <w:rFonts w:ascii="宋体" w:eastAsia="宋体" w:hAnsi="宋体" w:hint="eastAsia"/>
          <w:szCs w:val="24"/>
        </w:rPr>
      </w:pPr>
      <w:r>
        <w:rPr>
          <w:rFonts w:ascii="宋体" w:eastAsia="宋体" w:hAnsi="宋体" w:hint="eastAsia"/>
          <w:szCs w:val="24"/>
        </w:rPr>
        <w:t>从而</w:t>
      </w:r>
    </w:p>
    <w:p w14:paraId="2F63BC86" w14:textId="77777777" w:rsidR="002B6419" w:rsidRPr="004A6B29" w:rsidRDefault="002B6419" w:rsidP="002B6419">
      <w:pPr>
        <w:rPr>
          <w:rFonts w:ascii="宋体" w:eastAsia="宋体" w:hAnsi="宋体" w:hint="eastAsia"/>
          <w:szCs w:val="24"/>
        </w:rPr>
      </w:pPr>
      <w:r w:rsidRPr="00302535">
        <w:rPr>
          <w:rFonts w:hint="eastAsia"/>
          <w:position w:val="-18"/>
        </w:rPr>
        <w:object w:dxaOrig="2460" w:dyaOrig="480" w14:anchorId="48300CE3">
          <v:shape id="_x0000_i1305" type="#_x0000_t75" style="width:123pt;height:24pt" o:ole="">
            <v:imagedata r:id="rId492" o:title=""/>
          </v:shape>
          <o:OLEObject Type="Embed" ProgID="Equation.DSMT4" ShapeID="_x0000_i1305" DrawAspect="Content" ObjectID="_1818780911" r:id="rId493"/>
        </w:object>
      </w:r>
    </w:p>
    <w:p w14:paraId="2044276A" w14:textId="77777777" w:rsidR="002B6419" w:rsidRDefault="002B6419" w:rsidP="00C8579E">
      <w:pPr>
        <w:ind w:firstLineChars="300" w:firstLine="720"/>
        <w:jc w:val="left"/>
        <w:rPr>
          <w:rFonts w:ascii="宋体" w:eastAsia="宋体" w:hAnsi="宋体" w:hint="eastAsia"/>
          <w:szCs w:val="24"/>
        </w:rPr>
      </w:pPr>
      <w:proofErr w:type="gramStart"/>
      <w:r>
        <w:rPr>
          <w:rFonts w:ascii="宋体" w:eastAsia="宋体" w:hAnsi="宋体" w:hint="eastAsia"/>
          <w:szCs w:val="24"/>
        </w:rPr>
        <w:t>设</w:t>
      </w:r>
      <w:r w:rsidRPr="004A6B29">
        <w:rPr>
          <w:rFonts w:ascii="宋体" w:eastAsia="宋体" w:hAnsi="宋体" w:hint="eastAsia"/>
          <w:szCs w:val="24"/>
        </w:rPr>
        <w:t>满足</w:t>
      </w:r>
      <w:proofErr w:type="gramEnd"/>
      <w:r w:rsidRPr="004A6B29">
        <w:rPr>
          <w:rFonts w:ascii="宋体" w:eastAsia="宋体" w:hAnsi="宋体" w:hint="eastAsia"/>
          <w:position w:val="-16"/>
          <w:szCs w:val="24"/>
        </w:rPr>
        <w:object w:dxaOrig="980" w:dyaOrig="400" w14:anchorId="766B4970">
          <v:shape id="_x0000_i1306" type="#_x0000_t75" style="width:50.25pt;height:19.5pt" o:ole="">
            <v:imagedata r:id="rId494" o:title=""/>
          </v:shape>
          <o:OLEObject Type="Embed" ProgID="Equation.DSMT4" ShapeID="_x0000_i1306" DrawAspect="Content" ObjectID="_1818780912" r:id="rId495"/>
        </w:object>
      </w:r>
      <w:r w:rsidRPr="004A6B29">
        <w:rPr>
          <w:rFonts w:ascii="宋体" w:eastAsia="宋体" w:hAnsi="宋体" w:hint="eastAsia"/>
          <w:szCs w:val="24"/>
        </w:rPr>
        <w:t>的若干个时间段</w:t>
      </w:r>
      <w:r>
        <w:rPr>
          <w:rFonts w:ascii="宋体" w:eastAsia="宋体" w:hAnsi="宋体" w:hint="eastAsia"/>
          <w:szCs w:val="24"/>
        </w:rPr>
        <w:t>为</w:t>
      </w:r>
      <w:r w:rsidRPr="004A6B29">
        <w:rPr>
          <w:rFonts w:ascii="宋体" w:eastAsia="宋体" w:hAnsi="宋体" w:hint="eastAsia"/>
          <w:position w:val="-16"/>
          <w:szCs w:val="24"/>
        </w:rPr>
        <w:object w:dxaOrig="1180" w:dyaOrig="440" w14:anchorId="0CED39E3">
          <v:shape id="_x0000_i1307" type="#_x0000_t75" style="width:59.25pt;height:21.75pt" o:ole="">
            <v:imagedata r:id="rId211" o:title=""/>
          </v:shape>
          <o:OLEObject Type="Embed" ProgID="Equation.DSMT4" ShapeID="_x0000_i1307" DrawAspect="Content" ObjectID="_1818780913" r:id="rId496"/>
        </w:object>
      </w:r>
      <w:r w:rsidRPr="004A6B29">
        <w:rPr>
          <w:rFonts w:ascii="宋体" w:eastAsia="宋体" w:hAnsi="宋体" w:hint="eastAsia"/>
          <w:szCs w:val="24"/>
        </w:rPr>
        <w:t>，则烟幕</w:t>
      </w:r>
      <w:proofErr w:type="gramStart"/>
      <w:r w:rsidRPr="004A6B29">
        <w:rPr>
          <w:rFonts w:ascii="宋体" w:eastAsia="宋体" w:hAnsi="宋体" w:hint="eastAsia"/>
          <w:szCs w:val="24"/>
        </w:rPr>
        <w:t>干扰</w:t>
      </w:r>
      <w:r>
        <w:rPr>
          <w:rFonts w:ascii="宋体" w:eastAsia="宋体" w:hAnsi="宋体" w:hint="eastAsia"/>
          <w:szCs w:val="24"/>
        </w:rPr>
        <w:t>弹对</w:t>
      </w:r>
      <w:proofErr w:type="gramEnd"/>
      <w:r w:rsidRPr="00302535">
        <w:rPr>
          <w:rFonts w:ascii="宋体" w:eastAsia="宋体" w:hAnsi="宋体" w:hint="eastAsia"/>
          <w:position w:val="-12"/>
          <w:szCs w:val="24"/>
        </w:rPr>
        <w:object w:dxaOrig="360" w:dyaOrig="360" w14:anchorId="03D27809">
          <v:shape id="_x0000_i1308" type="#_x0000_t75" style="width:18pt;height:18pt" o:ole="">
            <v:imagedata r:id="rId213" o:title=""/>
          </v:shape>
          <o:OLEObject Type="Embed" ProgID="Equation.DSMT4" ShapeID="_x0000_i1308" DrawAspect="Content" ObjectID="_1818780914" r:id="rId497"/>
        </w:object>
      </w:r>
      <w:r>
        <w:rPr>
          <w:rFonts w:ascii="宋体" w:eastAsia="宋体" w:hAnsi="宋体" w:hint="eastAsia"/>
          <w:szCs w:val="24"/>
        </w:rPr>
        <w:t>的</w:t>
      </w:r>
      <w:r w:rsidRPr="004A6B29">
        <w:rPr>
          <w:rFonts w:ascii="宋体" w:eastAsia="宋体" w:hAnsi="宋体" w:hint="eastAsia"/>
          <w:szCs w:val="24"/>
        </w:rPr>
        <w:t>有效遮蔽时长</w:t>
      </w:r>
      <w:r w:rsidRPr="004A6B29">
        <w:rPr>
          <w:rFonts w:ascii="宋体" w:eastAsia="宋体" w:hAnsi="宋体" w:hint="eastAsia"/>
          <w:position w:val="-6"/>
          <w:szCs w:val="24"/>
        </w:rPr>
        <w:object w:dxaOrig="300" w:dyaOrig="279" w14:anchorId="3C539815">
          <v:shape id="_x0000_i1309" type="#_x0000_t75" style="width:14.25pt;height:13.5pt" o:ole="">
            <v:imagedata r:id="rId62" o:title=""/>
          </v:shape>
          <o:OLEObject Type="Embed" ProgID="Equation.DSMT4" ShapeID="_x0000_i1309" DrawAspect="Content" ObjectID="_1818780915" r:id="rId498"/>
        </w:object>
      </w:r>
      <w:r w:rsidRPr="004A6B29">
        <w:rPr>
          <w:rFonts w:ascii="宋体" w:eastAsia="宋体" w:hAnsi="宋体" w:hint="eastAsia"/>
          <w:szCs w:val="24"/>
        </w:rPr>
        <w:t>为</w:t>
      </w:r>
    </w:p>
    <w:p w14:paraId="71A8D2F7" w14:textId="77777777" w:rsidR="002B6419" w:rsidRDefault="002B6419" w:rsidP="00C8579E">
      <w:pPr>
        <w:rPr>
          <w:rFonts w:ascii="宋体" w:eastAsia="宋体" w:hAnsi="宋体" w:hint="eastAsia"/>
          <w:szCs w:val="24"/>
        </w:rPr>
      </w:pPr>
      <w:r w:rsidRPr="004A6B29">
        <w:rPr>
          <w:rFonts w:ascii="宋体" w:eastAsia="宋体" w:hAnsi="宋体" w:hint="eastAsia"/>
          <w:position w:val="-28"/>
          <w:szCs w:val="24"/>
        </w:rPr>
        <w:object w:dxaOrig="1120" w:dyaOrig="540" w14:anchorId="6DFE3AEA">
          <v:shape id="_x0000_i1310" type="#_x0000_t75" style="width:55.5pt;height:27.75pt" o:ole="">
            <v:imagedata r:id="rId310" o:title=""/>
          </v:shape>
          <o:OLEObject Type="Embed" ProgID="Equation.DSMT4" ShapeID="_x0000_i1310" DrawAspect="Content" ObjectID="_1818780916" r:id="rId499"/>
        </w:object>
      </w:r>
    </w:p>
    <w:p w14:paraId="74B2362D" w14:textId="72A0F1EB" w:rsidR="002B6419" w:rsidRDefault="002B6419" w:rsidP="002B6419">
      <w:pPr>
        <w:ind w:firstLineChars="200" w:firstLine="480"/>
        <w:jc w:val="left"/>
      </w:pPr>
      <w:r>
        <w:rPr>
          <w:rFonts w:hint="eastAsia"/>
        </w:rPr>
        <w:t>我们可以通过遗传算法对矩阵</w:t>
      </w:r>
      <w:r w:rsidR="002D3FCB" w:rsidRPr="00C8579E">
        <w:rPr>
          <w:rFonts w:hint="eastAsia"/>
          <w:position w:val="-20"/>
        </w:rPr>
        <w:object w:dxaOrig="2540" w:dyaOrig="520" w14:anchorId="4D270251">
          <v:shape id="_x0000_i1311" type="#_x0000_t75" style="width:126.75pt;height:25.5pt" o:ole="">
            <v:imagedata r:id="rId500" o:title=""/>
          </v:shape>
          <o:OLEObject Type="Embed" ProgID="Equation.DSMT4" ShapeID="_x0000_i1311" DrawAspect="Content" ObjectID="_1818780917" r:id="rId501"/>
        </w:object>
      </w:r>
      <w:r>
        <w:rPr>
          <w:rFonts w:hint="eastAsia"/>
        </w:rPr>
        <w:t>进行合理取值，这样，对于每一个矩阵</w:t>
      </w:r>
      <w:r w:rsidRPr="00302535">
        <w:rPr>
          <w:rFonts w:hint="eastAsia"/>
          <w:position w:val="-4"/>
        </w:rPr>
        <w:object w:dxaOrig="279" w:dyaOrig="260" w14:anchorId="6C90B910">
          <v:shape id="_x0000_i1312" type="#_x0000_t75" style="width:13.5pt;height:13.5pt" o:ole="">
            <v:imagedata r:id="rId314" o:title=""/>
          </v:shape>
          <o:OLEObject Type="Embed" ProgID="Equation.DSMT4" ShapeID="_x0000_i1312" DrawAspect="Content" ObjectID="_1818780918" r:id="rId502"/>
        </w:object>
      </w:r>
      <w:r>
        <w:rPr>
          <w:rFonts w:hint="eastAsia"/>
        </w:rPr>
        <w:t>，都能得到与之一一对应的有效遮蔽时长</w:t>
      </w:r>
      <w:r w:rsidRPr="00302535">
        <w:rPr>
          <w:rFonts w:hint="eastAsia"/>
          <w:position w:val="-6"/>
        </w:rPr>
        <w:object w:dxaOrig="300" w:dyaOrig="279" w14:anchorId="07187A46">
          <v:shape id="_x0000_i1313" type="#_x0000_t75" style="width:14.25pt;height:13.5pt" o:ole="">
            <v:imagedata r:id="rId316" o:title=""/>
          </v:shape>
          <o:OLEObject Type="Embed" ProgID="Equation.DSMT4" ShapeID="_x0000_i1313" DrawAspect="Content" ObjectID="_1818780919" r:id="rId503"/>
        </w:object>
      </w:r>
      <w:r>
        <w:rPr>
          <w:rFonts w:hint="eastAsia"/>
        </w:rPr>
        <w:t>，也就是说我们能得到</w:t>
      </w:r>
      <w:r w:rsidRPr="00302535">
        <w:rPr>
          <w:rFonts w:hint="eastAsia"/>
          <w:position w:val="-6"/>
        </w:rPr>
        <w:object w:dxaOrig="300" w:dyaOrig="279" w14:anchorId="511792CA">
          <v:shape id="_x0000_i1314" type="#_x0000_t75" style="width:14.25pt;height:13.5pt" o:ole="">
            <v:imagedata r:id="rId318" o:title=""/>
          </v:shape>
          <o:OLEObject Type="Embed" ProgID="Equation.DSMT4" ShapeID="_x0000_i1314" DrawAspect="Content" ObjectID="_1818780920" r:id="rId504"/>
        </w:object>
      </w:r>
      <w:r>
        <w:rPr>
          <w:rFonts w:hint="eastAsia"/>
        </w:rPr>
        <w:t>关于矩阵</w:t>
      </w:r>
      <w:r w:rsidR="002D3FCB" w:rsidRPr="00C8579E">
        <w:rPr>
          <w:rFonts w:hint="eastAsia"/>
          <w:position w:val="-20"/>
        </w:rPr>
        <w:object w:dxaOrig="2540" w:dyaOrig="520" w14:anchorId="1067348A">
          <v:shape id="_x0000_i1315" type="#_x0000_t75" style="width:126.75pt;height:25.5pt" o:ole="">
            <v:imagedata r:id="rId505" o:title=""/>
          </v:shape>
          <o:OLEObject Type="Embed" ProgID="Equation.DSMT4" ShapeID="_x0000_i1315" DrawAspect="Content" ObjectID="_1818780921" r:id="rId506"/>
        </w:object>
      </w:r>
      <w:r>
        <w:rPr>
          <w:rFonts w:hint="eastAsia"/>
        </w:rPr>
        <w:t>的函数，也即：</w:t>
      </w:r>
    </w:p>
    <w:p w14:paraId="73D564A4" w14:textId="72FDC523" w:rsidR="002B6419" w:rsidRDefault="002D3FCB" w:rsidP="002B6419">
      <w:pPr>
        <w:ind w:firstLineChars="200" w:firstLine="480"/>
      </w:pPr>
      <w:r w:rsidRPr="00C8579E">
        <w:rPr>
          <w:rFonts w:hint="eastAsia"/>
          <w:position w:val="-20"/>
        </w:rPr>
        <w:object w:dxaOrig="3640" w:dyaOrig="520" w14:anchorId="62574DD9">
          <v:shape id="_x0000_i1316" type="#_x0000_t75" style="width:181.5pt;height:25.5pt" o:ole="">
            <v:imagedata r:id="rId507" o:title=""/>
          </v:shape>
          <o:OLEObject Type="Embed" ProgID="Equation.DSMT4" ShapeID="_x0000_i1316" DrawAspect="Content" ObjectID="_1818780922" r:id="rId508"/>
        </w:object>
      </w:r>
    </w:p>
    <w:p w14:paraId="5C82D100" w14:textId="77777777" w:rsidR="002B6419" w:rsidRDefault="002B6419" w:rsidP="00C8579E">
      <w:pPr>
        <w:ind w:firstLineChars="200" w:firstLine="480"/>
        <w:jc w:val="left"/>
      </w:pPr>
      <w:r>
        <w:rPr>
          <w:rFonts w:hint="eastAsia"/>
        </w:rPr>
        <w:t>设</w:t>
      </w:r>
      <w:r w:rsidRPr="00602029">
        <w:rPr>
          <w:position w:val="-12"/>
        </w:rPr>
        <w:object w:dxaOrig="600" w:dyaOrig="360" w14:anchorId="4A52751E">
          <v:shape id="_x0000_i1317" type="#_x0000_t75" style="width:30pt;height:18pt" o:ole="">
            <v:imagedata r:id="rId323" o:title=""/>
          </v:shape>
          <o:OLEObject Type="Embed" ProgID="Equation.DSMT4" ShapeID="_x0000_i1317" DrawAspect="Content" ObjectID="_1818780923" r:id="rId509"/>
        </w:object>
      </w:r>
      <w:r>
        <w:rPr>
          <w:rFonts w:hint="eastAsia"/>
        </w:rPr>
        <w:t>为矩阵</w:t>
      </w:r>
      <w:r w:rsidRPr="00602029">
        <w:rPr>
          <w:position w:val="-4"/>
        </w:rPr>
        <w:object w:dxaOrig="279" w:dyaOrig="260" w14:anchorId="5863E054">
          <v:shape id="_x0000_i1318" type="#_x0000_t75" style="width:13.5pt;height:12.75pt" o:ole="">
            <v:imagedata r:id="rId325" o:title=""/>
          </v:shape>
          <o:OLEObject Type="Embed" ProgID="Equation.DSMT4" ShapeID="_x0000_i1318" DrawAspect="Content" ObjectID="_1818780924" r:id="rId510"/>
        </w:object>
      </w:r>
      <w:r>
        <w:rPr>
          <w:rFonts w:hint="eastAsia"/>
        </w:rPr>
        <w:t>中参数的下确界组成的矩阵，</w:t>
      </w:r>
      <w:r w:rsidRPr="00602029">
        <w:rPr>
          <w:position w:val="-14"/>
        </w:rPr>
        <w:object w:dxaOrig="600" w:dyaOrig="380" w14:anchorId="0AA1EDF4">
          <v:shape id="_x0000_i1319" type="#_x0000_t75" style="width:30pt;height:18.75pt" o:ole="">
            <v:imagedata r:id="rId327" o:title=""/>
          </v:shape>
          <o:OLEObject Type="Embed" ProgID="Equation.DSMT4" ShapeID="_x0000_i1319" DrawAspect="Content" ObjectID="_1818780925" r:id="rId511"/>
        </w:object>
      </w:r>
      <w:r>
        <w:rPr>
          <w:rFonts w:hint="eastAsia"/>
        </w:rPr>
        <w:t>为矩阵</w:t>
      </w:r>
      <w:r w:rsidRPr="00602029">
        <w:rPr>
          <w:position w:val="-4"/>
        </w:rPr>
        <w:object w:dxaOrig="279" w:dyaOrig="260" w14:anchorId="013271A7">
          <v:shape id="_x0000_i1320" type="#_x0000_t75" style="width:13.5pt;height:12.75pt" o:ole="">
            <v:imagedata r:id="rId325" o:title=""/>
          </v:shape>
          <o:OLEObject Type="Embed" ProgID="Equation.DSMT4" ShapeID="_x0000_i1320" DrawAspect="Content" ObjectID="_1818780926" r:id="rId512"/>
        </w:object>
      </w:r>
      <w:r>
        <w:rPr>
          <w:rFonts w:hint="eastAsia"/>
        </w:rPr>
        <w:t>中参数的上确界组成的矩阵，也即：</w:t>
      </w:r>
    </w:p>
    <w:p w14:paraId="2198DCB8" w14:textId="77777777" w:rsidR="002B6419" w:rsidRDefault="002B6419" w:rsidP="002B6419">
      <w:pPr>
        <w:ind w:firstLineChars="200" w:firstLine="480"/>
      </w:pPr>
      <w:r w:rsidRPr="00602029">
        <w:rPr>
          <w:position w:val="-14"/>
        </w:rPr>
        <w:object w:dxaOrig="1820" w:dyaOrig="380" w14:anchorId="073EB624">
          <v:shape id="_x0000_i1321" type="#_x0000_t75" style="width:90.75pt;height:18.75pt" o:ole="">
            <v:imagedata r:id="rId330" o:title=""/>
          </v:shape>
          <o:OLEObject Type="Embed" ProgID="Equation.DSMT4" ShapeID="_x0000_i1321" DrawAspect="Content" ObjectID="_1818780927" r:id="rId513"/>
        </w:object>
      </w:r>
    </w:p>
    <w:p w14:paraId="00585205" w14:textId="77777777" w:rsidR="002B6419" w:rsidRDefault="002B6419" w:rsidP="00C8579E">
      <w:pPr>
        <w:ind w:firstLineChars="200" w:firstLine="480"/>
        <w:jc w:val="left"/>
      </w:pPr>
      <w:r>
        <w:rPr>
          <w:rFonts w:hint="eastAsia"/>
        </w:rPr>
        <w:t>并满足（忽略单位）</w:t>
      </w:r>
    </w:p>
    <w:p w14:paraId="574F2EC1" w14:textId="4D3EEE4D" w:rsidR="002B6419" w:rsidRDefault="007E207D" w:rsidP="002B6419">
      <w:pPr>
        <w:ind w:firstLineChars="200" w:firstLine="480"/>
      </w:pPr>
      <w:r w:rsidRPr="00C25C03">
        <w:rPr>
          <w:position w:val="-36"/>
        </w:rPr>
        <w:object w:dxaOrig="5260" w:dyaOrig="840" w14:anchorId="0BDE257A">
          <v:shape id="_x0000_i1322" type="#_x0000_t75" style="width:262.5pt;height:42pt" o:ole="">
            <v:imagedata r:id="rId514" o:title=""/>
          </v:shape>
          <o:OLEObject Type="Embed" ProgID="Equation.DSMT4" ShapeID="_x0000_i1322" DrawAspect="Content" ObjectID="_1818780928" r:id="rId515"/>
        </w:object>
      </w:r>
    </w:p>
    <w:p w14:paraId="13C19103" w14:textId="63A72B54" w:rsidR="002B6419" w:rsidRDefault="002B6419" w:rsidP="002B6419">
      <w:pPr>
        <w:ind w:firstLineChars="200" w:firstLine="480"/>
        <w:jc w:val="left"/>
      </w:pPr>
      <w:r>
        <w:rPr>
          <w:rFonts w:hint="eastAsia"/>
        </w:rPr>
        <w:t>因此我们可以建立最优化模型</w:t>
      </w:r>
      <w:del w:id="961" w:author="yukina minato" w:date="2025-09-07T11:31:00Z" w16du:dateUtc="2025-09-07T03:31:00Z">
        <w:r w:rsidDel="00C3264E">
          <w:rPr>
            <w:rFonts w:hint="eastAsia"/>
          </w:rPr>
          <w:delText>GA-</w:delText>
        </w:r>
        <w:r w:rsidR="00103F3A" w:rsidDel="00C3264E">
          <w:rPr>
            <w:rFonts w:hint="eastAsia"/>
          </w:rPr>
          <w:delText>2</w:delText>
        </w:r>
      </w:del>
      <w:ins w:id="962" w:author="yukina minato" w:date="2025-09-07T11:31:00Z" w16du:dateUtc="2025-09-07T03:31:00Z">
        <w:r w:rsidR="00C3264E" w:rsidRPr="00DE619A">
          <w:rPr>
            <w:position w:val="-6"/>
          </w:rPr>
          <w:object w:dxaOrig="720" w:dyaOrig="279" w14:anchorId="674DAE4E">
            <v:shape id="_x0000_i1323" type="#_x0000_t75" style="width:36pt;height:14.25pt" o:ole="">
              <v:imagedata r:id="rId516" o:title=""/>
            </v:shape>
            <o:OLEObject Type="Embed" ProgID="Equation.DSMT4" ShapeID="_x0000_i1323" DrawAspect="Content" ObjectID="_1818780929" r:id="rId517"/>
          </w:object>
        </w:r>
      </w:ins>
      <w:r>
        <w:rPr>
          <w:rFonts w:hint="eastAsia"/>
        </w:rPr>
        <w:t>，其中：</w:t>
      </w:r>
    </w:p>
    <w:p w14:paraId="03E4DB5D" w14:textId="0FE72CC7" w:rsidR="002B6419" w:rsidRDefault="002B6419" w:rsidP="002B6419">
      <w:pPr>
        <w:ind w:firstLineChars="200" w:firstLine="480"/>
        <w:jc w:val="left"/>
      </w:pPr>
      <w:r>
        <w:rPr>
          <w:rFonts w:hint="eastAsia"/>
        </w:rPr>
        <w:t>决策变量</w:t>
      </w:r>
      <w:r w:rsidR="00103F3A" w:rsidRPr="00302535">
        <w:rPr>
          <w:rFonts w:hint="eastAsia"/>
          <w:position w:val="-20"/>
        </w:rPr>
        <w:object w:dxaOrig="2540" w:dyaOrig="520" w14:anchorId="46896636">
          <v:shape id="_x0000_i1324" type="#_x0000_t75" style="width:126.75pt;height:25.5pt" o:ole="">
            <v:imagedata r:id="rId505" o:title=""/>
          </v:shape>
          <o:OLEObject Type="Embed" ProgID="Equation.DSMT4" ShapeID="_x0000_i1324" DrawAspect="Content" ObjectID="_1818780930" r:id="rId518"/>
        </w:object>
      </w:r>
      <w:r>
        <w:rPr>
          <w:rFonts w:hint="eastAsia"/>
        </w:rPr>
        <w:t>；</w:t>
      </w:r>
      <w:proofErr w:type="spellStart"/>
      <w:r>
        <w:rPr>
          <w:rFonts w:hint="eastAsia"/>
        </w:rPr>
        <w:t>s.t.</w:t>
      </w:r>
      <w:proofErr w:type="spellEnd"/>
      <w:r w:rsidRPr="00602029">
        <w:rPr>
          <w:position w:val="-14"/>
        </w:rPr>
        <w:object w:dxaOrig="1820" w:dyaOrig="380" w14:anchorId="7A892571">
          <v:shape id="_x0000_i1325" type="#_x0000_t75" style="width:90.75pt;height:18.75pt" o:ole="">
            <v:imagedata r:id="rId330" o:title=""/>
          </v:shape>
          <o:OLEObject Type="Embed" ProgID="Equation.DSMT4" ShapeID="_x0000_i1325" DrawAspect="Content" ObjectID="_1818780931" r:id="rId519"/>
        </w:object>
      </w:r>
      <w:r>
        <w:rPr>
          <w:rFonts w:hint="eastAsia"/>
        </w:rPr>
        <w:t>；</w:t>
      </w:r>
    </w:p>
    <w:p w14:paraId="7DC025E5" w14:textId="4752EF00" w:rsidR="002B6419" w:rsidRDefault="002B6419" w:rsidP="002B6419">
      <w:pPr>
        <w:ind w:firstLineChars="200" w:firstLine="480"/>
        <w:jc w:val="left"/>
      </w:pPr>
      <w:r>
        <w:rPr>
          <w:rFonts w:hint="eastAsia"/>
        </w:rPr>
        <w:t>目标函数</w:t>
      </w:r>
      <w:r w:rsidR="00103F3A" w:rsidRPr="00E36E43">
        <w:rPr>
          <w:rFonts w:hint="eastAsia"/>
          <w:position w:val="-14"/>
        </w:rPr>
        <w:object w:dxaOrig="1480" w:dyaOrig="400" w14:anchorId="7A6E4C65">
          <v:shape id="_x0000_i1326" type="#_x0000_t75" style="width:74.25pt;height:19.5pt" o:ole="">
            <v:imagedata r:id="rId520" o:title=""/>
          </v:shape>
          <o:OLEObject Type="Embed" ProgID="Equation.DSMT4" ShapeID="_x0000_i1326" DrawAspect="Content" ObjectID="_1818780932" r:id="rId521"/>
        </w:object>
      </w:r>
    </w:p>
    <w:p w14:paraId="5ACBED59" w14:textId="3A6DC3F0" w:rsidR="00F8289C" w:rsidRDefault="00F8289C">
      <w:pPr>
        <w:pStyle w:val="af3"/>
        <w:spacing w:line="360" w:lineRule="auto"/>
        <w:ind w:leftChars="100" w:left="240"/>
        <w:rPr>
          <w:rFonts w:ascii="宋体" w:eastAsia="宋体" w:hAnsi="宋体" w:hint="eastAsia"/>
        </w:rPr>
      </w:pPr>
      <w:r>
        <w:rPr>
          <w:rFonts w:hint="eastAsia"/>
        </w:rPr>
        <w:t>5.3.2</w:t>
      </w:r>
      <w:r w:rsidR="00411877">
        <w:rPr>
          <w:rFonts w:hint="eastAsia"/>
        </w:rPr>
        <w:t>最优化模型</w:t>
      </w:r>
      <w:del w:id="963" w:author="yukina minato" w:date="2025-09-07T11:28:00Z" w16du:dateUtc="2025-09-07T03:28:00Z">
        <w:r w:rsidR="00411877" w:rsidDel="007B266D">
          <w:rPr>
            <w:rFonts w:hint="eastAsia"/>
          </w:rPr>
          <w:delText>GA-2</w:delText>
        </w:r>
      </w:del>
      <w:ins w:id="964" w:author="yukina minato" w:date="2025-09-07T11:43:00Z" w16du:dateUtc="2025-09-07T03:43:00Z">
        <w:r w:rsidR="00605F8E" w:rsidRPr="00C3264E">
          <w:rPr>
            <w:position w:val="-6"/>
          </w:rPr>
          <w:object w:dxaOrig="700" w:dyaOrig="279" w14:anchorId="1F708367">
            <v:shape id="_x0000_i1327" type="#_x0000_t75" style="width:35.25pt;height:14.25pt" o:ole="">
              <v:imagedata r:id="rId383" o:title=""/>
            </v:shape>
            <o:OLEObject Type="Embed" ProgID="Equation.DSMT4" ShapeID="_x0000_i1327" DrawAspect="Content" ObjectID="_1818780933" r:id="rId522"/>
          </w:object>
        </w:r>
      </w:ins>
      <w:r>
        <w:rPr>
          <w:rFonts w:ascii="宋体" w:eastAsia="宋体" w:hAnsi="宋体" w:hint="eastAsia"/>
        </w:rPr>
        <w:t>的求解</w:t>
      </w:r>
    </w:p>
    <w:p w14:paraId="64E188D0" w14:textId="38E15827" w:rsidR="00F77506" w:rsidDel="0084350E" w:rsidRDefault="00216497" w:rsidP="0084350E">
      <w:pPr>
        <w:ind w:firstLineChars="200" w:firstLine="480"/>
        <w:jc w:val="both"/>
        <w:rPr>
          <w:ins w:id="965" w:author="Noah Zheng" w:date="2025-09-07T13:16:00Z" w16du:dateUtc="2025-09-07T05:16:00Z"/>
          <w:del w:id="966" w:author="yukina minato" w:date="2025-09-07T16:55:00Z" w16du:dateUtc="2025-09-07T08:55:00Z"/>
        </w:rPr>
        <w:pPrChange w:id="967" w:author="yukina minato" w:date="2025-09-07T16:56:00Z" w16du:dateUtc="2025-09-07T08:56:00Z">
          <w:pPr>
            <w:jc w:val="both"/>
          </w:pPr>
        </w:pPrChange>
      </w:pPr>
      <w:del w:id="968" w:author="yukina minato" w:date="2025-09-07T16:56:00Z" w16du:dateUtc="2025-09-07T08:56:00Z">
        <w:r w:rsidDel="0084350E">
          <w:delText xml:space="preserve">   </w:delText>
        </w:r>
      </w:del>
      <w:r>
        <w:rPr>
          <w:rFonts w:hint="eastAsia"/>
        </w:rPr>
        <w:t>第三问的求解沿用第二</w:t>
      </w:r>
      <w:proofErr w:type="gramStart"/>
      <w:r>
        <w:rPr>
          <w:rFonts w:hint="eastAsia"/>
        </w:rPr>
        <w:t>问建立</w:t>
      </w:r>
      <w:proofErr w:type="gramEnd"/>
      <w:r>
        <w:rPr>
          <w:rFonts w:hint="eastAsia"/>
        </w:rPr>
        <w:t>的遗传框架，基础步骤与算法流程均保持不变。下面只列出第三问遗传算法（</w:t>
      </w:r>
      <w:ins w:id="969" w:author="yukina minato" w:date="2025-09-07T11:31:00Z" w16du:dateUtc="2025-09-07T03:31:00Z">
        <w:r w:rsidR="00C3264E" w:rsidRPr="00DE619A">
          <w:rPr>
            <w:position w:val="-6"/>
          </w:rPr>
          <w:object w:dxaOrig="380" w:dyaOrig="279" w14:anchorId="7571D621">
            <v:shape id="_x0000_i1328" type="#_x0000_t75" style="width:19.5pt;height:14.25pt" o:ole="">
              <v:imagedata r:id="rId523" o:title=""/>
            </v:shape>
            <o:OLEObject Type="Embed" ProgID="Equation.DSMT4" ShapeID="_x0000_i1328" DrawAspect="Content" ObjectID="_1818780934" r:id="rId524"/>
          </w:object>
        </w:r>
      </w:ins>
      <w:del w:id="970" w:author="yukina minato" w:date="2025-09-07T11:31:00Z" w16du:dateUtc="2025-09-07T03:31:00Z">
        <w:r w:rsidDel="00C3264E">
          <w:rPr>
            <w:rFonts w:hint="eastAsia"/>
          </w:rPr>
          <w:delText>GA</w:delText>
        </w:r>
      </w:del>
      <w:r>
        <w:rPr>
          <w:rFonts w:hint="eastAsia"/>
        </w:rPr>
        <w:t>）</w:t>
      </w:r>
      <w:r w:rsidR="001C338D">
        <w:rPr>
          <w:rFonts w:hint="eastAsia"/>
        </w:rPr>
        <w:t>与第二问中不同</w:t>
      </w:r>
      <w:r>
        <w:rPr>
          <w:rFonts w:hint="eastAsia"/>
        </w:rPr>
        <w:t>的关键参数和基本要点。</w:t>
      </w:r>
    </w:p>
    <w:p w14:paraId="5B91A24C" w14:textId="77777777" w:rsidR="0031408E" w:rsidRDefault="0031408E" w:rsidP="0084350E">
      <w:pPr>
        <w:ind w:firstLineChars="200" w:firstLine="480"/>
        <w:jc w:val="both"/>
        <w:rPr>
          <w:rFonts w:hint="eastAsia"/>
        </w:rPr>
        <w:pPrChange w:id="971" w:author="yukina minato" w:date="2025-09-07T16:56:00Z" w16du:dateUtc="2025-09-07T08:56:00Z">
          <w:pPr>
            <w:jc w:val="both"/>
          </w:pPr>
        </w:pPrChange>
      </w:pPr>
    </w:p>
    <w:p w14:paraId="4044A049" w14:textId="2A6EC661" w:rsidR="001C338D" w:rsidDel="005E1EEA" w:rsidRDefault="00C3264E">
      <w:pPr>
        <w:keepNext/>
        <w:keepLines/>
        <w:rPr>
          <w:ins w:id="972" w:author="Noah Zheng" w:date="2025-09-07T13:16:00Z" w16du:dateUtc="2025-09-07T05:16:00Z"/>
          <w:del w:id="973" w:author="yukina minato" w:date="2025-09-07T16:55:00Z" w16du:dateUtc="2025-09-07T08:55:00Z"/>
          <w:rFonts w:eastAsia="宋体"/>
          <w:sz w:val="21"/>
          <w:szCs w:val="18"/>
        </w:rPr>
      </w:pPr>
      <w:ins w:id="974" w:author="yukina minato" w:date="2025-09-07T11:32:00Z" w16du:dateUtc="2025-09-07T03:32:00Z">
        <w:r w:rsidRPr="0031408E">
          <w:rPr>
            <w:rFonts w:eastAsia="宋体" w:hint="eastAsia"/>
            <w:sz w:val="21"/>
            <w:szCs w:val="18"/>
            <w:rPrChange w:id="975" w:author="Noah Zheng" w:date="2025-09-07T13:13:00Z" w16du:dateUtc="2025-09-07T05:13:00Z">
              <w:rPr>
                <w:rFonts w:eastAsia="宋体" w:hint="eastAsia"/>
                <w:sz w:val="21"/>
                <w:szCs w:val="18"/>
                <w:highlight w:val="yellow"/>
              </w:rPr>
            </w:rPrChange>
          </w:rPr>
          <w:t>表</w:t>
        </w:r>
        <w:r w:rsidRPr="0031408E">
          <w:rPr>
            <w:rFonts w:eastAsia="宋体"/>
            <w:sz w:val="21"/>
            <w:szCs w:val="18"/>
            <w:rPrChange w:id="976" w:author="Noah Zheng" w:date="2025-09-07T13:13:00Z" w16du:dateUtc="2025-09-07T05:13:00Z">
              <w:rPr>
                <w:rFonts w:eastAsia="宋体"/>
                <w:sz w:val="21"/>
                <w:szCs w:val="18"/>
                <w:highlight w:val="yellow"/>
              </w:rPr>
            </w:rPrChange>
          </w:rPr>
          <w:t xml:space="preserve">2 </w:t>
        </w:r>
        <w:r w:rsidRPr="0031408E">
          <w:rPr>
            <w:rFonts w:eastAsia="宋体" w:hint="eastAsia"/>
            <w:sz w:val="21"/>
            <w:szCs w:val="18"/>
            <w:rPrChange w:id="977" w:author="Noah Zheng" w:date="2025-09-07T13:13:00Z" w16du:dateUtc="2025-09-07T05:13:00Z">
              <w:rPr>
                <w:rFonts w:eastAsia="宋体" w:hint="eastAsia"/>
                <w:sz w:val="21"/>
                <w:szCs w:val="18"/>
                <w:highlight w:val="yellow"/>
              </w:rPr>
            </w:rPrChange>
          </w:rPr>
          <w:t>模型</w:t>
        </w:r>
      </w:ins>
      <w:ins w:id="978" w:author="yukina minato" w:date="2025-09-07T11:44:00Z" w16du:dateUtc="2025-09-07T03:44:00Z">
        <w:r w:rsidR="00605F8E" w:rsidRPr="002552B7">
          <w:rPr>
            <w:rFonts w:eastAsia="宋体"/>
            <w:position w:val="-6"/>
            <w:sz w:val="21"/>
            <w:szCs w:val="18"/>
          </w:rPr>
          <w:object w:dxaOrig="700" w:dyaOrig="279" w14:anchorId="2F34ED01">
            <v:shape id="_x0000_i1329" type="#_x0000_t75" style="width:35.25pt;height:14.25pt" o:ole="">
              <v:imagedata r:id="rId525" o:title=""/>
            </v:shape>
            <o:OLEObject Type="Embed" ProgID="Equation.DSMT4" ShapeID="_x0000_i1329" DrawAspect="Content" ObjectID="_1818780935" r:id="rId526"/>
          </w:object>
        </w:r>
      </w:ins>
      <w:ins w:id="979" w:author="Noah Zheng" w:date="2025-09-07T13:13:00Z" w16du:dateUtc="2025-09-07T05:13:00Z">
        <w:r w:rsidR="0031408E" w:rsidRPr="0031408E">
          <w:rPr>
            <w:rFonts w:eastAsia="宋体" w:hint="eastAsia"/>
            <w:sz w:val="21"/>
            <w:szCs w:val="18"/>
            <w:rPrChange w:id="980" w:author="Noah Zheng" w:date="2025-09-07T13:13:00Z" w16du:dateUtc="2025-09-07T05:13:00Z">
              <w:rPr>
                <w:rFonts w:eastAsia="宋体" w:hint="eastAsia"/>
                <w:sz w:val="21"/>
                <w:szCs w:val="18"/>
                <w:highlight w:val="yellow"/>
              </w:rPr>
            </w:rPrChange>
          </w:rPr>
          <w:t>的</w:t>
        </w:r>
      </w:ins>
      <w:ins w:id="981" w:author="yukina minato" w:date="2025-09-07T11:32:00Z" w16du:dateUtc="2025-09-07T03:32:00Z">
        <w:del w:id="982" w:author="Noah Zheng" w:date="2025-09-07T13:13:00Z" w16du:dateUtc="2025-09-07T05:13:00Z">
          <w:r w:rsidRPr="0031408E" w:rsidDel="0031408E">
            <w:rPr>
              <w:rFonts w:eastAsia="宋体" w:hint="eastAsia"/>
              <w:sz w:val="21"/>
              <w:szCs w:val="18"/>
              <w:rPrChange w:id="983" w:author="Noah Zheng" w:date="2025-09-07T13:13:00Z" w16du:dateUtc="2025-09-07T05:13:00Z">
                <w:rPr>
                  <w:rFonts w:eastAsia="宋体" w:hint="eastAsia"/>
                  <w:sz w:val="21"/>
                  <w:szCs w:val="18"/>
                  <w:highlight w:val="yellow"/>
                </w:rPr>
              </w:rPrChange>
            </w:rPr>
            <w:delText>求解</w:delText>
          </w:r>
        </w:del>
        <w:r w:rsidRPr="0031408E">
          <w:rPr>
            <w:rFonts w:eastAsia="宋体" w:hint="eastAsia"/>
            <w:sz w:val="21"/>
            <w:szCs w:val="18"/>
            <w:rPrChange w:id="984" w:author="Noah Zheng" w:date="2025-09-07T13:13:00Z" w16du:dateUtc="2025-09-07T05:13:00Z">
              <w:rPr>
                <w:rFonts w:eastAsia="宋体" w:hint="eastAsia"/>
                <w:sz w:val="21"/>
                <w:szCs w:val="18"/>
                <w:highlight w:val="yellow"/>
              </w:rPr>
            </w:rPrChange>
          </w:rPr>
          <w:t>相关</w:t>
        </w:r>
      </w:ins>
      <w:ins w:id="985" w:author="yukina minato" w:date="2025-09-07T11:47:00Z" w16du:dateUtc="2025-09-07T03:47:00Z">
        <w:r w:rsidR="00605F8E" w:rsidRPr="0031408E">
          <w:rPr>
            <w:rFonts w:eastAsia="宋体" w:hint="eastAsia"/>
            <w:sz w:val="21"/>
            <w:szCs w:val="18"/>
            <w:rPrChange w:id="986" w:author="Noah Zheng" w:date="2025-09-07T13:13:00Z" w16du:dateUtc="2025-09-07T05:13:00Z">
              <w:rPr>
                <w:rFonts w:eastAsia="宋体" w:hint="eastAsia"/>
                <w:sz w:val="21"/>
                <w:szCs w:val="18"/>
                <w:highlight w:val="yellow"/>
              </w:rPr>
            </w:rPrChange>
          </w:rPr>
          <w:t>参数</w:t>
        </w:r>
      </w:ins>
      <w:ins w:id="987" w:author="Noah Zheng" w:date="2025-09-07T13:13:00Z" w16du:dateUtc="2025-09-07T05:13:00Z">
        <w:r w:rsidR="0031408E" w:rsidRPr="0031408E">
          <w:rPr>
            <w:rFonts w:eastAsia="宋体" w:hint="eastAsia"/>
            <w:sz w:val="21"/>
            <w:szCs w:val="18"/>
            <w:rPrChange w:id="988" w:author="Noah Zheng" w:date="2025-09-07T13:13:00Z" w16du:dateUtc="2025-09-07T05:13:00Z">
              <w:rPr>
                <w:rFonts w:eastAsia="宋体" w:hint="eastAsia"/>
                <w:sz w:val="21"/>
                <w:szCs w:val="18"/>
                <w:highlight w:val="yellow"/>
              </w:rPr>
            </w:rPrChange>
          </w:rPr>
          <w:t>和实数编码对象</w:t>
        </w:r>
      </w:ins>
    </w:p>
    <w:p w14:paraId="0C49C729" w14:textId="77777777" w:rsidR="0031408E" w:rsidRPr="00C3264E" w:rsidRDefault="0031408E" w:rsidP="005E1EEA">
      <w:pPr>
        <w:keepNext/>
        <w:keepLines/>
        <w:rPr>
          <w:rFonts w:hint="eastAsia"/>
        </w:rPr>
        <w:pPrChange w:id="989" w:author="yukina minato" w:date="2025-09-07T16:55:00Z" w16du:dateUtc="2025-09-07T08:55:00Z">
          <w:pPr>
            <w:jc w:val="both"/>
          </w:pPr>
        </w:pPrChange>
      </w:pPr>
    </w:p>
    <w:tbl>
      <w:tblPr>
        <w:tblStyle w:val="af1"/>
        <w:tblW w:w="0" w:type="auto"/>
        <w:tblLayout w:type="fixed"/>
        <w:tblLook w:val="04A0" w:firstRow="1" w:lastRow="0" w:firstColumn="1" w:lastColumn="0" w:noHBand="0" w:noVBand="1"/>
        <w:tblPrChange w:id="990" w:author="yukina minato" w:date="2025-09-07T16:55:00Z" w16du:dateUtc="2025-09-07T08:55:00Z">
          <w:tblPr>
            <w:tblStyle w:val="12"/>
            <w:tblW w:w="0" w:type="auto"/>
            <w:jc w:val="center"/>
            <w:tblLayout w:type="fixed"/>
            <w:tblLook w:val="04A0" w:firstRow="1" w:lastRow="0" w:firstColumn="1" w:lastColumn="0" w:noHBand="0" w:noVBand="1"/>
          </w:tblPr>
        </w:tblPrChange>
      </w:tblPr>
      <w:tblGrid>
        <w:gridCol w:w="2778"/>
        <w:gridCol w:w="2778"/>
        <w:tblGridChange w:id="991">
          <w:tblGrid>
            <w:gridCol w:w="5"/>
            <w:gridCol w:w="2773"/>
            <w:gridCol w:w="5"/>
            <w:gridCol w:w="2773"/>
            <w:gridCol w:w="5"/>
          </w:tblGrid>
        </w:tblGridChange>
      </w:tblGrid>
      <w:tr w:rsidR="00216497" w:rsidRPr="009D78CF" w14:paraId="3A294289" w14:textId="77777777" w:rsidTr="005E1EEA">
        <w:trPr>
          <w:cnfStyle w:val="100000000000" w:firstRow="1" w:lastRow="0" w:firstColumn="0" w:lastColumn="0" w:oddVBand="0" w:evenVBand="0" w:oddHBand="0" w:evenHBand="0" w:firstRowFirstColumn="0" w:firstRowLastColumn="0" w:lastRowFirstColumn="0" w:lastRowLastColumn="0"/>
          <w:trPrChange w:id="992" w:author="yukina minato" w:date="2025-09-07T16:55:00Z" w16du:dateUtc="2025-09-07T08:55:00Z">
            <w:trPr>
              <w:gridBefore w:val="1"/>
              <w:jc w:val="center"/>
            </w:trPr>
          </w:trPrChange>
        </w:trPr>
        <w:tc>
          <w:tcPr>
            <w:tcW w:w="2778" w:type="dxa"/>
            <w:tcPrChange w:id="993" w:author="yukina minato" w:date="2025-09-07T16:55:00Z" w16du:dateUtc="2025-09-07T08:55:00Z">
              <w:tcPr>
                <w:tcW w:w="2778" w:type="dxa"/>
                <w:gridSpan w:val="2"/>
              </w:tcPr>
            </w:tcPrChange>
          </w:tcPr>
          <w:p w14:paraId="31AB7222" w14:textId="56ADBA3E" w:rsidR="00216497" w:rsidRPr="009D78CF" w:rsidRDefault="00216497" w:rsidP="00302535">
            <w:pPr>
              <w:keepNext/>
              <w:keepLines/>
              <w:spacing w:before="120" w:after="120"/>
              <w:cnfStyle w:val="100000000000" w:firstRow="1" w:lastRow="0" w:firstColumn="0" w:lastColumn="0" w:oddVBand="0" w:evenVBand="0" w:oddHBand="0" w:evenHBand="0" w:firstRowFirstColumn="0" w:firstRowLastColumn="0" w:lastRowFirstColumn="0" w:lastRowLastColumn="0"/>
            </w:pPr>
            <w:r>
              <w:rPr>
                <w:rFonts w:hint="eastAsia"/>
              </w:rPr>
              <w:t>实数编码对象</w:t>
            </w:r>
          </w:p>
        </w:tc>
        <w:tc>
          <w:tcPr>
            <w:tcW w:w="2778" w:type="dxa"/>
            <w:tcPrChange w:id="994" w:author="yukina minato" w:date="2025-09-07T16:55:00Z" w16du:dateUtc="2025-09-07T08:55:00Z">
              <w:tcPr>
                <w:tcW w:w="2778" w:type="dxa"/>
                <w:gridSpan w:val="2"/>
              </w:tcPr>
            </w:tcPrChange>
          </w:tcPr>
          <w:p w14:paraId="194654A0" w14:textId="5AA86265" w:rsidR="00216497" w:rsidRPr="009D78CF" w:rsidRDefault="00216497" w:rsidP="00302535">
            <w:pPr>
              <w:keepNext/>
              <w:keepLines/>
              <w:spacing w:before="120" w:after="120"/>
              <w:cnfStyle w:val="100000000000" w:firstRow="1" w:lastRow="0" w:firstColumn="0" w:lastColumn="0" w:oddVBand="0" w:evenVBand="0" w:oddHBand="0" w:evenHBand="0" w:firstRowFirstColumn="0" w:firstRowLastColumn="0" w:lastRowFirstColumn="0" w:lastRowLastColumn="0"/>
            </w:pPr>
            <w:r>
              <w:rPr>
                <w:rFonts w:hint="eastAsia"/>
              </w:rPr>
              <w:t>目标函数</w:t>
            </w:r>
            <w:r w:rsidRPr="00C8579E">
              <w:rPr>
                <w:position w:val="-12"/>
              </w:rPr>
              <w:object w:dxaOrig="300" w:dyaOrig="360" w14:anchorId="7639063C">
                <v:shape id="_x0000_i1330" type="#_x0000_t75" style="width:15pt;height:18pt" o:ole="">
                  <v:imagedata r:id="rId527" o:title=""/>
                </v:shape>
                <o:OLEObject Type="Embed" ProgID="Equation.DSMT4" ShapeID="_x0000_i1330" DrawAspect="Content" ObjectID="_1818780936" r:id="rId528"/>
              </w:object>
            </w:r>
            <w:r>
              <w:rPr>
                <w:rFonts w:hint="eastAsia"/>
              </w:rPr>
              <w:t>决策变量</w:t>
            </w:r>
          </w:p>
        </w:tc>
      </w:tr>
      <w:tr w:rsidR="00216497" w:rsidRPr="00302535" w14:paraId="2B08516F" w14:textId="77777777" w:rsidTr="005E1EEA">
        <w:trPr>
          <w:trPrChange w:id="995" w:author="yukina minato" w:date="2025-09-07T16:55:00Z" w16du:dateUtc="2025-09-07T08:55:00Z">
            <w:trPr>
              <w:gridBefore w:val="1"/>
              <w:jc w:val="center"/>
            </w:trPr>
          </w:trPrChange>
        </w:trPr>
        <w:tc>
          <w:tcPr>
            <w:tcW w:w="2778" w:type="dxa"/>
            <w:tcPrChange w:id="996" w:author="yukina minato" w:date="2025-09-07T16:55:00Z" w16du:dateUtc="2025-09-07T08:55:00Z">
              <w:tcPr>
                <w:tcW w:w="2778" w:type="dxa"/>
                <w:gridSpan w:val="2"/>
              </w:tcPr>
            </w:tcPrChange>
          </w:tcPr>
          <w:p w14:paraId="5BEA5563" w14:textId="0B97A8D3" w:rsidR="00216497" w:rsidRPr="00302535" w:rsidRDefault="00216497" w:rsidP="00302535">
            <w:pPr>
              <w:keepNext/>
              <w:keepLines/>
              <w:spacing w:before="120" w:after="120"/>
              <w:rPr>
                <w:b/>
                <w:bCs/>
              </w:rPr>
            </w:pPr>
            <w:r>
              <w:rPr>
                <w:rFonts w:hint="eastAsia"/>
              </w:rPr>
              <w:t>种群数目</w:t>
            </w:r>
          </w:p>
        </w:tc>
        <w:tc>
          <w:tcPr>
            <w:tcW w:w="2778" w:type="dxa"/>
            <w:tcPrChange w:id="997" w:author="yukina minato" w:date="2025-09-07T16:55:00Z" w16du:dateUtc="2025-09-07T08:55:00Z">
              <w:tcPr>
                <w:tcW w:w="2778" w:type="dxa"/>
                <w:gridSpan w:val="2"/>
              </w:tcPr>
            </w:tcPrChange>
          </w:tcPr>
          <w:p w14:paraId="47DAAC14" w14:textId="79A2619E" w:rsidR="00216497" w:rsidRPr="00302535" w:rsidRDefault="001C338D" w:rsidP="00302535">
            <w:pPr>
              <w:keepNext/>
              <w:keepLines/>
              <w:spacing w:before="120" w:after="120"/>
              <w:rPr>
                <w:bCs/>
              </w:rPr>
            </w:pPr>
            <w:r>
              <w:rPr>
                <w:rFonts w:hint="eastAsia"/>
                <w:bCs/>
              </w:rPr>
              <w:t>600</w:t>
            </w:r>
          </w:p>
        </w:tc>
      </w:tr>
      <w:tr w:rsidR="00216497" w:rsidRPr="004F7724" w14:paraId="7779A330" w14:textId="77777777" w:rsidTr="005E1EEA">
        <w:trPr>
          <w:trPrChange w:id="998" w:author="yukina minato" w:date="2025-09-07T16:55:00Z" w16du:dateUtc="2025-09-07T08:55:00Z">
            <w:trPr>
              <w:gridBefore w:val="1"/>
              <w:jc w:val="center"/>
            </w:trPr>
          </w:trPrChange>
        </w:trPr>
        <w:tc>
          <w:tcPr>
            <w:tcW w:w="2778" w:type="dxa"/>
            <w:tcPrChange w:id="999" w:author="yukina minato" w:date="2025-09-07T16:55:00Z" w16du:dateUtc="2025-09-07T08:55:00Z">
              <w:tcPr>
                <w:tcW w:w="2778" w:type="dxa"/>
                <w:gridSpan w:val="2"/>
              </w:tcPr>
            </w:tcPrChange>
          </w:tcPr>
          <w:p w14:paraId="7928E4D0" w14:textId="7FBAAA0A" w:rsidR="00216497" w:rsidRPr="00302535" w:rsidRDefault="00216497" w:rsidP="00302535">
            <w:pPr>
              <w:keepNext/>
              <w:keepLines/>
              <w:spacing w:before="120" w:after="120"/>
              <w:rPr>
                <w:b/>
                <w:bCs/>
              </w:rPr>
            </w:pPr>
            <w:r>
              <w:rPr>
                <w:rFonts w:hint="eastAsia"/>
              </w:rPr>
              <w:t>迭代次数</w:t>
            </w:r>
          </w:p>
        </w:tc>
        <w:tc>
          <w:tcPr>
            <w:tcW w:w="2778" w:type="dxa"/>
            <w:tcPrChange w:id="1000" w:author="yukina minato" w:date="2025-09-07T16:55:00Z" w16du:dateUtc="2025-09-07T08:55:00Z">
              <w:tcPr>
                <w:tcW w:w="2778" w:type="dxa"/>
                <w:gridSpan w:val="2"/>
              </w:tcPr>
            </w:tcPrChange>
          </w:tcPr>
          <w:p w14:paraId="30DF096F" w14:textId="74A21509" w:rsidR="00216497" w:rsidRPr="004F7724" w:rsidRDefault="001C338D" w:rsidP="00302535">
            <w:pPr>
              <w:keepNext/>
              <w:keepLines/>
              <w:spacing w:before="120" w:after="120"/>
            </w:pPr>
            <w:r>
              <w:rPr>
                <w:rFonts w:hint="eastAsia"/>
              </w:rPr>
              <w:t>350</w:t>
            </w:r>
          </w:p>
        </w:tc>
      </w:tr>
      <w:tr w:rsidR="00216497" w:rsidRPr="004F7724" w14:paraId="50DD400E" w14:textId="77777777" w:rsidTr="005E1EEA">
        <w:trPr>
          <w:trPrChange w:id="1001" w:author="yukina minato" w:date="2025-09-07T16:55:00Z" w16du:dateUtc="2025-09-07T08:55:00Z">
            <w:trPr>
              <w:gridBefore w:val="1"/>
              <w:jc w:val="center"/>
            </w:trPr>
          </w:trPrChange>
        </w:trPr>
        <w:tc>
          <w:tcPr>
            <w:tcW w:w="2778" w:type="dxa"/>
            <w:tcPrChange w:id="1002" w:author="yukina minato" w:date="2025-09-07T16:55:00Z" w16du:dateUtc="2025-09-07T08:55:00Z">
              <w:tcPr>
                <w:tcW w:w="2778" w:type="dxa"/>
                <w:gridSpan w:val="2"/>
              </w:tcPr>
            </w:tcPrChange>
          </w:tcPr>
          <w:p w14:paraId="10766DAA" w14:textId="4D1D77B3" w:rsidR="00216497" w:rsidRPr="00302535" w:rsidRDefault="00216497" w:rsidP="00302535">
            <w:pPr>
              <w:keepNext/>
              <w:keepLines/>
              <w:spacing w:before="120" w:after="120"/>
              <w:rPr>
                <w:b/>
                <w:bCs/>
              </w:rPr>
            </w:pPr>
            <w:r>
              <w:rPr>
                <w:rFonts w:hint="eastAsia"/>
              </w:rPr>
              <w:t>线性交叉指数</w:t>
            </w:r>
          </w:p>
        </w:tc>
        <w:tc>
          <w:tcPr>
            <w:tcW w:w="2778" w:type="dxa"/>
            <w:tcPrChange w:id="1003" w:author="yukina minato" w:date="2025-09-07T16:55:00Z" w16du:dateUtc="2025-09-07T08:55:00Z">
              <w:tcPr>
                <w:tcW w:w="2778" w:type="dxa"/>
                <w:gridSpan w:val="2"/>
              </w:tcPr>
            </w:tcPrChange>
          </w:tcPr>
          <w:p w14:paraId="2A59C4BD" w14:textId="7C9994FD" w:rsidR="00216497" w:rsidRPr="004F7724" w:rsidRDefault="001C338D" w:rsidP="001C338D">
            <w:pPr>
              <w:keepNext/>
              <w:keepLines/>
              <w:spacing w:before="120" w:after="120"/>
            </w:pPr>
            <w:r>
              <w:rPr>
                <w:rFonts w:hint="eastAsia"/>
              </w:rPr>
              <w:t>0.86</w:t>
            </w:r>
          </w:p>
        </w:tc>
      </w:tr>
      <w:tr w:rsidR="00216497" w:rsidRPr="004F7724" w14:paraId="5350764D" w14:textId="77777777" w:rsidTr="005E1EEA">
        <w:trPr>
          <w:trPrChange w:id="1004" w:author="yukina minato" w:date="2025-09-07T16:55:00Z" w16du:dateUtc="2025-09-07T08:55:00Z">
            <w:trPr>
              <w:gridBefore w:val="1"/>
              <w:jc w:val="center"/>
            </w:trPr>
          </w:trPrChange>
        </w:trPr>
        <w:tc>
          <w:tcPr>
            <w:tcW w:w="2778" w:type="dxa"/>
            <w:tcPrChange w:id="1005" w:author="yukina minato" w:date="2025-09-07T16:55:00Z" w16du:dateUtc="2025-09-07T08:55:00Z">
              <w:tcPr>
                <w:tcW w:w="2778" w:type="dxa"/>
                <w:gridSpan w:val="2"/>
              </w:tcPr>
            </w:tcPrChange>
          </w:tcPr>
          <w:p w14:paraId="52EF382B" w14:textId="79700DE2" w:rsidR="00216497" w:rsidRPr="00302535" w:rsidRDefault="00216497" w:rsidP="00302535">
            <w:pPr>
              <w:keepNext/>
              <w:keepLines/>
              <w:spacing w:before="120" w:after="120"/>
              <w:rPr>
                <w:b/>
                <w:bCs/>
              </w:rPr>
            </w:pPr>
            <w:r>
              <w:rPr>
                <w:rFonts w:hint="eastAsia"/>
              </w:rPr>
              <w:t>基因变异概率</w:t>
            </w:r>
          </w:p>
        </w:tc>
        <w:tc>
          <w:tcPr>
            <w:tcW w:w="2778" w:type="dxa"/>
            <w:tcPrChange w:id="1006" w:author="yukina minato" w:date="2025-09-07T16:55:00Z" w16du:dateUtc="2025-09-07T08:55:00Z">
              <w:tcPr>
                <w:tcW w:w="2778" w:type="dxa"/>
                <w:gridSpan w:val="2"/>
              </w:tcPr>
            </w:tcPrChange>
          </w:tcPr>
          <w:p w14:paraId="3E4AB6B8" w14:textId="67EAF096" w:rsidR="00216497" w:rsidRPr="004F7724" w:rsidRDefault="001C338D" w:rsidP="00302535">
            <w:pPr>
              <w:keepNext/>
              <w:keepLines/>
              <w:spacing w:before="120" w:after="120"/>
            </w:pPr>
            <w:r>
              <w:rPr>
                <w:rFonts w:hint="eastAsia"/>
              </w:rPr>
              <w:t>0.17</w:t>
            </w:r>
          </w:p>
        </w:tc>
      </w:tr>
    </w:tbl>
    <w:p w14:paraId="69B97F30" w14:textId="19B93474" w:rsidR="00216497" w:rsidDel="00C3264E" w:rsidRDefault="00216497">
      <w:pPr>
        <w:rPr>
          <w:del w:id="1007" w:author="yukina minato" w:date="2025-09-07T11:32:00Z" w16du:dateUtc="2025-09-07T03:32:00Z"/>
        </w:rPr>
        <w:pPrChange w:id="1008" w:author="yukina minato" w:date="2025-09-07T11:32:00Z" w16du:dateUtc="2025-09-07T03:32:00Z">
          <w:pPr>
            <w:jc w:val="both"/>
          </w:pPr>
        </w:pPrChange>
      </w:pPr>
    </w:p>
    <w:p w14:paraId="49D4AD54" w14:textId="77777777" w:rsidR="00216497" w:rsidRPr="00C8579E" w:rsidRDefault="00216497">
      <w:pPr>
        <w:pPrChange w:id="1009" w:author="yukina minato" w:date="2025-09-07T11:32:00Z" w16du:dateUtc="2025-09-07T03:32:00Z">
          <w:pPr>
            <w:jc w:val="both"/>
          </w:pPr>
        </w:pPrChange>
      </w:pPr>
    </w:p>
    <w:p w14:paraId="5C5D5F80" w14:textId="77777777" w:rsidR="00F8289C" w:rsidRDefault="00F8289C" w:rsidP="00F8289C">
      <w:pPr>
        <w:pStyle w:val="af"/>
        <w:spacing w:line="360" w:lineRule="auto"/>
      </w:pPr>
      <w:r>
        <w:rPr>
          <w:rFonts w:hint="eastAsia"/>
        </w:rPr>
        <w:t xml:space="preserve">5.4 </w:t>
      </w:r>
      <w:r>
        <w:t>问题四模型的建立与求解</w:t>
      </w:r>
    </w:p>
    <w:p w14:paraId="0525881F" w14:textId="4F11727C" w:rsidR="00F8289C" w:rsidRDefault="00F8289C" w:rsidP="00F8289C">
      <w:pPr>
        <w:pStyle w:val="af3"/>
        <w:spacing w:line="360" w:lineRule="auto"/>
        <w:ind w:leftChars="100" w:left="240"/>
        <w:rPr>
          <w:rFonts w:ascii="宋体" w:eastAsia="宋体" w:hAnsi="宋体" w:hint="eastAsia"/>
        </w:rPr>
      </w:pPr>
      <w:r>
        <w:rPr>
          <w:rFonts w:hint="eastAsia"/>
        </w:rPr>
        <w:t>5.4.1</w:t>
      </w:r>
      <w:r w:rsidR="00103F3A">
        <w:rPr>
          <w:rFonts w:hint="eastAsia"/>
        </w:rPr>
        <w:t>最优化</w:t>
      </w:r>
      <w:r>
        <w:rPr>
          <w:rFonts w:ascii="宋体" w:eastAsia="宋体" w:hAnsi="宋体" w:hint="eastAsia"/>
        </w:rPr>
        <w:t>模型</w:t>
      </w:r>
      <w:ins w:id="1010" w:author="yukina minato" w:date="2025-09-07T11:43:00Z" w16du:dateUtc="2025-09-07T03:43:00Z">
        <w:r w:rsidR="00605F8E" w:rsidRPr="00C3264E">
          <w:rPr>
            <w:position w:val="-6"/>
          </w:rPr>
          <w:object w:dxaOrig="700" w:dyaOrig="279" w14:anchorId="4D501EBD">
            <v:shape id="_x0000_i1331" type="#_x0000_t75" style="width:35.25pt;height:14.25pt" o:ole="">
              <v:imagedata r:id="rId529" o:title=""/>
            </v:shape>
            <o:OLEObject Type="Embed" ProgID="Equation.DSMT4" ShapeID="_x0000_i1331" DrawAspect="Content" ObjectID="_1818780937" r:id="rId530"/>
          </w:object>
        </w:r>
      </w:ins>
      <w:del w:id="1011" w:author="yukina minato" w:date="2025-09-07T11:33:00Z" w16du:dateUtc="2025-09-07T03:33:00Z">
        <w:r w:rsidR="00103F3A" w:rsidRPr="00C8579E" w:rsidDel="00C3264E">
          <w:rPr>
            <w:rFonts w:hint="eastAsia"/>
          </w:rPr>
          <w:delText>G</w:delText>
        </w:r>
        <w:r w:rsidR="00411877" w:rsidDel="00C3264E">
          <w:rPr>
            <w:rFonts w:hint="eastAsia"/>
          </w:rPr>
          <w:delText>A</w:delText>
        </w:r>
        <w:r w:rsidR="00103F3A" w:rsidRPr="00C8579E" w:rsidDel="00C3264E">
          <w:rPr>
            <w:rFonts w:hint="eastAsia"/>
          </w:rPr>
          <w:delText>-3</w:delText>
        </w:r>
      </w:del>
      <w:r>
        <w:rPr>
          <w:rFonts w:ascii="宋体" w:eastAsia="宋体" w:hAnsi="宋体" w:hint="eastAsia"/>
        </w:rPr>
        <w:t>的建立</w:t>
      </w:r>
    </w:p>
    <w:p w14:paraId="62A2A1FB" w14:textId="552E8A90" w:rsidR="00103F3A" w:rsidRDefault="00103F3A" w:rsidP="00C8579E">
      <w:pPr>
        <w:ind w:firstLine="480"/>
        <w:jc w:val="left"/>
        <w:rPr>
          <w:rFonts w:ascii="宋体" w:eastAsia="宋体" w:hAnsi="宋体" w:hint="eastAsia"/>
          <w:b/>
          <w:bCs/>
          <w:szCs w:val="24"/>
        </w:rPr>
      </w:pPr>
      <w:r>
        <w:rPr>
          <w:rFonts w:hint="eastAsia"/>
        </w:rPr>
        <w:t>首先，根据题意建立</w:t>
      </w:r>
      <w:r w:rsidRPr="004A6B29">
        <w:rPr>
          <w:rFonts w:ascii="宋体" w:eastAsia="宋体" w:hAnsi="宋体" w:hint="eastAsia"/>
          <w:szCs w:val="24"/>
        </w:rPr>
        <w:t>导弹</w:t>
      </w:r>
      <w:r w:rsidRPr="00BB168F">
        <w:rPr>
          <w:rFonts w:ascii="宋体" w:eastAsia="宋体" w:hAnsi="宋体" w:hint="eastAsia"/>
          <w:position w:val="-4"/>
          <w:szCs w:val="24"/>
        </w:rPr>
        <w:object w:dxaOrig="400" w:dyaOrig="260" w14:anchorId="0F0187E9">
          <v:shape id="_x0000_i1332" type="#_x0000_t75" style="width:19.5pt;height:12.75pt" o:ole="">
            <v:imagedata r:id="rId74" o:title=""/>
          </v:shape>
          <o:OLEObject Type="Embed" ProgID="Equation.DSMT4" ShapeID="_x0000_i1332" DrawAspect="Content" ObjectID="_1818780938" r:id="rId531"/>
        </w:object>
      </w:r>
      <w:r w:rsidRPr="004A6B29">
        <w:rPr>
          <w:rFonts w:ascii="宋体" w:eastAsia="宋体" w:hAnsi="宋体" w:hint="eastAsia"/>
          <w:szCs w:val="24"/>
        </w:rPr>
        <w:t>的轨迹参数方程</w:t>
      </w:r>
      <w:r>
        <w:rPr>
          <w:rFonts w:ascii="宋体" w:eastAsia="宋体" w:hAnsi="宋体" w:hint="eastAsia"/>
          <w:szCs w:val="24"/>
        </w:rPr>
        <w:t>和</w:t>
      </w:r>
      <w:r w:rsidRPr="004A6B29">
        <w:rPr>
          <w:rFonts w:ascii="宋体" w:eastAsia="宋体" w:hAnsi="宋体" w:hint="eastAsia"/>
          <w:szCs w:val="24"/>
        </w:rPr>
        <w:t>无人机</w:t>
      </w:r>
      <w:r w:rsidRPr="00C8579E">
        <w:rPr>
          <w:rFonts w:ascii="宋体" w:eastAsia="宋体" w:hAnsi="宋体" w:hint="eastAsia"/>
          <w:position w:val="-10"/>
          <w:szCs w:val="24"/>
        </w:rPr>
        <w:object w:dxaOrig="440" w:dyaOrig="320" w14:anchorId="48C7B0B0">
          <v:shape id="_x0000_i1333" type="#_x0000_t75" style="width:21.75pt;height:17.25pt" o:ole="">
            <v:imagedata r:id="rId532" o:title=""/>
          </v:shape>
          <o:OLEObject Type="Embed" ProgID="Equation.DSMT4" ShapeID="_x0000_i1333" DrawAspect="Content" ObjectID="_1818780939" r:id="rId533"/>
        </w:object>
      </w:r>
      <w:proofErr w:type="gramStart"/>
      <w:r w:rsidRPr="004A6B29">
        <w:rPr>
          <w:rFonts w:ascii="宋体" w:eastAsia="宋体" w:hAnsi="宋体" w:hint="eastAsia"/>
          <w:szCs w:val="24"/>
        </w:rPr>
        <w:t>投放第</w:t>
      </w:r>
      <w:proofErr w:type="gramEnd"/>
      <w:r w:rsidRPr="00103F3A">
        <w:rPr>
          <w:rFonts w:ascii="宋体" w:eastAsia="宋体" w:hAnsi="宋体" w:hint="eastAsia"/>
          <w:position w:val="-4"/>
          <w:szCs w:val="24"/>
        </w:rPr>
        <w:object w:dxaOrig="139" w:dyaOrig="260" w14:anchorId="2FD22EDF">
          <v:shape id="_x0000_i1334" type="#_x0000_t75" style="width:7.5pt;height:12.75pt" o:ole="">
            <v:imagedata r:id="rId534" o:title=""/>
          </v:shape>
          <o:OLEObject Type="Embed" ProgID="Equation.DSMT4" ShapeID="_x0000_i1334" DrawAspect="Content" ObjectID="_1818780940" r:id="rId535"/>
        </w:object>
      </w:r>
      <w:r w:rsidRPr="004A6B29">
        <w:rPr>
          <w:rFonts w:ascii="宋体" w:eastAsia="宋体" w:hAnsi="宋体" w:hint="eastAsia"/>
          <w:szCs w:val="24"/>
        </w:rPr>
        <w:t>枚烟幕干扰弹球心的轨迹参数方程</w:t>
      </w:r>
      <w:r>
        <w:rPr>
          <w:rFonts w:ascii="宋体" w:eastAsia="宋体" w:hAnsi="宋体" w:hint="eastAsia"/>
          <w:szCs w:val="24"/>
        </w:rPr>
        <w:t>；接着，根据点到直线的距离公式求出</w:t>
      </w:r>
      <w:r w:rsidRPr="004A6B29">
        <w:rPr>
          <w:rFonts w:ascii="宋体" w:eastAsia="宋体" w:hAnsi="宋体" w:hint="eastAsia"/>
          <w:szCs w:val="24"/>
        </w:rPr>
        <w:t>球状烟幕中心点</w:t>
      </w:r>
      <w:r w:rsidRPr="004A6B29">
        <w:rPr>
          <w:rFonts w:ascii="宋体" w:eastAsia="宋体" w:hAnsi="宋体" w:hint="eastAsia"/>
          <w:position w:val="-16"/>
          <w:szCs w:val="24"/>
        </w:rPr>
        <w:object w:dxaOrig="499" w:dyaOrig="400" w14:anchorId="2D5D002C">
          <v:shape id="_x0000_i1335" type="#_x0000_t75" style="width:24.75pt;height:19.5pt" o:ole="">
            <v:imagedata r:id="rId536" o:title=""/>
          </v:shape>
          <o:OLEObject Type="Embed" ProgID="Equation.DSMT4" ShapeID="_x0000_i1335" DrawAspect="Content" ObjectID="_1818780941" r:id="rId537"/>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63DC65AF">
          <v:shape id="_x0000_i1336" type="#_x0000_t75" style="width:25.5pt;height:18pt" o:ole="">
            <v:imagedata r:id="rId82" o:title=""/>
          </v:shape>
          <o:OLEObject Type="Embed" ProgID="Equation.DSMT4" ShapeID="_x0000_i1336" DrawAspect="Content" ObjectID="_1818780942" r:id="rId538"/>
        </w:object>
      </w:r>
      <w:r w:rsidRPr="004A6B29">
        <w:rPr>
          <w:rFonts w:ascii="宋体" w:eastAsia="宋体" w:hAnsi="宋体" w:hint="eastAsia"/>
          <w:szCs w:val="24"/>
        </w:rPr>
        <w:t>距离</w:t>
      </w:r>
      <w:r>
        <w:rPr>
          <w:rFonts w:ascii="宋体" w:eastAsia="宋体" w:hAnsi="宋体" w:hint="eastAsia"/>
          <w:szCs w:val="24"/>
        </w:rPr>
        <w:t>；最后，根据题意建立最优化模型</w:t>
      </w:r>
      <w:del w:id="1012" w:author="yukina minato" w:date="2025-09-07T11:32:00Z" w16du:dateUtc="2025-09-07T03:32:00Z">
        <w:r w:rsidRPr="00C8579E" w:rsidDel="00C3264E">
          <w:rPr>
            <w:rFonts w:eastAsiaTheme="majorEastAsia" w:hint="eastAsia"/>
            <w:b/>
            <w:bCs/>
            <w:kern w:val="44"/>
            <w:szCs w:val="44"/>
          </w:rPr>
          <w:delText>GA-3</w:delText>
        </w:r>
      </w:del>
      <w:ins w:id="1013" w:author="yukina minato" w:date="2025-09-07T11:32:00Z" w16du:dateUtc="2025-09-07T03:32:00Z">
        <w:r w:rsidR="00C3264E" w:rsidRPr="00C3264E">
          <w:rPr>
            <w:rFonts w:eastAsiaTheme="majorEastAsia"/>
            <w:b/>
            <w:bCs/>
            <w:kern w:val="44"/>
            <w:position w:val="-6"/>
            <w:szCs w:val="44"/>
          </w:rPr>
          <w:object w:dxaOrig="700" w:dyaOrig="279" w14:anchorId="41A8B0C3">
            <v:shape id="_x0000_i1337" type="#_x0000_t75" style="width:35.25pt;height:14.25pt" o:ole="">
              <v:imagedata r:id="rId539" o:title=""/>
            </v:shape>
            <o:OLEObject Type="Embed" ProgID="Equation.DSMT4" ShapeID="_x0000_i1337" DrawAspect="Content" ObjectID="_1818780943" r:id="rId540"/>
          </w:object>
        </w:r>
      </w:ins>
    </w:p>
    <w:p w14:paraId="183FE228" w14:textId="3B76D699" w:rsidR="00103F3A" w:rsidRPr="00C8579E" w:rsidRDefault="00103F3A" w:rsidP="00C8579E">
      <w:pPr>
        <w:pStyle w:val="af3"/>
        <w:spacing w:line="360" w:lineRule="auto"/>
        <w:ind w:leftChars="200" w:left="480"/>
        <w:outlineLvl w:val="4"/>
      </w:pPr>
      <w:r w:rsidRPr="00C8579E">
        <w:rPr>
          <w:rFonts w:hint="eastAsia"/>
        </w:rPr>
        <w:t>5.4.1.1</w:t>
      </w:r>
      <w:r w:rsidRPr="00C8579E">
        <w:rPr>
          <w:rFonts w:hint="eastAsia"/>
        </w:rPr>
        <w:t>导弹</w:t>
      </w:r>
      <w:r w:rsidR="00411877" w:rsidRPr="00411877">
        <w:rPr>
          <w:position w:val="-4"/>
        </w:rPr>
        <w:object w:dxaOrig="400" w:dyaOrig="260" w14:anchorId="26904A59">
          <v:shape id="_x0000_i1338" type="#_x0000_t75" style="width:20.25pt;height:13.5pt" o:ole="">
            <v:imagedata r:id="rId541" o:title=""/>
          </v:shape>
          <o:OLEObject Type="Embed" ProgID="Equation.DSMT4" ShapeID="_x0000_i1338" DrawAspect="Content" ObjectID="_1818780944" r:id="rId542"/>
        </w:object>
      </w:r>
      <w:r w:rsidRPr="00C8579E">
        <w:rPr>
          <w:rFonts w:hint="eastAsia"/>
        </w:rPr>
        <w:t>的</w:t>
      </w:r>
      <w:del w:id="1014" w:author="yukina minato" w:date="2025-09-07T11:44:00Z" w16du:dateUtc="2025-09-07T03:44:00Z">
        <w:r w:rsidRPr="00C8579E" w:rsidDel="00605F8E">
          <w:rPr>
            <w:rFonts w:hint="eastAsia"/>
          </w:rPr>
          <w:delText>轨迹参数方程和</w:delText>
        </w:r>
      </w:del>
      <w:ins w:id="1015" w:author="yukina minato" w:date="2025-09-07T11:44:00Z" w16du:dateUtc="2025-09-07T03:44:00Z">
        <w:r w:rsidR="00605F8E">
          <w:rPr>
            <w:rFonts w:hint="eastAsia"/>
          </w:rPr>
          <w:t>、</w:t>
        </w:r>
      </w:ins>
      <w:r w:rsidR="00411877" w:rsidRPr="00C8579E">
        <w:rPr>
          <w:rFonts w:hint="eastAsia"/>
        </w:rPr>
        <w:t>无人机</w:t>
      </w:r>
      <w:r w:rsidR="00411877" w:rsidRPr="00C8579E">
        <w:rPr>
          <w:position w:val="-10"/>
        </w:rPr>
        <w:object w:dxaOrig="440" w:dyaOrig="320" w14:anchorId="49B80E80">
          <v:shape id="_x0000_i1339" type="#_x0000_t75" style="width:21.75pt;height:15.75pt" o:ole="">
            <v:imagedata r:id="rId543" o:title=""/>
          </v:shape>
          <o:OLEObject Type="Embed" ProgID="Equation.DSMT4" ShapeID="_x0000_i1339" DrawAspect="Content" ObjectID="_1818780945" r:id="rId544"/>
        </w:object>
      </w:r>
      <w:proofErr w:type="gramStart"/>
      <w:r w:rsidR="00411877" w:rsidRPr="00C8579E">
        <w:rPr>
          <w:rFonts w:hint="eastAsia"/>
        </w:rPr>
        <w:t>投放第</w:t>
      </w:r>
      <w:proofErr w:type="gramEnd"/>
      <w:r w:rsidR="00411877" w:rsidRPr="00C8579E">
        <w:rPr>
          <w:rFonts w:hint="eastAsia"/>
          <w:position w:val="-4"/>
        </w:rPr>
        <w:object w:dxaOrig="139" w:dyaOrig="260" w14:anchorId="50871060">
          <v:shape id="_x0000_i1340" type="#_x0000_t75" style="width:6.75pt;height:12.75pt" o:ole="">
            <v:imagedata r:id="rId545" o:title=""/>
          </v:shape>
          <o:OLEObject Type="Embed" ProgID="Equation.DSMT4" ShapeID="_x0000_i1340" DrawAspect="Content" ObjectID="_1818780946" r:id="rId546"/>
        </w:object>
      </w:r>
      <w:r w:rsidR="00411877" w:rsidRPr="00C8579E">
        <w:rPr>
          <w:rFonts w:hint="eastAsia"/>
        </w:rPr>
        <w:t>枚</w:t>
      </w:r>
      <w:del w:id="1016" w:author="yukina minato" w:date="2025-09-07T11:44:00Z" w16du:dateUtc="2025-09-07T03:44:00Z">
        <w:r w:rsidR="00411877" w:rsidRPr="00C8579E" w:rsidDel="00605F8E">
          <w:rPr>
            <w:rFonts w:hint="eastAsia"/>
          </w:rPr>
          <w:delText>烟幕</w:delText>
        </w:r>
      </w:del>
      <w:r w:rsidR="00411877" w:rsidRPr="00C8579E">
        <w:rPr>
          <w:rFonts w:hint="eastAsia"/>
        </w:rPr>
        <w:t>干扰弹球心</w:t>
      </w:r>
      <w:del w:id="1017" w:author="yukina minato" w:date="2025-09-07T11:44:00Z" w16du:dateUtc="2025-09-07T03:44:00Z">
        <w:r w:rsidR="00411877" w:rsidRPr="00C8579E" w:rsidDel="00605F8E">
          <w:rPr>
            <w:rFonts w:hint="eastAsia"/>
          </w:rPr>
          <w:delText>的轨迹</w:delText>
        </w:r>
      </w:del>
      <w:r w:rsidR="00411877" w:rsidRPr="00C8579E">
        <w:rPr>
          <w:rFonts w:hint="eastAsia"/>
        </w:rPr>
        <w:t>参数方程</w:t>
      </w:r>
      <w:r w:rsidR="00AB26FB">
        <w:rPr>
          <w:rFonts w:hint="eastAsia"/>
        </w:rPr>
        <w:t>的建立</w:t>
      </w:r>
    </w:p>
    <w:p w14:paraId="0BE3BFD8" w14:textId="65C005FB" w:rsidR="00F8289C" w:rsidRPr="00773A2F" w:rsidRDefault="00F8289C" w:rsidP="00F8289C">
      <w:pPr>
        <w:jc w:val="left"/>
      </w:pPr>
      <w:r>
        <w:rPr>
          <w:rFonts w:hint="eastAsia"/>
        </w:rPr>
        <w:t xml:space="preserve"> </w:t>
      </w:r>
      <w:r w:rsidRPr="004A6B29">
        <w:rPr>
          <w:rFonts w:ascii="宋体" w:eastAsia="宋体" w:hAnsi="宋体" w:hint="eastAsia"/>
          <w:szCs w:val="24"/>
        </w:rPr>
        <w:t>设</w:t>
      </w:r>
      <w:r w:rsidRPr="004A6B29">
        <w:rPr>
          <w:rFonts w:ascii="宋体" w:eastAsia="宋体" w:hAnsi="宋体" w:hint="eastAsia"/>
          <w:position w:val="-6"/>
          <w:szCs w:val="24"/>
        </w:rPr>
        <w:object w:dxaOrig="139" w:dyaOrig="240" w14:anchorId="35DE04CB">
          <v:shape id="_x0000_i1341" type="#_x0000_t75" style="width:6.75pt;height:12pt" o:ole="">
            <v:imagedata r:id="rId105" o:title=""/>
          </v:shape>
          <o:OLEObject Type="Embed" ProgID="Equation.DSMT4" ShapeID="_x0000_i1341" DrawAspect="Content" ObjectID="_1818780947" r:id="rId547"/>
        </w:object>
      </w:r>
      <w:r w:rsidRPr="004A6B29">
        <w:rPr>
          <w:rFonts w:ascii="宋体" w:eastAsia="宋体" w:hAnsi="宋体" w:hint="eastAsia"/>
          <w:szCs w:val="24"/>
        </w:rPr>
        <w:t>为已经发现导弹的时间</w:t>
      </w:r>
      <w:ins w:id="1018" w:author="yukina minato" w:date="2025-09-07T11:44:00Z" w16du:dateUtc="2025-09-07T03:44:00Z">
        <w:r w:rsidR="00605F8E">
          <w:rPr>
            <w:rFonts w:hint="eastAsia"/>
          </w:rPr>
          <w:t>，</w:t>
        </w:r>
      </w:ins>
      <w:del w:id="1019" w:author="yukina minato" w:date="2025-09-07T11:44:00Z" w16du:dateUtc="2025-09-07T03:44:00Z">
        <w:r w:rsidRPr="004A6B29" w:rsidDel="00605F8E">
          <w:rPr>
            <w:rFonts w:ascii="宋体" w:eastAsia="宋体" w:hAnsi="宋体" w:hint="eastAsia"/>
            <w:szCs w:val="24"/>
          </w:rPr>
          <w:delText>，</w:delText>
        </w:r>
        <w:r w:rsidDel="00605F8E">
          <w:rPr>
            <w:rFonts w:hint="eastAsia"/>
          </w:rPr>
          <w:delText xml:space="preserve"> </w:delText>
        </w:r>
      </w:del>
      <w:r>
        <w:rPr>
          <w:rFonts w:ascii="宋体" w:eastAsia="宋体" w:hAnsi="宋体" w:hint="eastAsia"/>
          <w:szCs w:val="24"/>
        </w:rPr>
        <w:t>可以</w:t>
      </w:r>
      <w:r w:rsidRPr="004A6B29">
        <w:rPr>
          <w:rFonts w:ascii="宋体" w:eastAsia="宋体" w:hAnsi="宋体" w:hint="eastAsia"/>
          <w:szCs w:val="24"/>
        </w:rPr>
        <w:t>求出导弹</w:t>
      </w:r>
      <w:r w:rsidRPr="002802A1">
        <w:rPr>
          <w:rFonts w:ascii="宋体" w:eastAsia="宋体" w:hAnsi="宋体" w:hint="eastAsia"/>
          <w:position w:val="-4"/>
          <w:szCs w:val="24"/>
        </w:rPr>
        <w:object w:dxaOrig="400" w:dyaOrig="260" w14:anchorId="216A9E9D">
          <v:shape id="_x0000_i1342" type="#_x0000_t75" style="width:19.5pt;height:12.75pt" o:ole="">
            <v:imagedata r:id="rId263" o:title=""/>
          </v:shape>
          <o:OLEObject Type="Embed" ProgID="Equation.DSMT4" ShapeID="_x0000_i1342" DrawAspect="Content" ObjectID="_1818780948" r:id="rId548"/>
        </w:object>
      </w:r>
      <w:r w:rsidRPr="004A6B29">
        <w:rPr>
          <w:rFonts w:ascii="宋体" w:eastAsia="宋体" w:hAnsi="宋体" w:hint="eastAsia"/>
          <w:szCs w:val="24"/>
        </w:rPr>
        <w:t>的轨迹参数方程</w:t>
      </w:r>
      <w:r>
        <w:rPr>
          <w:rFonts w:ascii="宋体" w:eastAsia="宋体" w:hAnsi="宋体" w:hint="eastAsia"/>
          <w:szCs w:val="24"/>
        </w:rPr>
        <w:t>：</w:t>
      </w:r>
    </w:p>
    <w:p w14:paraId="3B4365E2" w14:textId="77777777" w:rsidR="00F8289C" w:rsidRDefault="00F8289C" w:rsidP="00C8579E">
      <w:pPr>
        <w:rPr>
          <w:rFonts w:ascii="宋体" w:eastAsia="宋体" w:hAnsi="宋体" w:hint="eastAsia"/>
          <w:szCs w:val="24"/>
        </w:rPr>
      </w:pPr>
      <w:r w:rsidRPr="004A6B29">
        <w:rPr>
          <w:rFonts w:ascii="宋体" w:eastAsia="宋体" w:hAnsi="宋体" w:hint="eastAsia"/>
          <w:position w:val="-58"/>
          <w:szCs w:val="24"/>
        </w:rPr>
        <w:object w:dxaOrig="2720" w:dyaOrig="1280" w14:anchorId="1253AFB9">
          <v:shape id="_x0000_i1343" type="#_x0000_t75" style="width:136.5pt;height:64.5pt" o:ole="">
            <v:imagedata r:id="rId109" o:title=""/>
          </v:shape>
          <o:OLEObject Type="Embed" ProgID="Equation.DSMT4" ShapeID="_x0000_i1343" DrawAspect="Content" ObjectID="_1818780949" r:id="rId549"/>
        </w:object>
      </w:r>
    </w:p>
    <w:p w14:paraId="56669B92" w14:textId="77777777" w:rsidR="00F8289C" w:rsidRPr="00BD3DF3" w:rsidRDefault="00F8289C" w:rsidP="00F8289C">
      <w:pPr>
        <w:ind w:firstLineChars="200" w:firstLine="480"/>
        <w:jc w:val="left"/>
      </w:pPr>
      <w:r>
        <w:rPr>
          <w:rFonts w:hint="eastAsia"/>
        </w:rPr>
        <w:t>从而得到：</w:t>
      </w:r>
    </w:p>
    <w:p w14:paraId="396B0D1A" w14:textId="77777777" w:rsidR="00F8289C" w:rsidRPr="008F2067" w:rsidRDefault="00F8289C" w:rsidP="00F8289C">
      <w:pPr>
        <w:ind w:firstLineChars="200" w:firstLine="480"/>
        <w:jc w:val="left"/>
        <w:rPr>
          <w:rFonts w:ascii="宋体" w:eastAsia="宋体" w:hAnsi="宋体" w:hint="eastAsia"/>
          <w:szCs w:val="24"/>
        </w:rPr>
      </w:pPr>
      <w:r w:rsidRPr="004A6B29">
        <w:rPr>
          <w:rFonts w:ascii="宋体" w:eastAsia="宋体" w:hAnsi="宋体" w:hint="eastAsia"/>
          <w:szCs w:val="24"/>
        </w:rPr>
        <w:t>无人机</w:t>
      </w:r>
      <w:r w:rsidRPr="00E36E43">
        <w:rPr>
          <w:rFonts w:ascii="宋体" w:eastAsia="宋体" w:hAnsi="宋体" w:hint="eastAsia"/>
          <w:position w:val="-10"/>
          <w:szCs w:val="24"/>
        </w:rPr>
        <w:object w:dxaOrig="440" w:dyaOrig="320" w14:anchorId="203F3975">
          <v:shape id="_x0000_i1344" type="#_x0000_t75" style="width:22.5pt;height:16.5pt" o:ole="">
            <v:imagedata r:id="rId550" o:title=""/>
          </v:shape>
          <o:OLEObject Type="Embed" ProgID="Equation.DSMT4" ShapeID="_x0000_i1344" DrawAspect="Content" ObjectID="_1818780950" r:id="rId551"/>
        </w:object>
      </w:r>
      <w:proofErr w:type="gramStart"/>
      <w:r w:rsidRPr="004A6B29">
        <w:rPr>
          <w:rFonts w:ascii="宋体" w:eastAsia="宋体" w:hAnsi="宋体" w:hint="eastAsia"/>
          <w:szCs w:val="24"/>
        </w:rPr>
        <w:t>投放第</w:t>
      </w:r>
      <w:proofErr w:type="gramEnd"/>
      <w:r w:rsidRPr="00302535">
        <w:rPr>
          <w:rFonts w:ascii="宋体" w:eastAsia="宋体" w:hAnsi="宋体" w:hint="eastAsia"/>
          <w:position w:val="-4"/>
          <w:szCs w:val="24"/>
        </w:rPr>
        <w:object w:dxaOrig="139" w:dyaOrig="260" w14:anchorId="348C068F">
          <v:shape id="_x0000_i1345" type="#_x0000_t75" style="width:6.75pt;height:12.75pt" o:ole="">
            <v:imagedata r:id="rId78" o:title=""/>
          </v:shape>
          <o:OLEObject Type="Embed" ProgID="Equation.DSMT4" ShapeID="_x0000_i1345" DrawAspect="Content" ObjectID="_1818780951" r:id="rId552"/>
        </w:object>
      </w:r>
      <w:r w:rsidRPr="004A6B29">
        <w:rPr>
          <w:rFonts w:ascii="宋体" w:eastAsia="宋体" w:hAnsi="宋体" w:hint="eastAsia"/>
          <w:szCs w:val="24"/>
        </w:rPr>
        <w:t>枚烟幕干扰弹以及干扰弹起爆后形成的球状烟幕云团球心的轨迹参数方程</w:t>
      </w:r>
      <w:r>
        <w:rPr>
          <w:rFonts w:ascii="宋体" w:eastAsia="宋体" w:hAnsi="宋体" w:hint="eastAsia"/>
          <w:szCs w:val="24"/>
        </w:rPr>
        <w:t>为：</w:t>
      </w:r>
    </w:p>
    <w:p w14:paraId="5AE268D9" w14:textId="77777777" w:rsidR="00F8289C" w:rsidRPr="004A6B29" w:rsidRDefault="00F8289C" w:rsidP="00F8289C">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8"/>
          <w:szCs w:val="24"/>
        </w:rPr>
        <w:object w:dxaOrig="1180" w:dyaOrig="480" w14:anchorId="7AE4799B">
          <v:shape id="_x0000_i1346" type="#_x0000_t75" style="width:59.25pt;height:24pt" o:ole="">
            <v:imagedata r:id="rId553" o:title=""/>
          </v:shape>
          <o:OLEObject Type="Embed" ProgID="Equation.DSMT4" ShapeID="_x0000_i1346" DrawAspect="Content" ObjectID="_1818780952" r:id="rId554"/>
        </w:object>
      </w:r>
      <w:r w:rsidRPr="004A6B29">
        <w:rPr>
          <w:rFonts w:ascii="宋体" w:eastAsia="宋体" w:hAnsi="宋体" w:hint="eastAsia"/>
          <w:szCs w:val="24"/>
        </w:rPr>
        <w:t>时，轨迹参数方程为：</w:t>
      </w:r>
    </w:p>
    <w:p w14:paraId="3ADD34D5" w14:textId="77777777" w:rsidR="00F8289C" w:rsidRPr="004A6B29" w:rsidRDefault="00F8289C" w:rsidP="00F8289C">
      <w:pPr>
        <w:rPr>
          <w:rFonts w:ascii="宋体" w:eastAsia="宋体" w:hAnsi="宋体" w:hint="eastAsia"/>
          <w:szCs w:val="24"/>
        </w:rPr>
      </w:pPr>
    </w:p>
    <w:p w14:paraId="5340ADB6" w14:textId="024B930E" w:rsidR="00F8289C" w:rsidRPr="00454340" w:rsidRDefault="00582409" w:rsidP="007E207D">
      <w:r w:rsidRPr="007E207D">
        <w:rPr>
          <w:rFonts w:ascii="宋体" w:eastAsia="宋体" w:hAnsi="宋体" w:hint="eastAsia"/>
          <w:position w:val="-66"/>
          <w:szCs w:val="24"/>
        </w:rPr>
        <w:object w:dxaOrig="3100" w:dyaOrig="1440" w14:anchorId="2A1A3176">
          <v:shape id="_x0000_i1347" type="#_x0000_t75" style="width:154.5pt;height:1in" o:ole="">
            <v:imagedata r:id="rId555" o:title=""/>
          </v:shape>
          <o:OLEObject Type="Embed" ProgID="Equation.DSMT4" ShapeID="_x0000_i1347" DrawAspect="Content" ObjectID="_1818780953" r:id="rId556"/>
        </w:object>
      </w:r>
    </w:p>
    <w:p w14:paraId="73551341" w14:textId="77777777" w:rsidR="00F8289C" w:rsidRDefault="00F8289C" w:rsidP="00F8289C">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59" w:dyaOrig="400" w14:anchorId="49E842F9">
          <v:shape id="_x0000_i1348" type="#_x0000_t75" style="width:67.5pt;height:19.5pt" o:ole="">
            <v:imagedata r:id="rId557" o:title=""/>
          </v:shape>
          <o:OLEObject Type="Embed" ProgID="Equation.DSMT4" ShapeID="_x0000_i1348" DrawAspect="Content" ObjectID="_1818780954" r:id="rId558"/>
        </w:object>
      </w:r>
      <w:r w:rsidRPr="004A6B29">
        <w:rPr>
          <w:rFonts w:ascii="宋体" w:eastAsia="宋体" w:hAnsi="宋体" w:hint="eastAsia"/>
          <w:szCs w:val="24"/>
        </w:rPr>
        <w:t>时，轨迹参数方程为：</w:t>
      </w:r>
    </w:p>
    <w:p w14:paraId="5E835C8F" w14:textId="77E8F295" w:rsidR="00582409" w:rsidRPr="004A6B29" w:rsidRDefault="00582409">
      <w:pPr>
        <w:rPr>
          <w:rFonts w:ascii="宋体" w:eastAsia="宋体" w:hAnsi="宋体" w:hint="eastAsia"/>
          <w:szCs w:val="24"/>
        </w:rPr>
        <w:pPrChange w:id="1020" w:author="yukina minato" w:date="2025-09-07T11:44:00Z" w16du:dateUtc="2025-09-07T03:44:00Z">
          <w:pPr>
            <w:ind w:firstLineChars="200" w:firstLine="480"/>
          </w:pPr>
        </w:pPrChange>
      </w:pPr>
      <w:r w:rsidRPr="00C8579E">
        <w:rPr>
          <w:rFonts w:ascii="宋体" w:eastAsia="宋体" w:hAnsi="宋体" w:hint="eastAsia"/>
          <w:position w:val="-80"/>
          <w:szCs w:val="24"/>
        </w:rPr>
        <w:object w:dxaOrig="3100" w:dyaOrig="1719" w14:anchorId="3215C92B">
          <v:shape id="_x0000_i1349" type="#_x0000_t75" style="width:154.5pt;height:86.25pt" o:ole="">
            <v:imagedata r:id="rId559" o:title=""/>
          </v:shape>
          <o:OLEObject Type="Embed" ProgID="Equation.DSMT4" ShapeID="_x0000_i1349" DrawAspect="Content" ObjectID="_1818780955" r:id="rId560"/>
        </w:object>
      </w:r>
    </w:p>
    <w:p w14:paraId="21D09349" w14:textId="3B3974C0" w:rsidR="00F8289C" w:rsidRPr="00D354FF" w:rsidDel="00605F8E" w:rsidRDefault="00F8289C" w:rsidP="00582409">
      <w:pPr>
        <w:ind w:right="960"/>
        <w:rPr>
          <w:del w:id="1021" w:author="yukina minato" w:date="2025-09-07T11:44:00Z" w16du:dateUtc="2025-09-07T03:44:00Z"/>
        </w:rPr>
      </w:pPr>
    </w:p>
    <w:p w14:paraId="59AF15EF" w14:textId="77777777" w:rsidR="00F8289C" w:rsidRDefault="00F8289C" w:rsidP="00F8289C">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59" w:dyaOrig="400" w14:anchorId="2ECE1053">
          <v:shape id="_x0000_i1350" type="#_x0000_t75" style="width:67.5pt;height:19.5pt" o:ole="">
            <v:imagedata r:id="rId561" o:title=""/>
          </v:shape>
          <o:OLEObject Type="Embed" ProgID="Equation.DSMT4" ShapeID="_x0000_i1350" DrawAspect="Content" ObjectID="_1818780956" r:id="rId562"/>
        </w:object>
      </w:r>
      <w:r w:rsidRPr="004A6B29">
        <w:rPr>
          <w:rFonts w:ascii="宋体" w:eastAsia="宋体" w:hAnsi="宋体" w:hint="eastAsia"/>
          <w:szCs w:val="24"/>
        </w:rPr>
        <w:t>时，轨迹参数方程为：</w:t>
      </w:r>
    </w:p>
    <w:p w14:paraId="4CB7F7CB" w14:textId="55113F77" w:rsidR="00582409" w:rsidRPr="004A6B29" w:rsidDel="00C80EE1" w:rsidRDefault="00582409" w:rsidP="00C8579E">
      <w:pPr>
        <w:ind w:firstLineChars="200" w:firstLine="480"/>
        <w:rPr>
          <w:del w:id="1022" w:author="yukina minato" w:date="2025-09-07T17:07:00Z" w16du:dateUtc="2025-09-07T09:07:00Z"/>
          <w:rFonts w:ascii="宋体" w:eastAsia="宋体" w:hAnsi="宋体" w:hint="eastAsia"/>
          <w:szCs w:val="24"/>
        </w:rPr>
      </w:pPr>
      <w:r w:rsidRPr="00302535">
        <w:rPr>
          <w:rFonts w:ascii="宋体" w:eastAsia="宋体" w:hAnsi="宋体" w:hint="eastAsia"/>
          <w:position w:val="-80"/>
          <w:szCs w:val="24"/>
        </w:rPr>
        <w:object w:dxaOrig="4000" w:dyaOrig="1719" w14:anchorId="6C366C4E">
          <v:shape id="_x0000_i1351" type="#_x0000_t75" style="width:199.5pt;height:86.25pt" o:ole="">
            <v:imagedata r:id="rId563" o:title=""/>
          </v:shape>
          <o:OLEObject Type="Embed" ProgID="Equation.DSMT4" ShapeID="_x0000_i1351" DrawAspect="Content" ObjectID="_1818780957" r:id="rId564"/>
        </w:object>
      </w:r>
    </w:p>
    <w:p w14:paraId="2CE9576E" w14:textId="05046270" w:rsidR="00F8289C" w:rsidRPr="00D354FF" w:rsidRDefault="00F8289C" w:rsidP="00C80EE1">
      <w:pPr>
        <w:ind w:firstLineChars="200" w:firstLine="480"/>
        <w:rPr>
          <w:rFonts w:hint="eastAsia"/>
        </w:rPr>
      </w:pPr>
    </w:p>
    <w:p w14:paraId="0ECBD621" w14:textId="77777777" w:rsidR="00F8289C" w:rsidRDefault="00F8289C" w:rsidP="00F8289C">
      <w:pPr>
        <w:ind w:firstLineChars="200" w:firstLine="480"/>
        <w:jc w:val="both"/>
      </w:pPr>
      <w:r>
        <w:rPr>
          <w:rFonts w:hint="eastAsia"/>
        </w:rPr>
        <w:t>其中</w:t>
      </w:r>
    </w:p>
    <w:p w14:paraId="3CE1BCA6" w14:textId="3170C190" w:rsidR="008465EA" w:rsidRPr="008465EA" w:rsidRDefault="00582409" w:rsidP="008465EA">
      <w:pPr>
        <w:ind w:firstLineChars="200" w:firstLine="480"/>
        <w:rPr>
          <w:ins w:id="1023" w:author="yukina minato" w:date="2025-09-07T12:06:00Z" w16du:dateUtc="2025-09-07T04:06:00Z"/>
          <w:rFonts w:ascii="宋体" w:eastAsia="宋体" w:hAnsi="宋体" w:hint="eastAsia"/>
          <w:szCs w:val="24"/>
        </w:rPr>
      </w:pPr>
      <w:r w:rsidRPr="004A6B29">
        <w:rPr>
          <w:rFonts w:ascii="宋体" w:eastAsia="宋体" w:hAnsi="宋体" w:hint="eastAsia"/>
          <w:position w:val="-30"/>
          <w:szCs w:val="24"/>
        </w:rPr>
        <w:object w:dxaOrig="2820" w:dyaOrig="859" w14:anchorId="018EA818">
          <v:shape id="_x0000_i1352" type="#_x0000_t75" style="width:141.75pt;height:42.75pt" o:ole="">
            <v:imagedata r:id="rId565" o:title=""/>
          </v:shape>
          <o:OLEObject Type="Embed" ProgID="Equation.DSMT4" ShapeID="_x0000_i1352" DrawAspect="Content" ObjectID="_1818780958" r:id="rId566"/>
        </w:object>
      </w:r>
    </w:p>
    <w:p w14:paraId="2E23C26A" w14:textId="77777777" w:rsidR="00EB127A" w:rsidRPr="00EB127A" w:rsidRDefault="00EB127A" w:rsidP="00EB127A">
      <w:pPr>
        <w:rPr>
          <w:ins w:id="1024" w:author="yukina minato" w:date="2025-09-07T12:06:00Z" w16du:dateUtc="2025-09-07T04:06:00Z"/>
          <w:rFonts w:eastAsia="宋体"/>
          <w:sz w:val="21"/>
          <w:szCs w:val="18"/>
        </w:rPr>
      </w:pPr>
      <w:ins w:id="1025" w:author="yukina minato" w:date="2025-09-07T12:06:00Z" w16du:dateUtc="2025-09-07T04:06:00Z">
        <w:r>
          <w:rPr>
            <w:noProof/>
          </w:rPr>
          <w:drawing>
            <wp:inline distT="0" distB="0" distL="0" distR="0" wp14:anchorId="14BA5D49" wp14:editId="4C99796F">
              <wp:extent cx="3918328" cy="1914525"/>
              <wp:effectExtent l="0" t="0" r="6350" b="0"/>
              <wp:docPr id="1314378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1"/>
                      <pic:cNvPicPr>
                        <a:picLocks noChangeAspect="1" noChangeArrowheads="1"/>
                      </pic:cNvPicPr>
                    </pic:nvPicPr>
                    <pic:blipFill rotWithShape="1">
                      <a:blip r:embed="rId567" cstate="print">
                        <a:extLst>
                          <a:ext uri="{28A0092B-C50C-407E-A947-70E740481C1C}">
                            <a14:useLocalDpi xmlns:a14="http://schemas.microsoft.com/office/drawing/2010/main" val="0"/>
                          </a:ext>
                        </a:extLst>
                      </a:blip>
                      <a:srcRect l="14265" t="37385" r="14410" b="18349"/>
                      <a:stretch>
                        <a:fillRect/>
                      </a:stretch>
                    </pic:blipFill>
                    <pic:spPr bwMode="auto">
                      <a:xfrm>
                        <a:off x="0" y="0"/>
                        <a:ext cx="3920846" cy="1915755"/>
                      </a:xfrm>
                      <a:prstGeom prst="rect">
                        <a:avLst/>
                      </a:prstGeom>
                      <a:noFill/>
                      <a:ln>
                        <a:noFill/>
                      </a:ln>
                      <a:extLst>
                        <a:ext uri="{53640926-AAD7-44D8-BBD7-CCE9431645EC}">
                          <a14:shadowObscured xmlns:a14="http://schemas.microsoft.com/office/drawing/2010/main"/>
                        </a:ext>
                      </a:extLst>
                    </pic:spPr>
                  </pic:pic>
                </a:graphicData>
              </a:graphic>
            </wp:inline>
          </w:drawing>
        </w:r>
      </w:ins>
    </w:p>
    <w:p w14:paraId="2CE628DC" w14:textId="64A4B2CE" w:rsidR="00EB127A" w:rsidRPr="005E27F9" w:rsidRDefault="00EB127A" w:rsidP="00EB127A">
      <w:pPr>
        <w:rPr>
          <w:ins w:id="1026" w:author="yukina minato" w:date="2025-09-07T12:06:00Z" w16du:dateUtc="2025-09-07T04:06:00Z"/>
          <w:rFonts w:eastAsia="宋体"/>
          <w:sz w:val="21"/>
          <w:szCs w:val="18"/>
        </w:rPr>
      </w:pPr>
      <w:ins w:id="1027" w:author="yukina minato" w:date="2025-09-07T12:06:00Z" w16du:dateUtc="2025-09-07T04:06:00Z">
        <w:r>
          <w:rPr>
            <w:rFonts w:eastAsia="宋体" w:hint="eastAsia"/>
            <w:sz w:val="21"/>
            <w:szCs w:val="18"/>
          </w:rPr>
          <w:t>图</w:t>
        </w:r>
        <w:r>
          <w:rPr>
            <w:rFonts w:eastAsia="宋体" w:hint="eastAsia"/>
            <w:sz w:val="21"/>
            <w:szCs w:val="18"/>
          </w:rPr>
          <w:t xml:space="preserve">11  </w:t>
        </w:r>
        <w:r>
          <w:rPr>
            <w:rFonts w:eastAsia="宋体" w:hint="eastAsia"/>
            <w:sz w:val="21"/>
            <w:szCs w:val="18"/>
          </w:rPr>
          <w:t>多</w:t>
        </w:r>
        <w:r w:rsidRPr="00EB127A">
          <w:rPr>
            <w:rFonts w:eastAsia="宋体" w:hint="eastAsia"/>
            <w:sz w:val="21"/>
            <w:szCs w:val="18"/>
          </w:rPr>
          <w:t>无人机</w:t>
        </w:r>
      </w:ins>
      <w:ins w:id="1028" w:author="yukina minato" w:date="2025-09-07T12:12:00Z" w16du:dateUtc="2025-09-07T04:12:00Z">
        <w:r w:rsidR="008465EA">
          <w:rPr>
            <w:rFonts w:eastAsia="宋体" w:hint="eastAsia"/>
            <w:sz w:val="21"/>
            <w:szCs w:val="18"/>
          </w:rPr>
          <w:t>单</w:t>
        </w:r>
      </w:ins>
      <w:ins w:id="1029" w:author="yukina minato" w:date="2025-09-07T12:06:00Z" w16du:dateUtc="2025-09-07T04:06:00Z">
        <w:r>
          <w:rPr>
            <w:rFonts w:eastAsia="宋体" w:hint="eastAsia"/>
            <w:sz w:val="21"/>
            <w:szCs w:val="18"/>
          </w:rPr>
          <w:t>投放弹</w:t>
        </w:r>
        <w:r w:rsidRPr="00EB127A">
          <w:rPr>
            <w:rFonts w:eastAsia="宋体" w:hint="eastAsia"/>
            <w:sz w:val="21"/>
            <w:szCs w:val="18"/>
          </w:rPr>
          <w:t>几何光学遮蔽示意图</w:t>
        </w:r>
      </w:ins>
    </w:p>
    <w:p w14:paraId="21202EA4" w14:textId="77777777" w:rsidR="00EB127A" w:rsidRPr="00EB127A" w:rsidRDefault="00EB127A" w:rsidP="00F8289C">
      <w:pPr>
        <w:ind w:firstLineChars="200" w:firstLine="480"/>
        <w:rPr>
          <w:rFonts w:ascii="宋体" w:eastAsia="宋体" w:hAnsi="宋体" w:hint="eastAsia"/>
          <w:szCs w:val="24"/>
        </w:rPr>
      </w:pPr>
    </w:p>
    <w:p w14:paraId="5FC015D1" w14:textId="41990994" w:rsidR="00411877" w:rsidRPr="00411877" w:rsidRDefault="00411877" w:rsidP="00C8579E">
      <w:pPr>
        <w:pStyle w:val="af3"/>
        <w:spacing w:line="360" w:lineRule="auto"/>
        <w:ind w:leftChars="200" w:left="480"/>
        <w:outlineLvl w:val="4"/>
      </w:pPr>
      <w:r w:rsidRPr="00302535">
        <w:rPr>
          <w:rFonts w:hint="eastAsia"/>
        </w:rPr>
        <w:t>5.4.1.</w:t>
      </w:r>
      <w:r>
        <w:rPr>
          <w:rFonts w:hint="eastAsia"/>
        </w:rPr>
        <w:t>2</w:t>
      </w:r>
      <w:r w:rsidRPr="00302535">
        <w:rPr>
          <w:rFonts w:hint="eastAsia"/>
        </w:rPr>
        <w:t xml:space="preserve"> </w:t>
      </w:r>
      <w:r w:rsidRPr="00C91209">
        <w:rPr>
          <w:rFonts w:hint="eastAsia"/>
        </w:rPr>
        <w:t>球状烟幕中心点</w:t>
      </w:r>
      <w:r w:rsidRPr="00C91209">
        <w:rPr>
          <w:position w:val="-16"/>
        </w:rPr>
        <w:object w:dxaOrig="499" w:dyaOrig="400" w14:anchorId="7D6F7472">
          <v:shape id="_x0000_i1353" type="#_x0000_t75" style="width:24.75pt;height:19.5pt" o:ole="">
            <v:imagedata r:id="rId568" o:title=""/>
          </v:shape>
          <o:OLEObject Type="Embed" ProgID="Equation.DSMT4" ShapeID="_x0000_i1353" DrawAspect="Content" ObjectID="_1818780959" r:id="rId569"/>
        </w:object>
      </w:r>
      <w:r w:rsidRPr="00C91209">
        <w:rPr>
          <w:rFonts w:hint="eastAsia"/>
        </w:rPr>
        <w:t>到直线</w:t>
      </w:r>
      <w:r w:rsidRPr="00C91209">
        <w:rPr>
          <w:position w:val="-12"/>
        </w:rPr>
        <w:object w:dxaOrig="520" w:dyaOrig="360" w14:anchorId="37D33CFD">
          <v:shape id="_x0000_i1354" type="#_x0000_t75" style="width:25.5pt;height:18pt" o:ole="">
            <v:imagedata r:id="rId457" o:title=""/>
          </v:shape>
          <o:OLEObject Type="Embed" ProgID="Equation.DSMT4" ShapeID="_x0000_i1354" DrawAspect="Content" ObjectID="_1818780960" r:id="rId570"/>
        </w:object>
      </w:r>
      <w:r w:rsidRPr="00C91209">
        <w:rPr>
          <w:rFonts w:hint="eastAsia"/>
        </w:rPr>
        <w:t>距离表达式的建立</w:t>
      </w:r>
    </w:p>
    <w:p w14:paraId="54C3B5C1" w14:textId="77777777" w:rsidR="00F8289C" w:rsidRPr="00302535" w:rsidRDefault="00F8289C" w:rsidP="0084350E">
      <w:pPr>
        <w:ind w:firstLineChars="200" w:firstLine="480"/>
        <w:jc w:val="left"/>
      </w:pPr>
      <w:proofErr w:type="gramStart"/>
      <w:r w:rsidRPr="004A6B29">
        <w:rPr>
          <w:rFonts w:ascii="宋体" w:eastAsia="宋体" w:hAnsi="宋体" w:hint="eastAsia"/>
          <w:szCs w:val="24"/>
        </w:rPr>
        <w:t>真目标</w:t>
      </w:r>
      <w:proofErr w:type="gramEnd"/>
      <w:r w:rsidRPr="004A6B29">
        <w:rPr>
          <w:rFonts w:ascii="宋体" w:eastAsia="宋体" w:hAnsi="宋体" w:hint="eastAsia"/>
          <w:szCs w:val="24"/>
        </w:rPr>
        <w:t>圆柱上下圆周上的点</w:t>
      </w:r>
      <w:r w:rsidRPr="004A6B29">
        <w:rPr>
          <w:rFonts w:ascii="宋体" w:eastAsia="宋体" w:hAnsi="宋体" w:hint="eastAsia"/>
          <w:position w:val="-14"/>
          <w:szCs w:val="24"/>
        </w:rPr>
        <w:object w:dxaOrig="1440" w:dyaOrig="400" w14:anchorId="58D34CDA">
          <v:shape id="_x0000_i3219" type="#_x0000_t75" style="width:1in;height:19.5pt" o:ole="">
            <v:imagedata r:id="rId163" o:title=""/>
          </v:shape>
          <o:OLEObject Type="Embed" ProgID="Equation.DSMT4" ShapeID="_x0000_i3219" DrawAspect="Content" ObjectID="_1818780961" r:id="rId571"/>
        </w:object>
      </w:r>
      <w:r w:rsidRPr="004A6B29">
        <w:rPr>
          <w:rFonts w:ascii="宋体" w:eastAsia="宋体" w:hAnsi="宋体" w:hint="eastAsia"/>
          <w:szCs w:val="24"/>
        </w:rPr>
        <w:t>满足：</w:t>
      </w:r>
    </w:p>
    <w:p w14:paraId="73208F6B" w14:textId="77777777" w:rsidR="00F8289C" w:rsidRPr="004A6B29" w:rsidRDefault="00F8289C" w:rsidP="00F8289C">
      <w:pPr>
        <w:rPr>
          <w:rFonts w:ascii="宋体" w:eastAsia="宋体" w:hAnsi="宋体" w:hint="eastAsia"/>
          <w:szCs w:val="24"/>
        </w:rPr>
      </w:pPr>
      <w:r w:rsidRPr="004A6B29">
        <w:rPr>
          <w:rFonts w:ascii="宋体" w:eastAsia="宋体" w:hAnsi="宋体" w:hint="eastAsia"/>
          <w:position w:val="-34"/>
          <w:szCs w:val="24"/>
        </w:rPr>
        <w:object w:dxaOrig="1660" w:dyaOrig="800" w14:anchorId="3D382083">
          <v:shape id="_x0000_i1356" type="#_x0000_t75" style="width:82.5pt;height:40.5pt" o:ole="">
            <v:imagedata r:id="rId278" o:title=""/>
          </v:shape>
          <o:OLEObject Type="Embed" ProgID="Equation.DSMT4" ShapeID="_x0000_i1356" DrawAspect="Content" ObjectID="_1818780962" r:id="rId572"/>
        </w:object>
      </w:r>
    </w:p>
    <w:p w14:paraId="43D50BEA" w14:textId="77777777" w:rsidR="00605F8E" w:rsidRDefault="00F8289C" w:rsidP="00605F8E">
      <w:pPr>
        <w:jc w:val="left"/>
        <w:rPr>
          <w:ins w:id="1030" w:author="yukina minato" w:date="2025-09-07T11:45:00Z" w16du:dateUtc="2025-09-07T03:45:00Z"/>
        </w:rPr>
      </w:pPr>
      <w:r>
        <w:rPr>
          <w:rFonts w:hint="eastAsia"/>
        </w:rPr>
        <w:t>设</w:t>
      </w:r>
      <w:r w:rsidRPr="004A6B29">
        <w:rPr>
          <w:rFonts w:ascii="宋体" w:eastAsia="宋体" w:hAnsi="宋体" w:hint="eastAsia"/>
          <w:szCs w:val="24"/>
        </w:rPr>
        <w:t>无人机</w:t>
      </w:r>
      <w:r w:rsidRPr="00773A2F">
        <w:rPr>
          <w:rFonts w:ascii="宋体" w:eastAsia="宋体" w:hAnsi="宋体" w:hint="eastAsia"/>
          <w:position w:val="-10"/>
          <w:szCs w:val="24"/>
        </w:rPr>
        <w:object w:dxaOrig="440" w:dyaOrig="320" w14:anchorId="2D441450">
          <v:shape id="_x0000_i1357" type="#_x0000_t75" style="width:22.5pt;height:16.5pt" o:ole="">
            <v:imagedata r:id="rId573" o:title=""/>
          </v:shape>
          <o:OLEObject Type="Embed" ProgID="Equation.DSMT4" ShapeID="_x0000_i1357" DrawAspect="Content" ObjectID="_1818780963" r:id="rId574"/>
        </w:object>
      </w:r>
      <w:proofErr w:type="gramStart"/>
      <w:r w:rsidRPr="004A6B29">
        <w:rPr>
          <w:rFonts w:ascii="宋体" w:eastAsia="宋体" w:hAnsi="宋体" w:hint="eastAsia"/>
          <w:szCs w:val="24"/>
        </w:rPr>
        <w:t>投放第</w:t>
      </w:r>
      <w:proofErr w:type="gramEnd"/>
      <w:r w:rsidRPr="00773A2F">
        <w:rPr>
          <w:rFonts w:ascii="宋体" w:eastAsia="宋体" w:hAnsi="宋体" w:hint="eastAsia"/>
          <w:position w:val="-4"/>
          <w:szCs w:val="24"/>
        </w:rPr>
        <w:object w:dxaOrig="139" w:dyaOrig="260" w14:anchorId="27CC08EC">
          <v:shape id="_x0000_i1358" type="#_x0000_t75" style="width:6.75pt;height:12.75pt" o:ole="">
            <v:imagedata r:id="rId575" o:title=""/>
          </v:shape>
          <o:OLEObject Type="Embed" ProgID="Equation.DSMT4" ShapeID="_x0000_i1358" DrawAspect="Content" ObjectID="_1818780964" r:id="rId576"/>
        </w:object>
      </w:r>
      <w:r w:rsidRPr="004A6B29">
        <w:rPr>
          <w:rFonts w:ascii="宋体" w:eastAsia="宋体" w:hAnsi="宋体" w:hint="eastAsia"/>
          <w:szCs w:val="24"/>
        </w:rPr>
        <w:t>枚烟幕干扰弹</w:t>
      </w:r>
      <w:r>
        <w:rPr>
          <w:rFonts w:ascii="宋体" w:eastAsia="宋体" w:hAnsi="宋体" w:hint="eastAsia"/>
          <w:szCs w:val="24"/>
        </w:rPr>
        <w:t>起爆后形成的</w:t>
      </w:r>
      <w:r>
        <w:rPr>
          <w:rFonts w:hint="eastAsia"/>
        </w:rPr>
        <w:t>球状烟幕云团球心为：</w:t>
      </w:r>
    </w:p>
    <w:p w14:paraId="432AE1B3" w14:textId="49C5C9A1" w:rsidR="00F8289C" w:rsidRDefault="00F8289C">
      <w:pPr>
        <w:rPr>
          <w:rFonts w:ascii="宋体" w:eastAsia="宋体" w:hAnsi="宋体" w:hint="eastAsia"/>
          <w:szCs w:val="24"/>
        </w:rPr>
        <w:pPrChange w:id="1031" w:author="yukina minato" w:date="2025-09-07T11:45:00Z" w16du:dateUtc="2025-09-07T03:45:00Z">
          <w:pPr>
            <w:ind w:firstLineChars="200" w:firstLine="480"/>
          </w:pPr>
        </w:pPrChange>
      </w:pPr>
      <w:r w:rsidRPr="004A6B29">
        <w:rPr>
          <w:rFonts w:ascii="宋体" w:eastAsia="宋体" w:hAnsi="宋体" w:hint="eastAsia"/>
          <w:position w:val="-18"/>
          <w:szCs w:val="24"/>
        </w:rPr>
        <w:object w:dxaOrig="2140" w:dyaOrig="480" w14:anchorId="597F00A0">
          <v:shape id="_x0000_i1359" type="#_x0000_t75" style="width:107.25pt;height:24pt" o:ole="">
            <v:imagedata r:id="rId577" o:title=""/>
          </v:shape>
          <o:OLEObject Type="Embed" ProgID="Equation.DSMT4" ShapeID="_x0000_i1359" DrawAspect="Content" ObjectID="_1818780965" r:id="rId578"/>
        </w:object>
      </w:r>
    </w:p>
    <w:p w14:paraId="5F21642C" w14:textId="354CB512" w:rsidR="00F8289C" w:rsidRPr="00773A2F" w:rsidDel="00605F8E" w:rsidRDefault="00F8289C">
      <w:pPr>
        <w:jc w:val="both"/>
        <w:rPr>
          <w:del w:id="1032" w:author="yukina minato" w:date="2025-09-07T11:45:00Z" w16du:dateUtc="2025-09-07T03:45:00Z"/>
        </w:rPr>
        <w:pPrChange w:id="1033" w:author="yukina minato" w:date="2025-09-07T11:45:00Z" w16du:dateUtc="2025-09-07T03:45:00Z">
          <w:pPr>
            <w:ind w:firstLineChars="200" w:firstLine="480"/>
            <w:jc w:val="both"/>
          </w:pPr>
        </w:pPrChange>
      </w:pPr>
    </w:p>
    <w:p w14:paraId="1F0CC527" w14:textId="77777777" w:rsidR="00F8289C" w:rsidRPr="004A6B29" w:rsidRDefault="00F8289C">
      <w:pPr>
        <w:jc w:val="both"/>
        <w:rPr>
          <w:rFonts w:ascii="宋体" w:eastAsia="宋体" w:hAnsi="宋体" w:hint="eastAsia"/>
          <w:szCs w:val="24"/>
        </w:rPr>
        <w:pPrChange w:id="1034" w:author="yukina minato" w:date="2025-09-07T11:45:00Z" w16du:dateUtc="2025-09-07T03:45:00Z">
          <w:pPr>
            <w:ind w:firstLineChars="300" w:firstLine="720"/>
            <w:jc w:val="both"/>
          </w:pPr>
        </w:pPrChange>
      </w:pPr>
      <w:r w:rsidRPr="004A6B29">
        <w:rPr>
          <w:rFonts w:ascii="宋体" w:eastAsia="宋体" w:hAnsi="宋体" w:hint="eastAsia"/>
          <w:szCs w:val="24"/>
        </w:rPr>
        <w:t>点</w:t>
      </w:r>
      <w:r w:rsidRPr="004A6B29">
        <w:rPr>
          <w:rFonts w:ascii="宋体" w:eastAsia="宋体" w:hAnsi="宋体" w:hint="eastAsia"/>
          <w:position w:val="-6"/>
          <w:szCs w:val="24"/>
        </w:rPr>
        <w:object w:dxaOrig="279" w:dyaOrig="279" w14:anchorId="7847F17C">
          <v:shape id="_x0000_i1360" type="#_x0000_t75" style="width:13.5pt;height:13.5pt" o:ole="">
            <v:imagedata r:id="rId167" o:title=""/>
          </v:shape>
          <o:OLEObject Type="Embed" ProgID="Equation.DSMT4" ShapeID="_x0000_i1360" DrawAspect="Content" ObjectID="_1818780966" r:id="rId579"/>
        </w:object>
      </w:r>
      <w:r w:rsidRPr="004A6B29">
        <w:rPr>
          <w:rFonts w:ascii="宋体" w:eastAsia="宋体" w:hAnsi="宋体" w:hint="eastAsia"/>
          <w:szCs w:val="24"/>
        </w:rPr>
        <w:t>与点</w:t>
      </w:r>
      <w:r w:rsidRPr="004A6B29">
        <w:rPr>
          <w:rFonts w:ascii="宋体" w:eastAsia="宋体" w:hAnsi="宋体" w:hint="eastAsia"/>
          <w:position w:val="-16"/>
          <w:szCs w:val="24"/>
        </w:rPr>
        <w:object w:dxaOrig="499" w:dyaOrig="400" w14:anchorId="7B080972">
          <v:shape id="_x0000_i1361" type="#_x0000_t75" style="width:25.5pt;height:19.5pt" o:ole="">
            <v:imagedata r:id="rId580" o:title=""/>
          </v:shape>
          <o:OLEObject Type="Embed" ProgID="Equation.DSMT4" ShapeID="_x0000_i1361" DrawAspect="Content" ObjectID="_1818780967" r:id="rId581"/>
        </w:object>
      </w:r>
      <w:r w:rsidRPr="004A6B29">
        <w:rPr>
          <w:rFonts w:ascii="宋体" w:eastAsia="宋体" w:hAnsi="宋体" w:hint="eastAsia"/>
          <w:szCs w:val="24"/>
        </w:rPr>
        <w:t>连线构成向量</w:t>
      </w:r>
      <w:r w:rsidRPr="004A6B29">
        <w:rPr>
          <w:rFonts w:ascii="宋体" w:eastAsia="宋体" w:hAnsi="宋体" w:hint="eastAsia"/>
          <w:position w:val="-16"/>
          <w:szCs w:val="24"/>
        </w:rPr>
        <w:object w:dxaOrig="700" w:dyaOrig="440" w14:anchorId="7E5F4DBA">
          <v:shape id="_x0000_i1362" type="#_x0000_t75" style="width:35.25pt;height:22.5pt" o:ole="">
            <v:imagedata r:id="rId582" o:title=""/>
          </v:shape>
          <o:OLEObject Type="Embed" ProgID="Equation.DSMT4" ShapeID="_x0000_i1362" DrawAspect="Content" ObjectID="_1818780968" r:id="rId583"/>
        </w:object>
      </w:r>
      <w:r w:rsidRPr="004A6B29">
        <w:rPr>
          <w:rFonts w:ascii="宋体" w:eastAsia="宋体" w:hAnsi="宋体" w:hint="eastAsia"/>
          <w:szCs w:val="24"/>
        </w:rPr>
        <w:t>，</w:t>
      </w:r>
      <w:r>
        <w:rPr>
          <w:rFonts w:ascii="宋体" w:eastAsia="宋体" w:hAnsi="宋体" w:hint="eastAsia"/>
          <w:szCs w:val="24"/>
        </w:rPr>
        <w:t>且</w:t>
      </w:r>
    </w:p>
    <w:p w14:paraId="47F4227D" w14:textId="77777777" w:rsidR="00F8289C" w:rsidRDefault="00F8289C" w:rsidP="00F8289C">
      <w:r w:rsidRPr="004A6B29">
        <w:rPr>
          <w:rFonts w:ascii="宋体" w:eastAsia="宋体" w:hAnsi="宋体" w:hint="eastAsia"/>
          <w:position w:val="-18"/>
          <w:szCs w:val="24"/>
        </w:rPr>
        <w:object w:dxaOrig="3940" w:dyaOrig="480" w14:anchorId="2935C764">
          <v:shape id="_x0000_i1363" type="#_x0000_t75" style="width:197.25pt;height:24pt" o:ole="">
            <v:imagedata r:id="rId584" o:title=""/>
          </v:shape>
          <o:OLEObject Type="Embed" ProgID="Equation.DSMT4" ShapeID="_x0000_i1363" DrawAspect="Content" ObjectID="_1818780969" r:id="rId585"/>
        </w:object>
      </w:r>
    </w:p>
    <w:p w14:paraId="7BDBED86" w14:textId="77777777" w:rsidR="00F8289C" w:rsidRPr="004A6B29" w:rsidRDefault="00F8289C">
      <w:pPr>
        <w:jc w:val="left"/>
        <w:rPr>
          <w:rFonts w:ascii="宋体" w:eastAsia="宋体" w:hAnsi="宋体" w:hint="eastAsia"/>
          <w:szCs w:val="24"/>
        </w:rPr>
        <w:pPrChange w:id="1035" w:author="yukina minato" w:date="2025-09-07T11:45:00Z" w16du:dateUtc="2025-09-07T03:45:00Z">
          <w:pPr>
            <w:ind w:firstLineChars="300" w:firstLine="720"/>
            <w:jc w:val="left"/>
          </w:pPr>
        </w:pPrChange>
      </w:pPr>
      <w:r>
        <w:rPr>
          <w:rFonts w:hint="eastAsia"/>
        </w:rPr>
        <w:t>同时</w:t>
      </w:r>
      <w:r w:rsidRPr="004A6B29">
        <w:rPr>
          <w:rFonts w:ascii="宋体" w:eastAsia="宋体" w:hAnsi="宋体" w:hint="eastAsia"/>
          <w:szCs w:val="24"/>
        </w:rPr>
        <w:t>点</w:t>
      </w:r>
      <w:r w:rsidRPr="004A6B29">
        <w:rPr>
          <w:rFonts w:ascii="宋体" w:eastAsia="宋体" w:hAnsi="宋体" w:hint="eastAsia"/>
          <w:position w:val="-6"/>
          <w:szCs w:val="24"/>
        </w:rPr>
        <w:object w:dxaOrig="279" w:dyaOrig="279" w14:anchorId="0F2F13AF">
          <v:shape id="_x0000_i1364" type="#_x0000_t75" style="width:13.5pt;height:13.5pt" o:ole="">
            <v:imagedata r:id="rId167" o:title=""/>
          </v:shape>
          <o:OLEObject Type="Embed" ProgID="Equation.DSMT4" ShapeID="_x0000_i1364" DrawAspect="Content" ObjectID="_1818780970" r:id="rId586"/>
        </w:object>
      </w:r>
      <w:r w:rsidRPr="004A6B29">
        <w:rPr>
          <w:rFonts w:ascii="宋体" w:eastAsia="宋体" w:hAnsi="宋体" w:hint="eastAsia"/>
          <w:szCs w:val="24"/>
        </w:rPr>
        <w:t>与点</w:t>
      </w:r>
      <w:r w:rsidRPr="004A6B29">
        <w:rPr>
          <w:rFonts w:ascii="宋体" w:eastAsia="宋体" w:hAnsi="宋体" w:hint="eastAsia"/>
          <w:position w:val="-12"/>
          <w:szCs w:val="24"/>
        </w:rPr>
        <w:object w:dxaOrig="360" w:dyaOrig="360" w14:anchorId="1C12D793">
          <v:shape id="_x0000_i1365" type="#_x0000_t75" style="width:18pt;height:18pt" o:ole="">
            <v:imagedata r:id="rId176" o:title=""/>
          </v:shape>
          <o:OLEObject Type="Embed" ProgID="Equation.DSMT4" ShapeID="_x0000_i1365" DrawAspect="Content" ObjectID="_1818780971" r:id="rId587"/>
        </w:object>
      </w:r>
      <w:r w:rsidRPr="004A6B29">
        <w:rPr>
          <w:rFonts w:ascii="宋体" w:eastAsia="宋体" w:hAnsi="宋体" w:hint="eastAsia"/>
          <w:szCs w:val="24"/>
        </w:rPr>
        <w:t>连线构成向量</w:t>
      </w:r>
      <w:r w:rsidRPr="004A6B29">
        <w:rPr>
          <w:rFonts w:ascii="宋体" w:eastAsia="宋体" w:hAnsi="宋体" w:hint="eastAsia"/>
          <w:position w:val="-12"/>
          <w:szCs w:val="24"/>
        </w:rPr>
        <w:object w:dxaOrig="540" w:dyaOrig="400" w14:anchorId="19E4E252">
          <v:shape id="_x0000_i1366" type="#_x0000_t75" style="width:26.25pt;height:19.5pt" o:ole="">
            <v:imagedata r:id="rId178" o:title=""/>
          </v:shape>
          <o:OLEObject Type="Embed" ProgID="Equation.DSMT4" ShapeID="_x0000_i1366" DrawAspect="Content" ObjectID="_1818780972" r:id="rId588"/>
        </w:object>
      </w:r>
      <w:r w:rsidRPr="004A6B29">
        <w:rPr>
          <w:rFonts w:ascii="宋体" w:eastAsia="宋体" w:hAnsi="宋体" w:hint="eastAsia"/>
          <w:szCs w:val="24"/>
        </w:rPr>
        <w:t>，</w:t>
      </w:r>
      <w:r>
        <w:rPr>
          <w:rFonts w:ascii="宋体" w:eastAsia="宋体" w:hAnsi="宋体" w:hint="eastAsia"/>
          <w:szCs w:val="24"/>
        </w:rPr>
        <w:t>且</w:t>
      </w:r>
    </w:p>
    <w:p w14:paraId="3F341EE6" w14:textId="77777777" w:rsidR="00F8289C" w:rsidRDefault="00F8289C" w:rsidP="00F8289C">
      <w:pPr>
        <w:ind w:firstLineChars="200" w:firstLine="480"/>
        <w:rPr>
          <w:rFonts w:ascii="宋体" w:eastAsia="宋体" w:hAnsi="宋体" w:hint="eastAsia"/>
          <w:szCs w:val="24"/>
        </w:rPr>
      </w:pPr>
      <w:r w:rsidRPr="004A6B29">
        <w:rPr>
          <w:rFonts w:ascii="宋体" w:eastAsia="宋体" w:hAnsi="宋体" w:hint="eastAsia"/>
          <w:position w:val="-20"/>
          <w:szCs w:val="24"/>
        </w:rPr>
        <w:object w:dxaOrig="3500" w:dyaOrig="520" w14:anchorId="7CCB14F0">
          <v:shape id="_x0000_i1367" type="#_x0000_t75" style="width:175.5pt;height:25.5pt" o:ole="">
            <v:imagedata r:id="rId180" o:title=""/>
          </v:shape>
          <o:OLEObject Type="Embed" ProgID="Equation.DSMT4" ShapeID="_x0000_i1367" DrawAspect="Content" ObjectID="_1818780973" r:id="rId589"/>
        </w:object>
      </w:r>
    </w:p>
    <w:p w14:paraId="4D9222B7" w14:textId="77777777" w:rsidR="00F8289C" w:rsidRPr="004A6B29" w:rsidRDefault="00F8289C">
      <w:pPr>
        <w:jc w:val="left"/>
        <w:rPr>
          <w:rFonts w:ascii="宋体" w:eastAsia="宋体" w:hAnsi="宋体" w:hint="eastAsia"/>
          <w:szCs w:val="24"/>
        </w:rPr>
        <w:pPrChange w:id="1036" w:author="yukina minato" w:date="2025-09-07T11:45:00Z" w16du:dateUtc="2025-09-07T03:45:00Z">
          <w:pPr>
            <w:ind w:firstLineChars="300" w:firstLine="720"/>
            <w:jc w:val="left"/>
          </w:pPr>
        </w:pPrChange>
      </w:pPr>
      <w:r w:rsidRPr="004A6B29">
        <w:rPr>
          <w:rFonts w:ascii="宋体" w:eastAsia="宋体" w:hAnsi="宋体" w:hint="eastAsia"/>
          <w:szCs w:val="24"/>
        </w:rPr>
        <w:t>从而得到球状烟幕中心点</w:t>
      </w:r>
      <w:r w:rsidRPr="004A6B29">
        <w:rPr>
          <w:rFonts w:ascii="宋体" w:eastAsia="宋体" w:hAnsi="宋体" w:hint="eastAsia"/>
          <w:position w:val="-16"/>
          <w:szCs w:val="24"/>
        </w:rPr>
        <w:object w:dxaOrig="480" w:dyaOrig="400" w14:anchorId="15EF4163">
          <v:shape id="_x0000_i1368" type="#_x0000_t75" style="width:24pt;height:19.5pt" o:ole="">
            <v:imagedata r:id="rId80" o:title=""/>
          </v:shape>
          <o:OLEObject Type="Embed" ProgID="Equation.DSMT4" ShapeID="_x0000_i1368" DrawAspect="Content" ObjectID="_1818780974" r:id="rId590"/>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16AC32BB">
          <v:shape id="_x0000_i1369" type="#_x0000_t75" style="width:25.5pt;height:18pt" o:ole="">
            <v:imagedata r:id="rId82" o:title=""/>
          </v:shape>
          <o:OLEObject Type="Embed" ProgID="Equation.DSMT4" ShapeID="_x0000_i1369" DrawAspect="Content" ObjectID="_1818780975" r:id="rId591"/>
        </w:object>
      </w:r>
      <w:r w:rsidRPr="004A6B29">
        <w:rPr>
          <w:rFonts w:ascii="宋体" w:eastAsia="宋体" w:hAnsi="宋体" w:hint="eastAsia"/>
          <w:szCs w:val="24"/>
        </w:rPr>
        <w:t>距离</w:t>
      </w:r>
    </w:p>
    <w:p w14:paraId="7A4A930E" w14:textId="77777777" w:rsidR="00F8289C" w:rsidRDefault="00F8289C" w:rsidP="00F8289C">
      <w:pPr>
        <w:ind w:firstLineChars="200" w:firstLine="480"/>
      </w:pPr>
      <w:r w:rsidRPr="00302535">
        <w:rPr>
          <w:rFonts w:hint="eastAsia"/>
          <w:position w:val="-42"/>
        </w:rPr>
        <w:object w:dxaOrig="3620" w:dyaOrig="1040" w14:anchorId="6722F983">
          <v:shape id="_x0000_i1370" type="#_x0000_t75" style="width:180.75pt;height:52.5pt" o:ole="">
            <v:imagedata r:id="rId592" o:title=""/>
          </v:shape>
          <o:OLEObject Type="Embed" ProgID="Equation.DSMT4" ShapeID="_x0000_i1370" DrawAspect="Content" ObjectID="_1818780976" r:id="rId593"/>
        </w:object>
      </w:r>
    </w:p>
    <w:p w14:paraId="19F8725B" w14:textId="77777777" w:rsidR="00F8289C" w:rsidRDefault="00F8289C" w:rsidP="00F8289C">
      <w:pPr>
        <w:ind w:firstLineChars="200" w:firstLine="480"/>
        <w:jc w:val="both"/>
      </w:pPr>
      <w:r>
        <w:rPr>
          <w:rFonts w:hint="eastAsia"/>
        </w:rPr>
        <w:t xml:space="preserve"> </w:t>
      </w:r>
      <w:del w:id="1037" w:author="yukina minato" w:date="2025-09-07T11:45:00Z" w16du:dateUtc="2025-09-07T03:45:00Z">
        <w:r w:rsidDel="00605F8E">
          <w:rPr>
            <w:rFonts w:hint="eastAsia"/>
          </w:rPr>
          <w:delText xml:space="preserve"> </w:delText>
        </w:r>
      </w:del>
      <w:r>
        <w:rPr>
          <w:rFonts w:hint="eastAsia"/>
        </w:rPr>
        <w:t>其中</w:t>
      </w:r>
    </w:p>
    <w:p w14:paraId="6B47C0AF" w14:textId="1AEAB156" w:rsidR="00F8289C" w:rsidRDefault="00582409" w:rsidP="006B50AD">
      <w:pPr>
        <w:ind w:firstLineChars="300" w:firstLine="720"/>
      </w:pPr>
      <w:r w:rsidRPr="00582409">
        <w:rPr>
          <w:rFonts w:hint="eastAsia"/>
          <w:position w:val="-20"/>
        </w:rPr>
        <w:object w:dxaOrig="3200" w:dyaOrig="520" w14:anchorId="43CAFEAA">
          <v:shape id="_x0000_i1371" type="#_x0000_t75" style="width:160.5pt;height:26.25pt" o:ole="">
            <v:imagedata r:id="rId594" o:title=""/>
          </v:shape>
          <o:OLEObject Type="Embed" ProgID="Equation.DSMT4" ShapeID="_x0000_i1371" DrawAspect="Content" ObjectID="_1818780977" r:id="rId595"/>
        </w:object>
      </w:r>
    </w:p>
    <w:p w14:paraId="071BD457" w14:textId="40B04CA0" w:rsidR="0089313A" w:rsidRPr="00851375" w:rsidRDefault="0089313A" w:rsidP="00C8579E">
      <w:pPr>
        <w:pStyle w:val="af3"/>
        <w:spacing w:line="360" w:lineRule="auto"/>
        <w:ind w:leftChars="200" w:left="480"/>
        <w:outlineLvl w:val="4"/>
      </w:pPr>
      <w:r>
        <w:rPr>
          <w:rFonts w:hint="eastAsia"/>
        </w:rPr>
        <w:t>5.4.1.3</w:t>
      </w:r>
      <w:r>
        <w:rPr>
          <w:rFonts w:hint="eastAsia"/>
        </w:rPr>
        <w:t>最优化模型</w:t>
      </w:r>
      <w:ins w:id="1038" w:author="yukina minato" w:date="2025-09-07T11:45:00Z" w16du:dateUtc="2025-09-07T03:45:00Z">
        <w:r w:rsidR="00605F8E" w:rsidRPr="00C3264E">
          <w:rPr>
            <w:position w:val="-6"/>
          </w:rPr>
          <w:object w:dxaOrig="700" w:dyaOrig="279" w14:anchorId="4ABC9BC2">
            <v:shape id="_x0000_i1372" type="#_x0000_t75" style="width:35.25pt;height:14.25pt" o:ole="">
              <v:imagedata r:id="rId529" o:title=""/>
            </v:shape>
            <o:OLEObject Type="Embed" ProgID="Equation.DSMT4" ShapeID="_x0000_i1372" DrawAspect="Content" ObjectID="_1818780978" r:id="rId596"/>
          </w:object>
        </w:r>
      </w:ins>
      <w:del w:id="1039" w:author="yukina minato" w:date="2025-09-07T11:45:00Z" w16du:dateUtc="2025-09-07T03:45:00Z">
        <w:r w:rsidDel="00605F8E">
          <w:rPr>
            <w:rFonts w:hint="eastAsia"/>
          </w:rPr>
          <w:delText>GA-3</w:delText>
        </w:r>
      </w:del>
      <w:r>
        <w:rPr>
          <w:rFonts w:hint="eastAsia"/>
        </w:rPr>
        <w:t>的建立</w:t>
      </w:r>
    </w:p>
    <w:p w14:paraId="3AB7D92F" w14:textId="1AE3C836" w:rsidR="00F8289C" w:rsidRDefault="00F8289C" w:rsidP="0084350E">
      <w:pPr>
        <w:ind w:firstLineChars="200" w:firstLine="480"/>
        <w:jc w:val="left"/>
        <w:rPr>
          <w:rFonts w:ascii="宋体" w:eastAsia="宋体" w:hAnsi="宋体" w:hint="eastAsia"/>
          <w:szCs w:val="24"/>
        </w:rPr>
        <w:pPrChange w:id="1040" w:author="yukina minato" w:date="2025-09-07T16:58:00Z" w16du:dateUtc="2025-09-07T08:58:00Z">
          <w:pPr/>
        </w:pPrChange>
      </w:pPr>
      <w:r w:rsidRPr="004A6B29">
        <w:rPr>
          <w:rFonts w:ascii="宋体" w:eastAsia="宋体" w:hAnsi="宋体" w:hint="eastAsia"/>
          <w:szCs w:val="24"/>
        </w:rPr>
        <w:t>圆柱上下</w:t>
      </w:r>
      <w:r w:rsidR="0089313A">
        <w:rPr>
          <w:rFonts w:ascii="宋体" w:eastAsia="宋体" w:hAnsi="宋体" w:hint="eastAsia"/>
          <w:szCs w:val="24"/>
        </w:rPr>
        <w:t>圆</w:t>
      </w:r>
      <w:r w:rsidRPr="004A6B29">
        <w:rPr>
          <w:rFonts w:ascii="宋体" w:eastAsia="宋体" w:hAnsi="宋体" w:hint="eastAsia"/>
          <w:szCs w:val="24"/>
        </w:rPr>
        <w:t>周上的点和导弹所连线段与烟幕干扰弹起爆后形成的半</w:t>
      </w:r>
      <w:r>
        <w:rPr>
          <w:rFonts w:ascii="宋体" w:eastAsia="宋体" w:hAnsi="宋体" w:hint="eastAsia"/>
          <w:szCs w:val="24"/>
        </w:rPr>
        <w:t>径</w:t>
      </w:r>
    </w:p>
    <w:p w14:paraId="3A13B139" w14:textId="77777777" w:rsidR="00F8289C" w:rsidDel="0084350E" w:rsidRDefault="00F8289C" w:rsidP="0084350E">
      <w:pPr>
        <w:jc w:val="left"/>
        <w:rPr>
          <w:del w:id="1041" w:author="yukina minato" w:date="2025-09-07T16:58:00Z" w16du:dateUtc="2025-09-07T08:58:00Z"/>
          <w:rFonts w:ascii="宋体" w:eastAsia="宋体" w:hAnsi="宋体" w:hint="eastAsia"/>
          <w:szCs w:val="24"/>
        </w:rPr>
        <w:pPrChange w:id="1042" w:author="yukina minato" w:date="2025-09-07T16:58:00Z" w16du:dateUtc="2025-09-07T08:58:00Z">
          <w:pPr/>
        </w:pPrChange>
      </w:pPr>
      <w:r w:rsidRPr="004A6B29">
        <w:rPr>
          <w:rFonts w:ascii="宋体" w:eastAsia="宋体" w:hAnsi="宋体" w:hint="eastAsia"/>
          <w:position w:val="-6"/>
          <w:szCs w:val="24"/>
        </w:rPr>
        <w:object w:dxaOrig="859" w:dyaOrig="279" w14:anchorId="5D98A50F">
          <v:shape id="_x0000_i3238" type="#_x0000_t75" style="width:42.75pt;height:13.5pt" o:ole="">
            <v:imagedata r:id="rId187" o:title=""/>
          </v:shape>
          <o:OLEObject Type="Embed" ProgID="Equation.DSMT4" ShapeID="_x0000_i3238" DrawAspect="Content" ObjectID="_1818780979" r:id="rId597"/>
        </w:object>
      </w:r>
      <w:r w:rsidRPr="004A6B29">
        <w:rPr>
          <w:rFonts w:ascii="宋体" w:eastAsia="宋体" w:hAnsi="宋体" w:hint="eastAsia"/>
          <w:szCs w:val="24"/>
        </w:rPr>
        <w:t>球状云团有公共点，只要保证球状烟幕中心点</w:t>
      </w:r>
      <w:r w:rsidRPr="004A6B29">
        <w:rPr>
          <w:rFonts w:ascii="宋体" w:eastAsia="宋体" w:hAnsi="宋体" w:hint="eastAsia"/>
          <w:position w:val="-16"/>
          <w:szCs w:val="24"/>
        </w:rPr>
        <w:object w:dxaOrig="499" w:dyaOrig="400" w14:anchorId="44012078">
          <v:shape id="_x0000_i3239" type="#_x0000_t75" style="width:25.5pt;height:19.5pt" o:ole="">
            <v:imagedata r:id="rId598" o:title=""/>
          </v:shape>
          <o:OLEObject Type="Embed" ProgID="Equation.DSMT4" ShapeID="_x0000_i3239" DrawAspect="Content" ObjectID="_1818780980" r:id="rId599"/>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7A476445">
          <v:shape id="_x0000_i3240" type="#_x0000_t75" style="width:25.5pt;height:18pt" o:ole="">
            <v:imagedata r:id="rId300" o:title=""/>
          </v:shape>
          <o:OLEObject Type="Embed" ProgID="Equation.DSMT4" ShapeID="_x0000_i3240" DrawAspect="Content" ObjectID="_1818780981" r:id="rId600"/>
        </w:object>
      </w:r>
      <w:r w:rsidRPr="004A6B29">
        <w:rPr>
          <w:rFonts w:ascii="宋体" w:eastAsia="宋体" w:hAnsi="宋体" w:hint="eastAsia"/>
          <w:szCs w:val="24"/>
        </w:rPr>
        <w:t>距离</w:t>
      </w:r>
    </w:p>
    <w:p w14:paraId="2082A6AF" w14:textId="77777777" w:rsidR="00F8289C" w:rsidDel="0084350E" w:rsidRDefault="00F8289C" w:rsidP="0084350E">
      <w:pPr>
        <w:jc w:val="left"/>
        <w:rPr>
          <w:del w:id="1043" w:author="yukina minato" w:date="2025-09-07T16:58:00Z" w16du:dateUtc="2025-09-07T08:58:00Z"/>
          <w:rFonts w:ascii="宋体" w:eastAsia="宋体" w:hAnsi="宋体"/>
          <w:szCs w:val="24"/>
        </w:rPr>
        <w:pPrChange w:id="1044" w:author="yukina minato" w:date="2025-09-07T16:58:00Z" w16du:dateUtc="2025-09-07T08:58:00Z">
          <w:pPr/>
        </w:pPrChange>
      </w:pPr>
      <w:r w:rsidRPr="004A6B29">
        <w:rPr>
          <w:rFonts w:ascii="宋体" w:eastAsia="宋体" w:hAnsi="宋体" w:hint="eastAsia"/>
          <w:szCs w:val="24"/>
        </w:rPr>
        <w:t>不大于球半径</w:t>
      </w:r>
      <w:r w:rsidRPr="004A6B29">
        <w:rPr>
          <w:rFonts w:ascii="宋体" w:eastAsia="宋体" w:hAnsi="宋体" w:hint="eastAsia"/>
          <w:position w:val="-4"/>
          <w:szCs w:val="24"/>
        </w:rPr>
        <w:object w:dxaOrig="240" w:dyaOrig="260" w14:anchorId="1FDEB29D">
          <v:shape id="_x0000_i3241" type="#_x0000_t75" style="width:12pt;height:12.75pt" o:ole="">
            <v:imagedata r:id="rId194" o:title=""/>
          </v:shape>
          <o:OLEObject Type="Embed" ProgID="Equation.DSMT4" ShapeID="_x0000_i3241" DrawAspect="Content" ObjectID="_1818780982" r:id="rId601"/>
        </w:object>
      </w:r>
      <w:r w:rsidRPr="004A6B29">
        <w:rPr>
          <w:rFonts w:ascii="宋体" w:eastAsia="宋体" w:hAnsi="宋体" w:hint="eastAsia"/>
          <w:szCs w:val="24"/>
        </w:rPr>
        <w:t>，也即：</w:t>
      </w:r>
    </w:p>
    <w:p w14:paraId="1C77D0F3" w14:textId="77777777" w:rsidR="0084350E" w:rsidRPr="004A6B29" w:rsidRDefault="0084350E" w:rsidP="0084350E">
      <w:pPr>
        <w:jc w:val="left"/>
        <w:rPr>
          <w:ins w:id="1045" w:author="yukina minato" w:date="2025-09-07T16:58:00Z" w16du:dateUtc="2025-09-07T08:58:00Z"/>
          <w:rFonts w:ascii="宋体" w:eastAsia="宋体" w:hAnsi="宋体" w:hint="eastAsia"/>
          <w:szCs w:val="24"/>
        </w:rPr>
        <w:pPrChange w:id="1046" w:author="yukina minato" w:date="2025-09-07T16:58:00Z" w16du:dateUtc="2025-09-07T08:58:00Z">
          <w:pPr>
            <w:jc w:val="left"/>
          </w:pPr>
        </w:pPrChange>
      </w:pPr>
    </w:p>
    <w:p w14:paraId="4F414C48" w14:textId="77777777" w:rsidR="00F8289C" w:rsidRDefault="00F8289C" w:rsidP="0084350E">
      <w:pPr>
        <w:rPr>
          <w:rFonts w:ascii="宋体" w:eastAsia="宋体" w:hAnsi="宋体" w:hint="eastAsia"/>
          <w:szCs w:val="24"/>
        </w:rPr>
      </w:pPr>
      <w:r w:rsidRPr="004A6B29">
        <w:rPr>
          <w:rFonts w:ascii="宋体" w:eastAsia="宋体" w:hAnsi="宋体" w:hint="eastAsia"/>
          <w:position w:val="-16"/>
          <w:szCs w:val="24"/>
        </w:rPr>
        <w:object w:dxaOrig="980" w:dyaOrig="400" w14:anchorId="3D76FB24">
          <v:shape id="_x0000_i1377" type="#_x0000_t75" style="width:49.5pt;height:19.5pt" o:ole="">
            <v:imagedata r:id="rId602" o:title=""/>
          </v:shape>
          <o:OLEObject Type="Embed" ProgID="Equation.DSMT4" ShapeID="_x0000_i1377" DrawAspect="Content" ObjectID="_1818780983" r:id="rId603"/>
        </w:object>
      </w:r>
    </w:p>
    <w:p w14:paraId="171855A7" w14:textId="77777777" w:rsidR="00F8289C" w:rsidRDefault="00F8289C" w:rsidP="00F8289C">
      <w:pPr>
        <w:jc w:val="both"/>
        <w:rPr>
          <w:rFonts w:ascii="宋体" w:eastAsia="宋体" w:hAnsi="宋体" w:hint="eastAsia"/>
          <w:szCs w:val="24"/>
        </w:rPr>
      </w:pPr>
      <w:r>
        <w:rPr>
          <w:rFonts w:ascii="宋体" w:eastAsia="宋体" w:hAnsi="宋体" w:hint="eastAsia"/>
          <w:szCs w:val="24"/>
        </w:rPr>
        <w:t xml:space="preserve">    </w:t>
      </w:r>
      <w:del w:id="1047" w:author="yukina minato" w:date="2025-09-07T16:58:00Z" w16du:dateUtc="2025-09-07T08:58:00Z">
        <w:r w:rsidDel="0084350E">
          <w:rPr>
            <w:rFonts w:ascii="宋体" w:eastAsia="宋体" w:hAnsi="宋体" w:hint="eastAsia"/>
            <w:szCs w:val="24"/>
          </w:rPr>
          <w:delText xml:space="preserve"> </w:delText>
        </w:r>
      </w:del>
      <w:r>
        <w:rPr>
          <w:rFonts w:ascii="宋体" w:eastAsia="宋体" w:hAnsi="宋体" w:hint="eastAsia"/>
          <w:szCs w:val="24"/>
        </w:rPr>
        <w:t>从而</w:t>
      </w:r>
    </w:p>
    <w:p w14:paraId="1B9AA5F0" w14:textId="605F3473" w:rsidR="00F8289C" w:rsidRPr="004A6B29" w:rsidRDefault="00582409" w:rsidP="00F8289C">
      <w:pPr>
        <w:rPr>
          <w:rFonts w:ascii="宋体" w:eastAsia="宋体" w:hAnsi="宋体" w:hint="eastAsia"/>
          <w:szCs w:val="24"/>
        </w:rPr>
      </w:pPr>
      <w:r w:rsidRPr="00582409">
        <w:rPr>
          <w:rFonts w:hint="eastAsia"/>
          <w:position w:val="-20"/>
        </w:rPr>
        <w:object w:dxaOrig="2840" w:dyaOrig="520" w14:anchorId="188D6035">
          <v:shape id="_x0000_i1378" type="#_x0000_t75" style="width:142.5pt;height:26.25pt" o:ole="">
            <v:imagedata r:id="rId604" o:title=""/>
          </v:shape>
          <o:OLEObject Type="Embed" ProgID="Equation.DSMT4" ShapeID="_x0000_i1378" DrawAspect="Content" ObjectID="_1818780984" r:id="rId605"/>
        </w:object>
      </w:r>
    </w:p>
    <w:p w14:paraId="16DC997E" w14:textId="77777777" w:rsidR="00F8289C" w:rsidRDefault="00F8289C" w:rsidP="0084350E">
      <w:pPr>
        <w:ind w:firstLineChars="200" w:firstLine="480"/>
        <w:jc w:val="left"/>
        <w:rPr>
          <w:rFonts w:ascii="宋体" w:eastAsia="宋体" w:hAnsi="宋体" w:hint="eastAsia"/>
          <w:szCs w:val="24"/>
        </w:rPr>
        <w:pPrChange w:id="1048" w:author="yukina minato" w:date="2025-09-07T16:59:00Z" w16du:dateUtc="2025-09-07T08:59:00Z">
          <w:pPr>
            <w:ind w:firstLineChars="300" w:firstLine="720"/>
            <w:jc w:val="left"/>
          </w:pPr>
        </w:pPrChange>
      </w:pPr>
      <w:proofErr w:type="gramStart"/>
      <w:r>
        <w:rPr>
          <w:rFonts w:ascii="宋体" w:eastAsia="宋体" w:hAnsi="宋体" w:hint="eastAsia"/>
          <w:szCs w:val="24"/>
        </w:rPr>
        <w:t>设</w:t>
      </w:r>
      <w:r w:rsidRPr="004A6B29">
        <w:rPr>
          <w:rFonts w:ascii="宋体" w:eastAsia="宋体" w:hAnsi="宋体" w:hint="eastAsia"/>
          <w:szCs w:val="24"/>
        </w:rPr>
        <w:t>满足</w:t>
      </w:r>
      <w:proofErr w:type="gramEnd"/>
      <w:r w:rsidRPr="004A6B29">
        <w:rPr>
          <w:rFonts w:ascii="宋体" w:eastAsia="宋体" w:hAnsi="宋体" w:hint="eastAsia"/>
          <w:position w:val="-16"/>
          <w:szCs w:val="24"/>
        </w:rPr>
        <w:object w:dxaOrig="980" w:dyaOrig="400" w14:anchorId="02B099B7">
          <v:shape id="_x0000_i1379" type="#_x0000_t75" style="width:49.5pt;height:19.5pt" o:ole="">
            <v:imagedata r:id="rId606" o:title=""/>
          </v:shape>
          <o:OLEObject Type="Embed" ProgID="Equation.DSMT4" ShapeID="_x0000_i1379" DrawAspect="Content" ObjectID="_1818780985" r:id="rId607"/>
        </w:object>
      </w:r>
      <w:r w:rsidRPr="004A6B29">
        <w:rPr>
          <w:rFonts w:ascii="宋体" w:eastAsia="宋体" w:hAnsi="宋体" w:hint="eastAsia"/>
          <w:szCs w:val="24"/>
        </w:rPr>
        <w:t>的若干个时间段</w:t>
      </w:r>
      <w:r>
        <w:rPr>
          <w:rFonts w:ascii="宋体" w:eastAsia="宋体" w:hAnsi="宋体" w:hint="eastAsia"/>
          <w:szCs w:val="24"/>
        </w:rPr>
        <w:t>为</w:t>
      </w:r>
      <w:r w:rsidRPr="004A6B29">
        <w:rPr>
          <w:rFonts w:ascii="宋体" w:eastAsia="宋体" w:hAnsi="宋体" w:hint="eastAsia"/>
          <w:position w:val="-16"/>
          <w:szCs w:val="24"/>
        </w:rPr>
        <w:object w:dxaOrig="1180" w:dyaOrig="440" w14:anchorId="4C05A765">
          <v:shape id="_x0000_i1380" type="#_x0000_t75" style="width:59.25pt;height:22.5pt" o:ole="">
            <v:imagedata r:id="rId211" o:title=""/>
          </v:shape>
          <o:OLEObject Type="Embed" ProgID="Equation.DSMT4" ShapeID="_x0000_i1380" DrawAspect="Content" ObjectID="_1818780986" r:id="rId608"/>
        </w:object>
      </w:r>
      <w:r w:rsidRPr="004A6B29">
        <w:rPr>
          <w:rFonts w:ascii="宋体" w:eastAsia="宋体" w:hAnsi="宋体" w:hint="eastAsia"/>
          <w:szCs w:val="24"/>
        </w:rPr>
        <w:t>，则烟幕</w:t>
      </w:r>
      <w:proofErr w:type="gramStart"/>
      <w:r w:rsidRPr="004A6B29">
        <w:rPr>
          <w:rFonts w:ascii="宋体" w:eastAsia="宋体" w:hAnsi="宋体" w:hint="eastAsia"/>
          <w:szCs w:val="24"/>
        </w:rPr>
        <w:t>干扰</w:t>
      </w:r>
      <w:r>
        <w:rPr>
          <w:rFonts w:ascii="宋体" w:eastAsia="宋体" w:hAnsi="宋体" w:hint="eastAsia"/>
          <w:szCs w:val="24"/>
        </w:rPr>
        <w:t>弹对</w:t>
      </w:r>
      <w:proofErr w:type="gramEnd"/>
      <w:r w:rsidRPr="00302535">
        <w:rPr>
          <w:rFonts w:ascii="宋体" w:eastAsia="宋体" w:hAnsi="宋体" w:hint="eastAsia"/>
          <w:position w:val="-12"/>
          <w:szCs w:val="24"/>
        </w:rPr>
        <w:object w:dxaOrig="360" w:dyaOrig="360" w14:anchorId="0FF3A417">
          <v:shape id="_x0000_i1381" type="#_x0000_t75" style="width:18pt;height:18pt" o:ole="">
            <v:imagedata r:id="rId213" o:title=""/>
          </v:shape>
          <o:OLEObject Type="Embed" ProgID="Equation.DSMT4" ShapeID="_x0000_i1381" DrawAspect="Content" ObjectID="_1818780987" r:id="rId609"/>
        </w:object>
      </w:r>
      <w:r>
        <w:rPr>
          <w:rFonts w:ascii="宋体" w:eastAsia="宋体" w:hAnsi="宋体" w:hint="eastAsia"/>
          <w:szCs w:val="24"/>
        </w:rPr>
        <w:t>的</w:t>
      </w:r>
      <w:r w:rsidRPr="004A6B29">
        <w:rPr>
          <w:rFonts w:ascii="宋体" w:eastAsia="宋体" w:hAnsi="宋体" w:hint="eastAsia"/>
          <w:szCs w:val="24"/>
        </w:rPr>
        <w:t>有效遮蔽时长</w:t>
      </w:r>
      <w:r w:rsidRPr="004A6B29">
        <w:rPr>
          <w:rFonts w:ascii="宋体" w:eastAsia="宋体" w:hAnsi="宋体" w:hint="eastAsia"/>
          <w:position w:val="-6"/>
          <w:szCs w:val="24"/>
        </w:rPr>
        <w:object w:dxaOrig="300" w:dyaOrig="279" w14:anchorId="10EABB09">
          <v:shape id="_x0000_i1382" type="#_x0000_t75" style="width:15pt;height:13.5pt" o:ole="">
            <v:imagedata r:id="rId62" o:title=""/>
          </v:shape>
          <o:OLEObject Type="Embed" ProgID="Equation.DSMT4" ShapeID="_x0000_i1382" DrawAspect="Content" ObjectID="_1818780988" r:id="rId610"/>
        </w:object>
      </w:r>
      <w:r w:rsidRPr="004A6B29">
        <w:rPr>
          <w:rFonts w:ascii="宋体" w:eastAsia="宋体" w:hAnsi="宋体" w:hint="eastAsia"/>
          <w:szCs w:val="24"/>
        </w:rPr>
        <w:t>为</w:t>
      </w:r>
    </w:p>
    <w:p w14:paraId="27F93E2F" w14:textId="77777777" w:rsidR="00F8289C" w:rsidRDefault="00F8289C" w:rsidP="00C8579E">
      <w:pPr>
        <w:rPr>
          <w:rFonts w:ascii="宋体" w:eastAsia="宋体" w:hAnsi="宋体" w:hint="eastAsia"/>
          <w:szCs w:val="24"/>
        </w:rPr>
      </w:pPr>
      <w:r w:rsidRPr="004A6B29">
        <w:rPr>
          <w:rFonts w:ascii="宋体" w:eastAsia="宋体" w:hAnsi="宋体" w:hint="eastAsia"/>
          <w:position w:val="-28"/>
          <w:szCs w:val="24"/>
        </w:rPr>
        <w:object w:dxaOrig="1120" w:dyaOrig="540" w14:anchorId="1815EFFC">
          <v:shape id="_x0000_i1383" type="#_x0000_t75" style="width:55.5pt;height:26.25pt" o:ole="">
            <v:imagedata r:id="rId310" o:title=""/>
          </v:shape>
          <o:OLEObject Type="Embed" ProgID="Equation.DSMT4" ShapeID="_x0000_i1383" DrawAspect="Content" ObjectID="_1818780989" r:id="rId611"/>
        </w:object>
      </w:r>
    </w:p>
    <w:p w14:paraId="1FD34886" w14:textId="00E47380" w:rsidR="00F8289C" w:rsidRDefault="00F8289C" w:rsidP="00F8289C">
      <w:pPr>
        <w:ind w:firstLineChars="200" w:firstLine="480"/>
        <w:jc w:val="left"/>
      </w:pPr>
      <w:r>
        <w:rPr>
          <w:rFonts w:hint="eastAsia"/>
        </w:rPr>
        <w:t>我们可以通过遗传算法对矩阵</w:t>
      </w:r>
      <w:r w:rsidR="00582409" w:rsidRPr="00582409">
        <w:rPr>
          <w:rFonts w:hint="eastAsia"/>
          <w:position w:val="-20"/>
        </w:rPr>
        <w:object w:dxaOrig="2540" w:dyaOrig="520" w14:anchorId="1CA4545D">
          <v:shape id="_x0000_i1384" type="#_x0000_t75" style="width:126.75pt;height:26.25pt" o:ole="">
            <v:imagedata r:id="rId612" o:title=""/>
          </v:shape>
          <o:OLEObject Type="Embed" ProgID="Equation.DSMT4" ShapeID="_x0000_i1384" DrawAspect="Content" ObjectID="_1818780990" r:id="rId613"/>
        </w:object>
      </w:r>
      <w:r>
        <w:rPr>
          <w:rFonts w:hint="eastAsia"/>
        </w:rPr>
        <w:t>进行合理取值，这样，对于每一个矩阵</w:t>
      </w:r>
      <w:r w:rsidRPr="00302535">
        <w:rPr>
          <w:rFonts w:hint="eastAsia"/>
          <w:position w:val="-4"/>
        </w:rPr>
        <w:object w:dxaOrig="279" w:dyaOrig="260" w14:anchorId="67454801">
          <v:shape id="_x0000_i1385" type="#_x0000_t75" style="width:13.5pt;height:13.5pt" o:ole="">
            <v:imagedata r:id="rId314" o:title=""/>
          </v:shape>
          <o:OLEObject Type="Embed" ProgID="Equation.DSMT4" ShapeID="_x0000_i1385" DrawAspect="Content" ObjectID="_1818780991" r:id="rId614"/>
        </w:object>
      </w:r>
      <w:r>
        <w:rPr>
          <w:rFonts w:hint="eastAsia"/>
        </w:rPr>
        <w:t>，都能得到与之一一对应的有效遮蔽时长</w:t>
      </w:r>
      <w:r w:rsidRPr="00302535">
        <w:rPr>
          <w:rFonts w:hint="eastAsia"/>
          <w:position w:val="-6"/>
        </w:rPr>
        <w:object w:dxaOrig="300" w:dyaOrig="279" w14:anchorId="67E82E7F">
          <v:shape id="_x0000_i1386" type="#_x0000_t75" style="width:15pt;height:13.5pt" o:ole="">
            <v:imagedata r:id="rId316" o:title=""/>
          </v:shape>
          <o:OLEObject Type="Embed" ProgID="Equation.DSMT4" ShapeID="_x0000_i1386" DrawAspect="Content" ObjectID="_1818780992" r:id="rId615"/>
        </w:object>
      </w:r>
      <w:r>
        <w:rPr>
          <w:rFonts w:hint="eastAsia"/>
        </w:rPr>
        <w:t>，也就是说我们能得到</w:t>
      </w:r>
      <w:r w:rsidRPr="00302535">
        <w:rPr>
          <w:rFonts w:hint="eastAsia"/>
          <w:position w:val="-6"/>
        </w:rPr>
        <w:object w:dxaOrig="300" w:dyaOrig="279" w14:anchorId="514C99B3">
          <v:shape id="_x0000_i1387" type="#_x0000_t75" style="width:15pt;height:13.5pt" o:ole="">
            <v:imagedata r:id="rId318" o:title=""/>
          </v:shape>
          <o:OLEObject Type="Embed" ProgID="Equation.DSMT4" ShapeID="_x0000_i1387" DrawAspect="Content" ObjectID="_1818780993" r:id="rId616"/>
        </w:object>
      </w:r>
      <w:r>
        <w:rPr>
          <w:rFonts w:hint="eastAsia"/>
        </w:rPr>
        <w:t>关于矩阵</w:t>
      </w:r>
      <w:r w:rsidR="00582409" w:rsidRPr="00582409">
        <w:rPr>
          <w:rFonts w:hint="eastAsia"/>
          <w:position w:val="-20"/>
        </w:rPr>
        <w:object w:dxaOrig="2540" w:dyaOrig="520" w14:anchorId="02B14086">
          <v:shape id="_x0000_i1388" type="#_x0000_t75" style="width:126.75pt;height:26.25pt" o:ole="">
            <v:imagedata r:id="rId617" o:title=""/>
          </v:shape>
          <o:OLEObject Type="Embed" ProgID="Equation.DSMT4" ShapeID="_x0000_i1388" DrawAspect="Content" ObjectID="_1818780994" r:id="rId618"/>
        </w:object>
      </w:r>
      <w:r>
        <w:rPr>
          <w:rFonts w:hint="eastAsia"/>
        </w:rPr>
        <w:t>的函数，也即：</w:t>
      </w:r>
    </w:p>
    <w:p w14:paraId="0792000B" w14:textId="057A55A4" w:rsidR="00F8289C" w:rsidRDefault="00103F3A" w:rsidP="00F8289C">
      <w:pPr>
        <w:ind w:firstLineChars="200" w:firstLine="480"/>
      </w:pPr>
      <w:r w:rsidRPr="007E6862">
        <w:rPr>
          <w:rFonts w:hint="eastAsia"/>
          <w:position w:val="-34"/>
        </w:rPr>
        <w:object w:dxaOrig="3600" w:dyaOrig="800" w14:anchorId="6504F5A5">
          <v:shape id="_x0000_i1389" type="#_x0000_t75" style="width:180.75pt;height:40.5pt" o:ole="">
            <v:imagedata r:id="rId619" o:title=""/>
          </v:shape>
          <o:OLEObject Type="Embed" ProgID="Equation.DSMT4" ShapeID="_x0000_i1389" DrawAspect="Content" ObjectID="_1818780995" r:id="rId620"/>
        </w:object>
      </w:r>
    </w:p>
    <w:p w14:paraId="071864CA" w14:textId="77777777" w:rsidR="00F8289C" w:rsidRDefault="00F8289C" w:rsidP="00F8289C">
      <w:pPr>
        <w:ind w:firstLineChars="200" w:firstLine="480"/>
        <w:jc w:val="both"/>
      </w:pPr>
      <w:r>
        <w:rPr>
          <w:rFonts w:hint="eastAsia"/>
        </w:rPr>
        <w:t>设</w:t>
      </w:r>
      <w:r w:rsidRPr="00602029">
        <w:rPr>
          <w:position w:val="-12"/>
        </w:rPr>
        <w:object w:dxaOrig="600" w:dyaOrig="360" w14:anchorId="0A50B827">
          <v:shape id="_x0000_i1390" type="#_x0000_t75" style="width:30pt;height:18pt" o:ole="">
            <v:imagedata r:id="rId323" o:title=""/>
          </v:shape>
          <o:OLEObject Type="Embed" ProgID="Equation.DSMT4" ShapeID="_x0000_i1390" DrawAspect="Content" ObjectID="_1818780996" r:id="rId621"/>
        </w:object>
      </w:r>
      <w:r>
        <w:rPr>
          <w:rFonts w:hint="eastAsia"/>
        </w:rPr>
        <w:t>为矩阵</w:t>
      </w:r>
      <w:r w:rsidRPr="00602029">
        <w:rPr>
          <w:position w:val="-4"/>
        </w:rPr>
        <w:object w:dxaOrig="279" w:dyaOrig="260" w14:anchorId="55B5684A">
          <v:shape id="_x0000_i1391" type="#_x0000_t75" style="width:13.5pt;height:12.75pt" o:ole="">
            <v:imagedata r:id="rId325" o:title=""/>
          </v:shape>
          <o:OLEObject Type="Embed" ProgID="Equation.DSMT4" ShapeID="_x0000_i1391" DrawAspect="Content" ObjectID="_1818780997" r:id="rId622"/>
        </w:object>
      </w:r>
      <w:r>
        <w:rPr>
          <w:rFonts w:hint="eastAsia"/>
        </w:rPr>
        <w:t>中参数的下确界组成的矩阵，</w:t>
      </w:r>
      <w:r w:rsidRPr="00602029">
        <w:rPr>
          <w:position w:val="-14"/>
        </w:rPr>
        <w:object w:dxaOrig="600" w:dyaOrig="380" w14:anchorId="2B6EBA99">
          <v:shape id="_x0000_i1392" type="#_x0000_t75" style="width:30pt;height:18.75pt" o:ole="">
            <v:imagedata r:id="rId327" o:title=""/>
          </v:shape>
          <o:OLEObject Type="Embed" ProgID="Equation.DSMT4" ShapeID="_x0000_i1392" DrawAspect="Content" ObjectID="_1818780998" r:id="rId623"/>
        </w:object>
      </w:r>
      <w:r>
        <w:rPr>
          <w:rFonts w:hint="eastAsia"/>
        </w:rPr>
        <w:t>为矩阵</w:t>
      </w:r>
      <w:r w:rsidRPr="00602029">
        <w:rPr>
          <w:position w:val="-4"/>
        </w:rPr>
        <w:object w:dxaOrig="279" w:dyaOrig="260" w14:anchorId="51F93FA5">
          <v:shape id="_x0000_i1393" type="#_x0000_t75" style="width:13.5pt;height:12.75pt" o:ole="">
            <v:imagedata r:id="rId325" o:title=""/>
          </v:shape>
          <o:OLEObject Type="Embed" ProgID="Equation.DSMT4" ShapeID="_x0000_i1393" DrawAspect="Content" ObjectID="_1818780999" r:id="rId624"/>
        </w:object>
      </w:r>
      <w:r>
        <w:rPr>
          <w:rFonts w:hint="eastAsia"/>
        </w:rPr>
        <w:t>中参数的上确界组成的矩阵，也即：</w:t>
      </w:r>
    </w:p>
    <w:p w14:paraId="5387C998" w14:textId="208BD477" w:rsidR="00103F3A" w:rsidRDefault="00F8289C">
      <w:pPr>
        <w:ind w:firstLineChars="200" w:firstLine="480"/>
      </w:pPr>
      <w:r w:rsidRPr="00602029">
        <w:rPr>
          <w:position w:val="-14"/>
        </w:rPr>
        <w:object w:dxaOrig="1820" w:dyaOrig="380" w14:anchorId="620B8264">
          <v:shape id="_x0000_i1394" type="#_x0000_t75" style="width:90.75pt;height:18.75pt" o:ole="">
            <v:imagedata r:id="rId330" o:title=""/>
          </v:shape>
          <o:OLEObject Type="Embed" ProgID="Equation.DSMT4" ShapeID="_x0000_i1394" DrawAspect="Content" ObjectID="_1818781000" r:id="rId625"/>
        </w:object>
      </w:r>
    </w:p>
    <w:p w14:paraId="7E7D6303" w14:textId="6D85EBD8" w:rsidR="00103F3A" w:rsidRDefault="00103F3A" w:rsidP="00103F3A">
      <w:pPr>
        <w:ind w:firstLineChars="200" w:firstLine="480"/>
        <w:jc w:val="left"/>
      </w:pPr>
      <w:r>
        <w:rPr>
          <w:rFonts w:hint="eastAsia"/>
        </w:rPr>
        <w:t>并满足（忽略单位</w:t>
      </w:r>
      <w:ins w:id="1049" w:author="Noah Zheng" w:date="2025-09-07T13:15:00Z" w16du:dateUtc="2025-09-07T05:15:00Z">
        <w:r w:rsidR="0031408E">
          <w:rPr>
            <w:rFonts w:hint="eastAsia"/>
          </w:rPr>
          <w:t>，且只列出了重复</w:t>
        </w:r>
      </w:ins>
      <w:r>
        <w:rPr>
          <w:rFonts w:hint="eastAsia"/>
        </w:rPr>
        <w:t>）</w:t>
      </w:r>
    </w:p>
    <w:p w14:paraId="0BD0975F" w14:textId="406C4ACE" w:rsidR="00F8289C" w:rsidRDefault="00103F3A" w:rsidP="00C8579E">
      <w:pPr>
        <w:ind w:firstLineChars="200" w:firstLine="480"/>
      </w:pPr>
      <w:r w:rsidRPr="00C25C03">
        <w:rPr>
          <w:position w:val="-36"/>
        </w:rPr>
        <w:object w:dxaOrig="2460" w:dyaOrig="840" w14:anchorId="5AEE2E91">
          <v:shape id="_x0000_i1395" type="#_x0000_t75" style="width:123pt;height:42pt" o:ole="">
            <v:imagedata r:id="rId626" o:title=""/>
          </v:shape>
          <o:OLEObject Type="Embed" ProgID="Equation.DSMT4" ShapeID="_x0000_i1395" DrawAspect="Content" ObjectID="_1818781001" r:id="rId627"/>
        </w:object>
      </w:r>
    </w:p>
    <w:p w14:paraId="124BBDED" w14:textId="784239A2" w:rsidR="00103F3A" w:rsidDel="00605F8E" w:rsidRDefault="00103F3A">
      <w:pPr>
        <w:jc w:val="left"/>
        <w:rPr>
          <w:del w:id="1050" w:author="yukina minato" w:date="2025-09-07T11:46:00Z" w16du:dateUtc="2025-09-07T03:46:00Z"/>
        </w:rPr>
        <w:pPrChange w:id="1051" w:author="yukina minato" w:date="2025-09-07T11:46:00Z" w16du:dateUtc="2025-09-07T03:46:00Z">
          <w:pPr>
            <w:ind w:firstLineChars="200" w:firstLine="480"/>
            <w:jc w:val="left"/>
          </w:pPr>
        </w:pPrChange>
      </w:pPr>
      <w:r>
        <w:rPr>
          <w:rFonts w:hint="eastAsia"/>
        </w:rPr>
        <w:t>因此我们可以建立最优化模型</w:t>
      </w:r>
      <w:ins w:id="1052" w:author="yukina minato" w:date="2025-09-07T11:46:00Z" w16du:dateUtc="2025-09-07T03:46:00Z">
        <w:r w:rsidR="00605F8E" w:rsidRPr="00C3264E">
          <w:rPr>
            <w:position w:val="-6"/>
          </w:rPr>
          <w:object w:dxaOrig="720" w:dyaOrig="279" w14:anchorId="55F7276D">
            <v:shape id="_x0000_i1396" type="#_x0000_t75" style="width:36pt;height:14.25pt" o:ole="">
              <v:imagedata r:id="rId628" o:title=""/>
            </v:shape>
            <o:OLEObject Type="Embed" ProgID="Equation.DSMT4" ShapeID="_x0000_i1396" DrawAspect="Content" ObjectID="_1818781002" r:id="rId629"/>
          </w:object>
        </w:r>
      </w:ins>
      <w:del w:id="1053" w:author="yukina minato" w:date="2025-09-07T11:46:00Z" w16du:dateUtc="2025-09-07T03:46:00Z">
        <w:r w:rsidRPr="00C8579E" w:rsidDel="00605F8E">
          <w:rPr>
            <w:b/>
            <w:bCs/>
          </w:rPr>
          <w:delText>GA-3</w:delText>
        </w:r>
      </w:del>
      <w:r>
        <w:rPr>
          <w:rFonts w:hint="eastAsia"/>
        </w:rPr>
        <w:t>，其中</w:t>
      </w:r>
      <w:del w:id="1054" w:author="yukina minato" w:date="2025-09-07T11:46:00Z" w16du:dateUtc="2025-09-07T03:46:00Z">
        <w:r w:rsidDel="00605F8E">
          <w:rPr>
            <w:rFonts w:hint="eastAsia"/>
          </w:rPr>
          <w:delText>：</w:delText>
        </w:r>
      </w:del>
    </w:p>
    <w:p w14:paraId="7EC1E36B" w14:textId="1E6EF2BD" w:rsidR="00103F3A" w:rsidDel="00605F8E" w:rsidRDefault="00103F3A">
      <w:pPr>
        <w:jc w:val="left"/>
        <w:rPr>
          <w:del w:id="1055" w:author="yukina minato" w:date="2025-09-07T11:46:00Z" w16du:dateUtc="2025-09-07T03:46:00Z"/>
        </w:rPr>
        <w:pPrChange w:id="1056" w:author="yukina minato" w:date="2025-09-07T11:46:00Z" w16du:dateUtc="2025-09-07T03:46:00Z">
          <w:pPr>
            <w:ind w:firstLineChars="200" w:firstLine="480"/>
            <w:jc w:val="left"/>
          </w:pPr>
        </w:pPrChange>
      </w:pPr>
      <w:r>
        <w:rPr>
          <w:rFonts w:hint="eastAsia"/>
        </w:rPr>
        <w:t>决策变量</w:t>
      </w:r>
      <w:r w:rsidRPr="00582409">
        <w:rPr>
          <w:rFonts w:hint="eastAsia"/>
          <w:position w:val="-20"/>
        </w:rPr>
        <w:object w:dxaOrig="2540" w:dyaOrig="520" w14:anchorId="1497CBB7">
          <v:shape id="_x0000_i1397" type="#_x0000_t75" style="width:126.75pt;height:26.25pt" o:ole="">
            <v:imagedata r:id="rId617" o:title=""/>
          </v:shape>
          <o:OLEObject Type="Embed" ProgID="Equation.DSMT4" ShapeID="_x0000_i1397" DrawAspect="Content" ObjectID="_1818781003" r:id="rId630"/>
        </w:object>
      </w:r>
      <w:r>
        <w:rPr>
          <w:rFonts w:hint="eastAsia"/>
        </w:rPr>
        <w:t>；</w:t>
      </w:r>
      <w:proofErr w:type="spellStart"/>
      <w:r>
        <w:rPr>
          <w:rFonts w:hint="eastAsia"/>
        </w:rPr>
        <w:t>s.t.</w:t>
      </w:r>
      <w:proofErr w:type="spellEnd"/>
      <w:r w:rsidRPr="00602029">
        <w:rPr>
          <w:position w:val="-14"/>
        </w:rPr>
        <w:object w:dxaOrig="1820" w:dyaOrig="380" w14:anchorId="27D2E4D0">
          <v:shape id="_x0000_i1398" type="#_x0000_t75" style="width:90.75pt;height:18.75pt" o:ole="">
            <v:imagedata r:id="rId330" o:title=""/>
          </v:shape>
          <o:OLEObject Type="Embed" ProgID="Equation.DSMT4" ShapeID="_x0000_i1398" DrawAspect="Content" ObjectID="_1818781004" r:id="rId631"/>
        </w:object>
      </w:r>
      <w:r>
        <w:rPr>
          <w:rFonts w:hint="eastAsia"/>
        </w:rPr>
        <w:t>；</w:t>
      </w:r>
    </w:p>
    <w:p w14:paraId="6F3E7428" w14:textId="63EB54BA" w:rsidR="00103F3A" w:rsidRDefault="00103F3A">
      <w:pPr>
        <w:jc w:val="left"/>
        <w:pPrChange w:id="1057" w:author="yukina minato" w:date="2025-09-07T11:46:00Z" w16du:dateUtc="2025-09-07T03:46:00Z">
          <w:pPr>
            <w:ind w:firstLineChars="200" w:firstLine="480"/>
            <w:jc w:val="left"/>
          </w:pPr>
        </w:pPrChange>
      </w:pPr>
      <w:r>
        <w:rPr>
          <w:rFonts w:hint="eastAsia"/>
        </w:rPr>
        <w:t>目标函数</w:t>
      </w:r>
      <w:r w:rsidRPr="00E36E43">
        <w:rPr>
          <w:rFonts w:hint="eastAsia"/>
          <w:position w:val="-14"/>
        </w:rPr>
        <w:object w:dxaOrig="1460" w:dyaOrig="400" w14:anchorId="60A0C252">
          <v:shape id="_x0000_i1399" type="#_x0000_t75" style="width:72.75pt;height:19.5pt" o:ole="">
            <v:imagedata r:id="rId632" o:title=""/>
          </v:shape>
          <o:OLEObject Type="Embed" ProgID="Equation.DSMT4" ShapeID="_x0000_i1399" DrawAspect="Content" ObjectID="_1818781005" r:id="rId633"/>
        </w:object>
      </w:r>
    </w:p>
    <w:p w14:paraId="791B95D9" w14:textId="04AE64AF" w:rsidR="00411877" w:rsidRDefault="00411877" w:rsidP="00411877">
      <w:pPr>
        <w:pStyle w:val="af3"/>
        <w:spacing w:line="360" w:lineRule="auto"/>
        <w:ind w:leftChars="100" w:left="240"/>
        <w:rPr>
          <w:rFonts w:ascii="宋体" w:eastAsia="宋体" w:hAnsi="宋体" w:hint="eastAsia"/>
        </w:rPr>
      </w:pPr>
      <w:r>
        <w:rPr>
          <w:rFonts w:hint="eastAsia"/>
        </w:rPr>
        <w:t>5.4.</w:t>
      </w:r>
      <w:r w:rsidR="0089313A">
        <w:rPr>
          <w:rFonts w:hint="eastAsia"/>
        </w:rPr>
        <w:t>2</w:t>
      </w:r>
      <w:r>
        <w:rPr>
          <w:rFonts w:hint="eastAsia"/>
        </w:rPr>
        <w:t>最优化</w:t>
      </w:r>
      <w:r>
        <w:rPr>
          <w:rFonts w:ascii="宋体" w:eastAsia="宋体" w:hAnsi="宋体" w:hint="eastAsia"/>
        </w:rPr>
        <w:t>模型</w:t>
      </w:r>
      <w:ins w:id="1058" w:author="yukina minato" w:date="2025-09-07T11:46:00Z" w16du:dateUtc="2025-09-07T03:46:00Z">
        <w:r w:rsidR="00605F8E" w:rsidRPr="00C3264E">
          <w:rPr>
            <w:position w:val="-6"/>
          </w:rPr>
          <w:object w:dxaOrig="700" w:dyaOrig="279" w14:anchorId="7F4B3E9F">
            <v:shape id="_x0000_i1400" type="#_x0000_t75" style="width:35.25pt;height:14.25pt" o:ole="">
              <v:imagedata r:id="rId529" o:title=""/>
            </v:shape>
            <o:OLEObject Type="Embed" ProgID="Equation.DSMT4" ShapeID="_x0000_i1400" DrawAspect="Content" ObjectID="_1818781006" r:id="rId634"/>
          </w:object>
        </w:r>
      </w:ins>
      <w:del w:id="1059" w:author="yukina minato" w:date="2025-09-07T11:46:00Z" w16du:dateUtc="2025-09-07T03:46:00Z">
        <w:r w:rsidRPr="00302535" w:rsidDel="00605F8E">
          <w:rPr>
            <w:rFonts w:hint="eastAsia"/>
          </w:rPr>
          <w:delText>G</w:delText>
        </w:r>
        <w:r w:rsidDel="00605F8E">
          <w:rPr>
            <w:rFonts w:hint="eastAsia"/>
          </w:rPr>
          <w:delText>A</w:delText>
        </w:r>
        <w:r w:rsidRPr="00302535" w:rsidDel="00605F8E">
          <w:rPr>
            <w:rFonts w:hint="eastAsia"/>
          </w:rPr>
          <w:delText>-3</w:delText>
        </w:r>
      </w:del>
      <w:r>
        <w:rPr>
          <w:rFonts w:ascii="宋体" w:eastAsia="宋体" w:hAnsi="宋体" w:hint="eastAsia"/>
        </w:rPr>
        <w:t>的</w:t>
      </w:r>
      <w:r w:rsidR="0089313A">
        <w:rPr>
          <w:rFonts w:ascii="宋体" w:eastAsia="宋体" w:hAnsi="宋体" w:hint="eastAsia"/>
        </w:rPr>
        <w:t>求解</w:t>
      </w:r>
    </w:p>
    <w:p w14:paraId="7C36EAF9" w14:textId="7388632F" w:rsidR="001C338D" w:rsidDel="0084350E" w:rsidRDefault="001C338D" w:rsidP="00C8579E">
      <w:pPr>
        <w:ind w:firstLineChars="200" w:firstLine="480"/>
        <w:jc w:val="both"/>
        <w:rPr>
          <w:ins w:id="1060" w:author="Noah Zheng" w:date="2025-09-07T13:16:00Z" w16du:dateUtc="2025-09-07T05:16:00Z"/>
          <w:del w:id="1061" w:author="yukina minato" w:date="2025-09-07T16:59:00Z" w16du:dateUtc="2025-09-07T08:59:00Z"/>
        </w:rPr>
      </w:pPr>
      <w:r>
        <w:rPr>
          <w:rFonts w:hint="eastAsia"/>
        </w:rPr>
        <w:t>第四问的求解沿用第二</w:t>
      </w:r>
      <w:proofErr w:type="gramStart"/>
      <w:r>
        <w:rPr>
          <w:rFonts w:hint="eastAsia"/>
        </w:rPr>
        <w:t>问建立</w:t>
      </w:r>
      <w:proofErr w:type="gramEnd"/>
      <w:r>
        <w:rPr>
          <w:rFonts w:hint="eastAsia"/>
        </w:rPr>
        <w:t>的遗传框架，基础步骤与算法流程均保持不变。下面只列出第四问遗传算法（</w:t>
      </w:r>
      <w:del w:id="1062" w:author="yukina minato" w:date="2025-09-07T11:46:00Z" w16du:dateUtc="2025-09-07T03:46:00Z">
        <w:r w:rsidDel="00605F8E">
          <w:rPr>
            <w:rFonts w:hint="eastAsia"/>
          </w:rPr>
          <w:delText>GA</w:delText>
        </w:r>
      </w:del>
      <w:ins w:id="1063" w:author="yukina minato" w:date="2025-09-07T11:46:00Z" w16du:dateUtc="2025-09-07T03:46:00Z">
        <w:r w:rsidR="00605F8E" w:rsidRPr="00DE619A">
          <w:rPr>
            <w:position w:val="-6"/>
          </w:rPr>
          <w:object w:dxaOrig="380" w:dyaOrig="279" w14:anchorId="48FAF77D">
            <v:shape id="_x0000_i1401" type="#_x0000_t75" style="width:18.75pt;height:14.25pt" o:ole="">
              <v:imagedata r:id="rId635" o:title=""/>
            </v:shape>
            <o:OLEObject Type="Embed" ProgID="Equation.DSMT4" ShapeID="_x0000_i1401" DrawAspect="Content" ObjectID="_1818781007" r:id="rId636"/>
          </w:object>
        </w:r>
      </w:ins>
      <w:r>
        <w:rPr>
          <w:rFonts w:hint="eastAsia"/>
        </w:rPr>
        <w:t>）与第二问中不同的关键参数和基本要点。</w:t>
      </w:r>
    </w:p>
    <w:p w14:paraId="1FF226F3" w14:textId="77777777" w:rsidR="0031408E" w:rsidRDefault="0031408E" w:rsidP="0084350E">
      <w:pPr>
        <w:ind w:firstLineChars="200" w:firstLine="480"/>
        <w:jc w:val="both"/>
        <w:rPr>
          <w:rFonts w:hint="eastAsia"/>
        </w:rPr>
      </w:pPr>
    </w:p>
    <w:p w14:paraId="2FEBB690" w14:textId="2E828518" w:rsidR="0031408E" w:rsidRPr="00C3264E" w:rsidDel="0084350E" w:rsidRDefault="00605F8E" w:rsidP="0031408E">
      <w:pPr>
        <w:keepNext/>
        <w:keepLines/>
        <w:rPr>
          <w:ins w:id="1064" w:author="Noah Zheng" w:date="2025-09-07T13:16:00Z" w16du:dateUtc="2025-09-07T05:16:00Z"/>
          <w:del w:id="1065" w:author="yukina minato" w:date="2025-09-07T16:59:00Z" w16du:dateUtc="2025-09-07T08:59:00Z"/>
        </w:rPr>
      </w:pPr>
      <w:ins w:id="1066" w:author="yukina minato" w:date="2025-09-07T11:47:00Z" w16du:dateUtc="2025-09-07T03:47:00Z">
        <w:r w:rsidRPr="0031408E">
          <w:rPr>
            <w:rFonts w:eastAsia="宋体" w:hint="eastAsia"/>
            <w:sz w:val="21"/>
            <w:szCs w:val="18"/>
            <w:rPrChange w:id="1067" w:author="Noah Zheng" w:date="2025-09-07T13:17:00Z" w16du:dateUtc="2025-09-07T05:17:00Z">
              <w:rPr>
                <w:rFonts w:eastAsia="宋体" w:hint="eastAsia"/>
                <w:sz w:val="21"/>
                <w:szCs w:val="18"/>
                <w:highlight w:val="yellow"/>
              </w:rPr>
            </w:rPrChange>
          </w:rPr>
          <w:t>表</w:t>
        </w:r>
        <w:r w:rsidRPr="0031408E">
          <w:rPr>
            <w:rFonts w:eastAsia="宋体"/>
            <w:sz w:val="21"/>
            <w:szCs w:val="18"/>
            <w:rPrChange w:id="1068" w:author="Noah Zheng" w:date="2025-09-07T13:17:00Z" w16du:dateUtc="2025-09-07T05:17:00Z">
              <w:rPr>
                <w:rFonts w:eastAsia="宋体"/>
                <w:sz w:val="21"/>
                <w:szCs w:val="18"/>
                <w:highlight w:val="yellow"/>
              </w:rPr>
            </w:rPrChange>
          </w:rPr>
          <w:t xml:space="preserve">3 </w:t>
        </w:r>
        <w:del w:id="1069" w:author="Noah Zheng" w:date="2025-09-07T13:16:00Z" w16du:dateUtc="2025-09-07T05:16:00Z">
          <w:r w:rsidRPr="00C8579E" w:rsidDel="0031408E">
            <w:rPr>
              <w:rFonts w:eastAsia="宋体" w:hint="eastAsia"/>
              <w:sz w:val="21"/>
              <w:szCs w:val="18"/>
              <w:highlight w:val="yellow"/>
            </w:rPr>
            <w:delText>模型</w:delText>
          </w:r>
        </w:del>
      </w:ins>
      <w:ins w:id="1070" w:author="yukina minato" w:date="2025-09-07T11:47:00Z" w16du:dateUtc="2025-09-07T03:47:00Z">
        <w:del w:id="1071" w:author="Noah Zheng" w:date="2025-09-07T13:16:00Z" w16du:dateUtc="2025-09-07T05:16:00Z">
          <w:r w:rsidRPr="004E6A00" w:rsidDel="0031408E">
            <w:rPr>
              <w:rFonts w:eastAsia="宋体"/>
              <w:position w:val="-6"/>
              <w:sz w:val="21"/>
              <w:szCs w:val="18"/>
              <w:highlight w:val="yellow"/>
            </w:rPr>
            <w:object w:dxaOrig="720" w:dyaOrig="279" w14:anchorId="2791E9C2">
              <v:shape id="_x0000_i1402" type="#_x0000_t75" style="width:36pt;height:14.25pt" o:ole="">
                <v:imagedata r:id="rId637" o:title=""/>
              </v:shape>
              <o:OLEObject Type="Embed" ProgID="Equation.DSMT4" ShapeID="_x0000_i1402" DrawAspect="Content" ObjectID="_1818781008" r:id="rId638"/>
            </w:object>
          </w:r>
        </w:del>
      </w:ins>
      <w:ins w:id="1072" w:author="Noah Zheng" w:date="2025-09-07T13:16:00Z" w16du:dateUtc="2025-09-07T05:16:00Z">
        <w:r w:rsidR="0031408E" w:rsidRPr="00302535">
          <w:rPr>
            <w:rFonts w:eastAsia="宋体" w:hint="eastAsia"/>
            <w:sz w:val="21"/>
            <w:szCs w:val="18"/>
          </w:rPr>
          <w:t>模型</w:t>
        </w:r>
      </w:ins>
      <w:ins w:id="1073" w:author="Noah Zheng" w:date="2025-09-07T13:16:00Z" w16du:dateUtc="2025-09-07T05:16:00Z">
        <w:r w:rsidR="0031408E" w:rsidRPr="00302535">
          <w:rPr>
            <w:rFonts w:eastAsia="宋体"/>
            <w:position w:val="-6"/>
            <w:sz w:val="21"/>
            <w:szCs w:val="18"/>
          </w:rPr>
          <w:object w:dxaOrig="720" w:dyaOrig="279" w14:anchorId="0A531224">
            <v:shape id="_x0000_i1403" type="#_x0000_t75" style="width:36pt;height:14.25pt" o:ole="">
              <v:imagedata r:id="rId639" o:title=""/>
            </v:shape>
            <o:OLEObject Type="Embed" ProgID="Equation.DSMT4" ShapeID="_x0000_i1403" DrawAspect="Content" ObjectID="_1818781009" r:id="rId640"/>
          </w:object>
        </w:r>
      </w:ins>
      <w:ins w:id="1074" w:author="Noah Zheng" w:date="2025-09-07T13:16:00Z" w16du:dateUtc="2025-09-07T05:16:00Z">
        <w:r w:rsidR="0031408E" w:rsidRPr="00302535">
          <w:rPr>
            <w:rFonts w:eastAsia="宋体" w:hint="eastAsia"/>
            <w:sz w:val="21"/>
            <w:szCs w:val="18"/>
          </w:rPr>
          <w:t>的相关参数和实数编码对象</w:t>
        </w:r>
      </w:ins>
    </w:p>
    <w:p w14:paraId="61E15A86" w14:textId="03870C6C" w:rsidR="001C338D" w:rsidRDefault="00605F8E" w:rsidP="0084350E">
      <w:pPr>
        <w:keepNext/>
        <w:keepLines/>
        <w:rPr>
          <w:rFonts w:hint="eastAsia"/>
        </w:rPr>
        <w:pPrChange w:id="1075" w:author="yukina minato" w:date="2025-09-07T16:59:00Z" w16du:dateUtc="2025-09-07T08:59:00Z">
          <w:pPr>
            <w:jc w:val="both"/>
          </w:pPr>
        </w:pPrChange>
      </w:pPr>
      <w:ins w:id="1076" w:author="yukina minato" w:date="2025-09-07T11:47:00Z" w16du:dateUtc="2025-09-07T03:47:00Z">
        <w:del w:id="1077" w:author="Noah Zheng" w:date="2025-09-07T13:16:00Z" w16du:dateUtc="2025-09-07T05:16:00Z">
          <w:r w:rsidRPr="00C8579E" w:rsidDel="0031408E">
            <w:rPr>
              <w:rFonts w:eastAsia="宋体" w:hint="eastAsia"/>
              <w:sz w:val="21"/>
              <w:szCs w:val="18"/>
              <w:highlight w:val="yellow"/>
            </w:rPr>
            <w:delText>求解相关</w:delText>
          </w:r>
          <w:r w:rsidDel="0031408E">
            <w:rPr>
              <w:rFonts w:eastAsia="宋体" w:hint="eastAsia"/>
              <w:sz w:val="21"/>
              <w:szCs w:val="18"/>
              <w:highlight w:val="yellow"/>
            </w:rPr>
            <w:delText>参数</w:delText>
          </w:r>
        </w:del>
      </w:ins>
    </w:p>
    <w:tbl>
      <w:tblPr>
        <w:tblStyle w:val="af1"/>
        <w:tblW w:w="0" w:type="auto"/>
        <w:tblLayout w:type="fixed"/>
        <w:tblLook w:val="04A0" w:firstRow="1" w:lastRow="0" w:firstColumn="1" w:lastColumn="0" w:noHBand="0" w:noVBand="1"/>
        <w:tblPrChange w:id="1078" w:author="yukina minato" w:date="2025-09-07T16:59:00Z" w16du:dateUtc="2025-09-07T08:59:00Z">
          <w:tblPr>
            <w:tblStyle w:val="12"/>
            <w:tblW w:w="0" w:type="auto"/>
            <w:jc w:val="center"/>
            <w:tblLayout w:type="fixed"/>
            <w:tblLook w:val="04A0" w:firstRow="1" w:lastRow="0" w:firstColumn="1" w:lastColumn="0" w:noHBand="0" w:noVBand="1"/>
          </w:tblPr>
        </w:tblPrChange>
      </w:tblPr>
      <w:tblGrid>
        <w:gridCol w:w="2778"/>
        <w:gridCol w:w="2778"/>
        <w:tblGridChange w:id="1079">
          <w:tblGrid>
            <w:gridCol w:w="5"/>
            <w:gridCol w:w="2773"/>
            <w:gridCol w:w="5"/>
            <w:gridCol w:w="2773"/>
            <w:gridCol w:w="5"/>
          </w:tblGrid>
        </w:tblGridChange>
      </w:tblGrid>
      <w:tr w:rsidR="001C338D" w:rsidRPr="0084350E" w14:paraId="2FBFC631" w14:textId="77777777" w:rsidTr="0084350E">
        <w:trPr>
          <w:cnfStyle w:val="100000000000" w:firstRow="1" w:lastRow="0" w:firstColumn="0" w:lastColumn="0" w:oddVBand="0" w:evenVBand="0" w:oddHBand="0" w:evenHBand="0" w:firstRowFirstColumn="0" w:firstRowLastColumn="0" w:lastRowFirstColumn="0" w:lastRowLastColumn="0"/>
          <w:trPrChange w:id="1080" w:author="yukina minato" w:date="2025-09-07T16:59:00Z" w16du:dateUtc="2025-09-07T08:59:00Z">
            <w:trPr>
              <w:gridBefore w:val="1"/>
              <w:jc w:val="center"/>
            </w:trPr>
          </w:trPrChange>
        </w:trPr>
        <w:tc>
          <w:tcPr>
            <w:tcW w:w="2778" w:type="dxa"/>
            <w:tcPrChange w:id="1081" w:author="yukina minato" w:date="2025-09-07T16:59:00Z" w16du:dateUtc="2025-09-07T08:59:00Z">
              <w:tcPr>
                <w:tcW w:w="2778" w:type="dxa"/>
                <w:gridSpan w:val="2"/>
              </w:tcPr>
            </w:tcPrChange>
          </w:tcPr>
          <w:p w14:paraId="1D5AC17D" w14:textId="77777777" w:rsidR="001C338D" w:rsidRPr="0084350E" w:rsidRDefault="001C338D" w:rsidP="00605F8E">
            <w:pPr>
              <w:keepNext/>
              <w:keepLines/>
              <w:spacing w:before="120" w:after="120"/>
              <w:cnfStyle w:val="100000000000" w:firstRow="1" w:lastRow="0" w:firstColumn="0" w:lastColumn="0" w:oddVBand="0" w:evenVBand="0" w:oddHBand="0" w:evenHBand="0" w:firstRowFirstColumn="0" w:firstRowLastColumn="0" w:lastRowFirstColumn="0" w:lastRowLastColumn="0"/>
              <w:rPr>
                <w:b/>
                <w:bCs/>
                <w:rPrChange w:id="1082" w:author="yukina minato" w:date="2025-09-07T16:59:00Z" w16du:dateUtc="2025-09-07T08:59:00Z">
                  <w:rPr/>
                </w:rPrChange>
              </w:rPr>
            </w:pPr>
            <w:r w:rsidRPr="0084350E">
              <w:rPr>
                <w:rFonts w:hint="eastAsia"/>
                <w:b/>
                <w:bCs/>
                <w:rPrChange w:id="1083" w:author="yukina minato" w:date="2025-09-07T16:59:00Z" w16du:dateUtc="2025-09-07T08:59:00Z">
                  <w:rPr>
                    <w:rFonts w:hint="eastAsia"/>
                  </w:rPr>
                </w:rPrChange>
              </w:rPr>
              <w:t>实数编码对象</w:t>
            </w:r>
          </w:p>
        </w:tc>
        <w:tc>
          <w:tcPr>
            <w:tcW w:w="2778" w:type="dxa"/>
            <w:tcPrChange w:id="1084" w:author="yukina minato" w:date="2025-09-07T16:59:00Z" w16du:dateUtc="2025-09-07T08:59:00Z">
              <w:tcPr>
                <w:tcW w:w="2778" w:type="dxa"/>
                <w:gridSpan w:val="2"/>
              </w:tcPr>
            </w:tcPrChange>
          </w:tcPr>
          <w:p w14:paraId="3DBDA716" w14:textId="7FE08253" w:rsidR="001C338D" w:rsidRPr="0084350E" w:rsidRDefault="001C338D" w:rsidP="00605F8E">
            <w:pPr>
              <w:keepNext/>
              <w:keepLines/>
              <w:spacing w:before="120" w:after="120"/>
              <w:cnfStyle w:val="100000000000" w:firstRow="1" w:lastRow="0" w:firstColumn="0" w:lastColumn="0" w:oddVBand="0" w:evenVBand="0" w:oddHBand="0" w:evenHBand="0" w:firstRowFirstColumn="0" w:firstRowLastColumn="0" w:lastRowFirstColumn="0" w:lastRowLastColumn="0"/>
              <w:rPr>
                <w:b/>
                <w:bCs/>
                <w:rPrChange w:id="1085" w:author="yukina minato" w:date="2025-09-07T16:59:00Z" w16du:dateUtc="2025-09-07T08:59:00Z">
                  <w:rPr/>
                </w:rPrChange>
              </w:rPr>
            </w:pPr>
            <w:r w:rsidRPr="0084350E">
              <w:rPr>
                <w:rFonts w:hint="eastAsia"/>
                <w:b/>
                <w:bCs/>
                <w:rPrChange w:id="1086" w:author="yukina minato" w:date="2025-09-07T16:59:00Z" w16du:dateUtc="2025-09-07T08:59:00Z">
                  <w:rPr>
                    <w:rFonts w:hint="eastAsia"/>
                  </w:rPr>
                </w:rPrChange>
              </w:rPr>
              <w:t>目标函数</w:t>
            </w:r>
            <w:r w:rsidRPr="0084350E">
              <w:rPr>
                <w:b/>
                <w:bCs/>
                <w:position w:val="-12"/>
                <w:rPrChange w:id="1087" w:author="yukina minato" w:date="2025-09-07T16:59:00Z" w16du:dateUtc="2025-09-07T08:59:00Z">
                  <w:rPr>
                    <w:position w:val="-12"/>
                  </w:rPr>
                </w:rPrChange>
              </w:rPr>
              <w:object w:dxaOrig="279" w:dyaOrig="360" w14:anchorId="1BE00545">
                <v:shape id="_x0000_i1404" type="#_x0000_t75" style="width:14.25pt;height:18pt" o:ole="">
                  <v:imagedata r:id="rId641" o:title=""/>
                </v:shape>
                <o:OLEObject Type="Embed" ProgID="Equation.DSMT4" ShapeID="_x0000_i1404" DrawAspect="Content" ObjectID="_1818781010" r:id="rId642"/>
              </w:object>
            </w:r>
            <w:r w:rsidRPr="0084350E">
              <w:rPr>
                <w:rFonts w:hint="eastAsia"/>
                <w:b/>
                <w:bCs/>
                <w:rPrChange w:id="1088" w:author="yukina minato" w:date="2025-09-07T16:59:00Z" w16du:dateUtc="2025-09-07T08:59:00Z">
                  <w:rPr>
                    <w:rFonts w:hint="eastAsia"/>
                  </w:rPr>
                </w:rPrChange>
              </w:rPr>
              <w:t>决策变量</w:t>
            </w:r>
          </w:p>
        </w:tc>
      </w:tr>
      <w:tr w:rsidR="001C338D" w:rsidRPr="00302535" w14:paraId="674D3B0A" w14:textId="77777777" w:rsidTr="0084350E">
        <w:trPr>
          <w:trPrChange w:id="1089" w:author="yukina minato" w:date="2025-09-07T16:59:00Z" w16du:dateUtc="2025-09-07T08:59:00Z">
            <w:trPr>
              <w:gridBefore w:val="1"/>
              <w:jc w:val="center"/>
            </w:trPr>
          </w:trPrChange>
        </w:trPr>
        <w:tc>
          <w:tcPr>
            <w:tcW w:w="2778" w:type="dxa"/>
            <w:tcPrChange w:id="1090" w:author="yukina minato" w:date="2025-09-07T16:59:00Z" w16du:dateUtc="2025-09-07T08:59:00Z">
              <w:tcPr>
                <w:tcW w:w="2778" w:type="dxa"/>
                <w:gridSpan w:val="2"/>
              </w:tcPr>
            </w:tcPrChange>
          </w:tcPr>
          <w:p w14:paraId="6B231F6A" w14:textId="77777777" w:rsidR="001C338D" w:rsidRPr="00302535" w:rsidRDefault="001C338D" w:rsidP="00605F8E">
            <w:pPr>
              <w:keepNext/>
              <w:keepLines/>
              <w:spacing w:before="120" w:after="120"/>
              <w:rPr>
                <w:b/>
                <w:bCs/>
              </w:rPr>
            </w:pPr>
            <w:r>
              <w:rPr>
                <w:rFonts w:hint="eastAsia"/>
              </w:rPr>
              <w:t>种群数目</w:t>
            </w:r>
          </w:p>
        </w:tc>
        <w:tc>
          <w:tcPr>
            <w:tcW w:w="2778" w:type="dxa"/>
            <w:tcPrChange w:id="1091" w:author="yukina minato" w:date="2025-09-07T16:59:00Z" w16du:dateUtc="2025-09-07T08:59:00Z">
              <w:tcPr>
                <w:tcW w:w="2778" w:type="dxa"/>
                <w:gridSpan w:val="2"/>
              </w:tcPr>
            </w:tcPrChange>
          </w:tcPr>
          <w:p w14:paraId="3D7908A3" w14:textId="16C39EE1" w:rsidR="001C338D" w:rsidRPr="00302535" w:rsidRDefault="001C338D" w:rsidP="00605F8E">
            <w:pPr>
              <w:keepNext/>
              <w:keepLines/>
              <w:spacing w:before="120" w:after="120"/>
              <w:rPr>
                <w:bCs/>
              </w:rPr>
            </w:pPr>
            <w:r>
              <w:rPr>
                <w:rFonts w:hint="eastAsia"/>
                <w:bCs/>
              </w:rPr>
              <w:t>900</w:t>
            </w:r>
          </w:p>
        </w:tc>
      </w:tr>
      <w:tr w:rsidR="001C338D" w:rsidRPr="004F7724" w14:paraId="27AE3751" w14:textId="77777777" w:rsidTr="0084350E">
        <w:trPr>
          <w:trPrChange w:id="1092" w:author="yukina minato" w:date="2025-09-07T16:59:00Z" w16du:dateUtc="2025-09-07T08:59:00Z">
            <w:trPr>
              <w:gridBefore w:val="1"/>
              <w:jc w:val="center"/>
            </w:trPr>
          </w:trPrChange>
        </w:trPr>
        <w:tc>
          <w:tcPr>
            <w:tcW w:w="2778" w:type="dxa"/>
            <w:tcPrChange w:id="1093" w:author="yukina minato" w:date="2025-09-07T16:59:00Z" w16du:dateUtc="2025-09-07T08:59:00Z">
              <w:tcPr>
                <w:tcW w:w="2778" w:type="dxa"/>
                <w:gridSpan w:val="2"/>
              </w:tcPr>
            </w:tcPrChange>
          </w:tcPr>
          <w:p w14:paraId="18DEE911" w14:textId="77777777" w:rsidR="001C338D" w:rsidRPr="00302535" w:rsidRDefault="001C338D" w:rsidP="00605F8E">
            <w:pPr>
              <w:keepNext/>
              <w:keepLines/>
              <w:spacing w:before="120" w:after="120"/>
              <w:rPr>
                <w:b/>
                <w:bCs/>
              </w:rPr>
            </w:pPr>
            <w:r>
              <w:rPr>
                <w:rFonts w:hint="eastAsia"/>
              </w:rPr>
              <w:t>迭代次数</w:t>
            </w:r>
          </w:p>
        </w:tc>
        <w:tc>
          <w:tcPr>
            <w:tcW w:w="2778" w:type="dxa"/>
            <w:tcPrChange w:id="1094" w:author="yukina minato" w:date="2025-09-07T16:59:00Z" w16du:dateUtc="2025-09-07T08:59:00Z">
              <w:tcPr>
                <w:tcW w:w="2778" w:type="dxa"/>
                <w:gridSpan w:val="2"/>
              </w:tcPr>
            </w:tcPrChange>
          </w:tcPr>
          <w:p w14:paraId="3AA0035F" w14:textId="77777777" w:rsidR="001C338D" w:rsidRPr="004F7724" w:rsidRDefault="001C338D" w:rsidP="00605F8E">
            <w:pPr>
              <w:keepNext/>
              <w:keepLines/>
              <w:spacing w:before="120" w:after="120"/>
            </w:pPr>
            <w:r>
              <w:rPr>
                <w:rFonts w:hint="eastAsia"/>
              </w:rPr>
              <w:t>350</w:t>
            </w:r>
          </w:p>
        </w:tc>
      </w:tr>
      <w:tr w:rsidR="001C338D" w:rsidRPr="004F7724" w14:paraId="7FD61953" w14:textId="77777777" w:rsidTr="0084350E">
        <w:trPr>
          <w:trPrChange w:id="1095" w:author="yukina minato" w:date="2025-09-07T16:59:00Z" w16du:dateUtc="2025-09-07T08:59:00Z">
            <w:trPr>
              <w:gridBefore w:val="1"/>
              <w:jc w:val="center"/>
            </w:trPr>
          </w:trPrChange>
        </w:trPr>
        <w:tc>
          <w:tcPr>
            <w:tcW w:w="2778" w:type="dxa"/>
            <w:tcPrChange w:id="1096" w:author="yukina minato" w:date="2025-09-07T16:59:00Z" w16du:dateUtc="2025-09-07T08:59:00Z">
              <w:tcPr>
                <w:tcW w:w="2778" w:type="dxa"/>
                <w:gridSpan w:val="2"/>
              </w:tcPr>
            </w:tcPrChange>
          </w:tcPr>
          <w:p w14:paraId="618CF62A" w14:textId="77777777" w:rsidR="001C338D" w:rsidRPr="00302535" w:rsidRDefault="001C338D" w:rsidP="00605F8E">
            <w:pPr>
              <w:keepNext/>
              <w:keepLines/>
              <w:spacing w:before="120" w:after="120"/>
              <w:rPr>
                <w:b/>
                <w:bCs/>
              </w:rPr>
            </w:pPr>
            <w:r>
              <w:rPr>
                <w:rFonts w:hint="eastAsia"/>
              </w:rPr>
              <w:t>线性交叉指数</w:t>
            </w:r>
          </w:p>
        </w:tc>
        <w:tc>
          <w:tcPr>
            <w:tcW w:w="2778" w:type="dxa"/>
            <w:tcPrChange w:id="1097" w:author="yukina minato" w:date="2025-09-07T16:59:00Z" w16du:dateUtc="2025-09-07T08:59:00Z">
              <w:tcPr>
                <w:tcW w:w="2778" w:type="dxa"/>
                <w:gridSpan w:val="2"/>
              </w:tcPr>
            </w:tcPrChange>
          </w:tcPr>
          <w:p w14:paraId="77CC9DFE" w14:textId="48ABFB1A" w:rsidR="001C338D" w:rsidRPr="004F7724" w:rsidRDefault="001C338D" w:rsidP="00605F8E">
            <w:pPr>
              <w:keepNext/>
              <w:keepLines/>
              <w:spacing w:before="120" w:after="120"/>
            </w:pPr>
            <w:r>
              <w:rPr>
                <w:rFonts w:hint="eastAsia"/>
              </w:rPr>
              <w:t>0.80</w:t>
            </w:r>
          </w:p>
        </w:tc>
      </w:tr>
      <w:tr w:rsidR="001C338D" w:rsidRPr="004F7724" w14:paraId="3881B457" w14:textId="77777777" w:rsidTr="0084350E">
        <w:trPr>
          <w:trPrChange w:id="1098" w:author="yukina minato" w:date="2025-09-07T16:59:00Z" w16du:dateUtc="2025-09-07T08:59:00Z">
            <w:trPr>
              <w:gridBefore w:val="1"/>
              <w:jc w:val="center"/>
            </w:trPr>
          </w:trPrChange>
        </w:trPr>
        <w:tc>
          <w:tcPr>
            <w:tcW w:w="2778" w:type="dxa"/>
            <w:tcPrChange w:id="1099" w:author="yukina minato" w:date="2025-09-07T16:59:00Z" w16du:dateUtc="2025-09-07T08:59:00Z">
              <w:tcPr>
                <w:tcW w:w="2778" w:type="dxa"/>
                <w:gridSpan w:val="2"/>
              </w:tcPr>
            </w:tcPrChange>
          </w:tcPr>
          <w:p w14:paraId="53966F53" w14:textId="77777777" w:rsidR="001C338D" w:rsidRPr="00302535" w:rsidRDefault="001C338D" w:rsidP="00605F8E">
            <w:pPr>
              <w:keepNext/>
              <w:keepLines/>
              <w:spacing w:before="120" w:after="120"/>
              <w:rPr>
                <w:b/>
                <w:bCs/>
              </w:rPr>
            </w:pPr>
            <w:r>
              <w:rPr>
                <w:rFonts w:hint="eastAsia"/>
              </w:rPr>
              <w:t>基因变异概率</w:t>
            </w:r>
          </w:p>
        </w:tc>
        <w:tc>
          <w:tcPr>
            <w:tcW w:w="2778" w:type="dxa"/>
            <w:tcPrChange w:id="1100" w:author="yukina minato" w:date="2025-09-07T16:59:00Z" w16du:dateUtc="2025-09-07T08:59:00Z">
              <w:tcPr>
                <w:tcW w:w="2778" w:type="dxa"/>
                <w:gridSpan w:val="2"/>
              </w:tcPr>
            </w:tcPrChange>
          </w:tcPr>
          <w:p w14:paraId="4D39ABD4" w14:textId="52E25A5A" w:rsidR="001C338D" w:rsidRPr="004F7724" w:rsidRDefault="001C338D" w:rsidP="00605F8E">
            <w:pPr>
              <w:keepNext/>
              <w:keepLines/>
              <w:spacing w:before="120" w:after="120"/>
            </w:pPr>
            <w:r>
              <w:rPr>
                <w:rFonts w:hint="eastAsia"/>
              </w:rPr>
              <w:t>0.25</w:t>
            </w:r>
          </w:p>
        </w:tc>
      </w:tr>
    </w:tbl>
    <w:p w14:paraId="63B41233" w14:textId="77777777" w:rsidR="00F8289C" w:rsidRPr="007E6862" w:rsidRDefault="00F8289C">
      <w:pPr>
        <w:pPrChange w:id="1101" w:author="yukina minato" w:date="2025-09-07T11:48:00Z" w16du:dateUtc="2025-09-07T03:48:00Z">
          <w:pPr>
            <w:jc w:val="both"/>
          </w:pPr>
        </w:pPrChange>
      </w:pPr>
    </w:p>
    <w:p w14:paraId="0E2B1CE6" w14:textId="2F382E9A" w:rsidR="00F8289C" w:rsidRDefault="00F8289C" w:rsidP="00F8289C">
      <w:pPr>
        <w:pStyle w:val="af"/>
        <w:spacing w:line="360" w:lineRule="auto"/>
      </w:pPr>
      <w:r>
        <w:rPr>
          <w:rFonts w:hint="eastAsia"/>
        </w:rPr>
        <w:t xml:space="preserve">5.5 </w:t>
      </w:r>
      <w:r>
        <w:t>问题</w:t>
      </w:r>
      <w:r w:rsidR="00103F3A">
        <w:rPr>
          <w:rFonts w:hint="eastAsia"/>
        </w:rPr>
        <w:t>五</w:t>
      </w:r>
      <w:r>
        <w:t>模型的建立与求解</w:t>
      </w:r>
    </w:p>
    <w:p w14:paraId="79DCB86F" w14:textId="52FD88CC" w:rsidR="004562BC" w:rsidRDefault="00F8289C" w:rsidP="004562BC">
      <w:pPr>
        <w:pStyle w:val="af3"/>
        <w:spacing w:line="360" w:lineRule="auto"/>
        <w:ind w:leftChars="100" w:left="240"/>
        <w:rPr>
          <w:rFonts w:ascii="宋体" w:eastAsia="宋体" w:hAnsi="宋体" w:hint="eastAsia"/>
        </w:rPr>
      </w:pPr>
      <w:r>
        <w:rPr>
          <w:rFonts w:hint="eastAsia"/>
        </w:rPr>
        <w:t>5.5.1</w:t>
      </w:r>
      <w:r w:rsidR="00411877">
        <w:rPr>
          <w:rFonts w:hint="eastAsia"/>
        </w:rPr>
        <w:t>最优化</w:t>
      </w:r>
      <w:r>
        <w:rPr>
          <w:rFonts w:ascii="宋体" w:eastAsia="宋体" w:hAnsi="宋体" w:hint="eastAsia"/>
        </w:rPr>
        <w:t>模型</w:t>
      </w:r>
      <w:ins w:id="1102" w:author="yukina minato" w:date="2025-09-07T11:46:00Z" w16du:dateUtc="2025-09-07T03:46:00Z">
        <w:r w:rsidR="00605F8E" w:rsidRPr="00C3264E">
          <w:rPr>
            <w:position w:val="-6"/>
          </w:rPr>
          <w:object w:dxaOrig="700" w:dyaOrig="279" w14:anchorId="0D622602">
            <v:shape id="_x0000_i1405" type="#_x0000_t75" style="width:35.25pt;height:14.25pt" o:ole="">
              <v:imagedata r:id="rId643" o:title=""/>
            </v:shape>
            <o:OLEObject Type="Embed" ProgID="Equation.DSMT4" ShapeID="_x0000_i1405" DrawAspect="Content" ObjectID="_1818781011" r:id="rId644"/>
          </w:object>
        </w:r>
      </w:ins>
      <w:del w:id="1103" w:author="yukina minato" w:date="2025-09-07T11:46:00Z" w16du:dateUtc="2025-09-07T03:46:00Z">
        <w:r w:rsidR="00411877" w:rsidRPr="00C8579E" w:rsidDel="00605F8E">
          <w:rPr>
            <w:rFonts w:hint="eastAsia"/>
          </w:rPr>
          <w:delText>GA-4</w:delText>
        </w:r>
      </w:del>
      <w:r>
        <w:rPr>
          <w:rFonts w:ascii="宋体" w:eastAsia="宋体" w:hAnsi="宋体" w:hint="eastAsia"/>
        </w:rPr>
        <w:t>的建立</w:t>
      </w:r>
    </w:p>
    <w:p w14:paraId="661ADF49" w14:textId="7A1B0D33" w:rsidR="00AB26FB" w:rsidRDefault="00AB26FB" w:rsidP="00AB26FB">
      <w:pPr>
        <w:ind w:firstLine="480"/>
        <w:jc w:val="left"/>
        <w:rPr>
          <w:rFonts w:eastAsiaTheme="majorEastAsia"/>
          <w:b/>
          <w:bCs/>
          <w:kern w:val="44"/>
          <w:szCs w:val="44"/>
        </w:rPr>
      </w:pPr>
      <w:r>
        <w:rPr>
          <w:rFonts w:hint="eastAsia"/>
        </w:rPr>
        <w:t>首先，根据题意建立</w:t>
      </w:r>
      <w:r w:rsidRPr="004A6B29">
        <w:rPr>
          <w:rFonts w:ascii="宋体" w:eastAsia="宋体" w:hAnsi="宋体" w:hint="eastAsia"/>
          <w:szCs w:val="24"/>
        </w:rPr>
        <w:t>导弹</w:t>
      </w:r>
      <w:r w:rsidRPr="00C8579E">
        <w:rPr>
          <w:rFonts w:ascii="宋体" w:eastAsia="宋体" w:hAnsi="宋体" w:hint="eastAsia"/>
          <w:position w:val="-6"/>
          <w:szCs w:val="24"/>
        </w:rPr>
        <w:object w:dxaOrig="360" w:dyaOrig="279" w14:anchorId="412D5519">
          <v:shape id="_x0000_i1406" type="#_x0000_t75" style="width:18pt;height:13.5pt" o:ole="">
            <v:imagedata r:id="rId645" o:title=""/>
          </v:shape>
          <o:OLEObject Type="Embed" ProgID="Equation.DSMT4" ShapeID="_x0000_i1406" DrawAspect="Content" ObjectID="_1818781012" r:id="rId646"/>
        </w:object>
      </w:r>
      <w:r w:rsidRPr="004A6B29">
        <w:rPr>
          <w:rFonts w:ascii="宋体" w:eastAsia="宋体" w:hAnsi="宋体" w:hint="eastAsia"/>
          <w:szCs w:val="24"/>
        </w:rPr>
        <w:t>的轨迹参数方程</w:t>
      </w:r>
      <w:r>
        <w:rPr>
          <w:rFonts w:ascii="宋体" w:eastAsia="宋体" w:hAnsi="宋体" w:hint="eastAsia"/>
          <w:szCs w:val="24"/>
        </w:rPr>
        <w:t>和</w:t>
      </w:r>
      <w:r w:rsidRPr="004A6B29">
        <w:rPr>
          <w:rFonts w:ascii="宋体" w:eastAsia="宋体" w:hAnsi="宋体" w:hint="eastAsia"/>
          <w:szCs w:val="24"/>
        </w:rPr>
        <w:t>无人机</w:t>
      </w:r>
      <w:r w:rsidRPr="00302535">
        <w:rPr>
          <w:rFonts w:ascii="宋体" w:eastAsia="宋体" w:hAnsi="宋体" w:hint="eastAsia"/>
          <w:position w:val="-10"/>
          <w:szCs w:val="24"/>
        </w:rPr>
        <w:object w:dxaOrig="440" w:dyaOrig="320" w14:anchorId="03267C79">
          <v:shape id="_x0000_i1407" type="#_x0000_t75" style="width:21.75pt;height:17.25pt" o:ole="">
            <v:imagedata r:id="rId532" o:title=""/>
          </v:shape>
          <o:OLEObject Type="Embed" ProgID="Equation.DSMT4" ShapeID="_x0000_i1407" DrawAspect="Content" ObjectID="_1818781013" r:id="rId647"/>
        </w:object>
      </w:r>
      <w:proofErr w:type="gramStart"/>
      <w:r w:rsidRPr="004A6B29">
        <w:rPr>
          <w:rFonts w:ascii="宋体" w:eastAsia="宋体" w:hAnsi="宋体" w:hint="eastAsia"/>
          <w:szCs w:val="24"/>
        </w:rPr>
        <w:t>投放第</w:t>
      </w:r>
      <w:proofErr w:type="gramEnd"/>
      <w:r w:rsidRPr="00C8579E">
        <w:rPr>
          <w:rFonts w:ascii="宋体" w:eastAsia="宋体" w:hAnsi="宋体" w:hint="eastAsia"/>
          <w:position w:val="-6"/>
          <w:szCs w:val="24"/>
        </w:rPr>
        <w:object w:dxaOrig="200" w:dyaOrig="279" w14:anchorId="7681E002">
          <v:shape id="_x0000_i1408" type="#_x0000_t75" style="width:10.5pt;height:13.5pt" o:ole="">
            <v:imagedata r:id="rId648" o:title=""/>
          </v:shape>
          <o:OLEObject Type="Embed" ProgID="Equation.DSMT4" ShapeID="_x0000_i1408" DrawAspect="Content" ObjectID="_1818781014" r:id="rId649"/>
        </w:object>
      </w:r>
      <w:r w:rsidRPr="004A6B29">
        <w:rPr>
          <w:rFonts w:ascii="宋体" w:eastAsia="宋体" w:hAnsi="宋体" w:hint="eastAsia"/>
          <w:szCs w:val="24"/>
        </w:rPr>
        <w:t>枚烟幕干扰弹球心的轨迹参数方程</w:t>
      </w:r>
      <w:r>
        <w:rPr>
          <w:rFonts w:ascii="宋体" w:eastAsia="宋体" w:hAnsi="宋体" w:hint="eastAsia"/>
          <w:szCs w:val="24"/>
        </w:rPr>
        <w:t>；接着，根据点到直线的距离公式求出</w:t>
      </w:r>
      <w:r w:rsidRPr="004A6B29">
        <w:rPr>
          <w:rFonts w:ascii="宋体" w:eastAsia="宋体" w:hAnsi="宋体" w:hint="eastAsia"/>
          <w:szCs w:val="24"/>
        </w:rPr>
        <w:t>球状烟幕中心点</w:t>
      </w:r>
      <w:r w:rsidRPr="004A6B29">
        <w:rPr>
          <w:rFonts w:ascii="宋体" w:eastAsia="宋体" w:hAnsi="宋体" w:hint="eastAsia"/>
          <w:position w:val="-16"/>
          <w:szCs w:val="24"/>
        </w:rPr>
        <w:object w:dxaOrig="540" w:dyaOrig="400" w14:anchorId="6F7B9374">
          <v:shape id="_x0000_i1409" type="#_x0000_t75" style="width:27pt;height:19.5pt" o:ole="">
            <v:imagedata r:id="rId650" o:title=""/>
          </v:shape>
          <o:OLEObject Type="Embed" ProgID="Equation.DSMT4" ShapeID="_x0000_i1409" DrawAspect="Content" ObjectID="_1818781015" r:id="rId651"/>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72D4BB1B">
          <v:shape id="_x0000_i1410" type="#_x0000_t75" style="width:25.5pt;height:18pt" o:ole="">
            <v:imagedata r:id="rId652" o:title=""/>
          </v:shape>
          <o:OLEObject Type="Embed" ProgID="Equation.DSMT4" ShapeID="_x0000_i1410" DrawAspect="Content" ObjectID="_1818781016" r:id="rId653"/>
        </w:object>
      </w:r>
      <w:r w:rsidRPr="004A6B29">
        <w:rPr>
          <w:rFonts w:ascii="宋体" w:eastAsia="宋体" w:hAnsi="宋体" w:hint="eastAsia"/>
          <w:szCs w:val="24"/>
        </w:rPr>
        <w:t>距离</w:t>
      </w:r>
      <w:r>
        <w:rPr>
          <w:rFonts w:ascii="宋体" w:eastAsia="宋体" w:hAnsi="宋体" w:hint="eastAsia"/>
          <w:szCs w:val="24"/>
        </w:rPr>
        <w:t>；最后，根据题意建立最优化模型</w:t>
      </w:r>
      <w:ins w:id="1104" w:author="yukina minato" w:date="2025-09-07T11:48:00Z" w16du:dateUtc="2025-09-07T03:48:00Z">
        <w:r w:rsidR="00605F8E" w:rsidRPr="00C3264E">
          <w:rPr>
            <w:position w:val="-6"/>
          </w:rPr>
          <w:object w:dxaOrig="700" w:dyaOrig="279" w14:anchorId="72F69E12">
            <v:shape id="_x0000_i1411" type="#_x0000_t75" style="width:35.25pt;height:14.25pt" o:ole="">
              <v:imagedata r:id="rId643" o:title=""/>
            </v:shape>
            <o:OLEObject Type="Embed" ProgID="Equation.DSMT4" ShapeID="_x0000_i1411" DrawAspect="Content" ObjectID="_1818781017" r:id="rId654"/>
          </w:object>
        </w:r>
      </w:ins>
      <w:del w:id="1105" w:author="yukina minato" w:date="2025-09-07T11:48:00Z" w16du:dateUtc="2025-09-07T03:48:00Z">
        <w:r w:rsidRPr="00302535" w:rsidDel="00605F8E">
          <w:rPr>
            <w:rFonts w:eastAsiaTheme="majorEastAsia" w:hint="eastAsia"/>
            <w:b/>
            <w:bCs/>
            <w:kern w:val="44"/>
            <w:szCs w:val="44"/>
          </w:rPr>
          <w:delText>GA-</w:delText>
        </w:r>
        <w:r w:rsidDel="00605F8E">
          <w:rPr>
            <w:rFonts w:eastAsiaTheme="majorEastAsia" w:hint="eastAsia"/>
            <w:b/>
            <w:bCs/>
            <w:kern w:val="44"/>
            <w:szCs w:val="44"/>
          </w:rPr>
          <w:delText>4</w:delText>
        </w:r>
      </w:del>
    </w:p>
    <w:p w14:paraId="2F8F9F0C" w14:textId="259718F2" w:rsidR="00AB26FB" w:rsidRDefault="00AB26FB" w:rsidP="00AB26FB">
      <w:pPr>
        <w:pStyle w:val="af3"/>
        <w:spacing w:line="360" w:lineRule="auto"/>
        <w:ind w:leftChars="200" w:left="480"/>
        <w:outlineLvl w:val="4"/>
      </w:pPr>
      <w:bookmarkStart w:id="1106" w:name="OLE_LINK5"/>
      <w:r w:rsidRPr="00AB26FB">
        <w:rPr>
          <w:rFonts w:hint="eastAsia"/>
        </w:rPr>
        <w:t>5.5.1.1</w:t>
      </w:r>
      <w:r w:rsidRPr="00C8579E">
        <w:rPr>
          <w:rFonts w:hint="eastAsia"/>
        </w:rPr>
        <w:t>导弹</w:t>
      </w:r>
      <w:r w:rsidRPr="00AB26FB">
        <w:rPr>
          <w:position w:val="-6"/>
        </w:rPr>
        <w:object w:dxaOrig="360" w:dyaOrig="279" w14:anchorId="2CA79E96">
          <v:shape id="_x0000_i1412" type="#_x0000_t75" style="width:18pt;height:14.25pt" o:ole="">
            <v:imagedata r:id="rId655" o:title=""/>
          </v:shape>
          <o:OLEObject Type="Embed" ProgID="Equation.DSMT4" ShapeID="_x0000_i1412" DrawAspect="Content" ObjectID="_1818781018" r:id="rId656"/>
        </w:object>
      </w:r>
      <w:r w:rsidRPr="00C8579E">
        <w:rPr>
          <w:rFonts w:hint="eastAsia"/>
        </w:rPr>
        <w:t>的轨迹参数方程和无人机</w:t>
      </w:r>
      <w:r w:rsidRPr="00C8579E">
        <w:rPr>
          <w:position w:val="-10"/>
        </w:rPr>
        <w:object w:dxaOrig="440" w:dyaOrig="320" w14:anchorId="63C4C909">
          <v:shape id="_x0000_i1413" type="#_x0000_t75" style="width:21.75pt;height:15.75pt" o:ole="">
            <v:imagedata r:id="rId657" o:title=""/>
          </v:shape>
          <o:OLEObject Type="Embed" ProgID="Equation.DSMT4" ShapeID="_x0000_i1413" DrawAspect="Content" ObjectID="_1818781019" r:id="rId658"/>
        </w:object>
      </w:r>
      <w:proofErr w:type="gramStart"/>
      <w:r w:rsidRPr="00C8579E">
        <w:rPr>
          <w:rFonts w:hint="eastAsia"/>
        </w:rPr>
        <w:t>投放第</w:t>
      </w:r>
      <w:proofErr w:type="gramEnd"/>
      <w:r w:rsidRPr="00C8579E">
        <w:rPr>
          <w:position w:val="-6"/>
        </w:rPr>
        <w:object w:dxaOrig="200" w:dyaOrig="279" w14:anchorId="4BCCB87F">
          <v:shape id="_x0000_i1414" type="#_x0000_t75" style="width:9.75pt;height:14.25pt" o:ole="">
            <v:imagedata r:id="rId659" o:title=""/>
          </v:shape>
          <o:OLEObject Type="Embed" ProgID="Equation.DSMT4" ShapeID="_x0000_i1414" DrawAspect="Content" ObjectID="_1818781020" r:id="rId660"/>
        </w:object>
      </w:r>
      <w:r w:rsidRPr="00C8579E">
        <w:rPr>
          <w:rFonts w:hint="eastAsia"/>
        </w:rPr>
        <w:t>枚烟幕干扰弹球心的轨迹参数方程</w:t>
      </w:r>
      <w:r>
        <w:rPr>
          <w:rFonts w:hint="eastAsia"/>
        </w:rPr>
        <w:t>的建立</w:t>
      </w:r>
    </w:p>
    <w:p w14:paraId="0AE9785C" w14:textId="41518281" w:rsidR="00AB26FB" w:rsidRDefault="00AB26FB" w:rsidP="00C8579E">
      <w:pPr>
        <w:jc w:val="left"/>
      </w:pPr>
      <w:r>
        <w:rPr>
          <w:rFonts w:hint="eastAsia"/>
        </w:rPr>
        <w:t xml:space="preserve">    </w:t>
      </w:r>
      <w:r>
        <w:rPr>
          <w:rFonts w:hint="eastAsia"/>
        </w:rPr>
        <w:t>记导弹</w:t>
      </w:r>
      <w:r w:rsidRPr="00054CCD">
        <w:rPr>
          <w:rFonts w:hint="eastAsia"/>
          <w:position w:val="-14"/>
        </w:rPr>
        <w:object w:dxaOrig="1340" w:dyaOrig="400" w14:anchorId="7A766CB3">
          <v:shape id="_x0000_i1415" type="#_x0000_t75" style="width:66.75pt;height:20.25pt" o:ole="">
            <v:imagedata r:id="rId661" o:title=""/>
          </v:shape>
          <o:OLEObject Type="Embed" ProgID="Equation.DSMT4" ShapeID="_x0000_i1415" DrawAspect="Content" ObjectID="_1818781021" r:id="rId662"/>
        </w:object>
      </w:r>
      <w:r>
        <w:rPr>
          <w:rFonts w:hint="eastAsia"/>
        </w:rPr>
        <w:t>坐标为</w:t>
      </w:r>
      <w:r w:rsidRPr="00054CCD">
        <w:rPr>
          <w:rFonts w:hint="eastAsia"/>
          <w:position w:val="-18"/>
        </w:rPr>
        <w:object w:dxaOrig="1719" w:dyaOrig="480" w14:anchorId="2C351167">
          <v:shape id="_x0000_i1416" type="#_x0000_t75" style="width:85.5pt;height:24pt" o:ole="">
            <v:imagedata r:id="rId46" o:title=""/>
          </v:shape>
          <o:OLEObject Type="Embed" ProgID="Equation.DSMT4" ShapeID="_x0000_i1416" DrawAspect="Content" ObjectID="_1818781022" r:id="rId663"/>
        </w:object>
      </w:r>
      <w:r w:rsidR="00BB6D11">
        <w:rPr>
          <w:rFonts w:hint="eastAsia"/>
        </w:rPr>
        <w:t>；</w:t>
      </w:r>
    </w:p>
    <w:bookmarkEnd w:id="1106"/>
    <w:p w14:paraId="7BA3F5F0" w14:textId="231E4F33" w:rsidR="00AB26FB" w:rsidDel="0084350E" w:rsidRDefault="00AB26FB" w:rsidP="00C8579E">
      <w:pPr>
        <w:ind w:firstLineChars="200" w:firstLine="480"/>
        <w:jc w:val="left"/>
        <w:rPr>
          <w:del w:id="1107" w:author="yukina minato" w:date="2025-09-07T16:59:00Z" w16du:dateUtc="2025-09-07T08:59:00Z"/>
        </w:rPr>
      </w:pPr>
      <w:r w:rsidRPr="00C8579E">
        <w:rPr>
          <w:rFonts w:ascii="宋体" w:eastAsia="宋体" w:hAnsi="宋体" w:hint="eastAsia"/>
          <w:szCs w:val="24"/>
        </w:rPr>
        <w:t>容易求出</w:t>
      </w:r>
      <w:r>
        <w:rPr>
          <w:rFonts w:ascii="宋体" w:eastAsia="宋体" w:hAnsi="宋体" w:hint="eastAsia"/>
          <w:szCs w:val="24"/>
        </w:rPr>
        <w:t>：</w:t>
      </w:r>
      <w:r>
        <w:rPr>
          <w:rFonts w:hint="eastAsia"/>
        </w:rPr>
        <w:t>向量</w:t>
      </w:r>
      <w:r w:rsidRPr="00A52F59">
        <w:rPr>
          <w:rFonts w:hint="eastAsia"/>
          <w:position w:val="-12"/>
        </w:rPr>
        <w:object w:dxaOrig="540" w:dyaOrig="400" w14:anchorId="19BDEA0C">
          <v:shape id="_x0000_i1417" type="#_x0000_t75" style="width:27pt;height:20.25pt" o:ole="">
            <v:imagedata r:id="rId664" o:title=""/>
          </v:shape>
          <o:OLEObject Type="Embed" ProgID="Equation.DSMT4" ShapeID="_x0000_i1417" DrawAspect="Content" ObjectID="_1818781023" r:id="rId665"/>
        </w:object>
      </w:r>
      <w:r>
        <w:rPr>
          <w:rFonts w:hint="eastAsia"/>
        </w:rPr>
        <w:t>方向余弦为</w:t>
      </w:r>
      <w:r w:rsidRPr="00A52F59">
        <w:rPr>
          <w:rFonts w:hint="eastAsia"/>
          <w:position w:val="-18"/>
        </w:rPr>
        <w:object w:dxaOrig="2500" w:dyaOrig="480" w14:anchorId="25C89BFD">
          <v:shape id="_x0000_i1418" type="#_x0000_t75" style="width:125.25pt;height:24pt" o:ole="">
            <v:imagedata r:id="rId666" o:title=""/>
          </v:shape>
          <o:OLEObject Type="Embed" ProgID="Equation.DSMT4" ShapeID="_x0000_i1418" DrawAspect="Content" ObjectID="_1818781024" r:id="rId667"/>
        </w:object>
      </w:r>
      <w:ins w:id="1108" w:author="yukina minato" w:date="2025-09-07T16:59:00Z" w16du:dateUtc="2025-09-07T08:59:00Z">
        <w:r w:rsidR="0084350E">
          <w:rPr>
            <w:rFonts w:hint="eastAsia"/>
          </w:rPr>
          <w:t>，</w:t>
        </w:r>
      </w:ins>
    </w:p>
    <w:p w14:paraId="5C1EEC53" w14:textId="7DA3BB44" w:rsidR="00AB26FB" w:rsidRDefault="00AB26FB" w:rsidP="0084350E">
      <w:pPr>
        <w:ind w:firstLineChars="200" w:firstLine="480"/>
        <w:jc w:val="left"/>
        <w:pPrChange w:id="1109" w:author="yukina minato" w:date="2025-09-07T16:59:00Z" w16du:dateUtc="2025-09-07T08:59:00Z">
          <w:pPr>
            <w:jc w:val="left"/>
          </w:pPr>
        </w:pPrChange>
      </w:pPr>
      <w:r>
        <w:rPr>
          <w:rFonts w:hint="eastAsia"/>
        </w:rPr>
        <w:t>其中</w:t>
      </w:r>
      <w:ins w:id="1110" w:author="yukina minato" w:date="2025-09-07T16:59:00Z" w16du:dateUtc="2025-09-07T08:59:00Z">
        <w:r w:rsidR="0084350E">
          <w:rPr>
            <w:rFonts w:hint="eastAsia"/>
          </w:rPr>
          <w:t>：</w:t>
        </w:r>
      </w:ins>
    </w:p>
    <w:p w14:paraId="0A9AC226" w14:textId="77777777" w:rsidR="00AB26FB" w:rsidRDefault="00AB26FB" w:rsidP="00AB26FB">
      <w:r w:rsidRPr="00F17DB3">
        <w:rPr>
          <w:rFonts w:hint="eastAsia"/>
          <w:position w:val="-40"/>
        </w:rPr>
        <w:object w:dxaOrig="2860" w:dyaOrig="820" w14:anchorId="1C14F348">
          <v:shape id="_x0000_i1419" type="#_x0000_t75" style="width:143.25pt;height:41.25pt" o:ole="">
            <v:imagedata r:id="rId668" o:title=""/>
          </v:shape>
          <o:OLEObject Type="Embed" ProgID="Equation.DSMT4" ShapeID="_x0000_i1419" DrawAspect="Content" ObjectID="_1818781025" r:id="rId669"/>
        </w:object>
      </w:r>
    </w:p>
    <w:p w14:paraId="1266CB0F" w14:textId="457124DA" w:rsidR="00AB26FB" w:rsidRDefault="00AB26FB" w:rsidP="00AB26FB">
      <w:r w:rsidRPr="00F17DB3">
        <w:rPr>
          <w:rFonts w:hint="eastAsia"/>
          <w:position w:val="-40"/>
        </w:rPr>
        <w:object w:dxaOrig="2860" w:dyaOrig="820" w14:anchorId="6AC5D7BD">
          <v:shape id="_x0000_i1420" type="#_x0000_t75" style="width:143.25pt;height:41.25pt" o:ole="">
            <v:imagedata r:id="rId670" o:title=""/>
          </v:shape>
          <o:OLEObject Type="Embed" ProgID="Equation.DSMT4" ShapeID="_x0000_i1420" DrawAspect="Content" ObjectID="_1818781026" r:id="rId671"/>
        </w:object>
      </w:r>
    </w:p>
    <w:p w14:paraId="295D1AF9" w14:textId="0D0EF8AD" w:rsidR="00AB26FB" w:rsidRDefault="00AB26FB" w:rsidP="00AB26FB">
      <w:r w:rsidRPr="00F17DB3">
        <w:rPr>
          <w:rFonts w:hint="eastAsia"/>
          <w:position w:val="-40"/>
        </w:rPr>
        <w:object w:dxaOrig="2840" w:dyaOrig="820" w14:anchorId="42F24B8C">
          <v:shape id="_x0000_i1421" type="#_x0000_t75" style="width:141.75pt;height:41.25pt" o:ole="">
            <v:imagedata r:id="rId672" o:title=""/>
          </v:shape>
          <o:OLEObject Type="Embed" ProgID="Equation.DSMT4" ShapeID="_x0000_i1421" DrawAspect="Content" ObjectID="_1818781027" r:id="rId673"/>
        </w:object>
      </w:r>
    </w:p>
    <w:p w14:paraId="73E08EBB" w14:textId="77777777" w:rsidR="00AB26FB" w:rsidRDefault="00AB26FB" w:rsidP="00AB26FB"/>
    <w:p w14:paraId="08D098B1" w14:textId="77777777" w:rsidR="00AB26FB" w:rsidRDefault="00AB26FB" w:rsidP="0084350E">
      <w:pPr>
        <w:jc w:val="left"/>
        <w:pPrChange w:id="1111" w:author="yukina minato" w:date="2025-09-07T16:59:00Z" w16du:dateUtc="2025-09-07T08:59:00Z">
          <w:pPr/>
        </w:pPrChange>
      </w:pPr>
      <w:r>
        <w:rPr>
          <w:rFonts w:hint="eastAsia"/>
        </w:rPr>
        <w:t>从而求出导弹</w:t>
      </w:r>
      <w:r w:rsidRPr="00AC54C6">
        <w:rPr>
          <w:rFonts w:hint="eastAsia"/>
          <w:position w:val="-14"/>
        </w:rPr>
        <w:object w:dxaOrig="1359" w:dyaOrig="400" w14:anchorId="64490443">
          <v:shape id="_x0000_i1422" type="#_x0000_t75" style="width:68.25pt;height:20.25pt" o:ole="">
            <v:imagedata r:id="rId674" o:title=""/>
          </v:shape>
          <o:OLEObject Type="Embed" ProgID="Equation.DSMT4" ShapeID="_x0000_i1422" DrawAspect="Content" ObjectID="_1818781028" r:id="rId675"/>
        </w:object>
      </w:r>
      <w:r>
        <w:rPr>
          <w:rFonts w:hint="eastAsia"/>
        </w:rPr>
        <w:t>的轨迹参数方程</w:t>
      </w:r>
      <w:r w:rsidRPr="006436FC">
        <w:rPr>
          <w:rFonts w:hint="eastAsia"/>
          <w:position w:val="-58"/>
        </w:rPr>
        <w:object w:dxaOrig="2700" w:dyaOrig="1280" w14:anchorId="60356657">
          <v:shape id="_x0000_i1423" type="#_x0000_t75" style="width:135pt;height:64.5pt" o:ole="">
            <v:imagedata r:id="rId676" o:title=""/>
          </v:shape>
          <o:OLEObject Type="Embed" ProgID="Equation.DSMT4" ShapeID="_x0000_i1423" DrawAspect="Content" ObjectID="_1818781029" r:id="rId677"/>
        </w:object>
      </w:r>
    </w:p>
    <w:p w14:paraId="679432FC" w14:textId="39BD8B60" w:rsidR="00BB6D11" w:rsidRDefault="00BB6D11" w:rsidP="00C8579E">
      <w:pPr>
        <w:jc w:val="left"/>
      </w:pPr>
      <w:del w:id="1112" w:author="yukina minato" w:date="2025-09-07T16:59:00Z" w16du:dateUtc="2025-09-07T08:59:00Z">
        <w:r w:rsidDel="0084350E">
          <w:rPr>
            <w:rFonts w:hint="eastAsia"/>
          </w:rPr>
          <w:delText xml:space="preserve">    </w:delText>
        </w:r>
      </w:del>
      <w:r>
        <w:rPr>
          <w:rFonts w:hint="eastAsia"/>
        </w:rPr>
        <w:t>无人机</w:t>
      </w:r>
      <w:r w:rsidRPr="00D523F3">
        <w:rPr>
          <w:rFonts w:hint="eastAsia"/>
          <w:position w:val="-10"/>
        </w:rPr>
        <w:object w:dxaOrig="440" w:dyaOrig="320" w14:anchorId="259E9F69">
          <v:shape id="_x0000_i1424" type="#_x0000_t75" style="width:22.5pt;height:15.75pt" o:ole="">
            <v:imagedata r:id="rId678" o:title=""/>
          </v:shape>
          <o:OLEObject Type="Embed" ProgID="Equation.DSMT4" ShapeID="_x0000_i1424" DrawAspect="Content" ObjectID="_1818781030" r:id="rId679"/>
        </w:object>
      </w:r>
      <w:proofErr w:type="gramStart"/>
      <w:r>
        <w:rPr>
          <w:rFonts w:hint="eastAsia"/>
        </w:rPr>
        <w:t>投放第</w:t>
      </w:r>
      <w:proofErr w:type="gramEnd"/>
      <w:r w:rsidRPr="006436FC">
        <w:rPr>
          <w:rFonts w:hint="eastAsia"/>
          <w:position w:val="-6"/>
        </w:rPr>
        <w:object w:dxaOrig="200" w:dyaOrig="279" w14:anchorId="51564D85">
          <v:shape id="_x0000_i1425" type="#_x0000_t75" style="width:9.75pt;height:13.5pt" o:ole="">
            <v:imagedata r:id="rId680" o:title=""/>
          </v:shape>
          <o:OLEObject Type="Embed" ProgID="Equation.DSMT4" ShapeID="_x0000_i1425" DrawAspect="Content" ObjectID="_1818781031" r:id="rId681"/>
        </w:object>
      </w:r>
      <w:r>
        <w:rPr>
          <w:rFonts w:hint="eastAsia"/>
        </w:rPr>
        <w:t>枚烟幕干扰弹球心的轨迹参数方程为：</w:t>
      </w:r>
    </w:p>
    <w:p w14:paraId="3B74CC42" w14:textId="77777777" w:rsidR="00BB6D11" w:rsidDel="0084350E" w:rsidRDefault="00BB6D11" w:rsidP="0084350E">
      <w:pPr>
        <w:ind w:leftChars="100" w:left="240"/>
        <w:jc w:val="left"/>
        <w:rPr>
          <w:del w:id="1113" w:author="yukina minato" w:date="2025-09-07T17:00:00Z" w16du:dateUtc="2025-09-07T09:00:00Z"/>
        </w:rPr>
        <w:pPrChange w:id="1114" w:author="yukina minato" w:date="2025-09-07T17:00:00Z" w16du:dateUtc="2025-09-07T09:00:00Z">
          <w:pPr>
            <w:jc w:val="left"/>
          </w:pPr>
        </w:pPrChange>
      </w:pPr>
      <w:r>
        <w:rPr>
          <w:rFonts w:hint="eastAsia"/>
        </w:rPr>
        <w:t>当</w:t>
      </w:r>
      <w:r w:rsidRPr="00F41085">
        <w:rPr>
          <w:rFonts w:hint="eastAsia"/>
          <w:position w:val="-18"/>
        </w:rPr>
        <w:object w:dxaOrig="1200" w:dyaOrig="480" w14:anchorId="76E8C101">
          <v:shape id="_x0000_i1426" type="#_x0000_t75" style="width:60pt;height:24pt" o:ole="">
            <v:imagedata r:id="rId682" o:title=""/>
          </v:shape>
          <o:OLEObject Type="Embed" ProgID="Equation.DSMT4" ShapeID="_x0000_i1426" DrawAspect="Content" ObjectID="_1818781032" r:id="rId683"/>
        </w:object>
      </w:r>
      <w:r>
        <w:rPr>
          <w:rFonts w:hint="eastAsia"/>
        </w:rPr>
        <w:t>时，轨迹参数方程为：</w:t>
      </w:r>
    </w:p>
    <w:p w14:paraId="0ACCCA3C" w14:textId="77777777" w:rsidR="00BB6D11" w:rsidRDefault="00BB6D11" w:rsidP="0084350E">
      <w:pPr>
        <w:ind w:leftChars="100" w:left="240"/>
        <w:jc w:val="left"/>
        <w:rPr>
          <w:rFonts w:hint="eastAsia"/>
        </w:rPr>
        <w:pPrChange w:id="1115" w:author="yukina minato" w:date="2025-09-07T17:00:00Z" w16du:dateUtc="2025-09-07T09:00:00Z">
          <w:pPr/>
        </w:pPrChange>
      </w:pPr>
    </w:p>
    <w:p w14:paraId="6D77137F" w14:textId="77777777" w:rsidR="00BB6D11" w:rsidRDefault="00BB6D11" w:rsidP="00BB6D11">
      <w:r w:rsidRPr="00FE4572">
        <w:rPr>
          <w:rFonts w:hint="eastAsia"/>
          <w:position w:val="-78"/>
        </w:rPr>
        <w:object w:dxaOrig="5179" w:dyaOrig="1680" w14:anchorId="5A412D76">
          <v:shape id="_x0000_i1427" type="#_x0000_t75" style="width:258.75pt;height:84pt" o:ole="">
            <v:imagedata r:id="rId684" o:title=""/>
          </v:shape>
          <o:OLEObject Type="Embed" ProgID="Equation.DSMT4" ShapeID="_x0000_i1427" DrawAspect="Content" ObjectID="_1818781033" r:id="rId685"/>
        </w:object>
      </w:r>
    </w:p>
    <w:p w14:paraId="0C33D5B8" w14:textId="77777777" w:rsidR="00BB6D11" w:rsidDel="0084350E" w:rsidRDefault="00BB6D11" w:rsidP="0084350E">
      <w:pPr>
        <w:ind w:leftChars="100" w:left="240" w:rightChars="100" w:right="240"/>
        <w:jc w:val="left"/>
        <w:rPr>
          <w:del w:id="1116" w:author="yukina minato" w:date="2025-09-07T11:48:00Z" w16du:dateUtc="2025-09-07T03:48:00Z"/>
        </w:rPr>
        <w:pPrChange w:id="1117" w:author="yukina minato" w:date="2025-09-07T17:00:00Z" w16du:dateUtc="2025-09-07T09:00:00Z">
          <w:pPr/>
        </w:pPrChange>
      </w:pPr>
      <w:r>
        <w:rPr>
          <w:rFonts w:hint="eastAsia"/>
        </w:rPr>
        <w:t>当</w:t>
      </w:r>
      <w:r w:rsidRPr="00F41085">
        <w:rPr>
          <w:rFonts w:hint="eastAsia"/>
          <w:position w:val="-12"/>
        </w:rPr>
        <w:object w:dxaOrig="1420" w:dyaOrig="400" w14:anchorId="1179E980">
          <v:shape id="_x0000_i1428" type="#_x0000_t75" style="width:71.25pt;height:20.25pt" o:ole="">
            <v:imagedata r:id="rId686" o:title=""/>
          </v:shape>
          <o:OLEObject Type="Embed" ProgID="Equation.DSMT4" ShapeID="_x0000_i1428" DrawAspect="Content" ObjectID="_1818781034" r:id="rId687"/>
        </w:object>
      </w:r>
      <w:r>
        <w:rPr>
          <w:rFonts w:hint="eastAsia"/>
        </w:rPr>
        <w:t>时，轨迹参数方程为：</w:t>
      </w:r>
    </w:p>
    <w:p w14:paraId="261E750B" w14:textId="77777777" w:rsidR="0084350E" w:rsidRDefault="0084350E" w:rsidP="0084350E">
      <w:pPr>
        <w:ind w:leftChars="100" w:left="240"/>
        <w:jc w:val="left"/>
        <w:rPr>
          <w:ins w:id="1118" w:author="yukina minato" w:date="2025-09-07T17:00:00Z" w16du:dateUtc="2025-09-07T09:00:00Z"/>
          <w:rFonts w:hint="eastAsia"/>
        </w:rPr>
        <w:pPrChange w:id="1119" w:author="yukina minato" w:date="2025-09-07T17:00:00Z" w16du:dateUtc="2025-09-07T09:00:00Z">
          <w:pPr>
            <w:jc w:val="left"/>
          </w:pPr>
        </w:pPrChange>
      </w:pPr>
    </w:p>
    <w:p w14:paraId="35291C73" w14:textId="20E85927" w:rsidR="00BB6D11" w:rsidRDefault="00BB6D11" w:rsidP="0084350E">
      <w:r w:rsidRPr="00781EB7">
        <w:rPr>
          <w:rFonts w:hint="eastAsia"/>
          <w:position w:val="-82"/>
        </w:rPr>
        <w:object w:dxaOrig="5179" w:dyaOrig="1760" w14:anchorId="0CFFA0FB">
          <v:shape id="_x0000_i1429" type="#_x0000_t75" style="width:258.75pt;height:87.75pt" o:ole="">
            <v:imagedata r:id="rId688" o:title=""/>
          </v:shape>
          <o:OLEObject Type="Embed" ProgID="Equation.DSMT4" ShapeID="_x0000_i1429" DrawAspect="Content" ObjectID="_1818781035" r:id="rId689"/>
        </w:object>
      </w:r>
    </w:p>
    <w:p w14:paraId="053524D9" w14:textId="77777777" w:rsidR="00BB6D11" w:rsidRDefault="00BB6D11" w:rsidP="0084350E">
      <w:pPr>
        <w:ind w:leftChars="100" w:left="240"/>
        <w:jc w:val="left"/>
        <w:pPrChange w:id="1120" w:author="yukina minato" w:date="2025-09-07T17:00:00Z" w16du:dateUtc="2025-09-07T09:00:00Z">
          <w:pPr>
            <w:jc w:val="left"/>
          </w:pPr>
        </w:pPrChange>
      </w:pPr>
      <w:r>
        <w:rPr>
          <w:rFonts w:hint="eastAsia"/>
        </w:rPr>
        <w:t>当</w:t>
      </w:r>
      <w:r w:rsidRPr="006410FE">
        <w:rPr>
          <w:rFonts w:hint="eastAsia"/>
          <w:position w:val="-12"/>
        </w:rPr>
        <w:object w:dxaOrig="1420" w:dyaOrig="400" w14:anchorId="45CF699E">
          <v:shape id="_x0000_i3268" type="#_x0000_t75" style="width:71.25pt;height:20.25pt" o:ole="">
            <v:imagedata r:id="rId690" o:title=""/>
          </v:shape>
          <o:OLEObject Type="Embed" ProgID="Equation.DSMT4" ShapeID="_x0000_i3268" DrawAspect="Content" ObjectID="_1818781036" r:id="rId691"/>
        </w:object>
      </w:r>
      <w:r>
        <w:rPr>
          <w:rFonts w:hint="eastAsia"/>
        </w:rPr>
        <w:t>时，轨迹参数方程为：</w:t>
      </w:r>
    </w:p>
    <w:p w14:paraId="62D34DBB" w14:textId="77777777" w:rsidR="00BB6D11" w:rsidDel="0084350E" w:rsidRDefault="00BB6D11" w:rsidP="0084350E">
      <w:pPr>
        <w:ind w:leftChars="400" w:left="960"/>
        <w:rPr>
          <w:del w:id="1121" w:author="yukina minato" w:date="2025-09-07T17:01:00Z" w16du:dateUtc="2025-09-07T09:01:00Z"/>
        </w:rPr>
        <w:pPrChange w:id="1122" w:author="yukina minato" w:date="2025-09-07T17:00:00Z" w16du:dateUtc="2025-09-07T09:00:00Z">
          <w:pPr/>
        </w:pPrChange>
      </w:pPr>
      <w:r w:rsidRPr="00781EB7">
        <w:rPr>
          <w:rFonts w:hint="eastAsia"/>
          <w:position w:val="-86"/>
        </w:rPr>
        <w:object w:dxaOrig="6160" w:dyaOrig="1840" w14:anchorId="4113A139">
          <v:shape id="_x0000_i1431" type="#_x0000_t75" style="width:308.25pt;height:92.25pt" o:ole="">
            <v:imagedata r:id="rId692" o:title=""/>
          </v:shape>
          <o:OLEObject Type="Embed" ProgID="Equation.DSMT4" ShapeID="_x0000_i1431" DrawAspect="Content" ObjectID="_1818781037" r:id="rId693"/>
        </w:object>
      </w:r>
    </w:p>
    <w:p w14:paraId="5F59E1EA" w14:textId="77777777" w:rsidR="00BB6D11" w:rsidRDefault="00BB6D11" w:rsidP="0084350E">
      <w:pPr>
        <w:ind w:leftChars="400" w:left="960"/>
        <w:rPr>
          <w:rFonts w:hint="eastAsia"/>
        </w:rPr>
        <w:pPrChange w:id="1123" w:author="yukina minato" w:date="2025-09-07T17:01:00Z" w16du:dateUtc="2025-09-07T09:01:00Z">
          <w:pPr/>
        </w:pPrChange>
      </w:pPr>
    </w:p>
    <w:p w14:paraId="24E26B37" w14:textId="77777777" w:rsidR="00BB6D11" w:rsidRDefault="00BB6D11" w:rsidP="00BB6D11">
      <w:pPr>
        <w:jc w:val="left"/>
      </w:pPr>
      <w:r>
        <w:rPr>
          <w:rFonts w:hint="eastAsia"/>
        </w:rPr>
        <w:t>其中</w:t>
      </w:r>
    </w:p>
    <w:p w14:paraId="2B80EAA6" w14:textId="19A688FF" w:rsidR="00BB6D11" w:rsidRDefault="00BB6D11" w:rsidP="00605F8E">
      <w:pPr>
        <w:rPr>
          <w:ins w:id="1124" w:author="yukina minato" w:date="2025-09-07T12:10:00Z" w16du:dateUtc="2025-09-07T04:10:00Z"/>
        </w:rPr>
      </w:pPr>
      <w:r w:rsidRPr="002C2954">
        <w:rPr>
          <w:rFonts w:hint="eastAsia"/>
          <w:position w:val="-30"/>
        </w:rPr>
        <w:object w:dxaOrig="2920" w:dyaOrig="859" w14:anchorId="291CE4D8">
          <v:shape id="_x0000_i1432" type="#_x0000_t75" style="width:145.5pt;height:42.75pt" o:ole="">
            <v:imagedata r:id="rId694" o:title=""/>
          </v:shape>
          <o:OLEObject Type="Embed" ProgID="Equation.DSMT4" ShapeID="_x0000_i1432" DrawAspect="Content" ObjectID="_1818781038" r:id="rId695"/>
        </w:object>
      </w:r>
    </w:p>
    <w:p w14:paraId="4EAD6925" w14:textId="77777777" w:rsidR="008465EA" w:rsidRDefault="008465EA" w:rsidP="008465EA">
      <w:pPr>
        <w:ind w:firstLineChars="200" w:firstLine="480"/>
        <w:rPr>
          <w:ins w:id="1125" w:author="yukina minato" w:date="2025-09-07T12:10:00Z" w16du:dateUtc="2025-09-07T04:10:00Z"/>
          <w:rFonts w:ascii="宋体" w:eastAsia="宋体" w:hAnsi="宋体" w:hint="eastAsia"/>
          <w:szCs w:val="24"/>
        </w:rPr>
      </w:pPr>
      <w:ins w:id="1126" w:author="yukina minato" w:date="2025-09-07T12:10:00Z" w16du:dateUtc="2025-09-07T04:10:00Z">
        <w:r>
          <w:rPr>
            <w:noProof/>
          </w:rPr>
          <w:drawing>
            <wp:inline distT="0" distB="0" distL="0" distR="0" wp14:anchorId="055FDB33" wp14:editId="4968D70B">
              <wp:extent cx="4076348" cy="2148840"/>
              <wp:effectExtent l="0" t="0" r="635" b="3810"/>
              <wp:docPr id="17996253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3"/>
                      <pic:cNvPicPr>
                        <a:picLocks noChangeAspect="1" noChangeArrowheads="1"/>
                      </pic:cNvPicPr>
                    </pic:nvPicPr>
                    <pic:blipFill rotWithShape="1">
                      <a:blip r:embed="rId696" cstate="print">
                        <a:extLst>
                          <a:ext uri="{28A0092B-C50C-407E-A947-70E740481C1C}">
                            <a14:useLocalDpi xmlns:a14="http://schemas.microsoft.com/office/drawing/2010/main" val="0"/>
                          </a:ext>
                        </a:extLst>
                      </a:blip>
                      <a:srcRect l="18162" t="29510" r="13305" b="23094"/>
                      <a:stretch>
                        <a:fillRect/>
                      </a:stretch>
                    </pic:blipFill>
                    <pic:spPr bwMode="auto">
                      <a:xfrm>
                        <a:off x="0" y="0"/>
                        <a:ext cx="4086964" cy="2154436"/>
                      </a:xfrm>
                      <a:prstGeom prst="rect">
                        <a:avLst/>
                      </a:prstGeom>
                      <a:noFill/>
                      <a:ln>
                        <a:noFill/>
                      </a:ln>
                      <a:extLst>
                        <a:ext uri="{53640926-AAD7-44D8-BBD7-CCE9431645EC}">
                          <a14:shadowObscured xmlns:a14="http://schemas.microsoft.com/office/drawing/2010/main"/>
                        </a:ext>
                      </a:extLst>
                    </pic:spPr>
                  </pic:pic>
                </a:graphicData>
              </a:graphic>
            </wp:inline>
          </w:drawing>
        </w:r>
      </w:ins>
    </w:p>
    <w:p w14:paraId="6DA79F08" w14:textId="657C3D2B" w:rsidR="008465EA" w:rsidRDefault="008465EA" w:rsidP="008465EA">
      <w:pPr>
        <w:rPr>
          <w:ins w:id="1127" w:author="yukina minato" w:date="2025-09-07T12:10:00Z" w16du:dateUtc="2025-09-07T04:10:00Z"/>
          <w:rFonts w:eastAsia="宋体"/>
          <w:sz w:val="21"/>
          <w:szCs w:val="18"/>
        </w:rPr>
      </w:pPr>
      <w:ins w:id="1128" w:author="yukina minato" w:date="2025-09-07T12:10:00Z" w16du:dateUtc="2025-09-07T04:10:00Z">
        <w:r>
          <w:rPr>
            <w:rFonts w:eastAsia="宋体" w:hint="eastAsia"/>
            <w:sz w:val="21"/>
            <w:szCs w:val="18"/>
          </w:rPr>
          <w:t>图</w:t>
        </w:r>
        <w:r>
          <w:rPr>
            <w:rFonts w:eastAsia="宋体" w:hint="eastAsia"/>
            <w:sz w:val="21"/>
            <w:szCs w:val="18"/>
          </w:rPr>
          <w:t>1</w:t>
        </w:r>
      </w:ins>
      <w:ins w:id="1129" w:author="yukina minato" w:date="2025-09-07T12:12:00Z" w16du:dateUtc="2025-09-07T04:12:00Z">
        <w:r>
          <w:rPr>
            <w:rFonts w:eastAsia="宋体" w:hint="eastAsia"/>
            <w:sz w:val="21"/>
            <w:szCs w:val="18"/>
          </w:rPr>
          <w:t>2</w:t>
        </w:r>
      </w:ins>
      <w:ins w:id="1130" w:author="yukina minato" w:date="2025-09-07T12:10:00Z" w16du:dateUtc="2025-09-07T04:10:00Z">
        <w:r>
          <w:rPr>
            <w:rFonts w:eastAsia="宋体" w:hint="eastAsia"/>
            <w:sz w:val="21"/>
            <w:szCs w:val="18"/>
          </w:rPr>
          <w:t xml:space="preserve">  </w:t>
        </w:r>
        <w:r>
          <w:rPr>
            <w:rFonts w:eastAsia="宋体" w:hint="eastAsia"/>
            <w:sz w:val="21"/>
            <w:szCs w:val="18"/>
          </w:rPr>
          <w:t>多</w:t>
        </w:r>
        <w:r w:rsidRPr="00EB127A">
          <w:rPr>
            <w:rFonts w:eastAsia="宋体" w:hint="eastAsia"/>
            <w:sz w:val="21"/>
            <w:szCs w:val="18"/>
          </w:rPr>
          <w:t>无人机</w:t>
        </w:r>
        <w:r>
          <w:rPr>
            <w:rFonts w:eastAsia="宋体" w:hint="eastAsia"/>
            <w:sz w:val="21"/>
            <w:szCs w:val="18"/>
          </w:rPr>
          <w:t>多投放弹</w:t>
        </w:r>
        <w:r w:rsidRPr="00EB127A">
          <w:rPr>
            <w:rFonts w:eastAsia="宋体" w:hint="eastAsia"/>
            <w:sz w:val="21"/>
            <w:szCs w:val="18"/>
          </w:rPr>
          <w:t>几何光学遮蔽示意图</w:t>
        </w:r>
      </w:ins>
    </w:p>
    <w:p w14:paraId="266C24EC" w14:textId="19C05756" w:rsidR="008465EA" w:rsidRPr="008465EA" w:rsidDel="008465EA" w:rsidRDefault="008465EA" w:rsidP="00605F8E">
      <w:pPr>
        <w:rPr>
          <w:del w:id="1131" w:author="yukina minato" w:date="2025-09-07T12:11:00Z" w16du:dateUtc="2025-09-07T04:11:00Z"/>
        </w:rPr>
      </w:pPr>
    </w:p>
    <w:p w14:paraId="3AB3270A" w14:textId="3590E85C" w:rsidR="00AB26FB" w:rsidRPr="00C8579E" w:rsidDel="00605F8E" w:rsidRDefault="00AB26FB" w:rsidP="00C8579E">
      <w:pPr>
        <w:jc w:val="left"/>
        <w:rPr>
          <w:del w:id="1132" w:author="yukina minato" w:date="2025-09-07T11:48:00Z" w16du:dateUtc="2025-09-07T03:48:00Z"/>
          <w:rFonts w:ascii="宋体" w:eastAsia="宋体" w:hAnsi="宋体" w:hint="eastAsia"/>
          <w:szCs w:val="24"/>
        </w:rPr>
      </w:pPr>
    </w:p>
    <w:p w14:paraId="55AFDEE6" w14:textId="1DFF8323" w:rsidR="00AB26FB" w:rsidRDefault="00AB26FB" w:rsidP="00AB26FB">
      <w:pPr>
        <w:pStyle w:val="af3"/>
        <w:spacing w:line="360" w:lineRule="auto"/>
        <w:ind w:leftChars="200" w:left="480"/>
        <w:outlineLvl w:val="4"/>
      </w:pPr>
      <w:r w:rsidRPr="00AB26FB">
        <w:rPr>
          <w:rFonts w:hint="eastAsia"/>
        </w:rPr>
        <w:t>5.5.1.</w:t>
      </w:r>
      <w:r>
        <w:rPr>
          <w:rFonts w:hint="eastAsia"/>
        </w:rPr>
        <w:t>2</w:t>
      </w:r>
      <w:r w:rsidR="00BB6D11" w:rsidRPr="00C91209">
        <w:rPr>
          <w:rFonts w:hint="eastAsia"/>
        </w:rPr>
        <w:t>球状烟幕中心点</w:t>
      </w:r>
      <w:r w:rsidR="00BB6D11" w:rsidRPr="00C91209">
        <w:rPr>
          <w:position w:val="-16"/>
        </w:rPr>
        <w:object w:dxaOrig="540" w:dyaOrig="400" w14:anchorId="6C463918">
          <v:shape id="_x0000_i1433" type="#_x0000_t75" style="width:27pt;height:19.5pt" o:ole="">
            <v:imagedata r:id="rId697" o:title=""/>
          </v:shape>
          <o:OLEObject Type="Embed" ProgID="Equation.DSMT4" ShapeID="_x0000_i1433" DrawAspect="Content" ObjectID="_1818781039" r:id="rId698"/>
        </w:object>
      </w:r>
      <w:r w:rsidR="00BB6D11" w:rsidRPr="00C91209">
        <w:rPr>
          <w:rFonts w:hint="eastAsia"/>
        </w:rPr>
        <w:t>到直线</w:t>
      </w:r>
      <w:r w:rsidR="00BB6D11" w:rsidRPr="00C91209">
        <w:rPr>
          <w:position w:val="-12"/>
        </w:rPr>
        <w:object w:dxaOrig="520" w:dyaOrig="360" w14:anchorId="5D094E85">
          <v:shape id="_x0000_i1434" type="#_x0000_t75" style="width:25.5pt;height:18pt" o:ole="">
            <v:imagedata r:id="rId699" o:title=""/>
          </v:shape>
          <o:OLEObject Type="Embed" ProgID="Equation.DSMT4" ShapeID="_x0000_i1434" DrawAspect="Content" ObjectID="_1818781040" r:id="rId700"/>
        </w:object>
      </w:r>
      <w:r w:rsidR="00BB6D11" w:rsidRPr="00C91209">
        <w:rPr>
          <w:rFonts w:hint="eastAsia"/>
        </w:rPr>
        <w:t>距离表达式</w:t>
      </w:r>
      <w:r>
        <w:rPr>
          <w:rFonts w:hint="eastAsia"/>
        </w:rPr>
        <w:t>的建立</w:t>
      </w:r>
    </w:p>
    <w:p w14:paraId="1E36D16D" w14:textId="5D257A81" w:rsidR="00605F8E" w:rsidDel="00605F8E" w:rsidRDefault="00BB6D11" w:rsidP="0084350E">
      <w:pPr>
        <w:ind w:firstLineChars="200" w:firstLine="480"/>
        <w:jc w:val="left"/>
        <w:rPr>
          <w:del w:id="1133" w:author="yukina minato" w:date="2025-09-07T11:49:00Z" w16du:dateUtc="2025-09-07T03:49:00Z"/>
          <w:moveTo w:id="1134" w:author="yukina minato" w:date="2025-09-07T11:49:00Z" w16du:dateUtc="2025-09-07T03:49:00Z"/>
        </w:rPr>
        <w:pPrChange w:id="1135" w:author="yukina minato" w:date="2025-09-07T17:01:00Z" w16du:dateUtc="2025-09-07T09:01:00Z">
          <w:pPr>
            <w:jc w:val="left"/>
          </w:pPr>
        </w:pPrChange>
      </w:pPr>
      <w:r>
        <w:rPr>
          <w:rFonts w:hint="eastAsia"/>
        </w:rPr>
        <w:t>设烟雾弹球心为</w:t>
      </w:r>
      <w:moveToRangeStart w:id="1136" w:author="yukina minato" w:date="2025-09-07T11:49:00Z" w:name="move208138174"/>
      <w:moveTo w:id="1137" w:author="yukina minato" w:date="2025-09-07T11:49:00Z" w16du:dateUtc="2025-09-07T03:49:00Z">
        <w:r w:rsidR="00605F8E" w:rsidRPr="001F119E">
          <w:rPr>
            <w:rFonts w:hint="eastAsia"/>
            <w:position w:val="-18"/>
          </w:rPr>
          <w:object w:dxaOrig="2260" w:dyaOrig="480" w14:anchorId="6F5CFB66">
            <v:shape id="_x0000_i1435" type="#_x0000_t75" style="width:113.25pt;height:24pt" o:ole="">
              <v:imagedata r:id="rId701" o:title=""/>
            </v:shape>
            <o:OLEObject Type="Embed" ProgID="Equation.DSMT4" ShapeID="_x0000_i1435" DrawAspect="Content" ObjectID="_1818781041" r:id="rId702"/>
          </w:object>
        </w:r>
      </w:moveTo>
      <w:moveToRangeEnd w:id="1136"/>
      <w:ins w:id="1138" w:author="yukina minato" w:date="2025-09-07T11:49:00Z" w16du:dateUtc="2025-09-07T03:49:00Z">
        <w:r w:rsidR="00605F8E">
          <w:rPr>
            <w:rFonts w:hint="eastAsia"/>
          </w:rPr>
          <w:t>，</w:t>
        </w:r>
      </w:ins>
      <w:moveToRangeStart w:id="1139" w:author="yukina minato" w:date="2025-09-07T11:49:00Z" w:name="move208138162"/>
      <w:proofErr w:type="gramStart"/>
      <w:moveTo w:id="1140" w:author="yukina minato" w:date="2025-09-07T11:49:00Z" w16du:dateUtc="2025-09-07T03:49:00Z">
        <w:r w:rsidR="00605F8E">
          <w:rPr>
            <w:rFonts w:hint="eastAsia"/>
          </w:rPr>
          <w:t>真目标</w:t>
        </w:r>
        <w:proofErr w:type="gramEnd"/>
        <w:r w:rsidR="00605F8E">
          <w:rPr>
            <w:rFonts w:hint="eastAsia"/>
          </w:rPr>
          <w:t>圆柱上下圆周上的点</w:t>
        </w:r>
        <w:r w:rsidR="00605F8E" w:rsidRPr="00561593">
          <w:rPr>
            <w:rFonts w:hint="eastAsia"/>
            <w:position w:val="-14"/>
          </w:rPr>
          <w:object w:dxaOrig="1440" w:dyaOrig="400" w14:anchorId="23701733">
            <v:shape id="_x0000_i1436" type="#_x0000_t75" style="width:1in;height:20.25pt" o:ole="">
              <v:imagedata r:id="rId163" o:title=""/>
            </v:shape>
            <o:OLEObject Type="Embed" ProgID="Equation.DSMT4" ShapeID="_x0000_i1436" DrawAspect="Content" ObjectID="_1818781042" r:id="rId703"/>
          </w:object>
        </w:r>
        <w:r w:rsidR="00605F8E">
          <w:rPr>
            <w:rFonts w:hint="eastAsia"/>
          </w:rPr>
          <w:t>满足：</w:t>
        </w:r>
      </w:moveTo>
    </w:p>
    <w:moveFromRangeStart w:id="1141" w:author="yukina minato" w:date="2025-09-07T11:49:00Z" w:name="move208138174"/>
    <w:moveToRangeEnd w:id="1139"/>
    <w:p w14:paraId="4CBAD582" w14:textId="7B9A98C6" w:rsidR="00BB6D11" w:rsidDel="00605F8E" w:rsidRDefault="00BB6D11" w:rsidP="0084350E">
      <w:pPr>
        <w:ind w:firstLineChars="200" w:firstLine="480"/>
        <w:jc w:val="both"/>
        <w:rPr>
          <w:del w:id="1142" w:author="yukina minato" w:date="2025-09-07T11:49:00Z" w16du:dateUtc="2025-09-07T03:49:00Z"/>
        </w:rPr>
        <w:pPrChange w:id="1143" w:author="yukina minato" w:date="2025-09-07T17:01:00Z" w16du:dateUtc="2025-09-07T09:01:00Z">
          <w:pPr>
            <w:jc w:val="both"/>
          </w:pPr>
        </w:pPrChange>
      </w:pPr>
      <w:moveFrom w:id="1144" w:author="yukina minato" w:date="2025-09-07T11:49:00Z" w16du:dateUtc="2025-09-07T03:49:00Z">
        <w:r w:rsidRPr="001F119E" w:rsidDel="00605F8E">
          <w:rPr>
            <w:rFonts w:hint="eastAsia"/>
            <w:position w:val="-18"/>
          </w:rPr>
          <w:object w:dxaOrig="2260" w:dyaOrig="480" w14:anchorId="5663C649">
            <v:shape id="_x0000_i1437" type="#_x0000_t75" style="width:113.25pt;height:24pt" o:ole="">
              <v:imagedata r:id="rId701" o:title=""/>
            </v:shape>
            <o:OLEObject Type="Embed" ProgID="Equation.DSMT4" ShapeID="_x0000_i1437" DrawAspect="Content" ObjectID="_1818781043" r:id="rId704"/>
          </w:object>
        </w:r>
      </w:moveFrom>
      <w:moveFromRangeEnd w:id="1141"/>
    </w:p>
    <w:p w14:paraId="735E70C6" w14:textId="77777777" w:rsidR="00605F8E" w:rsidRDefault="00605F8E" w:rsidP="0084350E">
      <w:pPr>
        <w:ind w:firstLineChars="200" w:firstLine="480"/>
        <w:jc w:val="both"/>
        <w:rPr>
          <w:ins w:id="1145" w:author="yukina minato" w:date="2025-09-07T11:49:00Z" w16du:dateUtc="2025-09-07T03:49:00Z"/>
        </w:rPr>
        <w:pPrChange w:id="1146" w:author="yukina minato" w:date="2025-09-07T17:01:00Z" w16du:dateUtc="2025-09-07T09:01:00Z">
          <w:pPr>
            <w:ind w:firstLineChars="200" w:firstLine="480"/>
            <w:jc w:val="left"/>
          </w:pPr>
        </w:pPrChange>
      </w:pPr>
    </w:p>
    <w:p w14:paraId="109C5E3D" w14:textId="36E930DC" w:rsidR="00BB6D11" w:rsidRPr="00F74E68" w:rsidRDefault="00BB6D11" w:rsidP="00605F8E">
      <w:moveFromRangeStart w:id="1147" w:author="yukina minato" w:date="2025-09-07T11:49:00Z" w:name="move208138162"/>
      <w:moveFrom w:id="1148" w:author="yukina minato" w:date="2025-09-07T11:49:00Z" w16du:dateUtc="2025-09-07T03:49:00Z">
        <w:r w:rsidDel="00605F8E">
          <w:rPr>
            <w:rFonts w:hint="eastAsia"/>
          </w:rPr>
          <w:t>真目标圆柱上下圆周上的点</w:t>
        </w:r>
        <w:r w:rsidRPr="00561593" w:rsidDel="00605F8E">
          <w:rPr>
            <w:rFonts w:hint="eastAsia"/>
            <w:position w:val="-14"/>
          </w:rPr>
          <w:object w:dxaOrig="1440" w:dyaOrig="400" w14:anchorId="4ECA2483">
            <v:shape id="_x0000_i1438" type="#_x0000_t75" style="width:1in;height:20.25pt" o:ole="">
              <v:imagedata r:id="rId163" o:title=""/>
            </v:shape>
            <o:OLEObject Type="Embed" ProgID="Equation.DSMT4" ShapeID="_x0000_i1438" DrawAspect="Content" ObjectID="_1818781044" r:id="rId705"/>
          </w:object>
        </w:r>
        <w:r w:rsidDel="00605F8E">
          <w:rPr>
            <w:rFonts w:hint="eastAsia"/>
          </w:rPr>
          <w:t>满足：</w:t>
        </w:r>
      </w:moveFrom>
      <w:moveFromRangeEnd w:id="1147"/>
      <w:r w:rsidRPr="00561593">
        <w:rPr>
          <w:rFonts w:hint="eastAsia"/>
          <w:position w:val="-34"/>
        </w:rPr>
        <w:object w:dxaOrig="1660" w:dyaOrig="800" w14:anchorId="3BE7A768">
          <v:shape id="_x0000_i1439" type="#_x0000_t75" style="width:83.25pt;height:39.75pt" o:ole="">
            <v:imagedata r:id="rId278" o:title=""/>
          </v:shape>
          <o:OLEObject Type="Embed" ProgID="Equation.DSMT4" ShapeID="_x0000_i1439" DrawAspect="Content" ObjectID="_1818781045" r:id="rId706"/>
        </w:object>
      </w:r>
    </w:p>
    <w:p w14:paraId="59D7F697" w14:textId="2E955EBA" w:rsidR="00BB6D11" w:rsidDel="00605F8E" w:rsidRDefault="00BB6D11" w:rsidP="00BB6D11">
      <w:pPr>
        <w:rPr>
          <w:del w:id="1149" w:author="yukina minato" w:date="2025-09-07T11:48:00Z" w16du:dateUtc="2025-09-07T03:48:00Z"/>
        </w:rPr>
      </w:pPr>
    </w:p>
    <w:p w14:paraId="4D1BF40B" w14:textId="65FFF893" w:rsidR="00BB6D11" w:rsidRDefault="00BB6D11" w:rsidP="00C8579E">
      <w:pPr>
        <w:jc w:val="left"/>
      </w:pPr>
      <w:r>
        <w:rPr>
          <w:rFonts w:hint="eastAsia"/>
        </w:rPr>
        <w:t>点</w:t>
      </w:r>
      <w:r w:rsidRPr="00561593">
        <w:rPr>
          <w:rFonts w:hint="eastAsia"/>
          <w:position w:val="-6"/>
        </w:rPr>
        <w:object w:dxaOrig="279" w:dyaOrig="279" w14:anchorId="410E1740">
          <v:shape id="_x0000_i1440" type="#_x0000_t75" style="width:13.5pt;height:13.5pt" o:ole="">
            <v:imagedata r:id="rId167" o:title=""/>
          </v:shape>
          <o:OLEObject Type="Embed" ProgID="Equation.DSMT4" ShapeID="_x0000_i1440" DrawAspect="Content" ObjectID="_1818781046" r:id="rId707"/>
        </w:object>
      </w:r>
      <w:r>
        <w:rPr>
          <w:rFonts w:hint="eastAsia"/>
        </w:rPr>
        <w:t>与点</w:t>
      </w:r>
      <w:r w:rsidRPr="00561593">
        <w:rPr>
          <w:rFonts w:hint="eastAsia"/>
          <w:position w:val="-16"/>
        </w:rPr>
        <w:object w:dxaOrig="540" w:dyaOrig="400" w14:anchorId="549EBD41">
          <v:shape id="_x0000_i1441" type="#_x0000_t75" style="width:27pt;height:20.25pt" o:ole="">
            <v:imagedata r:id="rId708" o:title=""/>
          </v:shape>
          <o:OLEObject Type="Embed" ProgID="Equation.DSMT4" ShapeID="_x0000_i1441" DrawAspect="Content" ObjectID="_1818781047" r:id="rId709"/>
        </w:object>
      </w:r>
      <w:r>
        <w:rPr>
          <w:rFonts w:hint="eastAsia"/>
        </w:rPr>
        <w:t>连线构成向量</w:t>
      </w:r>
      <w:r w:rsidRPr="00561593">
        <w:rPr>
          <w:rFonts w:hint="eastAsia"/>
          <w:position w:val="-16"/>
        </w:rPr>
        <w:object w:dxaOrig="740" w:dyaOrig="440" w14:anchorId="68CF39A2">
          <v:shape id="_x0000_i1442" type="#_x0000_t75" style="width:36.75pt;height:22.5pt" o:ole="">
            <v:imagedata r:id="rId710" o:title=""/>
          </v:shape>
          <o:OLEObject Type="Embed" ProgID="Equation.DSMT4" ShapeID="_x0000_i1442" DrawAspect="Content" ObjectID="_1818781048" r:id="rId711"/>
        </w:object>
      </w:r>
      <w:r>
        <w:rPr>
          <w:rFonts w:hint="eastAsia"/>
        </w:rPr>
        <w:t>，且</w:t>
      </w:r>
    </w:p>
    <w:p w14:paraId="446E2722" w14:textId="77777777" w:rsidR="00BB6D11" w:rsidDel="00605F8E" w:rsidRDefault="00BB6D11" w:rsidP="00BB6D11">
      <w:pPr>
        <w:rPr>
          <w:del w:id="1150" w:author="yukina minato" w:date="2025-09-07T11:48:00Z" w16du:dateUtc="2025-09-07T03:48:00Z"/>
        </w:rPr>
      </w:pPr>
      <w:r w:rsidRPr="008B7292">
        <w:rPr>
          <w:rFonts w:hint="eastAsia"/>
          <w:position w:val="-18"/>
        </w:rPr>
        <w:object w:dxaOrig="4060" w:dyaOrig="480" w14:anchorId="70E2DF94">
          <v:shape id="_x0000_i1443" type="#_x0000_t75" style="width:203.25pt;height:24pt" o:ole="">
            <v:imagedata r:id="rId712" o:title=""/>
          </v:shape>
          <o:OLEObject Type="Embed" ProgID="Equation.DSMT4" ShapeID="_x0000_i1443" DrawAspect="Content" ObjectID="_1818781049" r:id="rId713"/>
        </w:object>
      </w:r>
    </w:p>
    <w:p w14:paraId="50E014B9" w14:textId="77777777" w:rsidR="00BB6D11" w:rsidRDefault="00BB6D11" w:rsidP="00605F8E"/>
    <w:p w14:paraId="3F87E116" w14:textId="41F60F79" w:rsidR="00BB6D11" w:rsidRDefault="00BB6D11" w:rsidP="00C8579E">
      <w:pPr>
        <w:jc w:val="left"/>
      </w:pPr>
      <w:r>
        <w:rPr>
          <w:rFonts w:hint="eastAsia"/>
        </w:rPr>
        <w:t>点</w:t>
      </w:r>
      <w:r w:rsidRPr="00561593">
        <w:rPr>
          <w:rFonts w:hint="eastAsia"/>
          <w:position w:val="-6"/>
        </w:rPr>
        <w:object w:dxaOrig="279" w:dyaOrig="279" w14:anchorId="4AA827E7">
          <v:shape id="_x0000_i1444" type="#_x0000_t75" style="width:13.5pt;height:13.5pt" o:ole="">
            <v:imagedata r:id="rId167" o:title=""/>
          </v:shape>
          <o:OLEObject Type="Embed" ProgID="Equation.DSMT4" ShapeID="_x0000_i1444" DrawAspect="Content" ObjectID="_1818781050" r:id="rId714"/>
        </w:object>
      </w:r>
      <w:r>
        <w:rPr>
          <w:rFonts w:hint="eastAsia"/>
        </w:rPr>
        <w:t>与点</w:t>
      </w:r>
      <w:r w:rsidRPr="008B7292">
        <w:rPr>
          <w:rFonts w:hint="eastAsia"/>
          <w:position w:val="-12"/>
        </w:rPr>
        <w:object w:dxaOrig="340" w:dyaOrig="360" w14:anchorId="300F9B91">
          <v:shape id="_x0000_i1445" type="#_x0000_t75" style="width:17.25pt;height:18pt" o:ole="">
            <v:imagedata r:id="rId715" o:title=""/>
          </v:shape>
          <o:OLEObject Type="Embed" ProgID="Equation.DSMT4" ShapeID="_x0000_i1445" DrawAspect="Content" ObjectID="_1818781051" r:id="rId716"/>
        </w:object>
      </w:r>
      <w:r>
        <w:rPr>
          <w:rFonts w:hint="eastAsia"/>
        </w:rPr>
        <w:t>连线构成向量</w:t>
      </w:r>
      <w:r w:rsidRPr="008B7292">
        <w:rPr>
          <w:rFonts w:hint="eastAsia"/>
          <w:position w:val="-12"/>
        </w:rPr>
        <w:object w:dxaOrig="540" w:dyaOrig="400" w14:anchorId="61CFCA90">
          <v:shape id="_x0000_i1446" type="#_x0000_t75" style="width:27pt;height:20.25pt" o:ole="">
            <v:imagedata r:id="rId717" o:title=""/>
          </v:shape>
          <o:OLEObject Type="Embed" ProgID="Equation.DSMT4" ShapeID="_x0000_i1446" DrawAspect="Content" ObjectID="_1818781052" r:id="rId718"/>
        </w:object>
      </w:r>
      <w:r>
        <w:rPr>
          <w:rFonts w:hint="eastAsia"/>
        </w:rPr>
        <w:t>，且</w:t>
      </w:r>
    </w:p>
    <w:p w14:paraId="5AD2E7B3" w14:textId="77777777" w:rsidR="00BB6D11" w:rsidRDefault="00BB6D11" w:rsidP="0084350E">
      <w:r w:rsidRPr="008B7292">
        <w:rPr>
          <w:rFonts w:hint="eastAsia"/>
          <w:position w:val="-20"/>
        </w:rPr>
        <w:object w:dxaOrig="3480" w:dyaOrig="520" w14:anchorId="7B9ADBB0">
          <v:shape id="_x0000_i1447" type="#_x0000_t75" style="width:174pt;height:26.25pt" o:ole="">
            <v:imagedata r:id="rId719" o:title=""/>
          </v:shape>
          <o:OLEObject Type="Embed" ProgID="Equation.DSMT4" ShapeID="_x0000_i1447" DrawAspect="Content" ObjectID="_1818781053" r:id="rId720"/>
        </w:object>
      </w:r>
    </w:p>
    <w:p w14:paraId="680FAEA4" w14:textId="139BF6BA" w:rsidR="00BB6D11" w:rsidDel="00605F8E" w:rsidRDefault="00BB6D11" w:rsidP="00BB6D11">
      <w:pPr>
        <w:rPr>
          <w:del w:id="1151" w:author="yukina minato" w:date="2025-09-07T11:49:00Z" w16du:dateUtc="2025-09-07T03:49:00Z"/>
        </w:rPr>
      </w:pPr>
    </w:p>
    <w:p w14:paraId="3CABCA01" w14:textId="6154EB80" w:rsidR="00BB6D11" w:rsidDel="00605F8E" w:rsidRDefault="00BB6D11" w:rsidP="00BB6D11">
      <w:pPr>
        <w:rPr>
          <w:del w:id="1152" w:author="yukina minato" w:date="2025-09-07T11:49:00Z" w16du:dateUtc="2025-09-07T03:49:00Z"/>
        </w:rPr>
      </w:pPr>
    </w:p>
    <w:p w14:paraId="25716EF1" w14:textId="77777777" w:rsidR="00BB6D11" w:rsidRDefault="00BB6D11" w:rsidP="00C8579E">
      <w:pPr>
        <w:jc w:val="left"/>
      </w:pPr>
      <w:r>
        <w:rPr>
          <w:rFonts w:hint="eastAsia"/>
        </w:rPr>
        <w:t>从而得到球状烟幕中心点</w:t>
      </w:r>
      <w:r w:rsidRPr="00561593">
        <w:rPr>
          <w:rFonts w:hint="eastAsia"/>
          <w:position w:val="-16"/>
        </w:rPr>
        <w:object w:dxaOrig="540" w:dyaOrig="400" w14:anchorId="7EEAE5EC">
          <v:shape id="_x0000_i1448" type="#_x0000_t75" style="width:27pt;height:20.25pt" o:ole="">
            <v:imagedata r:id="rId708" o:title=""/>
          </v:shape>
          <o:OLEObject Type="Embed" ProgID="Equation.DSMT4" ShapeID="_x0000_i1448" DrawAspect="Content" ObjectID="_1818781054" r:id="rId721"/>
        </w:object>
      </w:r>
      <w:r>
        <w:rPr>
          <w:rFonts w:hint="eastAsia"/>
        </w:rPr>
        <w:t>到直线</w:t>
      </w:r>
      <w:r w:rsidRPr="008B7292">
        <w:rPr>
          <w:rFonts w:hint="eastAsia"/>
          <w:position w:val="-12"/>
        </w:rPr>
        <w:object w:dxaOrig="520" w:dyaOrig="360" w14:anchorId="148379A9">
          <v:shape id="_x0000_i1449" type="#_x0000_t75" style="width:26.25pt;height:18pt" o:ole="">
            <v:imagedata r:id="rId191" o:title=""/>
          </v:shape>
          <o:OLEObject Type="Embed" ProgID="Equation.DSMT4" ShapeID="_x0000_i1449" DrawAspect="Content" ObjectID="_1818781055" r:id="rId722"/>
        </w:object>
      </w:r>
      <w:r>
        <w:rPr>
          <w:rFonts w:hint="eastAsia"/>
        </w:rPr>
        <w:t>距离</w:t>
      </w:r>
    </w:p>
    <w:p w14:paraId="0BB9E095" w14:textId="2EF86042" w:rsidR="00BB6D11" w:rsidDel="00605F8E" w:rsidRDefault="00BB6D11" w:rsidP="0084350E">
      <w:pPr>
        <w:rPr>
          <w:del w:id="1153" w:author="yukina minato" w:date="2025-09-07T11:49:00Z" w16du:dateUtc="2025-09-07T03:49:00Z"/>
          <w:rFonts w:hint="eastAsia"/>
        </w:rPr>
        <w:pPrChange w:id="1154" w:author="yukina minato" w:date="2025-09-07T17:01:00Z" w16du:dateUtc="2025-09-07T09:01:00Z">
          <w:pPr/>
        </w:pPrChange>
      </w:pPr>
    </w:p>
    <w:p w14:paraId="5E6AF5CD" w14:textId="1AC46127" w:rsidR="00BB6D11" w:rsidRDefault="00BB6D11" w:rsidP="0084350E">
      <w:r w:rsidRPr="002305B1">
        <w:rPr>
          <w:rFonts w:hint="eastAsia"/>
          <w:position w:val="-60"/>
        </w:rPr>
        <w:object w:dxaOrig="3700" w:dyaOrig="1320" w14:anchorId="12DF03AA">
          <v:shape id="_x0000_i1450" type="#_x0000_t75" style="width:185.25pt;height:66pt" o:ole="">
            <v:imagedata r:id="rId723" o:title=""/>
          </v:shape>
          <o:OLEObject Type="Embed" ProgID="Equation.DSMT4" ShapeID="_x0000_i1450" DrawAspect="Content" ObjectID="_1818781056" r:id="rId724"/>
        </w:object>
      </w:r>
    </w:p>
    <w:p w14:paraId="65F8300C" w14:textId="2AF84791" w:rsidR="00BB6D11" w:rsidRPr="00AB26FB" w:rsidDel="00605F8E" w:rsidRDefault="00BB6D11" w:rsidP="00C8579E">
      <w:pPr>
        <w:jc w:val="both"/>
        <w:rPr>
          <w:del w:id="1155" w:author="yukina minato" w:date="2025-09-07T11:49:00Z" w16du:dateUtc="2025-09-07T03:49:00Z"/>
        </w:rPr>
      </w:pPr>
    </w:p>
    <w:p w14:paraId="67D93210" w14:textId="1CC95F98" w:rsidR="00AB26FB" w:rsidRPr="00AB26FB" w:rsidRDefault="00AB26FB" w:rsidP="00AB26FB">
      <w:pPr>
        <w:pStyle w:val="af3"/>
        <w:spacing w:line="360" w:lineRule="auto"/>
        <w:ind w:leftChars="200" w:left="480"/>
        <w:outlineLvl w:val="4"/>
      </w:pPr>
      <w:r w:rsidRPr="00AB26FB">
        <w:rPr>
          <w:rFonts w:hint="eastAsia"/>
        </w:rPr>
        <w:t>5.5.1.</w:t>
      </w:r>
      <w:r>
        <w:rPr>
          <w:rFonts w:hint="eastAsia"/>
        </w:rPr>
        <w:t>3</w:t>
      </w:r>
      <w:r w:rsidR="00BB6D11">
        <w:rPr>
          <w:rFonts w:hint="eastAsia"/>
        </w:rPr>
        <w:t>最优化模型</w:t>
      </w:r>
      <w:ins w:id="1156" w:author="yukina minato" w:date="2025-09-07T11:50:00Z" w16du:dateUtc="2025-09-07T03:50:00Z">
        <w:r w:rsidR="00605F8E" w:rsidRPr="00C3264E">
          <w:rPr>
            <w:position w:val="-6"/>
          </w:rPr>
          <w:object w:dxaOrig="700" w:dyaOrig="279" w14:anchorId="5D80444E">
            <v:shape id="_x0000_i1451" type="#_x0000_t75" style="width:35.25pt;height:14.25pt" o:ole="">
              <v:imagedata r:id="rId643" o:title=""/>
            </v:shape>
            <o:OLEObject Type="Embed" ProgID="Equation.DSMT4" ShapeID="_x0000_i1451" DrawAspect="Content" ObjectID="_1818781057" r:id="rId725"/>
          </w:object>
        </w:r>
      </w:ins>
      <w:del w:id="1157" w:author="yukina minato" w:date="2025-09-07T11:50:00Z" w16du:dateUtc="2025-09-07T03:50:00Z">
        <w:r w:rsidR="00B76169" w:rsidDel="00605F8E">
          <w:rPr>
            <w:rFonts w:hint="eastAsia"/>
          </w:rPr>
          <w:delText>GA-4</w:delText>
        </w:r>
      </w:del>
      <w:r>
        <w:rPr>
          <w:rFonts w:hint="eastAsia"/>
        </w:rPr>
        <w:t>的建立</w:t>
      </w:r>
    </w:p>
    <w:p w14:paraId="7CCC1FFF" w14:textId="77777777" w:rsidR="00B76169" w:rsidRDefault="00B76169" w:rsidP="00B76169">
      <w:pPr>
        <w:rPr>
          <w:rFonts w:ascii="宋体" w:eastAsia="宋体" w:hAnsi="宋体" w:hint="eastAsia"/>
          <w:szCs w:val="24"/>
        </w:rPr>
      </w:pPr>
      <w:r w:rsidRPr="004A6B29">
        <w:rPr>
          <w:rFonts w:ascii="宋体" w:eastAsia="宋体" w:hAnsi="宋体" w:hint="eastAsia"/>
          <w:szCs w:val="24"/>
        </w:rPr>
        <w:t>圆柱上下</w:t>
      </w:r>
      <w:r>
        <w:rPr>
          <w:rFonts w:ascii="宋体" w:eastAsia="宋体" w:hAnsi="宋体" w:hint="eastAsia"/>
          <w:szCs w:val="24"/>
        </w:rPr>
        <w:t>圆</w:t>
      </w:r>
      <w:r w:rsidRPr="004A6B29">
        <w:rPr>
          <w:rFonts w:ascii="宋体" w:eastAsia="宋体" w:hAnsi="宋体" w:hint="eastAsia"/>
          <w:szCs w:val="24"/>
        </w:rPr>
        <w:t>周上的点和导弹所连线段与烟幕干扰弹起爆后形成的半</w:t>
      </w:r>
      <w:r>
        <w:rPr>
          <w:rFonts w:ascii="宋体" w:eastAsia="宋体" w:hAnsi="宋体" w:hint="eastAsia"/>
          <w:szCs w:val="24"/>
        </w:rPr>
        <w:t>径</w:t>
      </w:r>
    </w:p>
    <w:p w14:paraId="3DF46190" w14:textId="19B33F2D" w:rsidR="00B76169" w:rsidRDefault="00B76169" w:rsidP="00B76169">
      <w:pPr>
        <w:rPr>
          <w:rFonts w:ascii="宋体" w:eastAsia="宋体" w:hAnsi="宋体" w:hint="eastAsia"/>
          <w:szCs w:val="24"/>
        </w:rPr>
      </w:pPr>
      <w:r w:rsidRPr="004A6B29">
        <w:rPr>
          <w:rFonts w:ascii="宋体" w:eastAsia="宋体" w:hAnsi="宋体" w:hint="eastAsia"/>
          <w:position w:val="-6"/>
          <w:szCs w:val="24"/>
        </w:rPr>
        <w:object w:dxaOrig="859" w:dyaOrig="279" w14:anchorId="0A783D2F">
          <v:shape id="_x0000_i1452" type="#_x0000_t75" style="width:42.75pt;height:13.5pt" o:ole="">
            <v:imagedata r:id="rId187" o:title=""/>
          </v:shape>
          <o:OLEObject Type="Embed" ProgID="Equation.DSMT4" ShapeID="_x0000_i1452" DrawAspect="Content" ObjectID="_1818781058" r:id="rId726"/>
        </w:object>
      </w:r>
      <w:r w:rsidRPr="004A6B29">
        <w:rPr>
          <w:rFonts w:ascii="宋体" w:eastAsia="宋体" w:hAnsi="宋体" w:hint="eastAsia"/>
          <w:szCs w:val="24"/>
        </w:rPr>
        <w:t>球状云团有公共点，只要保证球状烟幕中心点</w:t>
      </w:r>
      <w:r w:rsidRPr="004A6B29">
        <w:rPr>
          <w:rFonts w:ascii="宋体" w:eastAsia="宋体" w:hAnsi="宋体" w:hint="eastAsia"/>
          <w:position w:val="-16"/>
          <w:szCs w:val="24"/>
        </w:rPr>
        <w:object w:dxaOrig="540" w:dyaOrig="400" w14:anchorId="41CFE41B">
          <v:shape id="_x0000_i1453" type="#_x0000_t75" style="width:27.75pt;height:19.5pt" o:ole="">
            <v:imagedata r:id="rId727" o:title=""/>
          </v:shape>
          <o:OLEObject Type="Embed" ProgID="Equation.DSMT4" ShapeID="_x0000_i1453" DrawAspect="Content" ObjectID="_1818781059" r:id="rId728"/>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5F6EBAD6">
          <v:shape id="_x0000_i1454" type="#_x0000_t75" style="width:25.5pt;height:18pt" o:ole="">
            <v:imagedata r:id="rId729" o:title=""/>
          </v:shape>
          <o:OLEObject Type="Embed" ProgID="Equation.DSMT4" ShapeID="_x0000_i1454" DrawAspect="Content" ObjectID="_1818781060" r:id="rId730"/>
        </w:object>
      </w:r>
      <w:r w:rsidRPr="004A6B29">
        <w:rPr>
          <w:rFonts w:ascii="宋体" w:eastAsia="宋体" w:hAnsi="宋体" w:hint="eastAsia"/>
          <w:szCs w:val="24"/>
        </w:rPr>
        <w:t>距离</w:t>
      </w:r>
    </w:p>
    <w:p w14:paraId="634FA8C1" w14:textId="77777777" w:rsidR="00B76169" w:rsidRPr="004A6B29" w:rsidRDefault="00B76169" w:rsidP="00B76169">
      <w:pPr>
        <w:jc w:val="left"/>
        <w:rPr>
          <w:rFonts w:ascii="宋体" w:eastAsia="宋体" w:hAnsi="宋体" w:hint="eastAsia"/>
          <w:szCs w:val="24"/>
        </w:rPr>
      </w:pPr>
      <w:r w:rsidRPr="004A6B29">
        <w:rPr>
          <w:rFonts w:ascii="宋体" w:eastAsia="宋体" w:hAnsi="宋体" w:hint="eastAsia"/>
          <w:szCs w:val="24"/>
        </w:rPr>
        <w:t>不大于球半径</w:t>
      </w:r>
      <w:r w:rsidRPr="004A6B29">
        <w:rPr>
          <w:rFonts w:ascii="宋体" w:eastAsia="宋体" w:hAnsi="宋体" w:hint="eastAsia"/>
          <w:position w:val="-4"/>
          <w:szCs w:val="24"/>
        </w:rPr>
        <w:object w:dxaOrig="240" w:dyaOrig="260" w14:anchorId="360288E5">
          <v:shape id="_x0000_i1455" type="#_x0000_t75" style="width:12pt;height:12.75pt" o:ole="">
            <v:imagedata r:id="rId194" o:title=""/>
          </v:shape>
          <o:OLEObject Type="Embed" ProgID="Equation.DSMT4" ShapeID="_x0000_i1455" DrawAspect="Content" ObjectID="_1818781061" r:id="rId731"/>
        </w:object>
      </w:r>
      <w:r w:rsidRPr="004A6B29">
        <w:rPr>
          <w:rFonts w:ascii="宋体" w:eastAsia="宋体" w:hAnsi="宋体" w:hint="eastAsia"/>
          <w:szCs w:val="24"/>
        </w:rPr>
        <w:t>，也即：</w:t>
      </w:r>
    </w:p>
    <w:p w14:paraId="0209CCFB" w14:textId="21D70D78" w:rsidR="00B76169" w:rsidRDefault="00B76169" w:rsidP="00B76169">
      <w:pPr>
        <w:rPr>
          <w:rFonts w:ascii="宋体" w:eastAsia="宋体" w:hAnsi="宋体" w:hint="eastAsia"/>
          <w:szCs w:val="24"/>
        </w:rPr>
      </w:pPr>
      <w:r w:rsidRPr="004A6B29">
        <w:rPr>
          <w:rFonts w:ascii="宋体" w:eastAsia="宋体" w:hAnsi="宋体" w:hint="eastAsia"/>
          <w:position w:val="-16"/>
          <w:szCs w:val="24"/>
        </w:rPr>
        <w:object w:dxaOrig="1020" w:dyaOrig="400" w14:anchorId="1A4A9B46">
          <v:shape id="_x0000_i1456" type="#_x0000_t75" style="width:51.75pt;height:19.5pt" o:ole="">
            <v:imagedata r:id="rId732" o:title=""/>
          </v:shape>
          <o:OLEObject Type="Embed" ProgID="Equation.DSMT4" ShapeID="_x0000_i1456" DrawAspect="Content" ObjectID="_1818781062" r:id="rId733"/>
        </w:object>
      </w:r>
    </w:p>
    <w:p w14:paraId="4D097CFE" w14:textId="77777777" w:rsidR="00B76169" w:rsidRDefault="00B76169" w:rsidP="0084350E">
      <w:pPr>
        <w:ind w:firstLineChars="200" w:firstLine="480"/>
        <w:jc w:val="both"/>
        <w:rPr>
          <w:rFonts w:ascii="宋体" w:eastAsia="宋体" w:hAnsi="宋体" w:hint="eastAsia"/>
          <w:szCs w:val="24"/>
        </w:rPr>
        <w:pPrChange w:id="1158" w:author="yukina minato" w:date="2025-09-07T17:02:00Z" w16du:dateUtc="2025-09-07T09:02:00Z">
          <w:pPr>
            <w:jc w:val="both"/>
          </w:pPr>
        </w:pPrChange>
      </w:pPr>
      <w:del w:id="1159" w:author="yukina minato" w:date="2025-09-07T17:01:00Z" w16du:dateUtc="2025-09-07T09:01:00Z">
        <w:r w:rsidDel="0084350E">
          <w:rPr>
            <w:rFonts w:ascii="宋体" w:eastAsia="宋体" w:hAnsi="宋体" w:hint="eastAsia"/>
            <w:szCs w:val="24"/>
          </w:rPr>
          <w:delText xml:space="preserve">     </w:delText>
        </w:r>
      </w:del>
      <w:r>
        <w:rPr>
          <w:rFonts w:ascii="宋体" w:eastAsia="宋体" w:hAnsi="宋体" w:hint="eastAsia"/>
          <w:szCs w:val="24"/>
        </w:rPr>
        <w:t>从而</w:t>
      </w:r>
    </w:p>
    <w:p w14:paraId="000D04E1" w14:textId="6B8BCC84" w:rsidR="00B76169" w:rsidRPr="004A6B29" w:rsidRDefault="00B76169" w:rsidP="00B76169">
      <w:pPr>
        <w:rPr>
          <w:rFonts w:ascii="宋体" w:eastAsia="宋体" w:hAnsi="宋体" w:hint="eastAsia"/>
          <w:szCs w:val="24"/>
        </w:rPr>
      </w:pPr>
      <w:r w:rsidRPr="00582409">
        <w:rPr>
          <w:rFonts w:hint="eastAsia"/>
          <w:position w:val="-20"/>
        </w:rPr>
        <w:object w:dxaOrig="3000" w:dyaOrig="520" w14:anchorId="3B339D5A">
          <v:shape id="_x0000_i1457" type="#_x0000_t75" style="width:150pt;height:26.25pt" o:ole="">
            <v:imagedata r:id="rId734" o:title=""/>
          </v:shape>
          <o:OLEObject Type="Embed" ProgID="Equation.DSMT4" ShapeID="_x0000_i1457" DrawAspect="Content" ObjectID="_1818781063" r:id="rId735"/>
        </w:object>
      </w:r>
    </w:p>
    <w:p w14:paraId="0E80E5BC" w14:textId="69603B76" w:rsidR="00B76169" w:rsidRDefault="00B76169" w:rsidP="0084350E">
      <w:pPr>
        <w:ind w:firstLineChars="200" w:firstLine="480"/>
        <w:jc w:val="left"/>
        <w:rPr>
          <w:rFonts w:ascii="宋体" w:eastAsia="宋体" w:hAnsi="宋体" w:hint="eastAsia"/>
          <w:szCs w:val="24"/>
        </w:rPr>
        <w:pPrChange w:id="1160" w:author="yukina minato" w:date="2025-09-07T17:02:00Z" w16du:dateUtc="2025-09-07T09:02:00Z">
          <w:pPr>
            <w:ind w:firstLineChars="300" w:firstLine="720"/>
            <w:jc w:val="left"/>
          </w:pPr>
        </w:pPrChange>
      </w:pPr>
      <w:proofErr w:type="gramStart"/>
      <w:r>
        <w:rPr>
          <w:rFonts w:ascii="宋体" w:eastAsia="宋体" w:hAnsi="宋体" w:hint="eastAsia"/>
          <w:szCs w:val="24"/>
        </w:rPr>
        <w:t>设</w:t>
      </w:r>
      <w:r w:rsidRPr="004A6B29">
        <w:rPr>
          <w:rFonts w:ascii="宋体" w:eastAsia="宋体" w:hAnsi="宋体" w:hint="eastAsia"/>
          <w:szCs w:val="24"/>
        </w:rPr>
        <w:t>满足</w:t>
      </w:r>
      <w:proofErr w:type="gramEnd"/>
      <w:r w:rsidRPr="004A6B29">
        <w:rPr>
          <w:rFonts w:ascii="宋体" w:eastAsia="宋体" w:hAnsi="宋体" w:hint="eastAsia"/>
          <w:position w:val="-16"/>
          <w:szCs w:val="24"/>
        </w:rPr>
        <w:object w:dxaOrig="1020" w:dyaOrig="400" w14:anchorId="46286621">
          <v:shape id="_x0000_i3286" type="#_x0000_t75" style="width:51.75pt;height:19.5pt" o:ole="">
            <v:imagedata r:id="rId736" o:title=""/>
          </v:shape>
          <o:OLEObject Type="Embed" ProgID="Equation.DSMT4" ShapeID="_x0000_i3286" DrawAspect="Content" ObjectID="_1818781064" r:id="rId737"/>
        </w:object>
      </w:r>
      <w:r w:rsidRPr="004A6B29">
        <w:rPr>
          <w:rFonts w:ascii="宋体" w:eastAsia="宋体" w:hAnsi="宋体" w:hint="eastAsia"/>
          <w:szCs w:val="24"/>
        </w:rPr>
        <w:t>的若干个时间段</w:t>
      </w:r>
      <w:r>
        <w:rPr>
          <w:rFonts w:ascii="宋体" w:eastAsia="宋体" w:hAnsi="宋体" w:hint="eastAsia"/>
          <w:szCs w:val="24"/>
        </w:rPr>
        <w:t>为</w:t>
      </w:r>
      <w:r w:rsidRPr="004A6B29">
        <w:rPr>
          <w:rFonts w:ascii="宋体" w:eastAsia="宋体" w:hAnsi="宋体" w:hint="eastAsia"/>
          <w:position w:val="-16"/>
          <w:szCs w:val="24"/>
        </w:rPr>
        <w:object w:dxaOrig="1200" w:dyaOrig="440" w14:anchorId="16E2D110">
          <v:shape id="_x0000_i3287" type="#_x0000_t75" style="width:60pt;height:22.5pt" o:ole="">
            <v:imagedata r:id="rId738" o:title=""/>
          </v:shape>
          <o:OLEObject Type="Embed" ProgID="Equation.DSMT4" ShapeID="_x0000_i3287" DrawAspect="Content" ObjectID="_1818781065" r:id="rId739"/>
        </w:object>
      </w:r>
      <w:r w:rsidRPr="004A6B29">
        <w:rPr>
          <w:rFonts w:ascii="宋体" w:eastAsia="宋体" w:hAnsi="宋体" w:hint="eastAsia"/>
          <w:szCs w:val="24"/>
        </w:rPr>
        <w:t>，则烟幕</w:t>
      </w:r>
      <w:proofErr w:type="gramStart"/>
      <w:r w:rsidRPr="004A6B29">
        <w:rPr>
          <w:rFonts w:ascii="宋体" w:eastAsia="宋体" w:hAnsi="宋体" w:hint="eastAsia"/>
          <w:szCs w:val="24"/>
        </w:rPr>
        <w:t>干扰</w:t>
      </w:r>
      <w:r>
        <w:rPr>
          <w:rFonts w:ascii="宋体" w:eastAsia="宋体" w:hAnsi="宋体" w:hint="eastAsia"/>
          <w:szCs w:val="24"/>
        </w:rPr>
        <w:t>弹对</w:t>
      </w:r>
      <w:proofErr w:type="gramEnd"/>
      <w:r w:rsidRPr="00302535">
        <w:rPr>
          <w:rFonts w:ascii="宋体" w:eastAsia="宋体" w:hAnsi="宋体" w:hint="eastAsia"/>
          <w:position w:val="-12"/>
          <w:szCs w:val="24"/>
        </w:rPr>
        <w:object w:dxaOrig="340" w:dyaOrig="360" w14:anchorId="167B1AD2">
          <v:shape id="_x0000_i3288" type="#_x0000_t75" style="width:17.25pt;height:18pt" o:ole="">
            <v:imagedata r:id="rId740" o:title=""/>
          </v:shape>
          <o:OLEObject Type="Embed" ProgID="Equation.DSMT4" ShapeID="_x0000_i3288" DrawAspect="Content" ObjectID="_1818781066" r:id="rId741"/>
        </w:object>
      </w:r>
      <w:r>
        <w:rPr>
          <w:rFonts w:ascii="宋体" w:eastAsia="宋体" w:hAnsi="宋体" w:hint="eastAsia"/>
          <w:szCs w:val="24"/>
        </w:rPr>
        <w:t>的</w:t>
      </w:r>
      <w:r w:rsidRPr="004A6B29">
        <w:rPr>
          <w:rFonts w:ascii="宋体" w:eastAsia="宋体" w:hAnsi="宋体" w:hint="eastAsia"/>
          <w:szCs w:val="24"/>
        </w:rPr>
        <w:t>有效遮蔽时长</w:t>
      </w:r>
      <w:r w:rsidRPr="00C8579E">
        <w:rPr>
          <w:rFonts w:ascii="宋体" w:eastAsia="宋体" w:hAnsi="宋体" w:hint="eastAsia"/>
          <w:position w:val="-12"/>
          <w:szCs w:val="24"/>
        </w:rPr>
        <w:object w:dxaOrig="340" w:dyaOrig="360" w14:anchorId="0BC0B31F">
          <v:shape id="_x0000_i3289" type="#_x0000_t75" style="width:17.25pt;height:17.25pt" o:ole="">
            <v:imagedata r:id="rId742" o:title=""/>
          </v:shape>
          <o:OLEObject Type="Embed" ProgID="Equation.DSMT4" ShapeID="_x0000_i3289" DrawAspect="Content" ObjectID="_1818781067" r:id="rId743"/>
        </w:object>
      </w:r>
      <w:r w:rsidRPr="004A6B29">
        <w:rPr>
          <w:rFonts w:ascii="宋体" w:eastAsia="宋体" w:hAnsi="宋体" w:hint="eastAsia"/>
          <w:szCs w:val="24"/>
        </w:rPr>
        <w:t>为</w:t>
      </w:r>
      <w:ins w:id="1161" w:author="yukina minato" w:date="2025-09-07T17:02:00Z" w16du:dateUtc="2025-09-07T09:02:00Z">
        <w:r w:rsidR="0084350E">
          <w:rPr>
            <w:rFonts w:ascii="宋体" w:eastAsia="宋体" w:hAnsi="宋体" w:hint="eastAsia"/>
            <w:szCs w:val="24"/>
          </w:rPr>
          <w:t>：</w:t>
        </w:r>
      </w:ins>
    </w:p>
    <w:p w14:paraId="01FA2768" w14:textId="5EBF9DFC" w:rsidR="00B76169" w:rsidRDefault="00B76169" w:rsidP="00B76169">
      <w:pPr>
        <w:rPr>
          <w:rFonts w:ascii="宋体" w:eastAsia="宋体" w:hAnsi="宋体" w:hint="eastAsia"/>
          <w:szCs w:val="24"/>
        </w:rPr>
      </w:pPr>
      <w:r w:rsidRPr="004A6B29">
        <w:rPr>
          <w:rFonts w:ascii="宋体" w:eastAsia="宋体" w:hAnsi="宋体" w:hint="eastAsia"/>
          <w:position w:val="-28"/>
          <w:szCs w:val="24"/>
        </w:rPr>
        <w:object w:dxaOrig="1180" w:dyaOrig="540" w14:anchorId="7AA47504">
          <v:shape id="_x0000_i1462" type="#_x0000_t75" style="width:58.5pt;height:26.25pt" o:ole="">
            <v:imagedata r:id="rId744" o:title=""/>
          </v:shape>
          <o:OLEObject Type="Embed" ProgID="Equation.DSMT4" ShapeID="_x0000_i1462" DrawAspect="Content" ObjectID="_1818781068" r:id="rId745"/>
        </w:object>
      </w:r>
    </w:p>
    <w:p w14:paraId="74C67433" w14:textId="4FBA8C11" w:rsidR="00B76169" w:rsidRDefault="00B76169" w:rsidP="00B76169">
      <w:pPr>
        <w:ind w:firstLineChars="200" w:firstLine="480"/>
        <w:jc w:val="left"/>
      </w:pPr>
      <w:r>
        <w:rPr>
          <w:rFonts w:hint="eastAsia"/>
        </w:rPr>
        <w:t>我们可以通过遗传算法对矩阵</w:t>
      </w:r>
      <w:r w:rsidRPr="00582409">
        <w:rPr>
          <w:rFonts w:hint="eastAsia"/>
          <w:position w:val="-20"/>
        </w:rPr>
        <w:object w:dxaOrig="2640" w:dyaOrig="520" w14:anchorId="122A029B">
          <v:shape id="_x0000_i1463" type="#_x0000_t75" style="width:131.25pt;height:26.25pt" o:ole="">
            <v:imagedata r:id="rId746" o:title=""/>
          </v:shape>
          <o:OLEObject Type="Embed" ProgID="Equation.DSMT4" ShapeID="_x0000_i1463" DrawAspect="Content" ObjectID="_1818781069" r:id="rId747"/>
        </w:object>
      </w:r>
      <w:r>
        <w:rPr>
          <w:rFonts w:hint="eastAsia"/>
        </w:rPr>
        <w:t>进行合理取值，这样，对于每一个矩阵</w:t>
      </w:r>
      <w:r w:rsidRPr="00302535">
        <w:rPr>
          <w:rFonts w:hint="eastAsia"/>
          <w:position w:val="-4"/>
        </w:rPr>
        <w:object w:dxaOrig="279" w:dyaOrig="260" w14:anchorId="70B2BA5D">
          <v:shape id="_x0000_i1464" type="#_x0000_t75" style="width:13.5pt;height:13.5pt" o:ole="">
            <v:imagedata r:id="rId314" o:title=""/>
          </v:shape>
          <o:OLEObject Type="Embed" ProgID="Equation.DSMT4" ShapeID="_x0000_i1464" DrawAspect="Content" ObjectID="_1818781070" r:id="rId748"/>
        </w:object>
      </w:r>
      <w:r>
        <w:rPr>
          <w:rFonts w:hint="eastAsia"/>
        </w:rPr>
        <w:t>，都能得到与之对应的有效遮蔽时长</w:t>
      </w:r>
      <w:r w:rsidRPr="00C8579E">
        <w:rPr>
          <w:rFonts w:hint="eastAsia"/>
          <w:position w:val="-12"/>
        </w:rPr>
        <w:object w:dxaOrig="340" w:dyaOrig="360" w14:anchorId="13A47B9F">
          <v:shape id="_x0000_i1465" type="#_x0000_t75" style="width:17.25pt;height:17.25pt" o:ole="">
            <v:imagedata r:id="rId749" o:title=""/>
          </v:shape>
          <o:OLEObject Type="Embed" ProgID="Equation.DSMT4" ShapeID="_x0000_i1465" DrawAspect="Content" ObjectID="_1818781071" r:id="rId750"/>
        </w:object>
      </w:r>
      <w:r>
        <w:rPr>
          <w:rFonts w:hint="eastAsia"/>
        </w:rPr>
        <w:t>，也就是说我们能得到</w:t>
      </w:r>
      <w:r w:rsidRPr="00C8579E">
        <w:rPr>
          <w:rFonts w:hint="eastAsia"/>
          <w:position w:val="-12"/>
        </w:rPr>
        <w:object w:dxaOrig="340" w:dyaOrig="360" w14:anchorId="282743BA">
          <v:shape id="_x0000_i1466" type="#_x0000_t75" style="width:17.25pt;height:17.25pt" o:ole="">
            <v:imagedata r:id="rId751" o:title=""/>
          </v:shape>
          <o:OLEObject Type="Embed" ProgID="Equation.DSMT4" ShapeID="_x0000_i1466" DrawAspect="Content" ObjectID="_1818781072" r:id="rId752"/>
        </w:object>
      </w:r>
      <w:r>
        <w:rPr>
          <w:rFonts w:hint="eastAsia"/>
        </w:rPr>
        <w:t>关于矩阵</w:t>
      </w:r>
      <w:r w:rsidRPr="00582409">
        <w:rPr>
          <w:rFonts w:hint="eastAsia"/>
          <w:position w:val="-20"/>
        </w:rPr>
        <w:object w:dxaOrig="2540" w:dyaOrig="520" w14:anchorId="055DFC8F">
          <v:shape id="_x0000_i1467" type="#_x0000_t75" style="width:126.75pt;height:26.25pt" o:ole="">
            <v:imagedata r:id="rId617" o:title=""/>
          </v:shape>
          <o:OLEObject Type="Embed" ProgID="Equation.DSMT4" ShapeID="_x0000_i1467" DrawAspect="Content" ObjectID="_1818781073" r:id="rId753"/>
        </w:object>
      </w:r>
      <w:r>
        <w:rPr>
          <w:rFonts w:hint="eastAsia"/>
        </w:rPr>
        <w:t>的函数，也即：</w:t>
      </w:r>
    </w:p>
    <w:p w14:paraId="7C64B1BF" w14:textId="2F6A2D8B" w:rsidR="00B76169" w:rsidRDefault="00B76169" w:rsidP="00B76169">
      <w:pPr>
        <w:ind w:firstLineChars="200" w:firstLine="480"/>
      </w:pPr>
      <w:r w:rsidRPr="00B76169">
        <w:rPr>
          <w:rFonts w:hint="eastAsia"/>
          <w:position w:val="-36"/>
        </w:rPr>
        <w:object w:dxaOrig="3780" w:dyaOrig="840" w14:anchorId="01AEA018">
          <v:shape id="_x0000_i1468" type="#_x0000_t75" style="width:189.75pt;height:42pt" o:ole="">
            <v:imagedata r:id="rId754" o:title=""/>
          </v:shape>
          <o:OLEObject Type="Embed" ProgID="Equation.DSMT4" ShapeID="_x0000_i1468" DrawAspect="Content" ObjectID="_1818781074" r:id="rId755"/>
        </w:object>
      </w:r>
    </w:p>
    <w:p w14:paraId="3E03D669" w14:textId="77777777" w:rsidR="00B76169" w:rsidRDefault="00B76169" w:rsidP="00B76169">
      <w:pPr>
        <w:ind w:firstLineChars="200" w:firstLine="480"/>
        <w:jc w:val="both"/>
      </w:pPr>
      <w:r>
        <w:rPr>
          <w:rFonts w:hint="eastAsia"/>
        </w:rPr>
        <w:t>设</w:t>
      </w:r>
      <w:r w:rsidRPr="00602029">
        <w:rPr>
          <w:position w:val="-12"/>
        </w:rPr>
        <w:object w:dxaOrig="600" w:dyaOrig="360" w14:anchorId="2340574B">
          <v:shape id="_x0000_i1469" type="#_x0000_t75" style="width:30pt;height:18pt" o:ole="">
            <v:imagedata r:id="rId323" o:title=""/>
          </v:shape>
          <o:OLEObject Type="Embed" ProgID="Equation.DSMT4" ShapeID="_x0000_i1469" DrawAspect="Content" ObjectID="_1818781075" r:id="rId756"/>
        </w:object>
      </w:r>
      <w:r>
        <w:rPr>
          <w:rFonts w:hint="eastAsia"/>
        </w:rPr>
        <w:t>为矩阵</w:t>
      </w:r>
      <w:r w:rsidRPr="00602029">
        <w:rPr>
          <w:position w:val="-4"/>
        </w:rPr>
        <w:object w:dxaOrig="279" w:dyaOrig="260" w14:anchorId="76618FEB">
          <v:shape id="_x0000_i1470" type="#_x0000_t75" style="width:13.5pt;height:12.75pt" o:ole="">
            <v:imagedata r:id="rId325" o:title=""/>
          </v:shape>
          <o:OLEObject Type="Embed" ProgID="Equation.DSMT4" ShapeID="_x0000_i1470" DrawAspect="Content" ObjectID="_1818781076" r:id="rId757"/>
        </w:object>
      </w:r>
      <w:r>
        <w:rPr>
          <w:rFonts w:hint="eastAsia"/>
        </w:rPr>
        <w:t>中参数的下确界组成的矩阵，</w:t>
      </w:r>
      <w:r w:rsidRPr="00602029">
        <w:rPr>
          <w:position w:val="-14"/>
        </w:rPr>
        <w:object w:dxaOrig="600" w:dyaOrig="380" w14:anchorId="17DB19A4">
          <v:shape id="_x0000_i1471" type="#_x0000_t75" style="width:30pt;height:18.75pt" o:ole="">
            <v:imagedata r:id="rId327" o:title=""/>
          </v:shape>
          <o:OLEObject Type="Embed" ProgID="Equation.DSMT4" ShapeID="_x0000_i1471" DrawAspect="Content" ObjectID="_1818781077" r:id="rId758"/>
        </w:object>
      </w:r>
      <w:r>
        <w:rPr>
          <w:rFonts w:hint="eastAsia"/>
        </w:rPr>
        <w:t>为矩阵</w:t>
      </w:r>
      <w:r w:rsidRPr="00602029">
        <w:rPr>
          <w:position w:val="-4"/>
        </w:rPr>
        <w:object w:dxaOrig="279" w:dyaOrig="260" w14:anchorId="4B737860">
          <v:shape id="_x0000_i1472" type="#_x0000_t75" style="width:13.5pt;height:12.75pt" o:ole="">
            <v:imagedata r:id="rId325" o:title=""/>
          </v:shape>
          <o:OLEObject Type="Embed" ProgID="Equation.DSMT4" ShapeID="_x0000_i1472" DrawAspect="Content" ObjectID="_1818781078" r:id="rId759"/>
        </w:object>
      </w:r>
      <w:r>
        <w:rPr>
          <w:rFonts w:hint="eastAsia"/>
        </w:rPr>
        <w:t>中参数的上确界组成的矩阵，也即：</w:t>
      </w:r>
    </w:p>
    <w:p w14:paraId="344554E2" w14:textId="77777777" w:rsidR="00B76169" w:rsidRDefault="00B76169" w:rsidP="0084350E">
      <w:pPr>
        <w:pPrChange w:id="1162" w:author="yukina minato" w:date="2025-09-07T17:02:00Z" w16du:dateUtc="2025-09-07T09:02:00Z">
          <w:pPr>
            <w:ind w:firstLineChars="200" w:firstLine="480"/>
          </w:pPr>
        </w:pPrChange>
      </w:pPr>
      <w:r w:rsidRPr="00602029">
        <w:rPr>
          <w:position w:val="-14"/>
        </w:rPr>
        <w:object w:dxaOrig="1820" w:dyaOrig="380" w14:anchorId="27DDE5E0">
          <v:shape id="_x0000_i1473" type="#_x0000_t75" style="width:90.75pt;height:18.75pt" o:ole="">
            <v:imagedata r:id="rId330" o:title=""/>
          </v:shape>
          <o:OLEObject Type="Embed" ProgID="Equation.DSMT4" ShapeID="_x0000_i1473" DrawAspect="Content" ObjectID="_1818781079" r:id="rId760"/>
        </w:object>
      </w:r>
    </w:p>
    <w:p w14:paraId="62D63AAA" w14:textId="11A1B2EE" w:rsidR="00B76169" w:rsidRDefault="00B76169" w:rsidP="0084350E">
      <w:pPr>
        <w:jc w:val="left"/>
        <w:pPrChange w:id="1163" w:author="yukina minato" w:date="2025-09-07T17:02:00Z" w16du:dateUtc="2025-09-07T09:02:00Z">
          <w:pPr>
            <w:ind w:firstLineChars="200" w:firstLine="480"/>
            <w:jc w:val="left"/>
          </w:pPr>
        </w:pPrChange>
      </w:pPr>
      <w:r>
        <w:rPr>
          <w:rFonts w:hint="eastAsia"/>
        </w:rPr>
        <w:t>并满足（忽略单位</w:t>
      </w:r>
      <w:ins w:id="1164" w:author="Noah Zheng" w:date="2025-09-07T13:18:00Z" w16du:dateUtc="2025-09-07T05:18:00Z">
        <w:r w:rsidR="003151F4">
          <w:rPr>
            <w:rFonts w:hint="eastAsia"/>
          </w:rPr>
          <w:t>，且只列出重复部分</w:t>
        </w:r>
      </w:ins>
      <w:r>
        <w:rPr>
          <w:rFonts w:hint="eastAsia"/>
        </w:rPr>
        <w:t>）</w:t>
      </w:r>
    </w:p>
    <w:p w14:paraId="4F95806C" w14:textId="631F85F6" w:rsidR="00B76169" w:rsidRDefault="00B0175E" w:rsidP="0084350E">
      <w:pPr>
        <w:ind w:leftChars="200" w:left="480" w:firstLineChars="200" w:firstLine="480"/>
        <w:pPrChange w:id="1165" w:author="yukina minato" w:date="2025-09-07T17:02:00Z" w16du:dateUtc="2025-09-07T09:02:00Z">
          <w:pPr>
            <w:ind w:firstLineChars="200" w:firstLine="480"/>
          </w:pPr>
        </w:pPrChange>
      </w:pPr>
      <w:r w:rsidRPr="00C25C03">
        <w:rPr>
          <w:position w:val="-36"/>
        </w:rPr>
        <w:object w:dxaOrig="5280" w:dyaOrig="840" w14:anchorId="06C8848A">
          <v:shape id="_x0000_i1474" type="#_x0000_t75" style="width:263.25pt;height:42pt" o:ole="">
            <v:imagedata r:id="rId761" o:title=""/>
          </v:shape>
          <o:OLEObject Type="Embed" ProgID="Equation.DSMT4" ShapeID="_x0000_i1474" DrawAspect="Content" ObjectID="_1818781080" r:id="rId762"/>
        </w:object>
      </w:r>
    </w:p>
    <w:p w14:paraId="356C81F5" w14:textId="0FDBE6AA" w:rsidR="00B76169" w:rsidRDefault="00B76169" w:rsidP="0084350E">
      <w:pPr>
        <w:jc w:val="left"/>
        <w:pPrChange w:id="1166" w:author="yukina minato" w:date="2025-09-07T17:02:00Z" w16du:dateUtc="2025-09-07T09:02:00Z">
          <w:pPr>
            <w:ind w:firstLineChars="200" w:firstLine="480"/>
            <w:jc w:val="left"/>
          </w:pPr>
        </w:pPrChange>
      </w:pPr>
      <w:r>
        <w:rPr>
          <w:rFonts w:hint="eastAsia"/>
        </w:rPr>
        <w:t>因此我们可以建立最优化模型</w:t>
      </w:r>
      <w:ins w:id="1167" w:author="yukina minato" w:date="2025-09-07T11:50:00Z" w16du:dateUtc="2025-09-07T03:50:00Z">
        <w:r w:rsidR="00780051" w:rsidRPr="00DE619A">
          <w:rPr>
            <w:position w:val="-6"/>
          </w:rPr>
          <w:object w:dxaOrig="700" w:dyaOrig="279" w14:anchorId="0407535A">
            <v:shape id="_x0000_i1475" type="#_x0000_t75" style="width:35.25pt;height:14.25pt" o:ole="">
              <v:imagedata r:id="rId763" o:title=""/>
            </v:shape>
            <o:OLEObject Type="Embed" ProgID="Equation.DSMT4" ShapeID="_x0000_i1475" DrawAspect="Content" ObjectID="_1818781081" r:id="rId764"/>
          </w:object>
        </w:r>
      </w:ins>
      <w:del w:id="1168" w:author="yukina minato" w:date="2025-09-07T11:50:00Z" w16du:dateUtc="2025-09-07T03:50:00Z">
        <w:r w:rsidRPr="00302535" w:rsidDel="00780051">
          <w:rPr>
            <w:rFonts w:hint="eastAsia"/>
            <w:b/>
            <w:bCs/>
          </w:rPr>
          <w:delText>GA-</w:delText>
        </w:r>
        <w:r w:rsidDel="00780051">
          <w:rPr>
            <w:b/>
            <w:bCs/>
          </w:rPr>
          <w:delText>4</w:delText>
        </w:r>
      </w:del>
      <w:r>
        <w:rPr>
          <w:rFonts w:hint="eastAsia"/>
        </w:rPr>
        <w:t>，其中</w:t>
      </w:r>
      <w:ins w:id="1169" w:author="yukina minato" w:date="2025-09-07T17:02:00Z" w16du:dateUtc="2025-09-07T09:02:00Z">
        <w:r w:rsidR="0084350E">
          <w:rPr>
            <w:rFonts w:hint="eastAsia"/>
          </w:rPr>
          <w:t>决策变量</w:t>
        </w:r>
        <w:r w:rsidR="0084350E">
          <w:rPr>
            <w:rFonts w:hint="eastAsia"/>
          </w:rPr>
          <w:t>和</w:t>
        </w:r>
        <w:r w:rsidR="0084350E">
          <w:rPr>
            <w:rFonts w:hint="eastAsia"/>
          </w:rPr>
          <w:t>目标函数</w:t>
        </w:r>
        <w:r w:rsidR="0084350E">
          <w:rPr>
            <w:rFonts w:hint="eastAsia"/>
          </w:rPr>
          <w:t>分别为</w:t>
        </w:r>
      </w:ins>
      <w:r>
        <w:rPr>
          <w:rFonts w:hint="eastAsia"/>
        </w:rPr>
        <w:t>：</w:t>
      </w:r>
    </w:p>
    <w:p w14:paraId="48238D89" w14:textId="77777777" w:rsidR="0084350E" w:rsidRDefault="00B76169" w:rsidP="0084350E">
      <w:pPr>
        <w:rPr>
          <w:ins w:id="1170" w:author="yukina minato" w:date="2025-09-07T17:03:00Z" w16du:dateUtc="2025-09-07T09:03:00Z"/>
        </w:rPr>
      </w:pPr>
      <w:del w:id="1171" w:author="yukina minato" w:date="2025-09-07T17:02:00Z" w16du:dateUtc="2025-09-07T09:02:00Z">
        <w:r w:rsidDel="0084350E">
          <w:rPr>
            <w:rFonts w:hint="eastAsia"/>
          </w:rPr>
          <w:delText>决策变量</w:delText>
        </w:r>
      </w:del>
      <w:r w:rsidR="00B0175E" w:rsidRPr="00582409">
        <w:rPr>
          <w:rFonts w:hint="eastAsia"/>
          <w:position w:val="-20"/>
        </w:rPr>
        <w:object w:dxaOrig="2640" w:dyaOrig="520" w14:anchorId="55916485">
          <v:shape id="_x0000_i1476" type="#_x0000_t75" style="width:131.25pt;height:26.25pt" o:ole="">
            <v:imagedata r:id="rId765" o:title=""/>
          </v:shape>
          <o:OLEObject Type="Embed" ProgID="Equation.DSMT4" ShapeID="_x0000_i1476" DrawAspect="Content" ObjectID="_1818781082" r:id="rId766"/>
        </w:object>
      </w:r>
    </w:p>
    <w:p w14:paraId="1EC25BDD" w14:textId="6EE0FBAA" w:rsidR="00B76169" w:rsidRDefault="00B76169" w:rsidP="0084350E">
      <w:pPr>
        <w:pPrChange w:id="1172" w:author="yukina minato" w:date="2025-09-07T17:02:00Z" w16du:dateUtc="2025-09-07T09:02:00Z">
          <w:pPr>
            <w:ind w:firstLineChars="200" w:firstLine="480"/>
            <w:jc w:val="left"/>
          </w:pPr>
        </w:pPrChange>
      </w:pPr>
      <w:del w:id="1173" w:author="yukina minato" w:date="2025-09-07T17:03:00Z" w16du:dateUtc="2025-09-07T09:03:00Z">
        <w:r w:rsidDel="0084350E">
          <w:rPr>
            <w:rFonts w:hint="eastAsia"/>
          </w:rPr>
          <w:delText>；</w:delText>
        </w:r>
      </w:del>
      <w:proofErr w:type="spellStart"/>
      <w:r>
        <w:rPr>
          <w:rFonts w:hint="eastAsia"/>
        </w:rPr>
        <w:t>s.t.</w:t>
      </w:r>
      <w:proofErr w:type="spellEnd"/>
      <w:r w:rsidRPr="00602029">
        <w:rPr>
          <w:position w:val="-14"/>
        </w:rPr>
        <w:object w:dxaOrig="1820" w:dyaOrig="380" w14:anchorId="45CA199C">
          <v:shape id="_x0000_i1477" type="#_x0000_t75" style="width:90.75pt;height:18.75pt" o:ole="">
            <v:imagedata r:id="rId330" o:title=""/>
          </v:shape>
          <o:OLEObject Type="Embed" ProgID="Equation.DSMT4" ShapeID="_x0000_i1477" DrawAspect="Content" ObjectID="_1818781083" r:id="rId767"/>
        </w:object>
      </w:r>
      <w:del w:id="1174" w:author="yukina minato" w:date="2025-09-07T17:03:00Z" w16du:dateUtc="2025-09-07T09:03:00Z">
        <w:r w:rsidDel="0084350E">
          <w:rPr>
            <w:rFonts w:hint="eastAsia"/>
          </w:rPr>
          <w:delText>；</w:delText>
        </w:r>
      </w:del>
    </w:p>
    <w:p w14:paraId="3F6CBC2C" w14:textId="33F6952A" w:rsidR="00AB26FB" w:rsidRPr="00C8579E" w:rsidRDefault="00B76169" w:rsidP="0084350E">
      <w:pPr>
        <w:pPrChange w:id="1175" w:author="yukina minato" w:date="2025-09-07T17:02:00Z" w16du:dateUtc="2025-09-07T09:02:00Z">
          <w:pPr>
            <w:ind w:firstLineChars="200" w:firstLine="480"/>
            <w:jc w:val="left"/>
          </w:pPr>
        </w:pPrChange>
      </w:pPr>
      <w:del w:id="1176" w:author="yukina minato" w:date="2025-09-07T17:02:00Z" w16du:dateUtc="2025-09-07T09:02:00Z">
        <w:r w:rsidDel="0084350E">
          <w:rPr>
            <w:rFonts w:hint="eastAsia"/>
          </w:rPr>
          <w:delText>目标函数</w:delText>
        </w:r>
      </w:del>
      <w:r w:rsidRPr="00C8579E">
        <w:rPr>
          <w:rFonts w:hint="eastAsia"/>
          <w:position w:val="-28"/>
        </w:rPr>
        <w:object w:dxaOrig="4020" w:dyaOrig="680" w14:anchorId="75454099">
          <v:shape id="_x0000_i1478" type="#_x0000_t75" style="width:200.25pt;height:33.75pt" o:ole="">
            <v:imagedata r:id="rId768" o:title=""/>
          </v:shape>
          <o:OLEObject Type="Embed" ProgID="Equation.DSMT4" ShapeID="_x0000_i1478" DrawAspect="Content" ObjectID="_1818781084" r:id="rId769"/>
        </w:object>
      </w:r>
    </w:p>
    <w:p w14:paraId="564ADAB8" w14:textId="561D113C" w:rsidR="00F8289C" w:rsidRPr="005B4CFC" w:rsidRDefault="00F8289C" w:rsidP="00F8289C">
      <w:pPr>
        <w:pStyle w:val="af3"/>
        <w:spacing w:line="360" w:lineRule="auto"/>
        <w:ind w:leftChars="100" w:left="240"/>
        <w:rPr>
          <w:rFonts w:ascii="宋体" w:eastAsia="宋体" w:hAnsi="宋体" w:hint="eastAsia"/>
        </w:rPr>
      </w:pPr>
      <w:r>
        <w:rPr>
          <w:rFonts w:hint="eastAsia"/>
        </w:rPr>
        <w:t>5.5.2</w:t>
      </w:r>
      <w:r w:rsidR="00411877">
        <w:rPr>
          <w:rFonts w:hint="eastAsia"/>
        </w:rPr>
        <w:t>最优化</w:t>
      </w:r>
      <w:r w:rsidR="00411877">
        <w:rPr>
          <w:rFonts w:ascii="宋体" w:eastAsia="宋体" w:hAnsi="宋体" w:hint="eastAsia"/>
        </w:rPr>
        <w:t>模型</w:t>
      </w:r>
      <w:ins w:id="1177" w:author="yukina minato" w:date="2025-09-07T11:50:00Z" w16du:dateUtc="2025-09-07T03:50:00Z">
        <w:r w:rsidR="00780051" w:rsidRPr="00C3264E">
          <w:rPr>
            <w:position w:val="-6"/>
          </w:rPr>
          <w:object w:dxaOrig="700" w:dyaOrig="279" w14:anchorId="017DE73F">
            <v:shape id="_x0000_i1479" type="#_x0000_t75" style="width:35.25pt;height:14.25pt" o:ole="">
              <v:imagedata r:id="rId643" o:title=""/>
            </v:shape>
            <o:OLEObject Type="Embed" ProgID="Equation.DSMT4" ShapeID="_x0000_i1479" DrawAspect="Content" ObjectID="_1818781085" r:id="rId770"/>
          </w:object>
        </w:r>
      </w:ins>
      <w:del w:id="1178" w:author="yukina minato" w:date="2025-09-07T11:50:00Z" w16du:dateUtc="2025-09-07T03:50:00Z">
        <w:r w:rsidR="00411877" w:rsidRPr="00302535" w:rsidDel="00780051">
          <w:rPr>
            <w:rFonts w:hint="eastAsia"/>
          </w:rPr>
          <w:delText>GA-4</w:delText>
        </w:r>
      </w:del>
      <w:r>
        <w:rPr>
          <w:rFonts w:ascii="宋体" w:eastAsia="宋体" w:hAnsi="宋体" w:hint="eastAsia"/>
        </w:rPr>
        <w:t>的求解</w:t>
      </w:r>
    </w:p>
    <w:p w14:paraId="1A88C3C8" w14:textId="7FEE8E53" w:rsidR="001C338D" w:rsidRDefault="001C338D" w:rsidP="001C338D">
      <w:pPr>
        <w:ind w:firstLineChars="200" w:firstLine="480"/>
        <w:jc w:val="both"/>
      </w:pPr>
      <w:r>
        <w:rPr>
          <w:rFonts w:hint="eastAsia"/>
        </w:rPr>
        <w:t>第五问的求解沿用第二</w:t>
      </w:r>
      <w:proofErr w:type="gramStart"/>
      <w:r>
        <w:rPr>
          <w:rFonts w:hint="eastAsia"/>
        </w:rPr>
        <w:t>问建立</w:t>
      </w:r>
      <w:proofErr w:type="gramEnd"/>
      <w:r>
        <w:rPr>
          <w:rFonts w:hint="eastAsia"/>
        </w:rPr>
        <w:t>的遗传框架，基础步骤与算法流程均保持不变。下面只列出第四问遗传算法（</w:t>
      </w:r>
      <w:del w:id="1179" w:author="yukina minato" w:date="2025-09-07T11:50:00Z" w16du:dateUtc="2025-09-07T03:50:00Z">
        <w:r w:rsidDel="00780051">
          <w:rPr>
            <w:rFonts w:hint="eastAsia"/>
          </w:rPr>
          <w:delText>GA</w:delText>
        </w:r>
      </w:del>
      <w:ins w:id="1180" w:author="yukina minato" w:date="2025-09-07T11:50:00Z" w16du:dateUtc="2025-09-07T03:50:00Z">
        <w:r w:rsidR="00780051" w:rsidRPr="00DE619A">
          <w:rPr>
            <w:position w:val="-6"/>
          </w:rPr>
          <w:object w:dxaOrig="380" w:dyaOrig="279" w14:anchorId="76248D65">
            <v:shape id="_x0000_i1480" type="#_x0000_t75" style="width:18.75pt;height:14.25pt" o:ole="">
              <v:imagedata r:id="rId771" o:title=""/>
            </v:shape>
            <o:OLEObject Type="Embed" ProgID="Equation.DSMT4" ShapeID="_x0000_i1480" DrawAspect="Content" ObjectID="_1818781086" r:id="rId772"/>
          </w:object>
        </w:r>
      </w:ins>
      <w:r>
        <w:rPr>
          <w:rFonts w:hint="eastAsia"/>
        </w:rPr>
        <w:t>）与第二问中不同的关键参数和基本要点。</w:t>
      </w:r>
    </w:p>
    <w:p w14:paraId="73FBC2ED" w14:textId="23A16B64" w:rsidR="003151F4" w:rsidRPr="00C3264E" w:rsidDel="0084350E" w:rsidRDefault="00780051" w:rsidP="003151F4">
      <w:pPr>
        <w:keepNext/>
        <w:keepLines/>
        <w:rPr>
          <w:ins w:id="1181" w:author="Noah Zheng" w:date="2025-09-07T13:18:00Z" w16du:dateUtc="2025-09-07T05:18:00Z"/>
          <w:del w:id="1182" w:author="yukina minato" w:date="2025-09-07T17:03:00Z" w16du:dateUtc="2025-09-07T09:03:00Z"/>
        </w:rPr>
      </w:pPr>
      <w:ins w:id="1183" w:author="yukina minato" w:date="2025-09-07T11:51:00Z" w16du:dateUtc="2025-09-07T03:51:00Z">
        <w:r w:rsidRPr="003151F4">
          <w:rPr>
            <w:rFonts w:eastAsia="宋体" w:hint="eastAsia"/>
            <w:sz w:val="21"/>
            <w:szCs w:val="18"/>
            <w:rPrChange w:id="1184" w:author="Noah Zheng" w:date="2025-09-07T13:18:00Z" w16du:dateUtc="2025-09-07T05:18:00Z">
              <w:rPr>
                <w:rFonts w:eastAsia="宋体" w:hint="eastAsia"/>
                <w:sz w:val="21"/>
                <w:szCs w:val="18"/>
                <w:highlight w:val="yellow"/>
              </w:rPr>
            </w:rPrChange>
          </w:rPr>
          <w:t>表</w:t>
        </w:r>
        <w:r w:rsidRPr="003151F4">
          <w:rPr>
            <w:rFonts w:eastAsia="宋体"/>
            <w:sz w:val="21"/>
            <w:szCs w:val="18"/>
            <w:rPrChange w:id="1185" w:author="Noah Zheng" w:date="2025-09-07T13:18:00Z" w16du:dateUtc="2025-09-07T05:18:00Z">
              <w:rPr>
                <w:rFonts w:eastAsia="宋体"/>
                <w:sz w:val="21"/>
                <w:szCs w:val="18"/>
                <w:highlight w:val="yellow"/>
              </w:rPr>
            </w:rPrChange>
          </w:rPr>
          <w:t xml:space="preserve">4 </w:t>
        </w:r>
        <w:del w:id="1186" w:author="Noah Zheng" w:date="2025-09-07T13:18:00Z" w16du:dateUtc="2025-09-07T05:18:00Z">
          <w:r w:rsidRPr="00C8579E" w:rsidDel="003151F4">
            <w:rPr>
              <w:rFonts w:eastAsia="宋体" w:hint="eastAsia"/>
              <w:sz w:val="21"/>
              <w:szCs w:val="18"/>
              <w:highlight w:val="yellow"/>
            </w:rPr>
            <w:delText>模</w:delText>
          </w:r>
        </w:del>
      </w:ins>
      <w:ins w:id="1187" w:author="Noah Zheng" w:date="2025-09-07T13:18:00Z" w16du:dateUtc="2025-09-07T05:18:00Z">
        <w:r w:rsidR="003151F4" w:rsidRPr="00302535">
          <w:rPr>
            <w:rFonts w:eastAsia="宋体" w:hint="eastAsia"/>
            <w:sz w:val="21"/>
            <w:szCs w:val="18"/>
          </w:rPr>
          <w:t>模型</w:t>
        </w:r>
        <w:r w:rsidR="003151F4">
          <w:rPr>
            <w:rFonts w:eastAsia="宋体" w:hint="eastAsia"/>
            <w:sz w:val="21"/>
            <w:szCs w:val="18"/>
          </w:rPr>
          <w:t>5</w:t>
        </w:r>
        <w:r w:rsidR="003151F4" w:rsidRPr="00302535">
          <w:rPr>
            <w:rFonts w:eastAsia="宋体" w:hint="eastAsia"/>
            <w:sz w:val="21"/>
            <w:szCs w:val="18"/>
          </w:rPr>
          <w:t>的相关参数和实数编码对象</w:t>
        </w:r>
      </w:ins>
    </w:p>
    <w:p w14:paraId="0BCB94F8" w14:textId="1C71E1D4" w:rsidR="001C338D" w:rsidRDefault="00780051" w:rsidP="0084350E">
      <w:pPr>
        <w:keepNext/>
        <w:keepLines/>
        <w:pPrChange w:id="1188" w:author="yukina minato" w:date="2025-09-07T17:03:00Z" w16du:dateUtc="2025-09-07T09:03:00Z">
          <w:pPr>
            <w:jc w:val="both"/>
          </w:pPr>
        </w:pPrChange>
      </w:pPr>
      <w:ins w:id="1189" w:author="yukina minato" w:date="2025-09-07T11:51:00Z" w16du:dateUtc="2025-09-07T03:51:00Z">
        <w:del w:id="1190" w:author="Noah Zheng" w:date="2025-09-07T13:18:00Z" w16du:dateUtc="2025-09-07T05:18:00Z">
          <w:r w:rsidRPr="00C8579E" w:rsidDel="003151F4">
            <w:rPr>
              <w:rFonts w:eastAsia="宋体" w:hint="eastAsia"/>
              <w:sz w:val="21"/>
              <w:szCs w:val="18"/>
              <w:highlight w:val="yellow"/>
            </w:rPr>
            <w:delText>型</w:delText>
          </w:r>
        </w:del>
      </w:ins>
      <w:ins w:id="1191" w:author="yukina minato" w:date="2025-09-07T11:51:00Z" w16du:dateUtc="2025-09-07T03:51:00Z">
        <w:del w:id="1192" w:author="Noah Zheng" w:date="2025-09-07T13:18:00Z" w16du:dateUtc="2025-09-07T05:18:00Z">
          <w:r w:rsidRPr="004E6A00" w:rsidDel="003151F4">
            <w:rPr>
              <w:rFonts w:eastAsia="宋体"/>
              <w:position w:val="-6"/>
              <w:sz w:val="21"/>
              <w:szCs w:val="18"/>
              <w:highlight w:val="yellow"/>
            </w:rPr>
            <w:object w:dxaOrig="700" w:dyaOrig="279" w14:anchorId="7F59D1B7">
              <v:shape id="_x0000_i1481" type="#_x0000_t75" style="width:35.25pt;height:14.25pt" o:ole="">
                <v:imagedata r:id="rId773" o:title=""/>
              </v:shape>
              <o:OLEObject Type="Embed" ProgID="Equation.DSMT4" ShapeID="_x0000_i1481" DrawAspect="Content" ObjectID="_1818781087" r:id="rId774"/>
            </w:object>
          </w:r>
        </w:del>
      </w:ins>
      <w:ins w:id="1193" w:author="yukina minato" w:date="2025-09-07T11:51:00Z" w16du:dateUtc="2025-09-07T03:51:00Z">
        <w:del w:id="1194" w:author="Noah Zheng" w:date="2025-09-07T13:18:00Z" w16du:dateUtc="2025-09-07T05:18:00Z">
          <w:r w:rsidRPr="00C8579E" w:rsidDel="003151F4">
            <w:rPr>
              <w:rFonts w:eastAsia="宋体" w:hint="eastAsia"/>
              <w:sz w:val="21"/>
              <w:szCs w:val="18"/>
              <w:highlight w:val="yellow"/>
            </w:rPr>
            <w:delText>求解相关</w:delText>
          </w:r>
          <w:r w:rsidDel="003151F4">
            <w:rPr>
              <w:rFonts w:eastAsia="宋体" w:hint="eastAsia"/>
              <w:sz w:val="21"/>
              <w:szCs w:val="18"/>
              <w:highlight w:val="yellow"/>
            </w:rPr>
            <w:delText>参数</w:delText>
          </w:r>
        </w:del>
      </w:ins>
    </w:p>
    <w:tbl>
      <w:tblPr>
        <w:tblStyle w:val="af1"/>
        <w:tblW w:w="0" w:type="auto"/>
        <w:tblLayout w:type="fixed"/>
        <w:tblLook w:val="04A0" w:firstRow="1" w:lastRow="0" w:firstColumn="1" w:lastColumn="0" w:noHBand="0" w:noVBand="1"/>
        <w:tblPrChange w:id="1195" w:author="yukina minato" w:date="2025-09-07T17:03:00Z" w16du:dateUtc="2025-09-07T09:03:00Z">
          <w:tblPr>
            <w:tblStyle w:val="12"/>
            <w:tblW w:w="0" w:type="auto"/>
            <w:jc w:val="center"/>
            <w:tblLayout w:type="fixed"/>
            <w:tblLook w:val="04A0" w:firstRow="1" w:lastRow="0" w:firstColumn="1" w:lastColumn="0" w:noHBand="0" w:noVBand="1"/>
          </w:tblPr>
        </w:tblPrChange>
      </w:tblPr>
      <w:tblGrid>
        <w:gridCol w:w="2778"/>
        <w:gridCol w:w="2778"/>
        <w:tblGridChange w:id="1196">
          <w:tblGrid>
            <w:gridCol w:w="5"/>
            <w:gridCol w:w="2773"/>
            <w:gridCol w:w="5"/>
            <w:gridCol w:w="2773"/>
            <w:gridCol w:w="5"/>
          </w:tblGrid>
        </w:tblGridChange>
      </w:tblGrid>
      <w:tr w:rsidR="001C338D" w:rsidRPr="009D78CF" w14:paraId="4D91EB86" w14:textId="77777777" w:rsidTr="0084350E">
        <w:trPr>
          <w:cnfStyle w:val="100000000000" w:firstRow="1" w:lastRow="0" w:firstColumn="0" w:lastColumn="0" w:oddVBand="0" w:evenVBand="0" w:oddHBand="0" w:evenHBand="0" w:firstRowFirstColumn="0" w:firstRowLastColumn="0" w:lastRowFirstColumn="0" w:lastRowLastColumn="0"/>
          <w:trPrChange w:id="1197" w:author="yukina minato" w:date="2025-09-07T17:03:00Z" w16du:dateUtc="2025-09-07T09:03:00Z">
            <w:trPr>
              <w:gridBefore w:val="1"/>
              <w:jc w:val="center"/>
            </w:trPr>
          </w:trPrChange>
        </w:trPr>
        <w:tc>
          <w:tcPr>
            <w:tcW w:w="2778" w:type="dxa"/>
            <w:tcPrChange w:id="1198" w:author="yukina minato" w:date="2025-09-07T17:03:00Z" w16du:dateUtc="2025-09-07T09:03:00Z">
              <w:tcPr>
                <w:tcW w:w="2778" w:type="dxa"/>
                <w:gridSpan w:val="2"/>
              </w:tcPr>
            </w:tcPrChange>
          </w:tcPr>
          <w:p w14:paraId="1C1EA23F" w14:textId="77777777" w:rsidR="001C338D" w:rsidRPr="0084350E" w:rsidRDefault="001C338D" w:rsidP="00302535">
            <w:pPr>
              <w:keepNext/>
              <w:keepLines/>
              <w:spacing w:before="120" w:after="120"/>
              <w:cnfStyle w:val="100000000000" w:firstRow="1" w:lastRow="0" w:firstColumn="0" w:lastColumn="0" w:oddVBand="0" w:evenVBand="0" w:oddHBand="0" w:evenHBand="0" w:firstRowFirstColumn="0" w:firstRowLastColumn="0" w:lastRowFirstColumn="0" w:lastRowLastColumn="0"/>
              <w:rPr>
                <w:b/>
                <w:bCs/>
                <w:rPrChange w:id="1199" w:author="yukina minato" w:date="2025-09-07T17:04:00Z" w16du:dateUtc="2025-09-07T09:04:00Z">
                  <w:rPr/>
                </w:rPrChange>
              </w:rPr>
            </w:pPr>
            <w:r w:rsidRPr="0084350E">
              <w:rPr>
                <w:rFonts w:hint="eastAsia"/>
                <w:b/>
                <w:bCs/>
                <w:rPrChange w:id="1200" w:author="yukina minato" w:date="2025-09-07T17:04:00Z" w16du:dateUtc="2025-09-07T09:04:00Z">
                  <w:rPr>
                    <w:rFonts w:hint="eastAsia"/>
                  </w:rPr>
                </w:rPrChange>
              </w:rPr>
              <w:t>实数编码对象</w:t>
            </w:r>
          </w:p>
        </w:tc>
        <w:tc>
          <w:tcPr>
            <w:tcW w:w="2778" w:type="dxa"/>
            <w:tcPrChange w:id="1201" w:author="yukina minato" w:date="2025-09-07T17:03:00Z" w16du:dateUtc="2025-09-07T09:03:00Z">
              <w:tcPr>
                <w:tcW w:w="2778" w:type="dxa"/>
                <w:gridSpan w:val="2"/>
              </w:tcPr>
            </w:tcPrChange>
          </w:tcPr>
          <w:p w14:paraId="5E430E8C" w14:textId="27B8E82F" w:rsidR="001C338D" w:rsidRPr="0084350E" w:rsidRDefault="001C338D" w:rsidP="00302535">
            <w:pPr>
              <w:keepNext/>
              <w:keepLines/>
              <w:spacing w:before="120" w:after="120"/>
              <w:cnfStyle w:val="100000000000" w:firstRow="1" w:lastRow="0" w:firstColumn="0" w:lastColumn="0" w:oddVBand="0" w:evenVBand="0" w:oddHBand="0" w:evenHBand="0" w:firstRowFirstColumn="0" w:firstRowLastColumn="0" w:lastRowFirstColumn="0" w:lastRowLastColumn="0"/>
              <w:rPr>
                <w:b/>
                <w:bCs/>
                <w:rPrChange w:id="1202" w:author="yukina minato" w:date="2025-09-07T17:04:00Z" w16du:dateUtc="2025-09-07T09:04:00Z">
                  <w:rPr/>
                </w:rPrChange>
              </w:rPr>
            </w:pPr>
            <w:r w:rsidRPr="0084350E">
              <w:rPr>
                <w:rFonts w:hint="eastAsia"/>
                <w:b/>
                <w:bCs/>
                <w:rPrChange w:id="1203" w:author="yukina minato" w:date="2025-09-07T17:04:00Z" w16du:dateUtc="2025-09-07T09:04:00Z">
                  <w:rPr>
                    <w:rFonts w:hint="eastAsia"/>
                  </w:rPr>
                </w:rPrChange>
              </w:rPr>
              <w:t>目标函数</w:t>
            </w:r>
            <w:r w:rsidRPr="0084350E">
              <w:rPr>
                <w:b/>
                <w:bCs/>
                <w:position w:val="-12"/>
                <w:rPrChange w:id="1204" w:author="yukina minato" w:date="2025-09-07T17:04:00Z" w16du:dateUtc="2025-09-07T09:04:00Z">
                  <w:rPr>
                    <w:position w:val="-12"/>
                  </w:rPr>
                </w:rPrChange>
              </w:rPr>
              <w:object w:dxaOrig="300" w:dyaOrig="360" w14:anchorId="1054A69E">
                <v:shape id="_x0000_i1482" type="#_x0000_t75" style="width:15pt;height:18pt" o:ole="">
                  <v:imagedata r:id="rId775" o:title=""/>
                </v:shape>
                <o:OLEObject Type="Embed" ProgID="Equation.DSMT4" ShapeID="_x0000_i1482" DrawAspect="Content" ObjectID="_1818781088" r:id="rId776"/>
              </w:object>
            </w:r>
            <w:r w:rsidRPr="0084350E">
              <w:rPr>
                <w:rFonts w:hint="eastAsia"/>
                <w:b/>
                <w:bCs/>
                <w:rPrChange w:id="1205" w:author="yukina minato" w:date="2025-09-07T17:04:00Z" w16du:dateUtc="2025-09-07T09:04:00Z">
                  <w:rPr>
                    <w:rFonts w:hint="eastAsia"/>
                  </w:rPr>
                </w:rPrChange>
              </w:rPr>
              <w:t>决策变量</w:t>
            </w:r>
          </w:p>
        </w:tc>
      </w:tr>
      <w:tr w:rsidR="001C338D" w:rsidRPr="00302535" w14:paraId="53331B53" w14:textId="77777777" w:rsidTr="0084350E">
        <w:trPr>
          <w:trPrChange w:id="1206" w:author="yukina minato" w:date="2025-09-07T17:03:00Z" w16du:dateUtc="2025-09-07T09:03:00Z">
            <w:trPr>
              <w:gridBefore w:val="1"/>
              <w:jc w:val="center"/>
            </w:trPr>
          </w:trPrChange>
        </w:trPr>
        <w:tc>
          <w:tcPr>
            <w:tcW w:w="2778" w:type="dxa"/>
            <w:tcPrChange w:id="1207" w:author="yukina minato" w:date="2025-09-07T17:03:00Z" w16du:dateUtc="2025-09-07T09:03:00Z">
              <w:tcPr>
                <w:tcW w:w="2778" w:type="dxa"/>
                <w:gridSpan w:val="2"/>
              </w:tcPr>
            </w:tcPrChange>
          </w:tcPr>
          <w:p w14:paraId="72054546" w14:textId="77777777" w:rsidR="001C338D" w:rsidRPr="00302535" w:rsidRDefault="001C338D" w:rsidP="00302535">
            <w:pPr>
              <w:keepNext/>
              <w:keepLines/>
              <w:spacing w:before="120" w:after="120"/>
              <w:rPr>
                <w:b/>
                <w:bCs/>
              </w:rPr>
            </w:pPr>
            <w:r>
              <w:rPr>
                <w:rFonts w:hint="eastAsia"/>
              </w:rPr>
              <w:t>种群数目</w:t>
            </w:r>
          </w:p>
        </w:tc>
        <w:tc>
          <w:tcPr>
            <w:tcW w:w="2778" w:type="dxa"/>
            <w:tcPrChange w:id="1208" w:author="yukina minato" w:date="2025-09-07T17:03:00Z" w16du:dateUtc="2025-09-07T09:03:00Z">
              <w:tcPr>
                <w:tcW w:w="2778" w:type="dxa"/>
                <w:gridSpan w:val="2"/>
              </w:tcPr>
            </w:tcPrChange>
          </w:tcPr>
          <w:p w14:paraId="4F3F8737" w14:textId="0A5CEBC8" w:rsidR="001C338D" w:rsidRPr="00302535" w:rsidRDefault="001C338D" w:rsidP="00302535">
            <w:pPr>
              <w:keepNext/>
              <w:keepLines/>
              <w:spacing w:before="120" w:after="120"/>
              <w:rPr>
                <w:bCs/>
              </w:rPr>
            </w:pPr>
            <w:r>
              <w:rPr>
                <w:rFonts w:hint="eastAsia"/>
                <w:bCs/>
              </w:rPr>
              <w:t>1000</w:t>
            </w:r>
          </w:p>
        </w:tc>
      </w:tr>
      <w:tr w:rsidR="001C338D" w:rsidRPr="004F7724" w14:paraId="2AA7A56D" w14:textId="77777777" w:rsidTr="0084350E">
        <w:trPr>
          <w:trPrChange w:id="1209" w:author="yukina minato" w:date="2025-09-07T17:03:00Z" w16du:dateUtc="2025-09-07T09:03:00Z">
            <w:trPr>
              <w:gridBefore w:val="1"/>
              <w:jc w:val="center"/>
            </w:trPr>
          </w:trPrChange>
        </w:trPr>
        <w:tc>
          <w:tcPr>
            <w:tcW w:w="2778" w:type="dxa"/>
            <w:tcPrChange w:id="1210" w:author="yukina minato" w:date="2025-09-07T17:03:00Z" w16du:dateUtc="2025-09-07T09:03:00Z">
              <w:tcPr>
                <w:tcW w:w="2778" w:type="dxa"/>
                <w:gridSpan w:val="2"/>
              </w:tcPr>
            </w:tcPrChange>
          </w:tcPr>
          <w:p w14:paraId="6AAC30E4" w14:textId="77777777" w:rsidR="001C338D" w:rsidRPr="00302535" w:rsidRDefault="001C338D" w:rsidP="00302535">
            <w:pPr>
              <w:keepNext/>
              <w:keepLines/>
              <w:spacing w:before="120" w:after="120"/>
              <w:rPr>
                <w:b/>
                <w:bCs/>
              </w:rPr>
            </w:pPr>
            <w:r>
              <w:rPr>
                <w:rFonts w:hint="eastAsia"/>
              </w:rPr>
              <w:t>迭代次数</w:t>
            </w:r>
          </w:p>
        </w:tc>
        <w:tc>
          <w:tcPr>
            <w:tcW w:w="2778" w:type="dxa"/>
            <w:tcPrChange w:id="1211" w:author="yukina minato" w:date="2025-09-07T17:03:00Z" w16du:dateUtc="2025-09-07T09:03:00Z">
              <w:tcPr>
                <w:tcW w:w="2778" w:type="dxa"/>
                <w:gridSpan w:val="2"/>
              </w:tcPr>
            </w:tcPrChange>
          </w:tcPr>
          <w:p w14:paraId="6ADC90B0" w14:textId="0394B907" w:rsidR="001C338D" w:rsidRPr="004F7724" w:rsidRDefault="001C338D" w:rsidP="00302535">
            <w:pPr>
              <w:keepNext/>
              <w:keepLines/>
              <w:spacing w:before="120" w:after="120"/>
            </w:pPr>
            <w:r>
              <w:rPr>
                <w:rFonts w:hint="eastAsia"/>
              </w:rPr>
              <w:t>400</w:t>
            </w:r>
          </w:p>
        </w:tc>
      </w:tr>
      <w:tr w:rsidR="001C338D" w:rsidRPr="004F7724" w14:paraId="331AFF75" w14:textId="77777777" w:rsidTr="0084350E">
        <w:trPr>
          <w:trPrChange w:id="1212" w:author="yukina minato" w:date="2025-09-07T17:03:00Z" w16du:dateUtc="2025-09-07T09:03:00Z">
            <w:trPr>
              <w:gridBefore w:val="1"/>
              <w:jc w:val="center"/>
            </w:trPr>
          </w:trPrChange>
        </w:trPr>
        <w:tc>
          <w:tcPr>
            <w:tcW w:w="2778" w:type="dxa"/>
            <w:tcPrChange w:id="1213" w:author="yukina minato" w:date="2025-09-07T17:03:00Z" w16du:dateUtc="2025-09-07T09:03:00Z">
              <w:tcPr>
                <w:tcW w:w="2778" w:type="dxa"/>
                <w:gridSpan w:val="2"/>
              </w:tcPr>
            </w:tcPrChange>
          </w:tcPr>
          <w:p w14:paraId="7C82193D" w14:textId="77777777" w:rsidR="001C338D" w:rsidRPr="00302535" w:rsidRDefault="001C338D" w:rsidP="00302535">
            <w:pPr>
              <w:keepNext/>
              <w:keepLines/>
              <w:spacing w:before="120" w:after="120"/>
              <w:rPr>
                <w:b/>
                <w:bCs/>
              </w:rPr>
            </w:pPr>
            <w:r>
              <w:rPr>
                <w:rFonts w:hint="eastAsia"/>
              </w:rPr>
              <w:t>线性交叉指数</w:t>
            </w:r>
          </w:p>
        </w:tc>
        <w:tc>
          <w:tcPr>
            <w:tcW w:w="2778" w:type="dxa"/>
            <w:tcPrChange w:id="1214" w:author="yukina minato" w:date="2025-09-07T17:03:00Z" w16du:dateUtc="2025-09-07T09:03:00Z">
              <w:tcPr>
                <w:tcW w:w="2778" w:type="dxa"/>
                <w:gridSpan w:val="2"/>
              </w:tcPr>
            </w:tcPrChange>
          </w:tcPr>
          <w:p w14:paraId="260F46C7" w14:textId="0096E90A" w:rsidR="001C338D" w:rsidRPr="004F7724" w:rsidRDefault="001C338D" w:rsidP="00302535">
            <w:pPr>
              <w:keepNext/>
              <w:keepLines/>
              <w:spacing w:before="120" w:after="120"/>
            </w:pPr>
            <w:r>
              <w:rPr>
                <w:rFonts w:hint="eastAsia"/>
              </w:rPr>
              <w:t>0.88</w:t>
            </w:r>
          </w:p>
        </w:tc>
      </w:tr>
      <w:tr w:rsidR="001C338D" w:rsidRPr="004F7724" w14:paraId="0E05C615" w14:textId="77777777" w:rsidTr="0084350E">
        <w:trPr>
          <w:trPrChange w:id="1215" w:author="yukina minato" w:date="2025-09-07T17:03:00Z" w16du:dateUtc="2025-09-07T09:03:00Z">
            <w:trPr>
              <w:gridBefore w:val="1"/>
              <w:jc w:val="center"/>
            </w:trPr>
          </w:trPrChange>
        </w:trPr>
        <w:tc>
          <w:tcPr>
            <w:tcW w:w="2778" w:type="dxa"/>
            <w:tcPrChange w:id="1216" w:author="yukina minato" w:date="2025-09-07T17:03:00Z" w16du:dateUtc="2025-09-07T09:03:00Z">
              <w:tcPr>
                <w:tcW w:w="2778" w:type="dxa"/>
                <w:gridSpan w:val="2"/>
              </w:tcPr>
            </w:tcPrChange>
          </w:tcPr>
          <w:p w14:paraId="2DC70A11" w14:textId="77777777" w:rsidR="001C338D" w:rsidRPr="00302535" w:rsidRDefault="001C338D" w:rsidP="00302535">
            <w:pPr>
              <w:keepNext/>
              <w:keepLines/>
              <w:spacing w:before="120" w:after="120"/>
              <w:rPr>
                <w:b/>
                <w:bCs/>
              </w:rPr>
            </w:pPr>
            <w:r>
              <w:rPr>
                <w:rFonts w:hint="eastAsia"/>
              </w:rPr>
              <w:t>基因变异概率</w:t>
            </w:r>
          </w:p>
        </w:tc>
        <w:tc>
          <w:tcPr>
            <w:tcW w:w="2778" w:type="dxa"/>
            <w:tcPrChange w:id="1217" w:author="yukina minato" w:date="2025-09-07T17:03:00Z" w16du:dateUtc="2025-09-07T09:03:00Z">
              <w:tcPr>
                <w:tcW w:w="2778" w:type="dxa"/>
                <w:gridSpan w:val="2"/>
              </w:tcPr>
            </w:tcPrChange>
          </w:tcPr>
          <w:p w14:paraId="47D9EA7E" w14:textId="77777777" w:rsidR="001C338D" w:rsidRPr="004F7724" w:rsidRDefault="001C338D" w:rsidP="00302535">
            <w:pPr>
              <w:keepNext/>
              <w:keepLines/>
              <w:spacing w:before="120" w:after="120"/>
            </w:pPr>
            <w:r>
              <w:rPr>
                <w:rFonts w:hint="eastAsia"/>
              </w:rPr>
              <w:t>0.25</w:t>
            </w:r>
          </w:p>
        </w:tc>
      </w:tr>
    </w:tbl>
    <w:p w14:paraId="087D67E0" w14:textId="77777777" w:rsidR="00F8289C" w:rsidRPr="00AF6B01" w:rsidRDefault="00F8289C">
      <w:pPr>
        <w:pPrChange w:id="1218" w:author="yukina minato" w:date="2025-09-07T11:51:00Z" w16du:dateUtc="2025-09-07T03:51:00Z">
          <w:pPr>
            <w:jc w:val="both"/>
          </w:pPr>
        </w:pPrChange>
      </w:pPr>
    </w:p>
    <w:p w14:paraId="43710087" w14:textId="04CD326D" w:rsidR="00F8289C" w:rsidRPr="0056090F" w:rsidDel="00780051" w:rsidRDefault="00F8289C" w:rsidP="00F8289C">
      <w:pPr>
        <w:rPr>
          <w:del w:id="1219" w:author="yukina minato" w:date="2025-09-07T11:51:00Z" w16du:dateUtc="2025-09-07T03:51:00Z"/>
        </w:rPr>
      </w:pPr>
    </w:p>
    <w:p w14:paraId="612E0E49" w14:textId="4F143F70" w:rsidR="00F8289C" w:rsidRPr="00AF6B01" w:rsidDel="00780051" w:rsidRDefault="00F8289C" w:rsidP="00F8289C">
      <w:pPr>
        <w:rPr>
          <w:del w:id="1220" w:author="yukina minato" w:date="2025-09-07T11:51:00Z" w16du:dateUtc="2025-09-07T03:51:00Z"/>
        </w:rPr>
      </w:pPr>
    </w:p>
    <w:p w14:paraId="44DB49DE" w14:textId="56D27C3C" w:rsidR="00F8289C" w:rsidRPr="00E36E43" w:rsidDel="00780051" w:rsidRDefault="00F8289C" w:rsidP="0056090F">
      <w:pPr>
        <w:rPr>
          <w:del w:id="1221" w:author="yukina minato" w:date="2025-09-07T11:51:00Z" w16du:dateUtc="2025-09-07T03:51:00Z"/>
        </w:rPr>
      </w:pPr>
    </w:p>
    <w:p w14:paraId="24514335" w14:textId="63F4EDC0" w:rsidR="0056090F" w:rsidRPr="00AF6B01" w:rsidDel="00780051" w:rsidRDefault="0056090F" w:rsidP="0056090F">
      <w:pPr>
        <w:rPr>
          <w:del w:id="1222" w:author="yukina minato" w:date="2025-09-07T11:51:00Z" w16du:dateUtc="2025-09-07T03:51:00Z"/>
        </w:rPr>
      </w:pPr>
    </w:p>
    <w:p w14:paraId="53AD2162" w14:textId="4651C46D" w:rsidR="00E36E43" w:rsidRPr="0056090F" w:rsidDel="00780051" w:rsidRDefault="00E36E43" w:rsidP="00E36E43">
      <w:pPr>
        <w:rPr>
          <w:del w:id="1223" w:author="yukina minato" w:date="2025-09-07T11:51:00Z" w16du:dateUtc="2025-09-07T03:51:00Z"/>
        </w:rPr>
      </w:pPr>
    </w:p>
    <w:p w14:paraId="55162C3B" w14:textId="49E97618" w:rsidR="00AF6B01" w:rsidRPr="00AF6B01" w:rsidDel="00780051" w:rsidRDefault="00AF6B01" w:rsidP="00AF6B01">
      <w:pPr>
        <w:rPr>
          <w:del w:id="1224" w:author="yukina minato" w:date="2025-09-07T11:51:00Z" w16du:dateUtc="2025-09-07T03:51:00Z"/>
        </w:rPr>
      </w:pPr>
    </w:p>
    <w:p w14:paraId="53E568EE" w14:textId="77777777" w:rsidR="00030A8F" w:rsidRPr="003C0BBF" w:rsidRDefault="00D3779C" w:rsidP="003C0BBF">
      <w:pPr>
        <w:pStyle w:val="1"/>
        <w:keepNext w:val="0"/>
        <w:keepLines w:val="0"/>
        <w:spacing w:before="100" w:beforeAutospacing="1" w:after="100" w:afterAutospacing="1" w:line="360" w:lineRule="auto"/>
        <w:textAlignment w:val="center"/>
        <w:rPr>
          <w:rFonts w:ascii="ˎ̥" w:eastAsia="黑体" w:hAnsi="ˎ̥" w:cs="Times New Roman" w:hint="eastAsia"/>
          <w:color w:val="181818"/>
          <w:kern w:val="36"/>
          <w:sz w:val="32"/>
          <w:szCs w:val="18"/>
        </w:rPr>
      </w:pPr>
      <w:bookmarkStart w:id="1225" w:name="_Toc165634574"/>
      <w:r w:rsidRPr="003C0BBF">
        <w:rPr>
          <w:rFonts w:ascii="ˎ̥" w:eastAsia="黑体" w:hAnsi="ˎ̥" w:cs="Times New Roman" w:hint="eastAsia"/>
          <w:color w:val="181818"/>
          <w:kern w:val="36"/>
          <w:sz w:val="32"/>
          <w:szCs w:val="18"/>
        </w:rPr>
        <w:t>六、模型的评价与改进</w:t>
      </w:r>
      <w:bookmarkEnd w:id="1225"/>
    </w:p>
    <w:p w14:paraId="1AD160F4" w14:textId="77777777" w:rsidR="00030A8F" w:rsidRDefault="00D3779C">
      <w:pPr>
        <w:spacing w:before="0" w:after="0"/>
        <w:jc w:val="left"/>
        <w:rPr>
          <w:b/>
          <w:bCs/>
          <w:kern w:val="44"/>
          <w:sz w:val="28"/>
          <w:szCs w:val="44"/>
        </w:rPr>
      </w:pPr>
      <w:r>
        <w:br w:type="page"/>
      </w:r>
    </w:p>
    <w:p w14:paraId="6D812949" w14:textId="77777777" w:rsidR="00030A8F" w:rsidRPr="003C0BBF" w:rsidRDefault="00D3779C" w:rsidP="003C0BBF">
      <w:pPr>
        <w:pStyle w:val="1"/>
        <w:keepNext w:val="0"/>
        <w:keepLines w:val="0"/>
        <w:numPr>
          <w:ilvl w:val="0"/>
          <w:numId w:val="6"/>
        </w:numPr>
        <w:spacing w:before="100" w:beforeAutospacing="1" w:after="100" w:afterAutospacing="1" w:line="360" w:lineRule="auto"/>
        <w:textAlignment w:val="center"/>
        <w:rPr>
          <w:rFonts w:ascii="ˎ̥" w:eastAsia="黑体" w:hAnsi="ˎ̥" w:cs="Times New Roman" w:hint="eastAsia"/>
          <w:color w:val="181818"/>
          <w:kern w:val="36"/>
          <w:sz w:val="32"/>
          <w:szCs w:val="18"/>
        </w:rPr>
      </w:pPr>
      <w:bookmarkStart w:id="1226" w:name="_Toc165634578"/>
      <w:r w:rsidRPr="003C0BBF">
        <w:rPr>
          <w:rFonts w:ascii="ˎ̥" w:eastAsia="黑体" w:hAnsi="ˎ̥" w:cs="Times New Roman" w:hint="eastAsia"/>
          <w:color w:val="181818"/>
          <w:kern w:val="36"/>
          <w:sz w:val="32"/>
          <w:szCs w:val="18"/>
        </w:rPr>
        <w:t>参考文献</w:t>
      </w:r>
      <w:bookmarkEnd w:id="1226"/>
    </w:p>
    <w:p w14:paraId="193E1394" w14:textId="77777777" w:rsidR="00780051" w:rsidRDefault="00A62387" w:rsidP="00780051">
      <w:pPr>
        <w:jc w:val="both"/>
        <w:rPr>
          <w:ins w:id="1227" w:author="yukina minato" w:date="2025-09-07T11:51:00Z" w16du:dateUtc="2025-09-07T03:51:00Z"/>
        </w:rPr>
      </w:pPr>
      <w:del w:id="1228" w:author="yukina minato" w:date="2025-09-07T11:51:00Z" w16du:dateUtc="2025-09-07T03:51:00Z">
        <w:r w:rsidDel="00780051">
          <w:rPr>
            <w:rFonts w:hint="eastAsia"/>
          </w:rPr>
          <w:delText xml:space="preserve">[1] </w:delText>
        </w:r>
      </w:del>
      <w:ins w:id="1229" w:author="yukina minato" w:date="2025-09-07T11:51:00Z" w16du:dateUtc="2025-09-07T03:51:00Z">
        <w:r w:rsidR="00780051">
          <w:rPr>
            <w:rFonts w:hint="eastAsia"/>
          </w:rPr>
          <w:t>[1]</w:t>
        </w:r>
        <w:r w:rsidR="00780051">
          <w:rPr>
            <w:rFonts w:hint="eastAsia"/>
          </w:rPr>
          <w:t>王颖</w:t>
        </w:r>
        <w:r w:rsidR="00780051">
          <w:rPr>
            <w:rFonts w:hint="eastAsia"/>
          </w:rPr>
          <w:t>,</w:t>
        </w:r>
        <w:r w:rsidR="00780051">
          <w:rPr>
            <w:rFonts w:hint="eastAsia"/>
          </w:rPr>
          <w:t>张圆</w:t>
        </w:r>
        <w:r w:rsidR="00780051">
          <w:rPr>
            <w:rFonts w:hint="eastAsia"/>
          </w:rPr>
          <w:t>.</w:t>
        </w:r>
        <w:r w:rsidR="00780051">
          <w:rPr>
            <w:rFonts w:hint="eastAsia"/>
          </w:rPr>
          <w:t>一种基于平面靶标的</w:t>
        </w:r>
        <w:proofErr w:type="gramStart"/>
        <w:r w:rsidR="00780051">
          <w:rPr>
            <w:rFonts w:hint="eastAsia"/>
          </w:rPr>
          <w:t>圆结构光标定方法</w:t>
        </w:r>
        <w:proofErr w:type="gramEnd"/>
        <w:r w:rsidR="00780051">
          <w:rPr>
            <w:rFonts w:hint="eastAsia"/>
          </w:rPr>
          <w:t>[J].</w:t>
        </w:r>
        <w:r w:rsidR="00780051">
          <w:rPr>
            <w:rFonts w:hint="eastAsia"/>
          </w:rPr>
          <w:t>红外与激光工程</w:t>
        </w:r>
        <w:r w:rsidR="00780051">
          <w:rPr>
            <w:rFonts w:hint="eastAsia"/>
          </w:rPr>
          <w:t>, 2013, 42(S01):</w:t>
        </w:r>
        <w:proofErr w:type="gramStart"/>
        <w:r w:rsidR="00780051">
          <w:rPr>
            <w:rFonts w:hint="eastAsia"/>
          </w:rPr>
          <w:t>5.DOI:10.3969/j.issn</w:t>
        </w:r>
        <w:proofErr w:type="gramEnd"/>
        <w:r w:rsidR="00780051">
          <w:rPr>
            <w:rFonts w:hint="eastAsia"/>
          </w:rPr>
          <w:t>.1007-</w:t>
        </w:r>
        <w:proofErr w:type="gramStart"/>
        <w:r w:rsidR="00780051">
          <w:rPr>
            <w:rFonts w:hint="eastAsia"/>
          </w:rPr>
          <w:t>2276.2013.z</w:t>
        </w:r>
        <w:proofErr w:type="gramEnd"/>
        <w:r w:rsidR="00780051">
          <w:rPr>
            <w:rFonts w:hint="eastAsia"/>
          </w:rPr>
          <w:t>1.034.</w:t>
        </w:r>
      </w:ins>
    </w:p>
    <w:p w14:paraId="7D81C6BD" w14:textId="77777777" w:rsidR="00780051" w:rsidRDefault="00780051" w:rsidP="00780051">
      <w:pPr>
        <w:jc w:val="both"/>
        <w:rPr>
          <w:ins w:id="1230" w:author="yukina minato" w:date="2025-09-07T11:51:00Z" w16du:dateUtc="2025-09-07T03:51:00Z"/>
        </w:rPr>
      </w:pPr>
      <w:ins w:id="1231" w:author="yukina minato" w:date="2025-09-07T11:51:00Z" w16du:dateUtc="2025-09-07T03:51:00Z">
        <w:r>
          <w:rPr>
            <w:rFonts w:hint="eastAsia"/>
          </w:rPr>
          <w:t>[2]</w:t>
        </w:r>
        <w:r>
          <w:rPr>
            <w:rFonts w:hint="eastAsia"/>
          </w:rPr>
          <w:t>杜文杰</w:t>
        </w:r>
        <w:r>
          <w:rPr>
            <w:rFonts w:hint="eastAsia"/>
          </w:rPr>
          <w:t xml:space="preserve">. </w:t>
        </w:r>
        <w:r>
          <w:rPr>
            <w:rFonts w:hint="eastAsia"/>
          </w:rPr>
          <w:t>圆锥面作为</w:t>
        </w:r>
        <w:proofErr w:type="gramStart"/>
        <w:r>
          <w:rPr>
            <w:rFonts w:hint="eastAsia"/>
          </w:rPr>
          <w:t>辅助面求</w:t>
        </w:r>
        <w:proofErr w:type="gramEnd"/>
        <w:r>
          <w:rPr>
            <w:rFonts w:hint="eastAsia"/>
          </w:rPr>
          <w:t>作球体切平面</w:t>
        </w:r>
        <w:r>
          <w:rPr>
            <w:rFonts w:hint="eastAsia"/>
          </w:rPr>
          <w:t xml:space="preserve">[J]. </w:t>
        </w:r>
        <w:r>
          <w:rPr>
            <w:rFonts w:hint="eastAsia"/>
          </w:rPr>
          <w:t>工程图</w:t>
        </w:r>
        <w:proofErr w:type="gramStart"/>
        <w:r>
          <w:rPr>
            <w:rFonts w:hint="eastAsia"/>
          </w:rPr>
          <w:t>学</w:t>
        </w:r>
        <w:proofErr w:type="gramEnd"/>
        <w:r>
          <w:rPr>
            <w:rFonts w:hint="eastAsia"/>
          </w:rPr>
          <w:t>学报</w:t>
        </w:r>
        <w:r>
          <w:rPr>
            <w:rFonts w:hint="eastAsia"/>
          </w:rPr>
          <w:t xml:space="preserve">,2006,27(3):135-138. </w:t>
        </w:r>
        <w:proofErr w:type="gramStart"/>
        <w:r>
          <w:rPr>
            <w:rFonts w:hint="eastAsia"/>
          </w:rPr>
          <w:t>DOI:10.3969/j.issn</w:t>
        </w:r>
        <w:proofErr w:type="gramEnd"/>
        <w:r>
          <w:rPr>
            <w:rFonts w:hint="eastAsia"/>
          </w:rPr>
          <w:t>.1003-0158.2006.03.024.</w:t>
        </w:r>
      </w:ins>
    </w:p>
    <w:p w14:paraId="76B246C7" w14:textId="77777777" w:rsidR="00780051" w:rsidRDefault="00780051" w:rsidP="00780051">
      <w:pPr>
        <w:jc w:val="both"/>
        <w:rPr>
          <w:ins w:id="1232" w:author="yukina minato" w:date="2025-09-07T11:51:00Z" w16du:dateUtc="2025-09-07T03:51:00Z"/>
        </w:rPr>
      </w:pPr>
      <w:ins w:id="1233" w:author="yukina minato" w:date="2025-09-07T11:51:00Z" w16du:dateUtc="2025-09-07T03:51:00Z">
        <w:r>
          <w:rPr>
            <w:rFonts w:hint="eastAsia"/>
          </w:rPr>
          <w:t>[3]</w:t>
        </w:r>
        <w:r>
          <w:rPr>
            <w:rFonts w:hint="eastAsia"/>
          </w:rPr>
          <w:t>俞健</w:t>
        </w:r>
        <w:r>
          <w:rPr>
            <w:rFonts w:hint="eastAsia"/>
          </w:rPr>
          <w:t>.</w:t>
        </w:r>
        <w:r>
          <w:rPr>
            <w:rFonts w:hint="eastAsia"/>
          </w:rPr>
          <w:t>多视角光栅投影三维重建若干关键问题研究</w:t>
        </w:r>
        <w:r>
          <w:rPr>
            <w:rFonts w:hint="eastAsia"/>
          </w:rPr>
          <w:t>[D].</w:t>
        </w:r>
        <w:r>
          <w:rPr>
            <w:rFonts w:hint="eastAsia"/>
          </w:rPr>
          <w:t>东南大学</w:t>
        </w:r>
        <w:r>
          <w:rPr>
            <w:rFonts w:hint="eastAsia"/>
          </w:rPr>
          <w:t>,2021.</w:t>
        </w:r>
      </w:ins>
    </w:p>
    <w:p w14:paraId="305245E4" w14:textId="77777777" w:rsidR="00780051" w:rsidRDefault="00780051" w:rsidP="00780051">
      <w:pPr>
        <w:jc w:val="both"/>
        <w:rPr>
          <w:ins w:id="1234" w:author="yukina minato" w:date="2025-09-07T11:51:00Z" w16du:dateUtc="2025-09-07T03:51:00Z"/>
        </w:rPr>
      </w:pPr>
      <w:ins w:id="1235" w:author="yukina minato" w:date="2025-09-07T11:51:00Z" w16du:dateUtc="2025-09-07T03:51:00Z">
        <w:r>
          <w:rPr>
            <w:rFonts w:hint="eastAsia"/>
          </w:rPr>
          <w:t>[4]</w:t>
        </w:r>
        <w:r>
          <w:rPr>
            <w:rFonts w:hint="eastAsia"/>
          </w:rPr>
          <w:t>马永杰</w:t>
        </w:r>
        <w:r>
          <w:rPr>
            <w:rFonts w:hint="eastAsia"/>
          </w:rPr>
          <w:t>,</w:t>
        </w:r>
        <w:r>
          <w:rPr>
            <w:rFonts w:hint="eastAsia"/>
          </w:rPr>
          <w:t>云文霞</w:t>
        </w:r>
        <w:r>
          <w:rPr>
            <w:rFonts w:hint="eastAsia"/>
          </w:rPr>
          <w:t>.</w:t>
        </w:r>
        <w:r>
          <w:rPr>
            <w:rFonts w:hint="eastAsia"/>
          </w:rPr>
          <w:t>遗传算法研究进展</w:t>
        </w:r>
        <w:r>
          <w:rPr>
            <w:rFonts w:hint="eastAsia"/>
          </w:rPr>
          <w:t>[J].</w:t>
        </w:r>
        <w:r>
          <w:rPr>
            <w:rFonts w:hint="eastAsia"/>
          </w:rPr>
          <w:t>计算机应用研究</w:t>
        </w:r>
        <w:r>
          <w:rPr>
            <w:rFonts w:hint="eastAsia"/>
          </w:rPr>
          <w:t>,2012,29(04):1201-1206+1210.</w:t>
        </w:r>
      </w:ins>
    </w:p>
    <w:p w14:paraId="5F501092" w14:textId="77777777" w:rsidR="00780051" w:rsidRDefault="00780051" w:rsidP="00780051">
      <w:pPr>
        <w:jc w:val="both"/>
        <w:rPr>
          <w:ins w:id="1236" w:author="yukina minato" w:date="2025-09-07T11:51:00Z" w16du:dateUtc="2025-09-07T03:51:00Z"/>
        </w:rPr>
      </w:pPr>
      <w:ins w:id="1237" w:author="yukina minato" w:date="2025-09-07T11:51:00Z" w16du:dateUtc="2025-09-07T03:51:00Z">
        <w:r>
          <w:rPr>
            <w:rFonts w:hint="eastAsia"/>
          </w:rPr>
          <w:t>[5]</w:t>
        </w:r>
        <w:proofErr w:type="gramStart"/>
        <w:r>
          <w:rPr>
            <w:rFonts w:hint="eastAsia"/>
          </w:rPr>
          <w:t>吉根林</w:t>
        </w:r>
        <w:proofErr w:type="gramEnd"/>
        <w:r>
          <w:rPr>
            <w:rFonts w:hint="eastAsia"/>
          </w:rPr>
          <w:t>.</w:t>
        </w:r>
        <w:r>
          <w:rPr>
            <w:rFonts w:hint="eastAsia"/>
          </w:rPr>
          <w:t>遗传算法研究综述</w:t>
        </w:r>
        <w:r>
          <w:rPr>
            <w:rFonts w:hint="eastAsia"/>
          </w:rPr>
          <w:t>[J].</w:t>
        </w:r>
        <w:r>
          <w:rPr>
            <w:rFonts w:hint="eastAsia"/>
          </w:rPr>
          <w:t>计算机应用与软件</w:t>
        </w:r>
        <w:r>
          <w:rPr>
            <w:rFonts w:hint="eastAsia"/>
          </w:rPr>
          <w:t>,2004,(02):69-73.</w:t>
        </w:r>
      </w:ins>
    </w:p>
    <w:p w14:paraId="7E93AE5B" w14:textId="1D989B97" w:rsidR="00030A8F" w:rsidRDefault="00780051" w:rsidP="00780051">
      <w:pPr>
        <w:jc w:val="both"/>
        <w:rPr>
          <w:rFonts w:ascii="微软雅黑" w:eastAsia="微软雅黑" w:hAnsi="微软雅黑" w:cs="微软雅黑" w:hint="eastAsia"/>
          <w:color w:val="666666"/>
          <w:sz w:val="18"/>
          <w:szCs w:val="18"/>
          <w:shd w:val="clear" w:color="auto" w:fill="FFFFFF"/>
        </w:rPr>
      </w:pPr>
      <w:ins w:id="1238" w:author="yukina minato" w:date="2025-09-07T11:51:00Z" w16du:dateUtc="2025-09-07T03:51:00Z">
        <w:r>
          <w:rPr>
            <w:rFonts w:hint="eastAsia"/>
          </w:rPr>
          <w:t>[6]</w:t>
        </w:r>
        <w:r>
          <w:rPr>
            <w:rFonts w:hint="eastAsia"/>
          </w:rPr>
          <w:t>包子阳</w:t>
        </w:r>
        <w:r>
          <w:rPr>
            <w:rFonts w:hint="eastAsia"/>
          </w:rPr>
          <w:t>,</w:t>
        </w:r>
        <w:r>
          <w:rPr>
            <w:rFonts w:hint="eastAsia"/>
          </w:rPr>
          <w:t>余继周</w:t>
        </w:r>
        <w:r>
          <w:rPr>
            <w:rFonts w:hint="eastAsia"/>
          </w:rPr>
          <w:t>.</w:t>
        </w:r>
        <w:r>
          <w:rPr>
            <w:rFonts w:hint="eastAsia"/>
          </w:rPr>
          <w:t>智能优化算法及其</w:t>
        </w:r>
        <w:r>
          <w:rPr>
            <w:rFonts w:hint="eastAsia"/>
          </w:rPr>
          <w:t>MATLAB</w:t>
        </w:r>
        <w:r>
          <w:rPr>
            <w:rFonts w:hint="eastAsia"/>
          </w:rPr>
          <w:t>实例</w:t>
        </w:r>
        <w:r>
          <w:rPr>
            <w:rFonts w:hint="eastAsia"/>
          </w:rPr>
          <w:t>[M].</w:t>
        </w:r>
        <w:r>
          <w:rPr>
            <w:rFonts w:hint="eastAsia"/>
          </w:rPr>
          <w:t>电子工业出版社</w:t>
        </w:r>
        <w:r>
          <w:rPr>
            <w:rFonts w:hint="eastAsia"/>
          </w:rPr>
          <w:t>:201608:200.</w:t>
        </w:r>
      </w:ins>
    </w:p>
    <w:p w14:paraId="0294CBB4" w14:textId="77777777" w:rsidR="00030A8F" w:rsidRDefault="00030A8F">
      <w:pPr>
        <w:spacing w:before="0" w:after="0" w:line="360" w:lineRule="auto"/>
        <w:jc w:val="left"/>
      </w:pPr>
    </w:p>
    <w:p w14:paraId="21576892" w14:textId="77777777" w:rsidR="00030A8F" w:rsidRDefault="00D3779C">
      <w:pPr>
        <w:rPr>
          <w:rFonts w:ascii="黑体" w:eastAsia="黑体" w:hAnsi="黑体" w:hint="eastAsia"/>
          <w:sz w:val="32"/>
          <w:szCs w:val="32"/>
        </w:rPr>
      </w:pPr>
      <w:r>
        <w:rPr>
          <w:rFonts w:ascii="黑体" w:eastAsia="黑体" w:hAnsi="黑体" w:hint="eastAsia"/>
          <w:sz w:val="32"/>
          <w:szCs w:val="32"/>
        </w:rPr>
        <w:br w:type="page"/>
      </w:r>
    </w:p>
    <w:p w14:paraId="31537B04" w14:textId="678E838F" w:rsidR="00030A8F" w:rsidDel="00002D6B" w:rsidRDefault="00030A8F">
      <w:pPr>
        <w:rPr>
          <w:del w:id="1239" w:author="yukina minato" w:date="2025-09-07T17:09:00Z" w16du:dateUtc="2025-09-07T09:09:00Z"/>
        </w:rPr>
      </w:pPr>
    </w:p>
    <w:p w14:paraId="6AA307FD" w14:textId="123E51B9" w:rsidR="00030A8F" w:rsidRPr="003C0BBF" w:rsidRDefault="00D3779C" w:rsidP="00D3779C">
      <w:pPr>
        <w:pStyle w:val="1"/>
        <w:keepNext w:val="0"/>
        <w:keepLines w:val="0"/>
        <w:spacing w:before="100" w:beforeAutospacing="1" w:after="100" w:afterAutospacing="1" w:line="360" w:lineRule="auto"/>
        <w:jc w:val="right"/>
        <w:textAlignment w:val="center"/>
        <w:rPr>
          <w:rFonts w:ascii="ˎ̥" w:eastAsia="黑体" w:hAnsi="ˎ̥" w:cs="Times New Roman" w:hint="eastAsia"/>
          <w:color w:val="181818"/>
          <w:kern w:val="36"/>
          <w:sz w:val="32"/>
          <w:szCs w:val="18"/>
        </w:rPr>
      </w:pPr>
      <w:bookmarkStart w:id="1240" w:name="_Toc165634579"/>
      <w:r w:rsidRPr="003C0BBF">
        <w:rPr>
          <w:rFonts w:ascii="ˎ̥" w:eastAsia="黑体" w:hAnsi="ˎ̥" w:cs="Times New Roman" w:hint="eastAsia"/>
          <w:color w:val="181818"/>
          <w:kern w:val="36"/>
          <w:sz w:val="32"/>
          <w:szCs w:val="18"/>
        </w:rPr>
        <w:t>附</w:t>
      </w:r>
      <w:r>
        <w:rPr>
          <w:rFonts w:ascii="ˎ̥" w:eastAsia="黑体" w:hAnsi="ˎ̥" w:cs="Times New Roman" w:hint="eastAsia"/>
          <w:color w:val="181818"/>
          <w:kern w:val="36"/>
          <w:sz w:val="32"/>
          <w:szCs w:val="18"/>
        </w:rPr>
        <w:t xml:space="preserve">  </w:t>
      </w:r>
      <w:r w:rsidRPr="003C0BBF">
        <w:rPr>
          <w:rFonts w:ascii="ˎ̥" w:eastAsia="黑体" w:hAnsi="ˎ̥" w:cs="Times New Roman" w:hint="eastAsia"/>
          <w:color w:val="181818"/>
          <w:kern w:val="36"/>
          <w:sz w:val="32"/>
          <w:szCs w:val="18"/>
        </w:rPr>
        <w:t>录</w:t>
      </w:r>
      <w:bookmarkEnd w:id="1240"/>
    </w:p>
    <w:tbl>
      <w:tblPr>
        <w:tblStyle w:val="TableNormal"/>
        <w:tblW w:w="884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840"/>
      </w:tblGrid>
      <w:tr w:rsidR="00526A69" w:rsidDel="00002D6B" w14:paraId="08A8D65B" w14:textId="57B65194" w:rsidTr="00E77982">
        <w:trPr>
          <w:trHeight w:val="320"/>
          <w:del w:id="1241" w:author="yukina minato" w:date="2025-09-07T17:09:00Z" w16du:dateUtc="2025-09-07T09:09:00Z"/>
        </w:trPr>
        <w:tc>
          <w:tcPr>
            <w:tcW w:w="8840" w:type="dxa"/>
            <w:shd w:val="clear" w:color="auto" w:fill="BEBEBE"/>
          </w:tcPr>
          <w:tbl>
            <w:tblPr>
              <w:tblStyle w:val="14"/>
              <w:tblW w:w="0" w:type="auto"/>
              <w:tblLook w:val="04A0" w:firstRow="1" w:lastRow="0" w:firstColumn="1" w:lastColumn="0" w:noHBand="0" w:noVBand="1"/>
            </w:tblPr>
            <w:tblGrid>
              <w:gridCol w:w="8834"/>
            </w:tblGrid>
            <w:tr w:rsidR="00002D6B" w:rsidRPr="00002D6B" w14:paraId="3FE3A739" w14:textId="77777777" w:rsidTr="004E6A00">
              <w:trPr>
                <w:ins w:id="1242" w:author="yukina minato" w:date="2025-09-07T17:09:00Z" w16du:dateUtc="2025-09-07T09:09:00Z"/>
              </w:trPr>
              <w:tc>
                <w:tcPr>
                  <w:tcW w:w="8834" w:type="dxa"/>
                  <w:shd w:val="clear" w:color="auto" w:fill="BFBFBF" w:themeFill="background1" w:themeFillShade="BF"/>
                </w:tcPr>
                <w:p w14:paraId="26C0720A" w14:textId="77777777" w:rsidR="00002D6B" w:rsidRPr="00002D6B" w:rsidRDefault="00002D6B" w:rsidP="00002D6B">
                  <w:pPr>
                    <w:widowControl w:val="0"/>
                    <w:spacing w:before="0" w:after="0"/>
                    <w:jc w:val="left"/>
                    <w:rPr>
                      <w:ins w:id="1243" w:author="yukina minato" w:date="2025-09-07T17:09:00Z" w16du:dateUtc="2025-09-07T09:09:00Z"/>
                      <w:rFonts w:eastAsia="宋体"/>
                      <w:b/>
                      <w:sz w:val="21"/>
                    </w:rPr>
                  </w:pPr>
                  <w:bookmarkStart w:id="1244" w:name="_Toc165634580"/>
                  <w:ins w:id="1245" w:author="yukina minato" w:date="2025-09-07T17:09:00Z" w16du:dateUtc="2025-09-07T09:09:00Z">
                    <w:r w:rsidRPr="00002D6B">
                      <w:rPr>
                        <w:rFonts w:eastAsia="宋体" w:hint="eastAsia"/>
                        <w:b/>
                        <w:sz w:val="21"/>
                      </w:rPr>
                      <w:t>附录</w:t>
                    </w:r>
                    <w:r w:rsidRPr="00002D6B">
                      <w:rPr>
                        <w:rFonts w:eastAsia="宋体" w:hint="eastAsia"/>
                        <w:b/>
                        <w:sz w:val="21"/>
                      </w:rPr>
                      <w:t>1</w:t>
                    </w:r>
                  </w:ins>
                </w:p>
              </w:tc>
            </w:tr>
            <w:tr w:rsidR="00002D6B" w:rsidRPr="00002D6B" w14:paraId="758E6B18" w14:textId="77777777" w:rsidTr="004E6A00">
              <w:trPr>
                <w:ins w:id="1246" w:author="yukina minato" w:date="2025-09-07T17:09:00Z" w16du:dateUtc="2025-09-07T09:09:00Z"/>
              </w:trPr>
              <w:tc>
                <w:tcPr>
                  <w:tcW w:w="8834" w:type="dxa"/>
                  <w:shd w:val="clear" w:color="auto" w:fill="BFBFBF" w:themeFill="background1" w:themeFillShade="BF"/>
                </w:tcPr>
                <w:p w14:paraId="1B931B63" w14:textId="77777777" w:rsidR="00002D6B" w:rsidRPr="00002D6B" w:rsidRDefault="00002D6B" w:rsidP="00002D6B">
                  <w:pPr>
                    <w:widowControl w:val="0"/>
                    <w:spacing w:before="0" w:after="0"/>
                    <w:jc w:val="both"/>
                    <w:rPr>
                      <w:ins w:id="1247" w:author="yukina minato" w:date="2025-09-07T17:09:00Z" w16du:dateUtc="2025-09-07T09:09:00Z"/>
                      <w:rFonts w:eastAsia="宋体"/>
                      <w:szCs w:val="22"/>
                    </w:rPr>
                  </w:pPr>
                  <w:ins w:id="1248" w:author="yukina minato" w:date="2025-09-07T17:09:00Z" w16du:dateUtc="2025-09-07T09:09:00Z">
                    <w:r w:rsidRPr="00002D6B">
                      <w:rPr>
                        <w:rFonts w:eastAsia="宋体" w:hint="eastAsia"/>
                        <w:szCs w:val="22"/>
                      </w:rPr>
                      <w:t>目录</w:t>
                    </w:r>
                  </w:ins>
                </w:p>
              </w:tc>
            </w:tr>
            <w:tr w:rsidR="00002D6B" w:rsidRPr="00002D6B" w14:paraId="3C63F8F5" w14:textId="77777777" w:rsidTr="004E6A00">
              <w:trPr>
                <w:ins w:id="1249" w:author="yukina minato" w:date="2025-09-07T17:09:00Z" w16du:dateUtc="2025-09-07T09:09:00Z"/>
              </w:trPr>
              <w:tc>
                <w:tcPr>
                  <w:tcW w:w="8834" w:type="dxa"/>
                </w:tcPr>
                <w:p w14:paraId="73AF7885" w14:textId="77777777" w:rsidR="00002D6B" w:rsidRPr="00002D6B" w:rsidRDefault="00002D6B" w:rsidP="00002D6B">
                  <w:pPr>
                    <w:widowControl w:val="0"/>
                    <w:numPr>
                      <w:ilvl w:val="0"/>
                      <w:numId w:val="9"/>
                    </w:numPr>
                    <w:spacing w:before="0" w:after="0"/>
                    <w:ind w:firstLine="480"/>
                    <w:jc w:val="both"/>
                    <w:rPr>
                      <w:ins w:id="1250" w:author="yukina minato" w:date="2025-09-07T17:09:00Z" w16du:dateUtc="2025-09-07T09:09:00Z"/>
                      <w:rFonts w:eastAsia="宋体"/>
                      <w:szCs w:val="22"/>
                    </w:rPr>
                  </w:pPr>
                  <w:ins w:id="1251" w:author="yukina minato" w:date="2025-09-07T17:09:00Z" w16du:dateUtc="2025-09-07T09:09:00Z">
                    <w:r w:rsidRPr="00002D6B">
                      <w:rPr>
                        <w:rFonts w:eastAsia="宋体" w:hint="eastAsia"/>
                        <w:szCs w:val="22"/>
                      </w:rPr>
                      <w:t>问题</w:t>
                    </w:r>
                    <w:proofErr w:type="gramStart"/>
                    <w:r w:rsidRPr="00002D6B">
                      <w:rPr>
                        <w:rFonts w:eastAsia="宋体" w:hint="eastAsia"/>
                        <w:szCs w:val="22"/>
                      </w:rPr>
                      <w:t>一</w:t>
                    </w:r>
                    <w:proofErr w:type="gramEnd"/>
                    <w:r w:rsidRPr="00002D6B">
                      <w:rPr>
                        <w:rFonts w:eastAsia="宋体" w:hint="eastAsia"/>
                        <w:szCs w:val="22"/>
                      </w:rPr>
                      <w:t>求解（</w:t>
                    </w:r>
                    <w:r w:rsidRPr="00002D6B">
                      <w:rPr>
                        <w:rFonts w:eastAsia="宋体" w:hint="eastAsia"/>
                        <w:szCs w:val="22"/>
                      </w:rPr>
                      <w:t>MATLAB</w:t>
                    </w:r>
                    <w:r w:rsidRPr="00002D6B">
                      <w:rPr>
                        <w:rFonts w:eastAsia="宋体" w:hint="eastAsia"/>
                        <w:szCs w:val="22"/>
                      </w:rPr>
                      <w:t>源码）</w:t>
                    </w:r>
                    <w:r w:rsidRPr="00002D6B">
                      <w:rPr>
                        <w:rFonts w:eastAsia="宋体" w:hint="eastAsia"/>
                        <w:szCs w:val="22"/>
                      </w:rPr>
                      <w:t>-</w:t>
                    </w:r>
                    <w:r w:rsidRPr="00002D6B">
                      <w:rPr>
                        <w:rFonts w:eastAsia="宋体" w:hint="eastAsia"/>
                        <w:szCs w:val="22"/>
                      </w:rPr>
                      <w:t>附录</w:t>
                    </w:r>
                    <w:r w:rsidRPr="00002D6B">
                      <w:rPr>
                        <w:rFonts w:eastAsia="宋体" w:hint="eastAsia"/>
                        <w:szCs w:val="22"/>
                      </w:rPr>
                      <w:t>2</w:t>
                    </w:r>
                  </w:ins>
                </w:p>
                <w:p w14:paraId="2DAF6973" w14:textId="77777777" w:rsidR="00002D6B" w:rsidRPr="00002D6B" w:rsidRDefault="00002D6B" w:rsidP="00002D6B">
                  <w:pPr>
                    <w:widowControl w:val="0"/>
                    <w:numPr>
                      <w:ilvl w:val="0"/>
                      <w:numId w:val="9"/>
                    </w:numPr>
                    <w:spacing w:before="0" w:after="0"/>
                    <w:ind w:firstLine="480"/>
                    <w:jc w:val="both"/>
                    <w:rPr>
                      <w:ins w:id="1252" w:author="yukina minato" w:date="2025-09-07T17:09:00Z" w16du:dateUtc="2025-09-07T09:09:00Z"/>
                      <w:rFonts w:eastAsia="宋体"/>
                      <w:szCs w:val="22"/>
                    </w:rPr>
                  </w:pPr>
                  <w:ins w:id="1253" w:author="yukina minato" w:date="2025-09-07T17:09:00Z" w16du:dateUtc="2025-09-07T09:09:00Z">
                    <w:r w:rsidRPr="00002D6B">
                      <w:rPr>
                        <w:rFonts w:eastAsia="宋体" w:hint="eastAsia"/>
                        <w:szCs w:val="22"/>
                      </w:rPr>
                      <w:t>问题</w:t>
                    </w:r>
                    <w:proofErr w:type="gramStart"/>
                    <w:r w:rsidRPr="00002D6B">
                      <w:rPr>
                        <w:rFonts w:eastAsia="宋体" w:hint="eastAsia"/>
                        <w:szCs w:val="22"/>
                      </w:rPr>
                      <w:t>一</w:t>
                    </w:r>
                    <w:proofErr w:type="gramEnd"/>
                    <w:r w:rsidRPr="00002D6B">
                      <w:rPr>
                        <w:rFonts w:eastAsia="宋体" w:hint="eastAsia"/>
                        <w:szCs w:val="22"/>
                      </w:rPr>
                      <w:t>求解结果</w:t>
                    </w:r>
                    <w:r w:rsidRPr="00002D6B">
                      <w:rPr>
                        <w:rFonts w:eastAsia="宋体" w:hint="eastAsia"/>
                        <w:szCs w:val="22"/>
                      </w:rPr>
                      <w:t>-</w:t>
                    </w:r>
                    <w:r w:rsidRPr="00002D6B">
                      <w:rPr>
                        <w:rFonts w:eastAsia="宋体" w:hint="eastAsia"/>
                        <w:szCs w:val="22"/>
                      </w:rPr>
                      <w:t>附录</w:t>
                    </w:r>
                    <w:r w:rsidRPr="00002D6B">
                      <w:rPr>
                        <w:rFonts w:eastAsia="宋体" w:hint="eastAsia"/>
                        <w:szCs w:val="22"/>
                      </w:rPr>
                      <w:t>3</w:t>
                    </w:r>
                  </w:ins>
                </w:p>
                <w:p w14:paraId="3D6D203E" w14:textId="77777777" w:rsidR="00002D6B" w:rsidRPr="00002D6B" w:rsidRDefault="00002D6B" w:rsidP="00002D6B">
                  <w:pPr>
                    <w:widowControl w:val="0"/>
                    <w:numPr>
                      <w:ilvl w:val="0"/>
                      <w:numId w:val="9"/>
                    </w:numPr>
                    <w:spacing w:before="0" w:after="0"/>
                    <w:ind w:firstLine="480"/>
                    <w:jc w:val="both"/>
                    <w:rPr>
                      <w:ins w:id="1254" w:author="yukina minato" w:date="2025-09-07T17:09:00Z" w16du:dateUtc="2025-09-07T09:09:00Z"/>
                      <w:rFonts w:eastAsia="宋体"/>
                      <w:szCs w:val="22"/>
                    </w:rPr>
                  </w:pPr>
                  <w:ins w:id="1255" w:author="yukina minato" w:date="2025-09-07T17:09:00Z" w16du:dateUtc="2025-09-07T09:09:00Z">
                    <w:r w:rsidRPr="00002D6B">
                      <w:rPr>
                        <w:rFonts w:eastAsia="宋体" w:hint="eastAsia"/>
                        <w:szCs w:val="22"/>
                      </w:rPr>
                      <w:t>问题二求解（</w:t>
                    </w:r>
                    <w:r w:rsidRPr="00002D6B">
                      <w:rPr>
                        <w:rFonts w:eastAsia="宋体" w:hint="eastAsia"/>
                        <w:szCs w:val="22"/>
                      </w:rPr>
                      <w:t>MATLAB</w:t>
                    </w:r>
                    <w:r w:rsidRPr="00002D6B">
                      <w:rPr>
                        <w:rFonts w:eastAsia="宋体" w:hint="eastAsia"/>
                        <w:szCs w:val="22"/>
                      </w:rPr>
                      <w:t>源码）</w:t>
                    </w:r>
                    <w:r w:rsidRPr="00002D6B">
                      <w:rPr>
                        <w:rFonts w:eastAsia="宋体" w:hint="eastAsia"/>
                        <w:szCs w:val="22"/>
                      </w:rPr>
                      <w:t>-</w:t>
                    </w:r>
                    <w:r w:rsidRPr="00002D6B">
                      <w:rPr>
                        <w:rFonts w:eastAsia="宋体" w:hint="eastAsia"/>
                        <w:szCs w:val="22"/>
                      </w:rPr>
                      <w:t>附录</w:t>
                    </w:r>
                    <w:r w:rsidRPr="00002D6B">
                      <w:rPr>
                        <w:rFonts w:eastAsia="宋体" w:hint="eastAsia"/>
                        <w:szCs w:val="22"/>
                      </w:rPr>
                      <w:t>4</w:t>
                    </w:r>
                  </w:ins>
                </w:p>
                <w:p w14:paraId="1E7ABE98" w14:textId="77777777" w:rsidR="00002D6B" w:rsidRPr="00002D6B" w:rsidRDefault="00002D6B" w:rsidP="00002D6B">
                  <w:pPr>
                    <w:widowControl w:val="0"/>
                    <w:numPr>
                      <w:ilvl w:val="0"/>
                      <w:numId w:val="9"/>
                    </w:numPr>
                    <w:spacing w:before="0" w:after="0"/>
                    <w:ind w:firstLine="480"/>
                    <w:jc w:val="both"/>
                    <w:rPr>
                      <w:ins w:id="1256" w:author="yukina minato" w:date="2025-09-07T17:09:00Z" w16du:dateUtc="2025-09-07T09:09:00Z"/>
                      <w:rFonts w:eastAsia="宋体"/>
                      <w:szCs w:val="22"/>
                    </w:rPr>
                  </w:pPr>
                  <w:ins w:id="1257" w:author="yukina minato" w:date="2025-09-07T17:09:00Z" w16du:dateUtc="2025-09-07T09:09:00Z">
                    <w:r w:rsidRPr="00002D6B">
                      <w:rPr>
                        <w:rFonts w:eastAsia="宋体" w:hint="eastAsia"/>
                        <w:szCs w:val="22"/>
                      </w:rPr>
                      <w:t>问题二求解结果</w:t>
                    </w:r>
                    <w:r w:rsidRPr="00002D6B">
                      <w:rPr>
                        <w:rFonts w:eastAsia="宋体" w:hint="eastAsia"/>
                        <w:szCs w:val="22"/>
                      </w:rPr>
                      <w:t>-</w:t>
                    </w:r>
                    <w:r w:rsidRPr="00002D6B">
                      <w:rPr>
                        <w:rFonts w:eastAsia="宋体" w:hint="eastAsia"/>
                        <w:szCs w:val="22"/>
                      </w:rPr>
                      <w:t>附录</w:t>
                    </w:r>
                    <w:r w:rsidRPr="00002D6B">
                      <w:rPr>
                        <w:rFonts w:eastAsia="宋体" w:hint="eastAsia"/>
                        <w:szCs w:val="22"/>
                      </w:rPr>
                      <w:t>5</w:t>
                    </w:r>
                  </w:ins>
                </w:p>
                <w:p w14:paraId="65EE9F6A" w14:textId="77777777" w:rsidR="00002D6B" w:rsidRPr="00002D6B" w:rsidRDefault="00002D6B" w:rsidP="00002D6B">
                  <w:pPr>
                    <w:widowControl w:val="0"/>
                    <w:numPr>
                      <w:ilvl w:val="0"/>
                      <w:numId w:val="9"/>
                    </w:numPr>
                    <w:spacing w:before="0" w:after="0"/>
                    <w:ind w:firstLine="480"/>
                    <w:jc w:val="both"/>
                    <w:rPr>
                      <w:ins w:id="1258" w:author="yukina minato" w:date="2025-09-07T17:09:00Z" w16du:dateUtc="2025-09-07T09:09:00Z"/>
                      <w:rFonts w:eastAsia="宋体"/>
                      <w:szCs w:val="22"/>
                    </w:rPr>
                  </w:pPr>
                  <w:ins w:id="1259" w:author="yukina minato" w:date="2025-09-07T17:09:00Z" w16du:dateUtc="2025-09-07T09:09:00Z">
                    <w:r w:rsidRPr="00002D6B">
                      <w:rPr>
                        <w:rFonts w:eastAsia="宋体" w:hint="eastAsia"/>
                        <w:szCs w:val="22"/>
                      </w:rPr>
                      <w:t>问题三求解（</w:t>
                    </w:r>
                    <w:r w:rsidRPr="00002D6B">
                      <w:rPr>
                        <w:rFonts w:eastAsia="宋体" w:hint="eastAsia"/>
                        <w:szCs w:val="22"/>
                      </w:rPr>
                      <w:t>MATLAB</w:t>
                    </w:r>
                    <w:r w:rsidRPr="00002D6B">
                      <w:rPr>
                        <w:rFonts w:eastAsia="宋体" w:hint="eastAsia"/>
                        <w:szCs w:val="22"/>
                      </w:rPr>
                      <w:t>源码）</w:t>
                    </w:r>
                    <w:r w:rsidRPr="00002D6B">
                      <w:rPr>
                        <w:rFonts w:eastAsia="宋体" w:hint="eastAsia"/>
                        <w:szCs w:val="22"/>
                      </w:rPr>
                      <w:t>-</w:t>
                    </w:r>
                    <w:r w:rsidRPr="00002D6B">
                      <w:rPr>
                        <w:rFonts w:eastAsia="宋体" w:hint="eastAsia"/>
                        <w:szCs w:val="22"/>
                      </w:rPr>
                      <w:t>附录</w:t>
                    </w:r>
                    <w:r w:rsidRPr="00002D6B">
                      <w:rPr>
                        <w:rFonts w:eastAsia="宋体" w:hint="eastAsia"/>
                        <w:szCs w:val="22"/>
                      </w:rPr>
                      <w:t>6</w:t>
                    </w:r>
                  </w:ins>
                </w:p>
                <w:p w14:paraId="0E668951" w14:textId="77777777" w:rsidR="00002D6B" w:rsidRPr="00002D6B" w:rsidRDefault="00002D6B" w:rsidP="00002D6B">
                  <w:pPr>
                    <w:widowControl w:val="0"/>
                    <w:numPr>
                      <w:ilvl w:val="0"/>
                      <w:numId w:val="9"/>
                    </w:numPr>
                    <w:spacing w:before="0" w:after="0"/>
                    <w:ind w:firstLine="480"/>
                    <w:jc w:val="both"/>
                    <w:rPr>
                      <w:ins w:id="1260" w:author="yukina minato" w:date="2025-09-07T17:09:00Z" w16du:dateUtc="2025-09-07T09:09:00Z"/>
                      <w:rFonts w:eastAsia="宋体"/>
                      <w:szCs w:val="22"/>
                    </w:rPr>
                  </w:pPr>
                  <w:ins w:id="1261" w:author="yukina minato" w:date="2025-09-07T17:09:00Z" w16du:dateUtc="2025-09-07T09:09:00Z">
                    <w:r w:rsidRPr="00002D6B">
                      <w:rPr>
                        <w:rFonts w:eastAsia="宋体" w:hint="eastAsia"/>
                        <w:szCs w:val="22"/>
                      </w:rPr>
                      <w:t>问题三求解结果</w:t>
                    </w:r>
                    <w:r w:rsidRPr="00002D6B">
                      <w:rPr>
                        <w:rFonts w:eastAsia="宋体" w:hint="eastAsia"/>
                        <w:szCs w:val="22"/>
                      </w:rPr>
                      <w:t>-</w:t>
                    </w:r>
                    <w:r w:rsidRPr="00002D6B">
                      <w:rPr>
                        <w:rFonts w:eastAsia="宋体" w:hint="eastAsia"/>
                        <w:szCs w:val="22"/>
                      </w:rPr>
                      <w:t>附录</w:t>
                    </w:r>
                    <w:r w:rsidRPr="00002D6B">
                      <w:rPr>
                        <w:rFonts w:eastAsia="宋体" w:hint="eastAsia"/>
                        <w:szCs w:val="22"/>
                      </w:rPr>
                      <w:t>7</w:t>
                    </w:r>
                  </w:ins>
                </w:p>
                <w:p w14:paraId="0EAE99CF" w14:textId="77777777" w:rsidR="00002D6B" w:rsidRPr="00002D6B" w:rsidRDefault="00002D6B" w:rsidP="00002D6B">
                  <w:pPr>
                    <w:widowControl w:val="0"/>
                    <w:numPr>
                      <w:ilvl w:val="0"/>
                      <w:numId w:val="9"/>
                    </w:numPr>
                    <w:spacing w:before="0" w:after="0"/>
                    <w:ind w:firstLine="480"/>
                    <w:jc w:val="both"/>
                    <w:rPr>
                      <w:ins w:id="1262" w:author="yukina minato" w:date="2025-09-07T17:09:00Z" w16du:dateUtc="2025-09-07T09:09:00Z"/>
                      <w:rFonts w:eastAsia="宋体"/>
                      <w:szCs w:val="22"/>
                    </w:rPr>
                  </w:pPr>
                  <w:ins w:id="1263" w:author="yukina minato" w:date="2025-09-07T17:09:00Z" w16du:dateUtc="2025-09-07T09:09:00Z">
                    <w:r w:rsidRPr="00002D6B">
                      <w:rPr>
                        <w:rFonts w:eastAsia="宋体" w:hint="eastAsia"/>
                        <w:szCs w:val="22"/>
                      </w:rPr>
                      <w:t>问题四求解（</w:t>
                    </w:r>
                    <w:r w:rsidRPr="00002D6B">
                      <w:rPr>
                        <w:rFonts w:eastAsia="宋体" w:hint="eastAsia"/>
                        <w:szCs w:val="22"/>
                      </w:rPr>
                      <w:t>MATLAB</w:t>
                    </w:r>
                    <w:r w:rsidRPr="00002D6B">
                      <w:rPr>
                        <w:rFonts w:eastAsia="宋体" w:hint="eastAsia"/>
                        <w:szCs w:val="22"/>
                      </w:rPr>
                      <w:t>源码）</w:t>
                    </w:r>
                    <w:r w:rsidRPr="00002D6B">
                      <w:rPr>
                        <w:rFonts w:eastAsia="宋体" w:hint="eastAsia"/>
                        <w:szCs w:val="22"/>
                      </w:rPr>
                      <w:t>-</w:t>
                    </w:r>
                    <w:r w:rsidRPr="00002D6B">
                      <w:rPr>
                        <w:rFonts w:eastAsia="宋体" w:hint="eastAsia"/>
                        <w:szCs w:val="22"/>
                      </w:rPr>
                      <w:t>附录</w:t>
                    </w:r>
                    <w:r w:rsidRPr="00002D6B">
                      <w:rPr>
                        <w:rFonts w:eastAsia="宋体" w:hint="eastAsia"/>
                        <w:szCs w:val="22"/>
                      </w:rPr>
                      <w:t>8</w:t>
                    </w:r>
                  </w:ins>
                </w:p>
                <w:p w14:paraId="5B4F4236" w14:textId="77777777" w:rsidR="00002D6B" w:rsidRPr="00002D6B" w:rsidRDefault="00002D6B" w:rsidP="00002D6B">
                  <w:pPr>
                    <w:widowControl w:val="0"/>
                    <w:numPr>
                      <w:ilvl w:val="0"/>
                      <w:numId w:val="9"/>
                    </w:numPr>
                    <w:spacing w:before="0" w:after="0"/>
                    <w:ind w:firstLine="480"/>
                    <w:jc w:val="both"/>
                    <w:rPr>
                      <w:ins w:id="1264" w:author="yukina minato" w:date="2025-09-07T17:09:00Z" w16du:dateUtc="2025-09-07T09:09:00Z"/>
                      <w:rFonts w:eastAsia="宋体"/>
                      <w:szCs w:val="22"/>
                    </w:rPr>
                  </w:pPr>
                  <w:ins w:id="1265" w:author="yukina minato" w:date="2025-09-07T17:09:00Z" w16du:dateUtc="2025-09-07T09:09:00Z">
                    <w:r w:rsidRPr="00002D6B">
                      <w:rPr>
                        <w:rFonts w:eastAsia="宋体" w:hint="eastAsia"/>
                        <w:szCs w:val="22"/>
                      </w:rPr>
                      <w:t>问题四求解结果</w:t>
                    </w:r>
                    <w:r w:rsidRPr="00002D6B">
                      <w:rPr>
                        <w:rFonts w:eastAsia="宋体" w:hint="eastAsia"/>
                        <w:szCs w:val="22"/>
                      </w:rPr>
                      <w:t>-</w:t>
                    </w:r>
                    <w:r w:rsidRPr="00002D6B">
                      <w:rPr>
                        <w:rFonts w:eastAsia="宋体" w:hint="eastAsia"/>
                        <w:szCs w:val="22"/>
                      </w:rPr>
                      <w:t>附录</w:t>
                    </w:r>
                    <w:r w:rsidRPr="00002D6B">
                      <w:rPr>
                        <w:rFonts w:eastAsia="宋体" w:hint="eastAsia"/>
                        <w:szCs w:val="22"/>
                      </w:rPr>
                      <w:t>9</w:t>
                    </w:r>
                  </w:ins>
                </w:p>
                <w:p w14:paraId="0AABEB4F" w14:textId="77777777" w:rsidR="00002D6B" w:rsidRPr="00002D6B" w:rsidRDefault="00002D6B" w:rsidP="00002D6B">
                  <w:pPr>
                    <w:widowControl w:val="0"/>
                    <w:numPr>
                      <w:ilvl w:val="0"/>
                      <w:numId w:val="9"/>
                    </w:numPr>
                    <w:spacing w:before="0" w:after="0"/>
                    <w:ind w:firstLine="480"/>
                    <w:jc w:val="both"/>
                    <w:rPr>
                      <w:ins w:id="1266" w:author="yukina minato" w:date="2025-09-07T17:09:00Z" w16du:dateUtc="2025-09-07T09:09:00Z"/>
                      <w:rFonts w:eastAsia="宋体"/>
                      <w:szCs w:val="22"/>
                    </w:rPr>
                  </w:pPr>
                  <w:ins w:id="1267" w:author="yukina minato" w:date="2025-09-07T17:09:00Z" w16du:dateUtc="2025-09-07T09:09:00Z">
                    <w:r w:rsidRPr="00002D6B">
                      <w:rPr>
                        <w:rFonts w:eastAsia="宋体" w:hint="eastAsia"/>
                        <w:szCs w:val="22"/>
                      </w:rPr>
                      <w:t>问题五求解（</w:t>
                    </w:r>
                    <w:r w:rsidRPr="00002D6B">
                      <w:rPr>
                        <w:rFonts w:eastAsia="宋体" w:hint="eastAsia"/>
                        <w:szCs w:val="22"/>
                      </w:rPr>
                      <w:t>PYTHON</w:t>
                    </w:r>
                    <w:r w:rsidRPr="00002D6B">
                      <w:rPr>
                        <w:rFonts w:eastAsia="宋体" w:hint="eastAsia"/>
                        <w:szCs w:val="22"/>
                      </w:rPr>
                      <w:t>源码）</w:t>
                    </w:r>
                    <w:r w:rsidRPr="00002D6B">
                      <w:rPr>
                        <w:rFonts w:eastAsia="宋体" w:hint="eastAsia"/>
                        <w:szCs w:val="22"/>
                      </w:rPr>
                      <w:t>-</w:t>
                    </w:r>
                    <w:r w:rsidRPr="00002D6B">
                      <w:rPr>
                        <w:rFonts w:eastAsia="宋体" w:hint="eastAsia"/>
                        <w:szCs w:val="22"/>
                      </w:rPr>
                      <w:t>附录</w:t>
                    </w:r>
                    <w:r w:rsidRPr="00002D6B">
                      <w:rPr>
                        <w:rFonts w:eastAsia="宋体" w:hint="eastAsia"/>
                        <w:szCs w:val="22"/>
                      </w:rPr>
                      <w:t>10</w:t>
                    </w:r>
                  </w:ins>
                </w:p>
                <w:p w14:paraId="006EF970" w14:textId="77777777" w:rsidR="00002D6B" w:rsidRPr="00002D6B" w:rsidRDefault="00002D6B" w:rsidP="00002D6B">
                  <w:pPr>
                    <w:widowControl w:val="0"/>
                    <w:numPr>
                      <w:ilvl w:val="0"/>
                      <w:numId w:val="9"/>
                    </w:numPr>
                    <w:spacing w:before="0" w:after="0"/>
                    <w:ind w:firstLine="480"/>
                    <w:jc w:val="both"/>
                    <w:rPr>
                      <w:ins w:id="1268" w:author="yukina minato" w:date="2025-09-07T17:09:00Z" w16du:dateUtc="2025-09-07T09:09:00Z"/>
                      <w:rFonts w:eastAsia="宋体"/>
                      <w:szCs w:val="22"/>
                    </w:rPr>
                  </w:pPr>
                  <w:ins w:id="1269" w:author="yukina minato" w:date="2025-09-07T17:09:00Z" w16du:dateUtc="2025-09-07T09:09:00Z">
                    <w:r w:rsidRPr="00002D6B">
                      <w:rPr>
                        <w:rFonts w:eastAsia="宋体" w:hint="eastAsia"/>
                        <w:szCs w:val="22"/>
                      </w:rPr>
                      <w:t>问题五求解结果</w:t>
                    </w:r>
                    <w:r w:rsidRPr="00002D6B">
                      <w:rPr>
                        <w:rFonts w:eastAsia="宋体" w:hint="eastAsia"/>
                        <w:szCs w:val="22"/>
                      </w:rPr>
                      <w:t>-</w:t>
                    </w:r>
                    <w:r w:rsidRPr="00002D6B">
                      <w:rPr>
                        <w:rFonts w:eastAsia="宋体" w:hint="eastAsia"/>
                        <w:szCs w:val="22"/>
                      </w:rPr>
                      <w:t>附录</w:t>
                    </w:r>
                    <w:r w:rsidRPr="00002D6B">
                      <w:rPr>
                        <w:rFonts w:eastAsia="宋体" w:hint="eastAsia"/>
                        <w:szCs w:val="22"/>
                      </w:rPr>
                      <w:t>11</w:t>
                    </w:r>
                  </w:ins>
                </w:p>
              </w:tc>
            </w:tr>
          </w:tbl>
          <w:p w14:paraId="62529C7B" w14:textId="77777777" w:rsidR="00002D6B" w:rsidRPr="00002D6B" w:rsidRDefault="00002D6B" w:rsidP="00002D6B">
            <w:pPr>
              <w:widowControl w:val="0"/>
              <w:spacing w:before="0" w:after="0"/>
              <w:jc w:val="both"/>
              <w:rPr>
                <w:ins w:id="1270" w:author="yukina minato" w:date="2025-09-07T17:09:00Z" w16du:dateUtc="2025-09-07T09:09:00Z"/>
                <w:rFonts w:eastAsia="宋体"/>
                <w:szCs w:val="22"/>
              </w:rPr>
            </w:pPr>
          </w:p>
          <w:p w14:paraId="1649F8F2" w14:textId="77777777" w:rsidR="00002D6B" w:rsidRPr="00002D6B" w:rsidRDefault="00002D6B" w:rsidP="00002D6B">
            <w:pPr>
              <w:widowControl w:val="0"/>
              <w:spacing w:before="0" w:after="0"/>
              <w:jc w:val="both"/>
              <w:rPr>
                <w:ins w:id="1271" w:author="yukina minato" w:date="2025-09-07T17:09:00Z" w16du:dateUtc="2025-09-07T09:09:00Z"/>
                <w:rFonts w:eastAsia="宋体"/>
                <w:szCs w:val="22"/>
              </w:rPr>
            </w:pPr>
          </w:p>
          <w:p w14:paraId="2EE022B9" w14:textId="77777777" w:rsidR="00002D6B" w:rsidRPr="00002D6B" w:rsidRDefault="00002D6B" w:rsidP="00002D6B">
            <w:pPr>
              <w:widowControl w:val="0"/>
              <w:spacing w:before="0" w:after="0"/>
              <w:jc w:val="both"/>
              <w:rPr>
                <w:ins w:id="1272" w:author="yukina minato" w:date="2025-09-07T17:09:00Z" w16du:dateUtc="2025-09-07T09:09:00Z"/>
                <w:rFonts w:eastAsia="宋体"/>
                <w:szCs w:val="22"/>
              </w:rPr>
            </w:pPr>
          </w:p>
          <w:tbl>
            <w:tblPr>
              <w:tblStyle w:val="14"/>
              <w:tblW w:w="0" w:type="auto"/>
              <w:tblLook w:val="04A0" w:firstRow="1" w:lastRow="0" w:firstColumn="1" w:lastColumn="0" w:noHBand="0" w:noVBand="1"/>
            </w:tblPr>
            <w:tblGrid>
              <w:gridCol w:w="8834"/>
            </w:tblGrid>
            <w:tr w:rsidR="00002D6B" w:rsidRPr="00002D6B" w14:paraId="21B02E2F" w14:textId="77777777" w:rsidTr="004E6A00">
              <w:trPr>
                <w:ins w:id="1273" w:author="yukina minato" w:date="2025-09-07T17:09:00Z" w16du:dateUtc="2025-09-07T09:09:00Z"/>
              </w:trPr>
              <w:tc>
                <w:tcPr>
                  <w:tcW w:w="8834" w:type="dxa"/>
                  <w:shd w:val="clear" w:color="auto" w:fill="BFBFBF" w:themeFill="background1" w:themeFillShade="BF"/>
                </w:tcPr>
                <w:p w14:paraId="67A0DFA2" w14:textId="77777777" w:rsidR="00002D6B" w:rsidRPr="00002D6B" w:rsidRDefault="00002D6B" w:rsidP="00002D6B">
                  <w:pPr>
                    <w:widowControl w:val="0"/>
                    <w:spacing w:before="0" w:after="0"/>
                    <w:jc w:val="left"/>
                    <w:rPr>
                      <w:ins w:id="1274" w:author="yukina minato" w:date="2025-09-07T17:09:00Z" w16du:dateUtc="2025-09-07T09:09:00Z"/>
                      <w:rFonts w:eastAsia="宋体"/>
                      <w:b/>
                      <w:sz w:val="21"/>
                    </w:rPr>
                  </w:pPr>
                  <w:ins w:id="1275" w:author="yukina minato" w:date="2025-09-07T17:09:00Z" w16du:dateUtc="2025-09-07T09:09:00Z">
                    <w:r w:rsidRPr="00002D6B">
                      <w:rPr>
                        <w:rFonts w:eastAsia="宋体" w:hint="eastAsia"/>
                        <w:b/>
                        <w:sz w:val="21"/>
                      </w:rPr>
                      <w:t>附录</w:t>
                    </w:r>
                    <w:r w:rsidRPr="00002D6B">
                      <w:rPr>
                        <w:rFonts w:eastAsia="宋体" w:hint="eastAsia"/>
                        <w:b/>
                        <w:sz w:val="21"/>
                      </w:rPr>
                      <w:t>2</w:t>
                    </w:r>
                  </w:ins>
                </w:p>
              </w:tc>
            </w:tr>
            <w:tr w:rsidR="00002D6B" w:rsidRPr="00002D6B" w14:paraId="380B288A" w14:textId="77777777" w:rsidTr="004E6A00">
              <w:trPr>
                <w:ins w:id="1276" w:author="yukina minato" w:date="2025-09-07T17:09:00Z" w16du:dateUtc="2025-09-07T09:09:00Z"/>
              </w:trPr>
              <w:tc>
                <w:tcPr>
                  <w:tcW w:w="8834" w:type="dxa"/>
                  <w:shd w:val="clear" w:color="auto" w:fill="BFBFBF" w:themeFill="background1" w:themeFillShade="BF"/>
                </w:tcPr>
                <w:p w14:paraId="7EE87CDD" w14:textId="77777777" w:rsidR="00002D6B" w:rsidRPr="00002D6B" w:rsidRDefault="00002D6B" w:rsidP="00002D6B">
                  <w:pPr>
                    <w:widowControl w:val="0"/>
                    <w:spacing w:before="0" w:after="0"/>
                    <w:jc w:val="both"/>
                    <w:rPr>
                      <w:ins w:id="1277" w:author="yukina minato" w:date="2025-09-07T17:09:00Z" w16du:dateUtc="2025-09-07T09:09:00Z"/>
                      <w:rFonts w:eastAsia="宋体"/>
                      <w:szCs w:val="22"/>
                    </w:rPr>
                  </w:pPr>
                  <w:ins w:id="1278" w:author="yukina minato" w:date="2025-09-07T17:09:00Z" w16du:dateUtc="2025-09-07T09:09:00Z">
                    <w:r w:rsidRPr="00002D6B">
                      <w:rPr>
                        <w:rFonts w:eastAsia="宋体" w:hint="eastAsia"/>
                        <w:szCs w:val="22"/>
                      </w:rPr>
                      <w:t>问题</w:t>
                    </w:r>
                    <w:proofErr w:type="gramStart"/>
                    <w:r w:rsidRPr="00002D6B">
                      <w:rPr>
                        <w:rFonts w:eastAsia="宋体" w:hint="eastAsia"/>
                        <w:szCs w:val="22"/>
                      </w:rPr>
                      <w:t>一</w:t>
                    </w:r>
                    <w:proofErr w:type="gramEnd"/>
                    <w:r w:rsidRPr="00002D6B">
                      <w:rPr>
                        <w:rFonts w:eastAsia="宋体" w:hint="eastAsia"/>
                        <w:szCs w:val="22"/>
                      </w:rPr>
                      <w:t>求解（</w:t>
                    </w:r>
                    <w:r w:rsidRPr="00002D6B">
                      <w:rPr>
                        <w:rFonts w:eastAsia="宋体" w:hint="eastAsia"/>
                        <w:szCs w:val="22"/>
                      </w:rPr>
                      <w:t>MATLAB</w:t>
                    </w:r>
                    <w:r w:rsidRPr="00002D6B">
                      <w:rPr>
                        <w:rFonts w:eastAsia="宋体" w:hint="eastAsia"/>
                        <w:szCs w:val="22"/>
                      </w:rPr>
                      <w:t>源码）</w:t>
                    </w:r>
                  </w:ins>
                </w:p>
              </w:tc>
            </w:tr>
            <w:tr w:rsidR="00002D6B" w:rsidRPr="00002D6B" w14:paraId="6A4E779C" w14:textId="77777777" w:rsidTr="004E6A00">
              <w:trPr>
                <w:trHeight w:val="329"/>
                <w:ins w:id="1279" w:author="yukina minato" w:date="2025-09-07T17:09:00Z" w16du:dateUtc="2025-09-07T09:09:00Z"/>
              </w:trPr>
              <w:tc>
                <w:tcPr>
                  <w:tcW w:w="8834" w:type="dxa"/>
                </w:tcPr>
                <w:p w14:paraId="1F1F1286"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280" w:author="yukina minato" w:date="2025-09-07T17:09:00Z" w16du:dateUtc="2025-09-07T09:09:00Z"/>
                      <w:rFonts w:eastAsia="宋体"/>
                      <w:color w:val="5C5C5C"/>
                      <w:szCs w:val="22"/>
                    </w:rPr>
                  </w:pPr>
                  <w:ins w:id="1281" w:author="yukina minato" w:date="2025-09-07T17:09:00Z" w16du:dateUtc="2025-09-07T09:09:00Z">
                    <w:r w:rsidRPr="00002D6B">
                      <w:rPr>
                        <w:rFonts w:ascii="Consolas" w:eastAsia="Consolas" w:hAnsi="Consolas" w:cs="Consolas"/>
                        <w:color w:val="5C5C5C"/>
                        <w:sz w:val="21"/>
                      </w:rPr>
                      <w:t>%</w:t>
                    </w:r>
                    <w:r w:rsidRPr="00002D6B">
                      <w:rPr>
                        <w:rFonts w:ascii="宋体" w:eastAsia="宋体" w:hAnsi="宋体" w:cs="宋体" w:hint="eastAsia"/>
                        <w:color w:val="5C5C5C"/>
                        <w:sz w:val="21"/>
                      </w:rPr>
                      <w:t>初始位置</w:t>
                    </w:r>
                    <w:r w:rsidRPr="00002D6B">
                      <w:rPr>
                        <w:rFonts w:ascii="Consolas" w:eastAsia="Consolas" w:hAnsi="Consolas" w:cs="Consolas"/>
                        <w:color w:val="5C5C5C"/>
                        <w:sz w:val="21"/>
                      </w:rPr>
                      <w:t> V</w:t>
                    </w:r>
                  </w:ins>
                </w:p>
                <w:p w14:paraId="061650BC"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282" w:author="yukina minato" w:date="2025-09-07T17:09:00Z" w16du:dateUtc="2025-09-07T09:09:00Z"/>
                      <w:rFonts w:eastAsia="宋体"/>
                      <w:color w:val="5C5C5C"/>
                      <w:szCs w:val="22"/>
                    </w:rPr>
                  </w:pPr>
                  <w:ins w:id="1283" w:author="yukina minato" w:date="2025-09-07T17:09:00Z" w16du:dateUtc="2025-09-07T09:09:00Z">
                    <w:r w:rsidRPr="00002D6B">
                      <w:rPr>
                        <w:rFonts w:ascii="Consolas" w:eastAsia="Consolas" w:hAnsi="Consolas" w:cs="Consolas"/>
                        <w:color w:val="5C5C5C"/>
                        <w:sz w:val="21"/>
                        <w:shd w:val="clear" w:color="auto" w:fill="F8F8F8"/>
                      </w:rPr>
                      <w:t>M0 = [</w:t>
                    </w:r>
                    <w:r w:rsidRPr="00002D6B">
                      <w:rPr>
                        <w:rFonts w:ascii="Consolas" w:eastAsia="Consolas" w:hAnsi="Consolas" w:cs="Consolas"/>
                        <w:color w:val="986801"/>
                        <w:sz w:val="21"/>
                        <w:shd w:val="clear" w:color="auto" w:fill="F8F8F8"/>
                      </w:rPr>
                      <w:t>20000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2000</w:t>
                    </w:r>
                    <w:r w:rsidRPr="00002D6B">
                      <w:rPr>
                        <w:rFonts w:ascii="Consolas" w:eastAsia="Consolas" w:hAnsi="Consolas" w:cs="Consolas"/>
                        <w:color w:val="5C5C5C"/>
                        <w:sz w:val="21"/>
                        <w:shd w:val="clear" w:color="auto" w:fill="F8F8F8"/>
                      </w:rPr>
                      <w:t>];   %</w:t>
                    </w:r>
                    <w:proofErr w:type="gramStart"/>
                    <w:r w:rsidRPr="00002D6B">
                      <w:rPr>
                        <w:rFonts w:ascii="宋体" w:eastAsia="宋体" w:hAnsi="宋体" w:cs="宋体" w:hint="eastAsia"/>
                        <w:color w:val="5C5C5C"/>
                        <w:sz w:val="21"/>
                        <w:shd w:val="clear" w:color="auto" w:fill="F8F8F8"/>
                      </w:rPr>
                      <w:t>导初坐标</w:t>
                    </w:r>
                    <w:proofErr w:type="gramEnd"/>
                  </w:ins>
                </w:p>
                <w:p w14:paraId="2123FCAA"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284" w:author="yukina minato" w:date="2025-09-07T17:09:00Z" w16du:dateUtc="2025-09-07T09:09:00Z"/>
                      <w:rFonts w:eastAsia="宋体"/>
                      <w:color w:val="5C5C5C"/>
                      <w:szCs w:val="22"/>
                    </w:rPr>
                  </w:pPr>
                  <w:proofErr w:type="spellStart"/>
                  <w:ins w:id="1285" w:author="yukina minato" w:date="2025-09-07T17:09:00Z" w16du:dateUtc="2025-09-07T09:09:00Z">
                    <w:r w:rsidRPr="00002D6B">
                      <w:rPr>
                        <w:rFonts w:ascii="Consolas" w:eastAsia="Consolas" w:hAnsi="Consolas" w:cs="Consolas"/>
                        <w:color w:val="5C5C5C"/>
                        <w:sz w:val="21"/>
                      </w:rPr>
                      <w:t>v_m</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300</w:t>
                    </w:r>
                    <w:r w:rsidRPr="00002D6B">
                      <w:rPr>
                        <w:rFonts w:ascii="Consolas" w:eastAsia="Consolas" w:hAnsi="Consolas" w:cs="Consolas"/>
                        <w:color w:val="5C5C5C"/>
                        <w:sz w:val="21"/>
                      </w:rPr>
                      <w:t>;           %</w:t>
                    </w:r>
                    <w:r w:rsidRPr="00002D6B">
                      <w:rPr>
                        <w:rFonts w:ascii="宋体" w:eastAsia="宋体" w:hAnsi="宋体" w:cs="宋体" w:hint="eastAsia"/>
                        <w:color w:val="5C5C5C"/>
                        <w:sz w:val="21"/>
                      </w:rPr>
                      <w:t>导速度</w:t>
                    </w:r>
                  </w:ins>
                </w:p>
                <w:p w14:paraId="7CA0BA5B"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286" w:author="yukina minato" w:date="2025-09-07T17:09:00Z" w16du:dateUtc="2025-09-07T09:09:00Z"/>
                      <w:rFonts w:eastAsia="宋体"/>
                      <w:color w:val="5C5C5C"/>
                      <w:szCs w:val="22"/>
                    </w:rPr>
                  </w:pPr>
                  <w:ins w:id="1287" w:author="yukina minato" w:date="2025-09-07T17:09:00Z" w16du:dateUtc="2025-09-07T09:09:00Z">
                    <w:r w:rsidRPr="00002D6B">
                      <w:rPr>
                        <w:rFonts w:ascii="Consolas" w:eastAsia="Consolas" w:hAnsi="Consolas" w:cs="Consolas"/>
                        <w:color w:val="5C5C5C"/>
                        <w:sz w:val="21"/>
                        <w:shd w:val="clear" w:color="auto" w:fill="F8F8F8"/>
                      </w:rPr>
                      <w:t>A0 = [</w:t>
                    </w:r>
                    <w:r w:rsidRPr="00002D6B">
                      <w:rPr>
                        <w:rFonts w:ascii="Consolas" w:eastAsia="Consolas" w:hAnsi="Consolas" w:cs="Consolas"/>
                        <w:color w:val="986801"/>
                        <w:sz w:val="21"/>
                        <w:shd w:val="clear" w:color="auto" w:fill="F8F8F8"/>
                      </w:rPr>
                      <w:t>17800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1800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飞机初坐标</w:t>
                    </w:r>
                  </w:ins>
                </w:p>
                <w:p w14:paraId="3D1A2288"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288" w:author="yukina minato" w:date="2025-09-07T17:09:00Z" w16du:dateUtc="2025-09-07T09:09:00Z"/>
                      <w:rFonts w:eastAsia="宋体"/>
                      <w:color w:val="5C5C5C"/>
                      <w:szCs w:val="22"/>
                    </w:rPr>
                  </w:pPr>
                  <w:proofErr w:type="spellStart"/>
                  <w:ins w:id="1289" w:author="yukina minato" w:date="2025-09-07T17:09:00Z" w16du:dateUtc="2025-09-07T09:09:00Z">
                    <w:r w:rsidRPr="00002D6B">
                      <w:rPr>
                        <w:rFonts w:ascii="Consolas" w:eastAsia="Consolas" w:hAnsi="Consolas" w:cs="Consolas"/>
                        <w:color w:val="5C5C5C"/>
                        <w:sz w:val="21"/>
                      </w:rPr>
                      <w:t>v_a</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120</w:t>
                    </w:r>
                    <w:r w:rsidRPr="00002D6B">
                      <w:rPr>
                        <w:rFonts w:ascii="Consolas" w:eastAsia="Consolas" w:hAnsi="Consolas" w:cs="Consolas"/>
                        <w:color w:val="5C5C5C"/>
                        <w:sz w:val="21"/>
                      </w:rPr>
                      <w:t>;         %</w:t>
                    </w:r>
                    <w:r w:rsidRPr="00002D6B">
                      <w:rPr>
                        <w:rFonts w:ascii="宋体" w:eastAsia="宋体" w:hAnsi="宋体" w:cs="宋体" w:hint="eastAsia"/>
                        <w:color w:val="5C5C5C"/>
                        <w:sz w:val="21"/>
                      </w:rPr>
                      <w:t>飞机速度</w:t>
                    </w:r>
                  </w:ins>
                </w:p>
                <w:p w14:paraId="2EAB7D6B"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290" w:author="yukina minato" w:date="2025-09-07T17:09:00Z" w16du:dateUtc="2025-09-07T09:09:00Z"/>
                      <w:rFonts w:eastAsia="宋体"/>
                      <w:color w:val="5C5C5C"/>
                      <w:szCs w:val="22"/>
                    </w:rPr>
                  </w:pPr>
                  <w:ins w:id="1291" w:author="yukina minato" w:date="2025-09-07T17:09:00Z" w16du:dateUtc="2025-09-07T09:09:00Z">
                    <w:r w:rsidRPr="00002D6B">
                      <w:rPr>
                        <w:rFonts w:ascii="Consolas" w:eastAsia="Consolas" w:hAnsi="Consolas" w:cs="Consolas"/>
                        <w:color w:val="5C5C5C"/>
                        <w:sz w:val="21"/>
                        <w:shd w:val="clear" w:color="auto" w:fill="F8F8F8"/>
                      </w:rPr>
                      <w:t>O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原点</w:t>
                    </w:r>
                  </w:ins>
                </w:p>
                <w:p w14:paraId="03F74CB0"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80"/>
                    <w:jc w:val="left"/>
                    <w:rPr>
                      <w:ins w:id="1292" w:author="yukina minato" w:date="2025-09-07T17:09:00Z" w16du:dateUtc="2025-09-07T09:09:00Z"/>
                      <w:rFonts w:eastAsia="宋体"/>
                      <w:color w:val="5C5C5C"/>
                      <w:szCs w:val="22"/>
                    </w:rPr>
                  </w:pPr>
                </w:p>
                <w:p w14:paraId="4145B51C"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293" w:author="yukina minato" w:date="2025-09-07T17:09:00Z" w16du:dateUtc="2025-09-07T09:09:00Z"/>
                      <w:rFonts w:eastAsia="宋体"/>
                      <w:color w:val="5C5C5C"/>
                      <w:szCs w:val="22"/>
                    </w:rPr>
                  </w:pPr>
                  <w:ins w:id="1294"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真实目标</w:t>
                    </w:r>
                  </w:ins>
                </w:p>
                <w:p w14:paraId="2A41BD5A"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295" w:author="yukina minato" w:date="2025-09-07T17:09:00Z" w16du:dateUtc="2025-09-07T09:09:00Z"/>
                      <w:rFonts w:eastAsia="宋体"/>
                      <w:color w:val="5C5C5C"/>
                      <w:szCs w:val="22"/>
                    </w:rPr>
                  </w:pPr>
                  <w:proofErr w:type="spellStart"/>
                  <w:ins w:id="1296" w:author="yukina minato" w:date="2025-09-07T17:09:00Z" w16du:dateUtc="2025-09-07T09:09:00Z">
                    <w:r w:rsidRPr="00002D6B">
                      <w:rPr>
                        <w:rFonts w:ascii="Consolas" w:eastAsia="Consolas" w:hAnsi="Consolas" w:cs="Consolas"/>
                        <w:color w:val="5C5C5C"/>
                        <w:sz w:val="21"/>
                      </w:rPr>
                      <w:t>T_c</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200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宋体" w:eastAsia="宋体" w:hAnsi="宋体" w:cs="宋体" w:hint="eastAsia"/>
                        <w:color w:val="5C5C5C"/>
                        <w:sz w:val="21"/>
                      </w:rPr>
                      <w:t>圆柱中心</w:t>
                    </w:r>
                  </w:ins>
                </w:p>
                <w:p w14:paraId="3709F8CB"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297" w:author="yukina minato" w:date="2025-09-07T17:09:00Z" w16du:dateUtc="2025-09-07T09:09:00Z"/>
                      <w:rFonts w:eastAsia="宋体"/>
                      <w:color w:val="5C5C5C"/>
                      <w:szCs w:val="22"/>
                    </w:rPr>
                  </w:pPr>
                  <w:proofErr w:type="spellStart"/>
                  <w:ins w:id="1298" w:author="yukina minato" w:date="2025-09-07T17:09:00Z" w16du:dateUtc="2025-09-07T09:09:00Z">
                    <w:r w:rsidRPr="00002D6B">
                      <w:rPr>
                        <w:rFonts w:ascii="Consolas" w:eastAsia="Consolas" w:hAnsi="Consolas" w:cs="Consolas"/>
                        <w:color w:val="5C5C5C"/>
                        <w:sz w:val="21"/>
                        <w:shd w:val="clear" w:color="auto" w:fill="F8F8F8"/>
                      </w:rPr>
                      <w:t>r_t</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7</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圆柱半径</w:t>
                    </w:r>
                  </w:ins>
                </w:p>
                <w:p w14:paraId="149A4815"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299" w:author="yukina minato" w:date="2025-09-07T17:09:00Z" w16du:dateUtc="2025-09-07T09:09:00Z"/>
                      <w:rFonts w:eastAsia="宋体"/>
                      <w:color w:val="5C5C5C"/>
                      <w:szCs w:val="22"/>
                    </w:rPr>
                  </w:pPr>
                  <w:proofErr w:type="spellStart"/>
                  <w:ins w:id="1300" w:author="yukina minato" w:date="2025-09-07T17:09:00Z" w16du:dateUtc="2025-09-07T09:09:00Z">
                    <w:r w:rsidRPr="00002D6B">
                      <w:rPr>
                        <w:rFonts w:ascii="Consolas" w:eastAsia="Consolas" w:hAnsi="Consolas" w:cs="Consolas"/>
                        <w:color w:val="5C5C5C"/>
                        <w:sz w:val="21"/>
                      </w:rPr>
                      <w:t>h_t</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宋体" w:eastAsia="宋体" w:hAnsi="宋体" w:cs="宋体" w:hint="eastAsia"/>
                        <w:color w:val="5C5C5C"/>
                        <w:sz w:val="21"/>
                      </w:rPr>
                      <w:t>圆柱高度</w:t>
                    </w:r>
                  </w:ins>
                </w:p>
                <w:p w14:paraId="7DCC1A47"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ins w:id="1301" w:author="yukina minato" w:date="2025-09-07T17:09:00Z" w16du:dateUtc="2025-09-07T09:09:00Z"/>
                      <w:rFonts w:eastAsia="宋体"/>
                      <w:color w:val="5C5C5C"/>
                      <w:szCs w:val="22"/>
                    </w:rPr>
                  </w:pPr>
                </w:p>
                <w:p w14:paraId="1A190F08"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02" w:author="yukina minato" w:date="2025-09-07T17:09:00Z" w16du:dateUtc="2025-09-07T09:09:00Z"/>
                      <w:rFonts w:eastAsia="宋体"/>
                      <w:color w:val="5C5C5C"/>
                      <w:szCs w:val="22"/>
                    </w:rPr>
                  </w:pPr>
                  <w:ins w:id="1303" w:author="yukina minato" w:date="2025-09-07T17:09:00Z" w16du:dateUtc="2025-09-07T09:09:00Z">
                    <w:r w:rsidRPr="00002D6B">
                      <w:rPr>
                        <w:rFonts w:ascii="Consolas" w:eastAsia="Consolas" w:hAnsi="Consolas" w:cs="Consolas"/>
                        <w:color w:val="5C5C5C"/>
                        <w:sz w:val="21"/>
                      </w:rPr>
                      <w:t>% </w:t>
                    </w:r>
                    <w:r w:rsidRPr="00002D6B">
                      <w:rPr>
                        <w:rFonts w:ascii="宋体" w:eastAsia="宋体" w:hAnsi="宋体" w:cs="宋体" w:hint="eastAsia"/>
                        <w:color w:val="5C5C5C"/>
                        <w:sz w:val="21"/>
                      </w:rPr>
                      <w:t>干扰弹和烟雾</w:t>
                    </w:r>
                  </w:ins>
                </w:p>
                <w:p w14:paraId="4E62557C"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304" w:author="yukina minato" w:date="2025-09-07T17:09:00Z" w16du:dateUtc="2025-09-07T09:09:00Z"/>
                      <w:rFonts w:eastAsia="宋体"/>
                      <w:color w:val="5C5C5C"/>
                      <w:szCs w:val="22"/>
                    </w:rPr>
                  </w:pPr>
                  <w:ins w:id="1305" w:author="yukina minato" w:date="2025-09-07T17:09:00Z" w16du:dateUtc="2025-09-07T09:09:00Z">
                    <w:r w:rsidRPr="00002D6B">
                      <w:rPr>
                        <w:rFonts w:ascii="Consolas" w:eastAsia="Consolas" w:hAnsi="Consolas" w:cs="Consolas"/>
                        <w:color w:val="5C5C5C"/>
                        <w:sz w:val="21"/>
                        <w:shd w:val="clear" w:color="auto" w:fill="F8F8F8"/>
                      </w:rPr>
                      <w:t>t1 = </w:t>
                    </w:r>
                    <w:r w:rsidRPr="00002D6B">
                      <w:rPr>
                        <w:rFonts w:ascii="Consolas" w:eastAsia="Consolas" w:hAnsi="Consolas" w:cs="Consolas"/>
                        <w:color w:val="986801"/>
                        <w:sz w:val="21"/>
                        <w:shd w:val="clear" w:color="auto" w:fill="F8F8F8"/>
                      </w:rPr>
                      <w:t>1.5</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投放时间</w:t>
                    </w:r>
                  </w:ins>
                </w:p>
                <w:p w14:paraId="2D765D00"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06" w:author="yukina minato" w:date="2025-09-07T17:09:00Z" w16du:dateUtc="2025-09-07T09:09:00Z"/>
                      <w:rFonts w:eastAsia="宋体"/>
                      <w:color w:val="5C5C5C"/>
                      <w:szCs w:val="22"/>
                    </w:rPr>
                  </w:pPr>
                  <w:proofErr w:type="spellStart"/>
                  <w:ins w:id="1307" w:author="yukina minato" w:date="2025-09-07T17:09:00Z" w16du:dateUtc="2025-09-07T09:09:00Z">
                    <w:r w:rsidRPr="00002D6B">
                      <w:rPr>
                        <w:rFonts w:ascii="Consolas" w:eastAsia="Consolas" w:hAnsi="Consolas" w:cs="Consolas"/>
                        <w:color w:val="5C5C5C"/>
                        <w:sz w:val="21"/>
                      </w:rPr>
                      <w:t>t_delay</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3.6</w:t>
                    </w:r>
                    <w:r w:rsidRPr="00002D6B">
                      <w:rPr>
                        <w:rFonts w:ascii="Consolas" w:eastAsia="Consolas" w:hAnsi="Consolas" w:cs="Consolas"/>
                        <w:color w:val="5C5C5C"/>
                        <w:sz w:val="21"/>
                      </w:rPr>
                      <w:t>;       %</w:t>
                    </w:r>
                    <w:r w:rsidRPr="00002D6B">
                      <w:rPr>
                        <w:rFonts w:ascii="宋体" w:eastAsia="宋体" w:hAnsi="宋体" w:cs="宋体" w:hint="eastAsia"/>
                        <w:color w:val="5C5C5C"/>
                        <w:sz w:val="21"/>
                      </w:rPr>
                      <w:t>延时起爆时间</w:t>
                    </w:r>
                  </w:ins>
                </w:p>
                <w:p w14:paraId="30DA9282"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308" w:author="yukina minato" w:date="2025-09-07T17:09:00Z" w16du:dateUtc="2025-09-07T09:09:00Z"/>
                      <w:rFonts w:eastAsia="宋体"/>
                      <w:color w:val="5C5C5C"/>
                      <w:szCs w:val="22"/>
                    </w:rPr>
                  </w:pPr>
                  <w:proofErr w:type="spellStart"/>
                  <w:ins w:id="1309" w:author="yukina minato" w:date="2025-09-07T17:09:00Z" w16du:dateUtc="2025-09-07T09:09:00Z">
                    <w:r w:rsidRPr="00002D6B">
                      <w:rPr>
                        <w:rFonts w:ascii="Consolas" w:eastAsia="Consolas" w:hAnsi="Consolas" w:cs="Consolas"/>
                        <w:color w:val="5C5C5C"/>
                        <w:sz w:val="21"/>
                        <w:shd w:val="clear" w:color="auto" w:fill="F8F8F8"/>
                      </w:rPr>
                      <w:t>v_down</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烟雾云下沉速度</w:t>
                    </w:r>
                  </w:ins>
                </w:p>
                <w:p w14:paraId="4C333FF8"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10" w:author="yukina minato" w:date="2025-09-07T17:09:00Z" w16du:dateUtc="2025-09-07T09:09:00Z"/>
                      <w:rFonts w:eastAsia="宋体"/>
                      <w:color w:val="5C5C5C"/>
                      <w:szCs w:val="22"/>
                    </w:rPr>
                  </w:pPr>
                  <w:proofErr w:type="spellStart"/>
                  <w:ins w:id="1311" w:author="yukina minato" w:date="2025-09-07T17:09:00Z" w16du:dateUtc="2025-09-07T09:09:00Z">
                    <w:r w:rsidRPr="00002D6B">
                      <w:rPr>
                        <w:rFonts w:ascii="Consolas" w:eastAsia="Consolas" w:hAnsi="Consolas" w:cs="Consolas"/>
                        <w:color w:val="5C5C5C"/>
                        <w:sz w:val="21"/>
                      </w:rPr>
                      <w:t>r_s</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宋体" w:eastAsia="宋体" w:hAnsi="宋体" w:cs="宋体" w:hint="eastAsia"/>
                        <w:color w:val="5C5C5C"/>
                        <w:sz w:val="21"/>
                      </w:rPr>
                      <w:t>烟雾有效遮蔽半径</w:t>
                    </w:r>
                  </w:ins>
                </w:p>
                <w:p w14:paraId="6529F684"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312" w:author="yukina minato" w:date="2025-09-07T17:09:00Z" w16du:dateUtc="2025-09-07T09:09:00Z"/>
                      <w:rFonts w:eastAsia="宋体"/>
                      <w:color w:val="5C5C5C"/>
                      <w:szCs w:val="22"/>
                    </w:rPr>
                  </w:pPr>
                  <w:proofErr w:type="spellStart"/>
                  <w:ins w:id="1313" w:author="yukina minato" w:date="2025-09-07T17:09:00Z" w16du:dateUtc="2025-09-07T09:09:00Z">
                    <w:r w:rsidRPr="00002D6B">
                      <w:rPr>
                        <w:rFonts w:ascii="Consolas" w:eastAsia="Consolas" w:hAnsi="Consolas" w:cs="Consolas"/>
                        <w:color w:val="5C5C5C"/>
                        <w:sz w:val="21"/>
                        <w:shd w:val="clear" w:color="auto" w:fill="F8F8F8"/>
                      </w:rPr>
                      <w:t>t_s_e_g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烟雾遮蔽时长</w:t>
                    </w:r>
                  </w:ins>
                </w:p>
                <w:p w14:paraId="15E31599"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14" w:author="yukina minato" w:date="2025-09-07T17:09:00Z" w16du:dateUtc="2025-09-07T09:09:00Z"/>
                      <w:rFonts w:eastAsia="宋体"/>
                      <w:color w:val="5C5C5C"/>
                      <w:szCs w:val="22"/>
                    </w:rPr>
                  </w:pPr>
                  <w:ins w:id="1315" w:author="yukina minato" w:date="2025-09-07T17:09:00Z" w16du:dateUtc="2025-09-07T09:09:00Z">
                    <w:r w:rsidRPr="00002D6B">
                      <w:rPr>
                        <w:rFonts w:ascii="Consolas" w:eastAsia="Consolas" w:hAnsi="Consolas" w:cs="Consolas"/>
                        <w:color w:val="5C5C5C"/>
                        <w:sz w:val="21"/>
                      </w:rPr>
                      <w:t>g = </w:t>
                    </w:r>
                    <w:r w:rsidRPr="00002D6B">
                      <w:rPr>
                        <w:rFonts w:ascii="Consolas" w:eastAsia="Consolas" w:hAnsi="Consolas" w:cs="Consolas"/>
                        <w:color w:val="986801"/>
                        <w:sz w:val="21"/>
                      </w:rPr>
                      <w:t>9.8</w:t>
                    </w:r>
                    <w:r w:rsidRPr="00002D6B">
                      <w:rPr>
                        <w:rFonts w:ascii="Consolas" w:eastAsia="Consolas" w:hAnsi="Consolas" w:cs="Consolas"/>
                        <w:color w:val="5C5C5C"/>
                        <w:sz w:val="21"/>
                      </w:rPr>
                      <w:t>;</w:t>
                    </w:r>
                  </w:ins>
                </w:p>
                <w:p w14:paraId="43C05AC9"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ins w:id="1316" w:author="yukina minato" w:date="2025-09-07T17:09:00Z" w16du:dateUtc="2025-09-07T09:09:00Z"/>
                      <w:rFonts w:eastAsia="宋体"/>
                      <w:color w:val="5C5C5C"/>
                      <w:szCs w:val="22"/>
                    </w:rPr>
                  </w:pPr>
                </w:p>
                <w:p w14:paraId="4567A072"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17" w:author="yukina minato" w:date="2025-09-07T17:09:00Z" w16du:dateUtc="2025-09-07T09:09:00Z"/>
                      <w:rFonts w:eastAsia="宋体"/>
                      <w:color w:val="5C5C5C"/>
                      <w:szCs w:val="22"/>
                    </w:rPr>
                  </w:pPr>
                  <w:ins w:id="1318" w:author="yukina minato" w:date="2025-09-07T17:09:00Z" w16du:dateUtc="2025-09-07T09:09:00Z">
                    <w:r w:rsidRPr="00002D6B">
                      <w:rPr>
                        <w:rFonts w:ascii="Consolas" w:eastAsia="Consolas" w:hAnsi="Consolas" w:cs="Consolas"/>
                        <w:color w:val="5C5C5C"/>
                        <w:sz w:val="21"/>
                      </w:rPr>
                      <w:t>%</w:t>
                    </w:r>
                    <w:r w:rsidRPr="00002D6B">
                      <w:rPr>
                        <w:rFonts w:ascii="宋体" w:eastAsia="宋体" w:hAnsi="宋体" w:cs="宋体" w:hint="eastAsia"/>
                        <w:color w:val="5C5C5C"/>
                        <w:sz w:val="21"/>
                      </w:rPr>
                      <w:t>模拟</w:t>
                    </w:r>
                    <w:r w:rsidRPr="00002D6B">
                      <w:rPr>
                        <w:rFonts w:ascii="Consolas" w:eastAsia="Consolas" w:hAnsi="Consolas" w:cs="Consolas"/>
                        <w:color w:val="5C5C5C"/>
                        <w:sz w:val="21"/>
                      </w:rPr>
                      <w:t> </w:t>
                    </w:r>
                    <w:r w:rsidRPr="00002D6B">
                      <w:rPr>
                        <w:rFonts w:ascii="宋体" w:eastAsia="宋体" w:hAnsi="宋体" w:cs="宋体" w:hint="eastAsia"/>
                        <w:color w:val="5C5C5C"/>
                        <w:sz w:val="21"/>
                      </w:rPr>
                      <w:t>时间</w:t>
                    </w:r>
                  </w:ins>
                </w:p>
                <w:p w14:paraId="3382FD92"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319" w:author="yukina minato" w:date="2025-09-07T17:09:00Z" w16du:dateUtc="2025-09-07T09:09:00Z"/>
                      <w:rFonts w:eastAsia="宋体"/>
                      <w:color w:val="5C5C5C"/>
                      <w:szCs w:val="22"/>
                    </w:rPr>
                  </w:pPr>
                  <w:proofErr w:type="spellStart"/>
                  <w:ins w:id="1320" w:author="yukina minato" w:date="2025-09-07T17:09:00Z" w16du:dateUtc="2025-09-07T09:09:00Z">
                    <w:r w:rsidRPr="00002D6B">
                      <w:rPr>
                        <w:rFonts w:ascii="Consolas" w:eastAsia="Consolas" w:hAnsi="Consolas" w:cs="Consolas"/>
                        <w:color w:val="5C5C5C"/>
                        <w:sz w:val="21"/>
                        <w:shd w:val="clear" w:color="auto" w:fill="F8F8F8"/>
                      </w:rPr>
                      <w:t>t_s_g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4346A0CE"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21" w:author="yukina minato" w:date="2025-09-07T17:09:00Z" w16du:dateUtc="2025-09-07T09:09:00Z"/>
                      <w:rFonts w:eastAsia="宋体"/>
                      <w:color w:val="5C5C5C"/>
                      <w:szCs w:val="22"/>
                    </w:rPr>
                  </w:pPr>
                  <w:proofErr w:type="spellStart"/>
                  <w:ins w:id="1322" w:author="yukina minato" w:date="2025-09-07T17:09:00Z" w16du:dateUtc="2025-09-07T09:09:00Z">
                    <w:r w:rsidRPr="00002D6B">
                      <w:rPr>
                        <w:rFonts w:ascii="Consolas" w:eastAsia="Consolas" w:hAnsi="Consolas" w:cs="Consolas"/>
                        <w:color w:val="5C5C5C"/>
                        <w:sz w:val="21"/>
                      </w:rPr>
                      <w:t>t_e_g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40</w:t>
                    </w:r>
                    <w:r w:rsidRPr="00002D6B">
                      <w:rPr>
                        <w:rFonts w:ascii="Consolas" w:eastAsia="Consolas" w:hAnsi="Consolas" w:cs="Consolas"/>
                        <w:color w:val="5C5C5C"/>
                        <w:sz w:val="21"/>
                      </w:rPr>
                      <w:t>;         %</w:t>
                    </w:r>
                    <w:r w:rsidRPr="00002D6B">
                      <w:rPr>
                        <w:rFonts w:ascii="宋体" w:eastAsia="宋体" w:hAnsi="宋体" w:cs="宋体" w:hint="eastAsia"/>
                        <w:color w:val="5C5C5C"/>
                        <w:sz w:val="21"/>
                      </w:rPr>
                      <w:t>总时长</w:t>
                    </w:r>
                  </w:ins>
                </w:p>
                <w:p w14:paraId="0793E5B7"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323" w:author="yukina minato" w:date="2025-09-07T17:09:00Z" w16du:dateUtc="2025-09-07T09:09:00Z"/>
                      <w:rFonts w:eastAsia="宋体"/>
                      <w:color w:val="5C5C5C"/>
                      <w:szCs w:val="22"/>
                    </w:rPr>
                  </w:pPr>
                  <w:ins w:id="1324" w:author="yukina minato" w:date="2025-09-07T17:09:00Z" w16du:dateUtc="2025-09-07T09:09:00Z">
                    <w:r w:rsidRPr="00002D6B">
                      <w:rPr>
                        <w:rFonts w:ascii="Consolas" w:eastAsia="Consolas" w:hAnsi="Consolas" w:cs="Consolas"/>
                        <w:color w:val="5C5C5C"/>
                        <w:sz w:val="21"/>
                        <w:shd w:val="clear" w:color="auto" w:fill="F8F8F8"/>
                      </w:rPr>
                      <w:t>dt = </w:t>
                    </w:r>
                    <w:r w:rsidRPr="00002D6B">
                      <w:rPr>
                        <w:rFonts w:ascii="Consolas" w:eastAsia="Consolas" w:hAnsi="Consolas" w:cs="Consolas"/>
                        <w:color w:val="986801"/>
                        <w:sz w:val="21"/>
                        <w:shd w:val="clear" w:color="auto" w:fill="F8F8F8"/>
                      </w:rPr>
                      <w:t>0.0001</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步长</w:t>
                    </w:r>
                  </w:ins>
                </w:p>
                <w:p w14:paraId="4FE06004"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25" w:author="yukina minato" w:date="2025-09-07T17:09:00Z" w16du:dateUtc="2025-09-07T09:09:00Z"/>
                      <w:rFonts w:eastAsia="宋体"/>
                      <w:color w:val="5C5C5C"/>
                      <w:szCs w:val="22"/>
                    </w:rPr>
                  </w:pPr>
                  <w:proofErr w:type="spellStart"/>
                  <w:ins w:id="1326" w:author="yukina minato" w:date="2025-09-07T17:09:00Z" w16du:dateUtc="2025-09-07T09:09:00Z">
                    <w:r w:rsidRPr="00002D6B">
                      <w:rPr>
                        <w:rFonts w:ascii="Consolas" w:eastAsia="Consolas" w:hAnsi="Consolas" w:cs="Consolas"/>
                        <w:color w:val="5C5C5C"/>
                        <w:sz w:val="21"/>
                      </w:rPr>
                      <w:t>t_vec</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t_s_g:dt:t_e_g</w:t>
                    </w:r>
                    <w:proofErr w:type="spellEnd"/>
                    <w:r w:rsidRPr="00002D6B">
                      <w:rPr>
                        <w:rFonts w:ascii="Consolas" w:eastAsia="Consolas" w:hAnsi="Consolas" w:cs="Consolas"/>
                        <w:color w:val="5C5C5C"/>
                        <w:sz w:val="21"/>
                      </w:rPr>
                      <w:t>;%</w:t>
                    </w:r>
                    <w:r w:rsidRPr="00002D6B">
                      <w:rPr>
                        <w:rFonts w:ascii="宋体" w:eastAsia="宋体" w:hAnsi="宋体" w:cs="宋体" w:hint="eastAsia"/>
                        <w:color w:val="5C5C5C"/>
                        <w:sz w:val="21"/>
                      </w:rPr>
                      <w:t>时间向量</w:t>
                    </w:r>
                  </w:ins>
                </w:p>
                <w:p w14:paraId="6DD05EA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ins w:id="1327" w:author="yukina minato" w:date="2025-09-07T17:09:00Z" w16du:dateUtc="2025-09-07T09:09:00Z"/>
                      <w:rFonts w:eastAsia="宋体"/>
                      <w:color w:val="5C5C5C"/>
                      <w:szCs w:val="22"/>
                    </w:rPr>
                  </w:pPr>
                </w:p>
                <w:p w14:paraId="6DCD2242"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28" w:author="yukina minato" w:date="2025-09-07T17:09:00Z" w16du:dateUtc="2025-09-07T09:09:00Z"/>
                      <w:rFonts w:eastAsia="宋体"/>
                      <w:color w:val="5C5C5C"/>
                      <w:szCs w:val="22"/>
                    </w:rPr>
                  </w:pPr>
                  <w:ins w:id="1329" w:author="yukina minato" w:date="2025-09-07T17:09:00Z" w16du:dateUtc="2025-09-07T09:09:00Z">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save</w:t>
                    </w:r>
                    <w:proofErr w:type="gramEnd"/>
                  </w:ins>
                </w:p>
                <w:p w14:paraId="71A8314A"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330" w:author="yukina minato" w:date="2025-09-07T17:09:00Z" w16du:dateUtc="2025-09-07T09:09:00Z"/>
                      <w:rFonts w:eastAsia="宋体"/>
                      <w:color w:val="5C5C5C"/>
                      <w:szCs w:val="22"/>
                    </w:rPr>
                  </w:pPr>
                  <w:proofErr w:type="spellStart"/>
                  <w:ins w:id="1331" w:author="yukina minato" w:date="2025-09-07T17:09:00Z" w16du:dateUtc="2025-09-07T09:09:00Z">
                    <w:r w:rsidRPr="00002D6B">
                      <w:rPr>
                        <w:rFonts w:ascii="Consolas" w:eastAsia="Consolas" w:hAnsi="Consolas" w:cs="Consolas"/>
                        <w:color w:val="5C5C5C"/>
                        <w:sz w:val="21"/>
                        <w:shd w:val="clear" w:color="auto" w:fill="F8F8F8"/>
                      </w:rPr>
                      <w:t>is_obscured</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0184BB"/>
                        <w:sz w:val="21"/>
                        <w:shd w:val="clear" w:color="auto" w:fill="F8F8F8"/>
                      </w:rPr>
                      <w:t>false</w:t>
                    </w:r>
                    <w:r w:rsidRPr="00002D6B">
                      <w:rPr>
                        <w:rFonts w:ascii="Consolas" w:eastAsia="Consolas" w:hAnsi="Consolas" w:cs="Consolas"/>
                        <w:color w:val="5C5C5C"/>
                        <w:sz w:val="21"/>
                        <w:shd w:val="clear" w:color="auto" w:fill="F8F8F8"/>
                      </w:rPr>
                      <w:t>(size(</w:t>
                    </w:r>
                    <w:proofErr w:type="spellStart"/>
                    <w:r w:rsidRPr="00002D6B">
                      <w:rPr>
                        <w:rFonts w:ascii="Consolas" w:eastAsia="Consolas" w:hAnsi="Consolas" w:cs="Consolas"/>
                        <w:color w:val="5C5C5C"/>
                        <w:sz w:val="21"/>
                        <w:shd w:val="clear" w:color="auto" w:fill="F8F8F8"/>
                      </w:rPr>
                      <w:t>t_vec</w:t>
                    </w:r>
                    <w:proofErr w:type="spellEnd"/>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存储每个步长</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遮蔽方式</w:t>
                    </w:r>
                  </w:ins>
                </w:p>
                <w:p w14:paraId="5C77D2B3"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80"/>
                    <w:jc w:val="left"/>
                    <w:rPr>
                      <w:ins w:id="1332" w:author="yukina minato" w:date="2025-09-07T17:09:00Z" w16du:dateUtc="2025-09-07T09:09:00Z"/>
                      <w:rFonts w:eastAsia="宋体"/>
                      <w:color w:val="5C5C5C"/>
                      <w:szCs w:val="22"/>
                    </w:rPr>
                  </w:pPr>
                </w:p>
                <w:p w14:paraId="7BDB0FBD"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ins w:id="1333" w:author="yukina minato" w:date="2025-09-07T17:09:00Z" w16du:dateUtc="2025-09-07T09:09:00Z"/>
                      <w:rFonts w:eastAsia="宋体"/>
                      <w:color w:val="5C5C5C"/>
                      <w:szCs w:val="22"/>
                    </w:rPr>
                  </w:pPr>
                </w:p>
                <w:p w14:paraId="1DF7C963"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34" w:author="yukina minato" w:date="2025-09-07T17:09:00Z" w16du:dateUtc="2025-09-07T09:09:00Z"/>
                      <w:rFonts w:eastAsia="宋体"/>
                      <w:color w:val="5C5C5C"/>
                      <w:szCs w:val="22"/>
                    </w:rPr>
                  </w:pPr>
                  <w:ins w:id="1335" w:author="yukina minato" w:date="2025-09-07T17:09:00Z" w16du:dateUtc="2025-09-07T09:09:00Z">
                    <w:r w:rsidRPr="00002D6B">
                      <w:rPr>
                        <w:rFonts w:ascii="Consolas" w:eastAsia="Consolas" w:hAnsi="Consolas" w:cs="Consolas"/>
                        <w:color w:val="5C5C5C"/>
                        <w:sz w:val="21"/>
                      </w:rPr>
                      <w:t>%</w:t>
                    </w:r>
                    <w:r w:rsidRPr="00002D6B">
                      <w:rPr>
                        <w:rFonts w:ascii="宋体" w:eastAsia="宋体" w:hAnsi="宋体" w:cs="宋体" w:hint="eastAsia"/>
                        <w:color w:val="5C5C5C"/>
                        <w:sz w:val="21"/>
                      </w:rPr>
                      <w:t>计算</w:t>
                    </w:r>
                    <w:r w:rsidRPr="00002D6B">
                      <w:rPr>
                        <w:rFonts w:ascii="Consolas" w:eastAsia="Consolas" w:hAnsi="Consolas" w:cs="Consolas"/>
                        <w:color w:val="5C5C5C"/>
                        <w:sz w:val="21"/>
                      </w:rPr>
                      <w:t>  </w:t>
                    </w:r>
                    <w:r w:rsidRPr="00002D6B">
                      <w:rPr>
                        <w:rFonts w:ascii="宋体" w:eastAsia="宋体" w:hAnsi="宋体" w:cs="宋体" w:hint="eastAsia"/>
                        <w:color w:val="5C5C5C"/>
                        <w:sz w:val="21"/>
                      </w:rPr>
                      <w:t>干扰弹</w:t>
                    </w:r>
                    <w:r w:rsidRPr="00002D6B">
                      <w:rPr>
                        <w:rFonts w:ascii="Consolas" w:eastAsia="Consolas" w:hAnsi="Consolas" w:cs="Consolas"/>
                        <w:color w:val="5C5C5C"/>
                        <w:sz w:val="21"/>
                      </w:rPr>
                      <w:t>  </w:t>
                    </w:r>
                    <w:r w:rsidRPr="00002D6B">
                      <w:rPr>
                        <w:rFonts w:ascii="宋体" w:eastAsia="宋体" w:hAnsi="宋体" w:cs="宋体" w:hint="eastAsia"/>
                        <w:color w:val="5C5C5C"/>
                        <w:sz w:val="21"/>
                      </w:rPr>
                      <w:t>起爆点</w:t>
                    </w:r>
                  </w:ins>
                </w:p>
                <w:p w14:paraId="45F59B07"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336" w:author="yukina minato" w:date="2025-09-07T17:09:00Z" w16du:dateUtc="2025-09-07T09:09:00Z"/>
                      <w:rFonts w:eastAsia="宋体"/>
                      <w:color w:val="5C5C5C"/>
                      <w:szCs w:val="22"/>
                    </w:rPr>
                  </w:pPr>
                  <w:proofErr w:type="spellStart"/>
                  <w:ins w:id="1337" w:author="yukina minato" w:date="2025-09-07T17:09:00Z" w16du:dateUtc="2025-09-07T09:09:00Z">
                    <w:r w:rsidRPr="00002D6B">
                      <w:rPr>
                        <w:rFonts w:ascii="Consolas" w:eastAsia="Consolas" w:hAnsi="Consolas" w:cs="Consolas"/>
                        <w:color w:val="5C5C5C"/>
                        <w:sz w:val="21"/>
                        <w:shd w:val="clear" w:color="auto" w:fill="F8F8F8"/>
                      </w:rPr>
                      <w:t>t_deploy</w:t>
                    </w:r>
                    <w:proofErr w:type="spellEnd"/>
                    <w:r w:rsidRPr="00002D6B">
                      <w:rPr>
                        <w:rFonts w:ascii="Consolas" w:eastAsia="Consolas" w:hAnsi="Consolas" w:cs="Consolas"/>
                        <w:color w:val="5C5C5C"/>
                        <w:sz w:val="21"/>
                        <w:shd w:val="clear" w:color="auto" w:fill="F8F8F8"/>
                      </w:rPr>
                      <w:t> = t1;</w:t>
                    </w:r>
                  </w:ins>
                </w:p>
                <w:p w14:paraId="7A4940FE"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38" w:author="yukina minato" w:date="2025-09-07T17:09:00Z" w16du:dateUtc="2025-09-07T09:09:00Z"/>
                      <w:rFonts w:eastAsia="宋体"/>
                      <w:color w:val="5C5C5C"/>
                      <w:szCs w:val="22"/>
                    </w:rPr>
                  </w:pPr>
                  <w:proofErr w:type="spellStart"/>
                  <w:ins w:id="1339" w:author="yukina minato" w:date="2025-09-07T17:09:00Z" w16du:dateUtc="2025-09-07T09:09:00Z">
                    <w:r w:rsidRPr="00002D6B">
                      <w:rPr>
                        <w:rFonts w:ascii="Consolas" w:eastAsia="Consolas" w:hAnsi="Consolas" w:cs="Consolas"/>
                        <w:color w:val="5C5C5C"/>
                        <w:sz w:val="21"/>
                      </w:rPr>
                      <w:t>t_exp</w:t>
                    </w:r>
                    <w:proofErr w:type="spellEnd"/>
                    <w:r w:rsidRPr="00002D6B">
                      <w:rPr>
                        <w:rFonts w:ascii="Consolas" w:eastAsia="Consolas" w:hAnsi="Consolas" w:cs="Consolas"/>
                        <w:color w:val="5C5C5C"/>
                        <w:sz w:val="21"/>
                      </w:rPr>
                      <w:t> = t1 + </w:t>
                    </w:r>
                    <w:proofErr w:type="spellStart"/>
                    <w:r w:rsidRPr="00002D6B">
                      <w:rPr>
                        <w:rFonts w:ascii="Consolas" w:eastAsia="Consolas" w:hAnsi="Consolas" w:cs="Consolas"/>
                        <w:color w:val="5C5C5C"/>
                        <w:sz w:val="21"/>
                      </w:rPr>
                      <w:t>t_delay</w:t>
                    </w:r>
                    <w:proofErr w:type="spellEnd"/>
                    <w:r w:rsidRPr="00002D6B">
                      <w:rPr>
                        <w:rFonts w:ascii="Consolas" w:eastAsia="Consolas" w:hAnsi="Consolas" w:cs="Consolas"/>
                        <w:color w:val="5C5C5C"/>
                        <w:sz w:val="21"/>
                      </w:rPr>
                      <w:t>;</w:t>
                    </w:r>
                  </w:ins>
                </w:p>
                <w:p w14:paraId="674F4E3A"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ins w:id="1340" w:author="yukina minato" w:date="2025-09-07T17:09:00Z" w16du:dateUtc="2025-09-07T09:09:00Z"/>
                      <w:rFonts w:eastAsia="宋体"/>
                      <w:color w:val="5C5C5C"/>
                      <w:szCs w:val="22"/>
                    </w:rPr>
                  </w:pPr>
                </w:p>
                <w:p w14:paraId="6878EDF2"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41" w:author="yukina minato" w:date="2025-09-07T17:09:00Z" w16du:dateUtc="2025-09-07T09:09:00Z"/>
                      <w:rFonts w:eastAsia="宋体"/>
                      <w:color w:val="5C5C5C"/>
                      <w:szCs w:val="22"/>
                    </w:rPr>
                  </w:pPr>
                  <w:proofErr w:type="spellStart"/>
                  <w:ins w:id="1342" w:author="yukina minato" w:date="2025-09-07T17:09:00Z" w16du:dateUtc="2025-09-07T09:09:00Z">
                    <w:r w:rsidRPr="00002D6B">
                      <w:rPr>
                        <w:rFonts w:ascii="Consolas" w:eastAsia="Consolas" w:hAnsi="Consolas" w:cs="Consolas"/>
                        <w:color w:val="5C5C5C"/>
                        <w:sz w:val="21"/>
                      </w:rPr>
                      <w:t>pptd_g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getPlanePos_</w:t>
                    </w:r>
                    <w:proofErr w:type="gramStart"/>
                    <w:r w:rsidRPr="00002D6B">
                      <w:rPr>
                        <w:rFonts w:ascii="Consolas" w:eastAsia="Consolas" w:hAnsi="Consolas" w:cs="Consolas"/>
                        <w:color w:val="5C5C5C"/>
                        <w:sz w:val="21"/>
                      </w:rPr>
                      <w:t>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t_deploy</w:t>
                    </w:r>
                    <w:proofErr w:type="spellEnd"/>
                    <w:r w:rsidRPr="00002D6B">
                      <w:rPr>
                        <w:rFonts w:ascii="Consolas" w:eastAsia="Consolas" w:hAnsi="Consolas" w:cs="Consolas"/>
                        <w:color w:val="5C5C5C"/>
                        <w:sz w:val="21"/>
                      </w:rPr>
                      <w:t>, A0, </w:t>
                    </w:r>
                    <w:proofErr w:type="spellStart"/>
                    <w:r w:rsidRPr="00002D6B">
                      <w:rPr>
                        <w:rFonts w:ascii="Consolas" w:eastAsia="Consolas" w:hAnsi="Consolas" w:cs="Consolas"/>
                        <w:color w:val="5C5C5C"/>
                        <w:sz w:val="21"/>
                      </w:rPr>
                      <w:t>v_a</w:t>
                    </w:r>
                    <w:proofErr w:type="spellEnd"/>
                    <w:r w:rsidRPr="00002D6B">
                      <w:rPr>
                        <w:rFonts w:ascii="Consolas" w:eastAsia="Consolas" w:hAnsi="Consolas" w:cs="Consolas"/>
                        <w:color w:val="5C5C5C"/>
                        <w:sz w:val="21"/>
                      </w:rPr>
                      <w:t>);</w:t>
                    </w:r>
                  </w:ins>
                </w:p>
                <w:p w14:paraId="024D45D1"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343" w:author="yukina minato" w:date="2025-09-07T17:09:00Z" w16du:dateUtc="2025-09-07T09:09:00Z"/>
                      <w:rFonts w:eastAsia="宋体"/>
                      <w:color w:val="5C5C5C"/>
                      <w:szCs w:val="22"/>
                    </w:rPr>
                  </w:pPr>
                  <w:ins w:id="1344" w:author="yukina minato" w:date="2025-09-07T17:09:00Z" w16du:dateUtc="2025-09-07T09:09:00Z">
                    <w:r w:rsidRPr="00002D6B">
                      <w:rPr>
                        <w:rFonts w:ascii="Consolas" w:eastAsia="Consolas" w:hAnsi="Consolas" w:cs="Consolas"/>
                        <w:color w:val="5C5C5C"/>
                        <w:sz w:val="21"/>
                        <w:shd w:val="clear" w:color="auto" w:fill="F8F8F8"/>
                      </w:rPr>
                      <w:t>%</w:t>
                    </w:r>
                    <w:r w:rsidRPr="00002D6B">
                      <w:rPr>
                        <w:rFonts w:ascii="宋体" w:eastAsia="宋体" w:hAnsi="宋体" w:cs="宋体" w:hint="eastAsia"/>
                        <w:color w:val="5C5C5C"/>
                        <w:sz w:val="21"/>
                        <w:shd w:val="clear" w:color="auto" w:fill="F8F8F8"/>
                      </w:rPr>
                      <w:t>烟雾弹</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平抛运动</w:t>
                    </w:r>
                  </w:ins>
                </w:p>
                <w:p w14:paraId="697C21CA"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45" w:author="yukina minato" w:date="2025-09-07T17:09:00Z" w16du:dateUtc="2025-09-07T09:09:00Z"/>
                      <w:rFonts w:eastAsia="宋体"/>
                      <w:color w:val="5C5C5C"/>
                      <w:szCs w:val="22"/>
                    </w:rPr>
                  </w:pPr>
                  <w:proofErr w:type="spellStart"/>
                  <w:ins w:id="1346" w:author="yukina minato" w:date="2025-09-07T17:09:00Z" w16du:dateUtc="2025-09-07T09:09:00Z">
                    <w:r w:rsidRPr="00002D6B">
                      <w:rPr>
                        <w:rFonts w:ascii="Consolas" w:eastAsia="Consolas" w:hAnsi="Consolas" w:cs="Consolas"/>
                        <w:color w:val="5C5C5C"/>
                        <w:sz w:val="21"/>
                      </w:rPr>
                      <w:t>smoke_exp_pos</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pptd_</w:t>
                    </w:r>
                    <w:proofErr w:type="gramStart"/>
                    <w:r w:rsidRPr="00002D6B">
                      <w:rPr>
                        <w:rFonts w:ascii="Consolas" w:eastAsia="Consolas" w:hAnsi="Consolas" w:cs="Consolas"/>
                        <w:color w:val="5C5C5C"/>
                        <w:sz w:val="21"/>
                      </w:rPr>
                      <w:t>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v_a</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t_delay</w:t>
                    </w:r>
                    <w:proofErr w:type="spellEnd"/>
                    <w:r w:rsidRPr="00002D6B">
                      <w:rPr>
                        <w:rFonts w:ascii="Consolas" w:eastAsia="Consolas" w:hAnsi="Consolas" w:cs="Consolas"/>
                        <w:color w:val="5C5C5C"/>
                        <w:sz w:val="21"/>
                      </w:rPr>
                      <w:t>, ...</w:t>
                    </w:r>
                  </w:ins>
                </w:p>
                <w:p w14:paraId="5A292B6F"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347" w:author="yukina minato" w:date="2025-09-07T17:09:00Z" w16du:dateUtc="2025-09-07T09:09:00Z"/>
                      <w:rFonts w:eastAsia="宋体"/>
                      <w:color w:val="5C5C5C"/>
                      <w:szCs w:val="22"/>
                    </w:rPr>
                  </w:pPr>
                  <w:ins w:id="1348"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pptd_</w:t>
                    </w:r>
                    <w:proofErr w:type="gramStart"/>
                    <w:r w:rsidRPr="00002D6B">
                      <w:rPr>
                        <w:rFonts w:ascii="Consolas" w:eastAsia="Consolas" w:hAnsi="Consolas" w:cs="Consolas"/>
                        <w:color w:val="5C5C5C"/>
                        <w:sz w:val="21"/>
                        <w:shd w:val="clear" w:color="auto" w:fill="F8F8F8"/>
                      </w:rPr>
                      <w:t>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w:t>
                    </w:r>
                  </w:ins>
                </w:p>
                <w:p w14:paraId="78742520"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49" w:author="yukina minato" w:date="2025-09-07T17:09:00Z" w16du:dateUtc="2025-09-07T09:09:00Z"/>
                      <w:rFonts w:eastAsia="宋体"/>
                      <w:color w:val="5C5C5C"/>
                      <w:szCs w:val="22"/>
                    </w:rPr>
                  </w:pPr>
                  <w:ins w:id="1350"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pptd_</w:t>
                    </w:r>
                    <w:proofErr w:type="gramStart"/>
                    <w:r w:rsidRPr="00002D6B">
                      <w:rPr>
                        <w:rFonts w:ascii="Consolas" w:eastAsia="Consolas" w:hAnsi="Consolas" w:cs="Consolas"/>
                        <w:color w:val="5C5C5C"/>
                        <w:sz w:val="21"/>
                      </w:rPr>
                      <w:t>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 - </w:t>
                    </w:r>
                    <w:r w:rsidRPr="00002D6B">
                      <w:rPr>
                        <w:rFonts w:ascii="Consolas" w:eastAsia="Consolas" w:hAnsi="Consolas" w:cs="Consolas"/>
                        <w:color w:val="986801"/>
                        <w:sz w:val="21"/>
                      </w:rPr>
                      <w:t>0.5</w:t>
                    </w:r>
                    <w:r w:rsidRPr="00002D6B">
                      <w:rPr>
                        <w:rFonts w:ascii="Consolas" w:eastAsia="Consolas" w:hAnsi="Consolas" w:cs="Consolas"/>
                        <w:color w:val="5C5C5C"/>
                        <w:sz w:val="21"/>
                      </w:rPr>
                      <w:t> * g * t_delay^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1AC13ABB"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ins w:id="1351" w:author="yukina minato" w:date="2025-09-07T17:09:00Z" w16du:dateUtc="2025-09-07T09:09:00Z"/>
                      <w:rFonts w:eastAsia="宋体"/>
                      <w:color w:val="5C5C5C"/>
                      <w:szCs w:val="22"/>
                    </w:rPr>
                  </w:pPr>
                </w:p>
                <w:p w14:paraId="01F6E663"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52" w:author="yukina minato" w:date="2025-09-07T17:09:00Z" w16du:dateUtc="2025-09-07T09:09:00Z"/>
                      <w:rFonts w:eastAsia="宋体"/>
                      <w:color w:val="5C5C5C"/>
                      <w:szCs w:val="22"/>
                    </w:rPr>
                  </w:pPr>
                  <w:ins w:id="1353" w:author="yukina minato" w:date="2025-09-07T17:09:00Z" w16du:dateUtc="2025-09-07T09:09:00Z">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:length</w:t>
                    </w:r>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t_vec</w:t>
                    </w:r>
                    <w:proofErr w:type="spellEnd"/>
                    <w:r w:rsidRPr="00002D6B">
                      <w:rPr>
                        <w:rFonts w:ascii="Consolas" w:eastAsia="Consolas" w:hAnsi="Consolas" w:cs="Consolas"/>
                        <w:color w:val="5C5C5C"/>
                        <w:sz w:val="21"/>
                      </w:rPr>
                      <w:t>)</w:t>
                    </w:r>
                  </w:ins>
                </w:p>
                <w:p w14:paraId="77F11E42"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354" w:author="yukina minato" w:date="2025-09-07T17:09:00Z" w16du:dateUtc="2025-09-07T09:09:00Z"/>
                      <w:rFonts w:eastAsia="宋体"/>
                      <w:color w:val="5C5C5C"/>
                      <w:szCs w:val="22"/>
                    </w:rPr>
                  </w:pPr>
                  <w:ins w:id="1355" w:author="yukina minato" w:date="2025-09-07T17:09:00Z" w16du:dateUtc="2025-09-07T09:09:00Z">
                    <w:r w:rsidRPr="00002D6B">
                      <w:rPr>
                        <w:rFonts w:ascii="Consolas" w:eastAsia="Consolas" w:hAnsi="Consolas" w:cs="Consolas"/>
                        <w:color w:val="5C5C5C"/>
                        <w:sz w:val="21"/>
                        <w:shd w:val="clear" w:color="auto" w:fill="F8F8F8"/>
                      </w:rPr>
                      <w:t>    t = </w:t>
                    </w:r>
                    <w:proofErr w:type="spellStart"/>
                    <w:r w:rsidRPr="00002D6B">
                      <w:rPr>
                        <w:rFonts w:ascii="Consolas" w:eastAsia="Consolas" w:hAnsi="Consolas" w:cs="Consolas"/>
                        <w:color w:val="5C5C5C"/>
                        <w:sz w:val="21"/>
                        <w:shd w:val="clear" w:color="auto" w:fill="F8F8F8"/>
                      </w:rPr>
                      <w:t>t_vec</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w:t>
                    </w:r>
                  </w:ins>
                </w:p>
                <w:p w14:paraId="7822AFF4"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56" w:author="yukina minato" w:date="2025-09-07T17:09:00Z" w16du:dateUtc="2025-09-07T09:09:00Z"/>
                      <w:rFonts w:eastAsia="宋体"/>
                      <w:color w:val="5C5C5C"/>
                      <w:szCs w:val="22"/>
                    </w:rPr>
                  </w:pPr>
                  <w:ins w:id="1357" w:author="yukina minato" w:date="2025-09-07T17:09:00Z" w16du:dateUtc="2025-09-07T09:09:00Z">
                    <w:r w:rsidRPr="00002D6B">
                      <w:rPr>
                        <w:rFonts w:ascii="Consolas" w:eastAsia="Consolas" w:hAnsi="Consolas" w:cs="Consolas"/>
                        <w:color w:val="5C5C5C"/>
                        <w:sz w:val="21"/>
                      </w:rPr>
                      <w:t>    </w:t>
                    </w:r>
                  </w:ins>
                </w:p>
                <w:p w14:paraId="65C51CA6"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358" w:author="yukina minato" w:date="2025-09-07T17:09:00Z" w16du:dateUtc="2025-09-07T09:09:00Z"/>
                      <w:rFonts w:eastAsia="宋体"/>
                      <w:color w:val="5C5C5C"/>
                      <w:szCs w:val="22"/>
                    </w:rPr>
                  </w:pPr>
                  <w:ins w:id="1359"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是否</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在烟雾有效遮蔽</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内（时间）</w:t>
                    </w:r>
                  </w:ins>
                </w:p>
                <w:p w14:paraId="55E8F3A1"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60" w:author="yukina minato" w:date="2025-09-07T17:09:00Z" w16du:dateUtc="2025-09-07T09:09:00Z"/>
                      <w:rFonts w:eastAsia="宋体"/>
                      <w:color w:val="5C5C5C"/>
                      <w:szCs w:val="22"/>
                    </w:rPr>
                  </w:pPr>
                  <w:ins w:id="1361"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t &gt;= </w:t>
                    </w:r>
                    <w:proofErr w:type="spellStart"/>
                    <w:r w:rsidRPr="00002D6B">
                      <w:rPr>
                        <w:rFonts w:ascii="Consolas" w:eastAsia="Consolas" w:hAnsi="Consolas" w:cs="Consolas"/>
                        <w:color w:val="5C5C5C"/>
                        <w:sz w:val="21"/>
                      </w:rPr>
                      <w:t>t_exp</w:t>
                    </w:r>
                    <w:proofErr w:type="spellEnd"/>
                    <w:r w:rsidRPr="00002D6B">
                      <w:rPr>
                        <w:rFonts w:ascii="Consolas" w:eastAsia="Consolas" w:hAnsi="Consolas" w:cs="Consolas"/>
                        <w:color w:val="5C5C5C"/>
                        <w:sz w:val="21"/>
                      </w:rPr>
                      <w:t> &amp;&amp; t &lt;= </w:t>
                    </w:r>
                    <w:proofErr w:type="spellStart"/>
                    <w:r w:rsidRPr="00002D6B">
                      <w:rPr>
                        <w:rFonts w:ascii="Consolas" w:eastAsia="Consolas" w:hAnsi="Consolas" w:cs="Consolas"/>
                        <w:color w:val="5C5C5C"/>
                        <w:sz w:val="21"/>
                      </w:rPr>
                      <w:t>t_exp</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t_s_e_g</w:t>
                    </w:r>
                    <w:proofErr w:type="spellEnd"/>
                  </w:ins>
                </w:p>
                <w:p w14:paraId="64D753D5"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362" w:author="yukina minato" w:date="2025-09-07T17:09:00Z" w16du:dateUtc="2025-09-07T09:09:00Z"/>
                      <w:rFonts w:eastAsia="宋体"/>
                      <w:color w:val="5C5C5C"/>
                      <w:szCs w:val="22"/>
                    </w:rPr>
                  </w:pPr>
                  <w:ins w:id="1363"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missile_pos_ggg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gmp_</w:t>
                    </w:r>
                    <w:proofErr w:type="gramStart"/>
                    <w:r w:rsidRPr="00002D6B">
                      <w:rPr>
                        <w:rFonts w:ascii="Consolas" w:eastAsia="Consolas" w:hAnsi="Consolas" w:cs="Consolas"/>
                        <w:color w:val="5C5C5C"/>
                        <w:sz w:val="21"/>
                        <w:shd w:val="clear" w:color="auto" w:fill="F8F8F8"/>
                      </w:rPr>
                      <w:t>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t, M0, </w:t>
                    </w:r>
                    <w:proofErr w:type="spellStart"/>
                    <w:r w:rsidRPr="00002D6B">
                      <w:rPr>
                        <w:rFonts w:ascii="Consolas" w:eastAsia="Consolas" w:hAnsi="Consolas" w:cs="Consolas"/>
                        <w:color w:val="5C5C5C"/>
                        <w:sz w:val="21"/>
                        <w:shd w:val="clear" w:color="auto" w:fill="F8F8F8"/>
                      </w:rPr>
                      <w:t>v_m</w:t>
                    </w:r>
                    <w:proofErr w:type="spellEnd"/>
                    <w:r w:rsidRPr="00002D6B">
                      <w:rPr>
                        <w:rFonts w:ascii="Consolas" w:eastAsia="Consolas" w:hAnsi="Consolas" w:cs="Consolas"/>
                        <w:color w:val="5C5C5C"/>
                        <w:sz w:val="21"/>
                        <w:shd w:val="clear" w:color="auto" w:fill="F8F8F8"/>
                      </w:rPr>
                      <w:t>, O);</w:t>
                    </w:r>
                  </w:ins>
                </w:p>
                <w:p w14:paraId="33B8053F"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64" w:author="yukina minato" w:date="2025-09-07T17:09:00Z" w16du:dateUtc="2025-09-07T09:09:00Z"/>
                      <w:rFonts w:eastAsia="宋体"/>
                      <w:color w:val="5C5C5C"/>
                      <w:szCs w:val="22"/>
                    </w:rPr>
                  </w:pPr>
                  <w:ins w:id="1365" w:author="yukina minato" w:date="2025-09-07T17:09:00Z" w16du:dateUtc="2025-09-07T09:09:00Z">
                    <w:r w:rsidRPr="00002D6B">
                      <w:rPr>
                        <w:rFonts w:ascii="Consolas" w:eastAsia="Consolas" w:hAnsi="Consolas" w:cs="Consolas"/>
                        <w:color w:val="5C5C5C"/>
                        <w:sz w:val="21"/>
                      </w:rPr>
                      <w:t>        </w:t>
                    </w:r>
                  </w:ins>
                </w:p>
                <w:p w14:paraId="35AE06D2"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366" w:author="yukina minato" w:date="2025-09-07T17:09:00Z" w16du:dateUtc="2025-09-07T09:09:00Z"/>
                      <w:rFonts w:eastAsia="宋体"/>
                      <w:color w:val="5C5C5C"/>
                      <w:szCs w:val="22"/>
                    </w:rPr>
                  </w:pPr>
                  <w:ins w:id="1367"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烟雾球中心</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移动方程</w:t>
                    </w:r>
                  </w:ins>
                </w:p>
                <w:p w14:paraId="70488452"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68" w:author="yukina minato" w:date="2025-09-07T17:09:00Z" w16du:dateUtc="2025-09-07T09:09:00Z"/>
                      <w:rFonts w:eastAsia="宋体"/>
                      <w:color w:val="5C5C5C"/>
                      <w:szCs w:val="22"/>
                    </w:rPr>
                  </w:pPr>
                  <w:ins w:id="1369" w:author="yukina minato" w:date="2025-09-07T17:09:00Z" w16du:dateUtc="2025-09-07T09:09:00Z">
                    <w:r w:rsidRPr="00002D6B">
                      <w:rPr>
                        <w:rFonts w:ascii="Consolas" w:eastAsia="Consolas" w:hAnsi="Consolas" w:cs="Consolas"/>
                        <w:color w:val="5C5C5C"/>
                        <w:sz w:val="21"/>
                      </w:rPr>
                      <w:t>        smoke_pos = smoke_exp_pos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-v_down * (t - t_exp)];</w:t>
                    </w:r>
                  </w:ins>
                </w:p>
                <w:p w14:paraId="29093C6B"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370" w:author="yukina minato" w:date="2025-09-07T17:09:00Z" w16du:dateUtc="2025-09-07T09:09:00Z"/>
                      <w:rFonts w:eastAsia="宋体"/>
                      <w:color w:val="5C5C5C"/>
                      <w:szCs w:val="22"/>
                    </w:rPr>
                  </w:pPr>
                  <w:ins w:id="1371" w:author="yukina minato" w:date="2025-09-07T17:09:00Z" w16du:dateUtc="2025-09-07T09:09:00Z">
                    <w:r w:rsidRPr="00002D6B">
                      <w:rPr>
                        <w:rFonts w:ascii="Consolas" w:eastAsia="Consolas" w:hAnsi="Consolas" w:cs="Consolas"/>
                        <w:color w:val="5C5C5C"/>
                        <w:sz w:val="21"/>
                        <w:shd w:val="clear" w:color="auto" w:fill="F8F8F8"/>
                      </w:rPr>
                      <w:t>        </w:t>
                    </w:r>
                  </w:ins>
                </w:p>
                <w:p w14:paraId="625FADCF"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72" w:author="yukina minato" w:date="2025-09-07T17:09:00Z" w16du:dateUtc="2025-09-07T09:09:00Z"/>
                      <w:rFonts w:eastAsia="宋体"/>
                      <w:color w:val="5C5C5C"/>
                      <w:szCs w:val="22"/>
                    </w:rPr>
                  </w:pPr>
                  <w:ins w:id="1373" w:author="yukina minato" w:date="2025-09-07T17:09:00Z" w16du:dateUtc="2025-09-07T09:09:00Z">
                    <w:r w:rsidRPr="00002D6B">
                      <w:rPr>
                        <w:rFonts w:ascii="Consolas" w:eastAsia="Consolas" w:hAnsi="Consolas" w:cs="Consolas"/>
                        <w:color w:val="5C5C5C"/>
                        <w:sz w:val="21"/>
                      </w:rPr>
                      <w:t>        %</w:t>
                    </w:r>
                    <w:r w:rsidRPr="00002D6B">
                      <w:rPr>
                        <w:rFonts w:ascii="宋体" w:eastAsia="宋体" w:hAnsi="宋体" w:cs="宋体" w:hint="eastAsia"/>
                        <w:color w:val="5C5C5C"/>
                        <w:sz w:val="21"/>
                      </w:rPr>
                      <w:t>真实目标</w:t>
                    </w:r>
                    <w:r w:rsidRPr="00002D6B">
                      <w:rPr>
                        <w:rFonts w:ascii="Consolas" w:eastAsia="Consolas" w:hAnsi="Consolas" w:cs="Consolas"/>
                        <w:color w:val="5C5C5C"/>
                        <w:sz w:val="21"/>
                      </w:rPr>
                      <w:t>  </w:t>
                    </w:r>
                    <w:r w:rsidRPr="00002D6B">
                      <w:rPr>
                        <w:rFonts w:ascii="宋体" w:eastAsia="宋体" w:hAnsi="宋体" w:cs="宋体" w:hint="eastAsia"/>
                        <w:color w:val="5C5C5C"/>
                        <w:sz w:val="21"/>
                      </w:rPr>
                      <w:t>是否</w:t>
                    </w:r>
                    <w:r w:rsidRPr="00002D6B">
                      <w:rPr>
                        <w:rFonts w:ascii="Consolas" w:eastAsia="Consolas" w:hAnsi="Consolas" w:cs="Consolas"/>
                        <w:color w:val="5C5C5C"/>
                        <w:sz w:val="21"/>
                      </w:rPr>
                      <w:t>  </w:t>
                    </w:r>
                    <w:r w:rsidRPr="00002D6B">
                      <w:rPr>
                        <w:rFonts w:ascii="宋体" w:eastAsia="宋体" w:hAnsi="宋体" w:cs="宋体" w:hint="eastAsia"/>
                        <w:color w:val="5C5C5C"/>
                        <w:sz w:val="21"/>
                      </w:rPr>
                      <w:t>完全遮蔽</w:t>
                    </w:r>
                  </w:ins>
                </w:p>
                <w:p w14:paraId="0B9BCF58"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374" w:author="yukina minato" w:date="2025-09-07T17:09:00Z" w16du:dateUtc="2025-09-07T09:09:00Z"/>
                      <w:rFonts w:eastAsia="宋体"/>
                      <w:color w:val="5C5C5C"/>
                      <w:szCs w:val="22"/>
                    </w:rPr>
                  </w:pPr>
                  <w:ins w:id="1375"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is_fully_obscured_now_ggg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0184BB"/>
                        <w:sz w:val="21"/>
                        <w:shd w:val="clear" w:color="auto" w:fill="F8F8F8"/>
                      </w:rPr>
                      <w:t>true</w:t>
                    </w:r>
                    <w:r w:rsidRPr="00002D6B">
                      <w:rPr>
                        <w:rFonts w:ascii="Consolas" w:eastAsia="Consolas" w:hAnsi="Consolas" w:cs="Consolas"/>
                        <w:color w:val="5C5C5C"/>
                        <w:sz w:val="21"/>
                        <w:shd w:val="clear" w:color="auto" w:fill="F8F8F8"/>
                      </w:rPr>
                      <w:t>;</w:t>
                    </w:r>
                  </w:ins>
                </w:p>
                <w:p w14:paraId="736E2115"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76" w:author="yukina minato" w:date="2025-09-07T17:09:00Z" w16du:dateUtc="2025-09-07T09:09:00Z"/>
                      <w:rFonts w:eastAsia="宋体"/>
                      <w:color w:val="5C5C5C"/>
                      <w:szCs w:val="22"/>
                    </w:rPr>
                  </w:pPr>
                  <w:ins w:id="1377" w:author="yukina minato" w:date="2025-09-07T17:09:00Z" w16du:dateUtc="2025-09-07T09:09:00Z">
                    <w:r w:rsidRPr="00002D6B">
                      <w:rPr>
                        <w:rFonts w:ascii="Consolas" w:eastAsia="Consolas" w:hAnsi="Consolas" w:cs="Consolas"/>
                        <w:color w:val="5C5C5C"/>
                        <w:sz w:val="21"/>
                      </w:rPr>
                      <w:t>        </w:t>
                    </w:r>
                  </w:ins>
                </w:p>
                <w:p w14:paraId="62F812B8"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378" w:author="yukina minato" w:date="2025-09-07T17:09:00Z" w16du:dateUtc="2025-09-07T09:09:00Z"/>
                      <w:rFonts w:eastAsia="宋体"/>
                      <w:color w:val="5C5C5C"/>
                      <w:szCs w:val="22"/>
                    </w:rPr>
                  </w:pPr>
                  <w:ins w:id="1379"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采样</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真实目标</w:t>
                    </w:r>
                  </w:ins>
                </w:p>
                <w:p w14:paraId="61F312DB"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80" w:author="yukina minato" w:date="2025-09-07T17:09:00Z" w16du:dateUtc="2025-09-07T09:09:00Z"/>
                      <w:rFonts w:eastAsia="宋体"/>
                      <w:color w:val="5C5C5C"/>
                      <w:szCs w:val="22"/>
                    </w:rPr>
                  </w:pPr>
                  <w:ins w:id="1381"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num_samples</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10000</w:t>
                    </w:r>
                    <w:r w:rsidRPr="00002D6B">
                      <w:rPr>
                        <w:rFonts w:ascii="Consolas" w:eastAsia="Consolas" w:hAnsi="Consolas" w:cs="Consolas"/>
                        <w:color w:val="5C5C5C"/>
                        <w:sz w:val="21"/>
                      </w:rPr>
                      <w:t>;</w:t>
                    </w:r>
                  </w:ins>
                </w:p>
                <w:p w14:paraId="4527389F"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382" w:author="yukina minato" w:date="2025-09-07T17:09:00Z" w16du:dateUtc="2025-09-07T09:09:00Z"/>
                      <w:rFonts w:eastAsia="宋体"/>
                      <w:color w:val="5C5C5C"/>
                      <w:szCs w:val="22"/>
                    </w:rPr>
                  </w:pPr>
                  <w:ins w:id="1383"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theta_vec</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linspace</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C18401"/>
                        <w:sz w:val="21"/>
                        <w:shd w:val="clear" w:color="auto" w:fill="F8F8F8"/>
                      </w:rPr>
                      <w:t>pi</w:t>
                    </w:r>
                    <w:r w:rsidRPr="00002D6B">
                      <w:rPr>
                        <w:rFonts w:ascii="Consolas" w:eastAsia="Consolas" w:hAnsi="Consolas" w:cs="Consolas"/>
                        <w:color w:val="5C5C5C"/>
                        <w:sz w:val="21"/>
                        <w:shd w:val="clear" w:color="auto" w:fill="F8F8F8"/>
                      </w:rPr>
                      <w:t>, num_samples+</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0CB3F62B"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84" w:author="yukina minato" w:date="2025-09-07T17:09:00Z" w16du:dateUtc="2025-09-07T09:09:00Z"/>
                      <w:rFonts w:eastAsia="宋体"/>
                      <w:color w:val="5C5C5C"/>
                      <w:szCs w:val="22"/>
                    </w:rPr>
                  </w:pPr>
                  <w:ins w:id="1385"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theta_vec</w:t>
                    </w:r>
                    <w:proofErr w:type="spellEnd"/>
                    <w:r w:rsidRPr="00002D6B">
                      <w:rPr>
                        <w:rFonts w:ascii="Consolas" w:eastAsia="Consolas" w:hAnsi="Consolas" w:cs="Consolas"/>
                        <w:color w:val="5C5C5C"/>
                        <w:sz w:val="21"/>
                      </w:rPr>
                      <w:t>(</w:t>
                    </w:r>
                    <w:r w:rsidRPr="00002D6B">
                      <w:rPr>
                        <w:rFonts w:ascii="Consolas" w:eastAsia="Consolas" w:hAnsi="Consolas" w:cs="Consolas"/>
                        <w:color w:val="A626A4"/>
                        <w:sz w:val="21"/>
                      </w:rPr>
                      <w:t>end</w:t>
                    </w:r>
                    <w:r w:rsidRPr="00002D6B">
                      <w:rPr>
                        <w:rFonts w:ascii="Consolas" w:eastAsia="Consolas" w:hAnsi="Consolas" w:cs="Consolas"/>
                        <w:color w:val="5C5C5C"/>
                        <w:sz w:val="21"/>
                      </w:rPr>
                      <w:t>) = [];</w:t>
                    </w:r>
                  </w:ins>
                </w:p>
                <w:p w14:paraId="6EF79141"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386" w:author="yukina minato" w:date="2025-09-07T17:09:00Z" w16du:dateUtc="2025-09-07T09:09:00Z"/>
                      <w:rFonts w:eastAsia="宋体"/>
                      <w:color w:val="5C5C5C"/>
                      <w:szCs w:val="22"/>
                    </w:rPr>
                  </w:pPr>
                  <w:ins w:id="1387" w:author="yukina minato" w:date="2025-09-07T17:09:00Z" w16du:dateUtc="2025-09-07T09:09:00Z">
                    <w:r w:rsidRPr="00002D6B">
                      <w:rPr>
                        <w:rFonts w:ascii="Consolas" w:eastAsia="Consolas" w:hAnsi="Consolas" w:cs="Consolas"/>
                        <w:color w:val="5C5C5C"/>
                        <w:sz w:val="21"/>
                        <w:shd w:val="clear" w:color="auto" w:fill="F8F8F8"/>
                      </w:rPr>
                      <w:t>        </w:t>
                    </w:r>
                  </w:ins>
                </w:p>
                <w:p w14:paraId="2A8C6F50"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88" w:author="yukina minato" w:date="2025-09-07T17:09:00Z" w16du:dateUtc="2025-09-07T09:09:00Z"/>
                      <w:rFonts w:eastAsia="宋体"/>
                      <w:color w:val="5C5C5C"/>
                      <w:szCs w:val="22"/>
                    </w:rPr>
                  </w:pPr>
                  <w:ins w:id="1389" w:author="yukina minato" w:date="2025-09-07T17:09:00Z" w16du:dateUtc="2025-09-07T09:09:00Z">
                    <w:r w:rsidRPr="00002D6B">
                      <w:rPr>
                        <w:rFonts w:ascii="Consolas" w:eastAsia="Consolas" w:hAnsi="Consolas" w:cs="Consolas"/>
                        <w:color w:val="5C5C5C"/>
                        <w:sz w:val="21"/>
                      </w:rPr>
                      <w:t>        %</w:t>
                    </w:r>
                    <w:r w:rsidRPr="00002D6B">
                      <w:rPr>
                        <w:rFonts w:ascii="宋体" w:eastAsia="宋体" w:hAnsi="宋体" w:cs="宋体" w:hint="eastAsia"/>
                        <w:color w:val="5C5C5C"/>
                        <w:sz w:val="21"/>
                      </w:rPr>
                      <w:t>检查</w:t>
                    </w:r>
                    <w:r w:rsidRPr="00002D6B">
                      <w:rPr>
                        <w:rFonts w:ascii="Consolas" w:eastAsia="Consolas" w:hAnsi="Consolas" w:cs="Consolas"/>
                        <w:color w:val="5C5C5C"/>
                        <w:sz w:val="21"/>
                      </w:rPr>
                      <w:t> </w:t>
                    </w:r>
                    <w:r w:rsidRPr="00002D6B">
                      <w:rPr>
                        <w:rFonts w:ascii="宋体" w:eastAsia="宋体" w:hAnsi="宋体" w:cs="宋体" w:hint="eastAsia"/>
                        <w:color w:val="5C5C5C"/>
                        <w:sz w:val="21"/>
                      </w:rPr>
                      <w:t>下底圆周</w:t>
                    </w:r>
                    <w:r w:rsidRPr="00002D6B">
                      <w:rPr>
                        <w:rFonts w:ascii="Consolas" w:eastAsia="Consolas" w:hAnsi="Consolas" w:cs="Consolas"/>
                        <w:color w:val="5C5C5C"/>
                        <w:sz w:val="21"/>
                      </w:rPr>
                      <w:t>  </w:t>
                    </w:r>
                  </w:ins>
                </w:p>
                <w:p w14:paraId="68971DE9"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390" w:author="yukina minato" w:date="2025-09-07T17:09:00Z" w16du:dateUtc="2025-09-07T09:09:00Z"/>
                      <w:rFonts w:eastAsia="宋体"/>
                      <w:color w:val="5C5C5C"/>
                      <w:szCs w:val="22"/>
                    </w:rPr>
                  </w:pPr>
                  <w:ins w:id="1391"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j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:num_samples</w:t>
                    </w:r>
                  </w:ins>
                </w:p>
                <w:p w14:paraId="08636949"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92" w:author="yukina minato" w:date="2025-09-07T17:09:00Z" w16du:dateUtc="2025-09-07T09:09:00Z"/>
                      <w:rFonts w:eastAsia="宋体"/>
                      <w:color w:val="5C5C5C"/>
                      <w:szCs w:val="22"/>
                    </w:rPr>
                  </w:pPr>
                  <w:ins w:id="1393"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x_t</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w:t>
                    </w:r>
                    <w:proofErr w:type="gramStart"/>
                    <w:r w:rsidRPr="00002D6B">
                      <w:rPr>
                        <w:rFonts w:ascii="Consolas" w:eastAsia="Consolas" w:hAnsi="Consolas" w:cs="Consolas"/>
                        <w:color w:val="5C5C5C"/>
                        <w:sz w:val="21"/>
                      </w:rPr>
                      <w:t>c</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r_t</w:t>
                    </w:r>
                    <w:proofErr w:type="spellEnd"/>
                    <w:r w:rsidRPr="00002D6B">
                      <w:rPr>
                        <w:rFonts w:ascii="Consolas" w:eastAsia="Consolas" w:hAnsi="Consolas" w:cs="Consolas"/>
                        <w:color w:val="5C5C5C"/>
                        <w:sz w:val="21"/>
                      </w:rPr>
                      <w:t> * </w:t>
                    </w:r>
                    <w:r w:rsidRPr="00002D6B">
                      <w:rPr>
                        <w:rFonts w:ascii="Consolas" w:eastAsia="Consolas" w:hAnsi="Consolas" w:cs="Consolas"/>
                        <w:color w:val="C18401"/>
                        <w:sz w:val="21"/>
                      </w:rPr>
                      <w:t>cos</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theta_vec</w:t>
                    </w:r>
                    <w:proofErr w:type="spellEnd"/>
                    <w:r w:rsidRPr="00002D6B">
                      <w:rPr>
                        <w:rFonts w:ascii="Consolas" w:eastAsia="Consolas" w:hAnsi="Consolas" w:cs="Consolas"/>
                        <w:color w:val="5C5C5C"/>
                        <w:sz w:val="21"/>
                      </w:rPr>
                      <w:t>(j));</w:t>
                    </w:r>
                  </w:ins>
                </w:p>
                <w:p w14:paraId="68CACFBD"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394" w:author="yukina minato" w:date="2025-09-07T17:09:00Z" w16du:dateUtc="2025-09-07T09:09:00Z"/>
                      <w:rFonts w:eastAsia="宋体"/>
                      <w:color w:val="5C5C5C"/>
                      <w:szCs w:val="22"/>
                    </w:rPr>
                  </w:pPr>
                  <w:ins w:id="1395"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y_t</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w:t>
                    </w:r>
                    <w:proofErr w:type="gramStart"/>
                    <w:r w:rsidRPr="00002D6B">
                      <w:rPr>
                        <w:rFonts w:ascii="Consolas" w:eastAsia="Consolas" w:hAnsi="Consolas" w:cs="Consolas"/>
                        <w:color w:val="5C5C5C"/>
                        <w:sz w:val="21"/>
                        <w:shd w:val="clear" w:color="auto" w:fill="F8F8F8"/>
                      </w:rPr>
                      <w:t>c</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r_t</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C18401"/>
                        <w:sz w:val="21"/>
                        <w:shd w:val="clear" w:color="auto" w:fill="F8F8F8"/>
                      </w:rPr>
                      <w:t>sin</w:t>
                    </w:r>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theta_vec</w:t>
                    </w:r>
                    <w:proofErr w:type="spellEnd"/>
                    <w:r w:rsidRPr="00002D6B">
                      <w:rPr>
                        <w:rFonts w:ascii="Consolas" w:eastAsia="Consolas" w:hAnsi="Consolas" w:cs="Consolas"/>
                        <w:color w:val="5C5C5C"/>
                        <w:sz w:val="21"/>
                        <w:shd w:val="clear" w:color="auto" w:fill="F8F8F8"/>
                      </w:rPr>
                      <w:t>(j));</w:t>
                    </w:r>
                  </w:ins>
                </w:p>
                <w:p w14:paraId="479064AB"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396" w:author="yukina minato" w:date="2025-09-07T17:09:00Z" w16du:dateUtc="2025-09-07T09:09:00Z"/>
                      <w:rFonts w:eastAsia="宋体"/>
                      <w:color w:val="5C5C5C"/>
                      <w:szCs w:val="22"/>
                    </w:rPr>
                  </w:pPr>
                  <w:ins w:id="1397"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z_t</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w:t>
                    </w:r>
                    <w:proofErr w:type="gramStart"/>
                    <w:r w:rsidRPr="00002D6B">
                      <w:rPr>
                        <w:rFonts w:ascii="Consolas" w:eastAsia="Consolas" w:hAnsi="Consolas" w:cs="Consolas"/>
                        <w:color w:val="5C5C5C"/>
                        <w:sz w:val="21"/>
                      </w:rPr>
                      <w:t>c</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h_t</w:t>
                    </w:r>
                    <w:proofErr w:type="spellEnd"/>
                    <w:r w:rsidRPr="00002D6B">
                      <w:rPr>
                        <w:rFonts w:ascii="Consolas" w:eastAsia="Consolas" w:hAnsi="Consolas" w:cs="Consolas"/>
                        <w:color w:val="5C5C5C"/>
                        <w:sz w:val="21"/>
                      </w:rPr>
                      <w:t>/</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0972DA41"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398" w:author="yukina minato" w:date="2025-09-07T17:09:00Z" w16du:dateUtc="2025-09-07T09:09:00Z"/>
                      <w:rFonts w:eastAsia="宋体"/>
                      <w:color w:val="5C5C5C"/>
                      <w:szCs w:val="22"/>
                    </w:rPr>
                  </w:pPr>
                  <w:ins w:id="1399"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target_point</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x_t</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y_t</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z_t</w:t>
                    </w:r>
                    <w:proofErr w:type="spellEnd"/>
                    <w:r w:rsidRPr="00002D6B">
                      <w:rPr>
                        <w:rFonts w:ascii="Consolas" w:eastAsia="Consolas" w:hAnsi="Consolas" w:cs="Consolas"/>
                        <w:color w:val="5C5C5C"/>
                        <w:sz w:val="21"/>
                        <w:shd w:val="clear" w:color="auto" w:fill="F8F8F8"/>
                      </w:rPr>
                      <w:t>];</w:t>
                    </w:r>
                  </w:ins>
                </w:p>
                <w:p w14:paraId="162B92D5"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00" w:author="yukina minato" w:date="2025-09-07T17:09:00Z" w16du:dateUtc="2025-09-07T09:09:00Z"/>
                      <w:rFonts w:eastAsia="宋体"/>
                      <w:color w:val="5C5C5C"/>
                      <w:szCs w:val="22"/>
                    </w:rPr>
                  </w:pPr>
                  <w:ins w:id="1401"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~cpsi_</w:t>
                    </w:r>
                    <w:proofErr w:type="gramStart"/>
                    <w:r w:rsidRPr="00002D6B">
                      <w:rPr>
                        <w:rFonts w:ascii="Consolas" w:eastAsia="Consolas" w:hAnsi="Consolas" w:cs="Consolas"/>
                        <w:color w:val="5C5C5C"/>
                        <w:sz w:val="21"/>
                      </w:rPr>
                      <w:t>g(</w:t>
                    </w:r>
                    <w:proofErr w:type="gramEnd"/>
                    <w:r w:rsidRPr="00002D6B">
                      <w:rPr>
                        <w:rFonts w:ascii="Consolas" w:eastAsia="Consolas" w:hAnsi="Consolas" w:cs="Consolas"/>
                        <w:color w:val="5C5C5C"/>
                        <w:sz w:val="21"/>
                      </w:rPr>
                      <w:t>missile_pos_ggg, target_point, smoke_pos, r_s)</w:t>
                    </w:r>
                  </w:ins>
                </w:p>
                <w:p w14:paraId="20ACB718"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02" w:author="yukina minato" w:date="2025-09-07T17:09:00Z" w16du:dateUtc="2025-09-07T09:09:00Z"/>
                      <w:rFonts w:eastAsia="宋体"/>
                      <w:color w:val="5C5C5C"/>
                      <w:szCs w:val="22"/>
                    </w:rPr>
                  </w:pPr>
                  <w:ins w:id="1403"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is_fully_obscured_now_ggg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0184BB"/>
                        <w:sz w:val="21"/>
                        <w:shd w:val="clear" w:color="auto" w:fill="F8F8F8"/>
                      </w:rPr>
                      <w:t>false</w:t>
                    </w:r>
                    <w:r w:rsidRPr="00002D6B">
                      <w:rPr>
                        <w:rFonts w:ascii="Consolas" w:eastAsia="Consolas" w:hAnsi="Consolas" w:cs="Consolas"/>
                        <w:color w:val="5C5C5C"/>
                        <w:sz w:val="21"/>
                        <w:shd w:val="clear" w:color="auto" w:fill="F8F8F8"/>
                      </w:rPr>
                      <w:t>;</w:t>
                    </w:r>
                  </w:ins>
                </w:p>
                <w:p w14:paraId="1CF8D2A9"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04" w:author="yukina minato" w:date="2025-09-07T17:09:00Z" w16du:dateUtc="2025-09-07T09:09:00Z"/>
                      <w:rFonts w:eastAsia="宋体"/>
                      <w:color w:val="5C5C5C"/>
                      <w:szCs w:val="22"/>
                    </w:rPr>
                  </w:pPr>
                  <w:ins w:id="1405"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break</w:t>
                    </w:r>
                    <w:r w:rsidRPr="00002D6B">
                      <w:rPr>
                        <w:rFonts w:ascii="Consolas" w:eastAsia="Consolas" w:hAnsi="Consolas" w:cs="Consolas"/>
                        <w:color w:val="5C5C5C"/>
                        <w:sz w:val="21"/>
                      </w:rPr>
                      <w:t>;</w:t>
                    </w:r>
                  </w:ins>
                </w:p>
                <w:p w14:paraId="10B6670D"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06" w:author="yukina minato" w:date="2025-09-07T17:09:00Z" w16du:dateUtc="2025-09-07T09:09:00Z"/>
                      <w:rFonts w:eastAsia="宋体"/>
                      <w:color w:val="5C5C5C"/>
                      <w:szCs w:val="22"/>
                    </w:rPr>
                  </w:pPr>
                  <w:ins w:id="1407"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409C2667"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08" w:author="yukina minato" w:date="2025-09-07T17:09:00Z" w16du:dateUtc="2025-09-07T09:09:00Z"/>
                      <w:rFonts w:eastAsia="宋体"/>
                      <w:color w:val="5C5C5C"/>
                      <w:szCs w:val="22"/>
                    </w:rPr>
                  </w:pPr>
                  <w:ins w:id="1409"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417A1E9A"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10" w:author="yukina minato" w:date="2025-09-07T17:09:00Z" w16du:dateUtc="2025-09-07T09:09:00Z"/>
                      <w:rFonts w:eastAsia="宋体"/>
                      <w:color w:val="5C5C5C"/>
                      <w:szCs w:val="22"/>
                    </w:rPr>
                  </w:pPr>
                  <w:ins w:id="1411" w:author="yukina minato" w:date="2025-09-07T17:09:00Z" w16du:dateUtc="2025-09-07T09:09:00Z">
                    <w:r w:rsidRPr="00002D6B">
                      <w:rPr>
                        <w:rFonts w:ascii="Consolas" w:eastAsia="Consolas" w:hAnsi="Consolas" w:cs="Consolas"/>
                        <w:color w:val="5C5C5C"/>
                        <w:sz w:val="21"/>
                        <w:shd w:val="clear" w:color="auto" w:fill="F8F8F8"/>
                      </w:rPr>
                      <w:t>        </w:t>
                    </w:r>
                  </w:ins>
                </w:p>
                <w:p w14:paraId="04F4C3FA"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12" w:author="yukina minato" w:date="2025-09-07T17:09:00Z" w16du:dateUtc="2025-09-07T09:09:00Z"/>
                      <w:rFonts w:eastAsia="宋体"/>
                      <w:color w:val="5C5C5C"/>
                      <w:szCs w:val="22"/>
                    </w:rPr>
                  </w:pPr>
                  <w:ins w:id="1413"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is_fully_obscured_now_ggg</w:t>
                    </w:r>
                    <w:proofErr w:type="spellEnd"/>
                  </w:ins>
                </w:p>
                <w:p w14:paraId="3D0F12FB"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14" w:author="yukina minato" w:date="2025-09-07T17:09:00Z" w16du:dateUtc="2025-09-07T09:09:00Z"/>
                      <w:rFonts w:eastAsia="宋体"/>
                      <w:color w:val="5C5C5C"/>
                      <w:szCs w:val="22"/>
                    </w:rPr>
                  </w:pPr>
                  <w:ins w:id="1415"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is_obscured</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0184BB"/>
                        <w:sz w:val="21"/>
                        <w:shd w:val="clear" w:color="auto" w:fill="F8F8F8"/>
                      </w:rPr>
                      <w:t>false</w:t>
                    </w:r>
                    <w:r w:rsidRPr="00002D6B">
                      <w:rPr>
                        <w:rFonts w:ascii="Consolas" w:eastAsia="Consolas" w:hAnsi="Consolas" w:cs="Consolas"/>
                        <w:color w:val="5C5C5C"/>
                        <w:sz w:val="21"/>
                        <w:shd w:val="clear" w:color="auto" w:fill="F8F8F8"/>
                      </w:rPr>
                      <w:t>;</w:t>
                    </w:r>
                  </w:ins>
                </w:p>
                <w:p w14:paraId="0657F3C4"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16" w:author="yukina minato" w:date="2025-09-07T17:09:00Z" w16du:dateUtc="2025-09-07T09:09:00Z"/>
                      <w:rFonts w:eastAsia="宋体"/>
                      <w:color w:val="5C5C5C"/>
                      <w:szCs w:val="22"/>
                    </w:rPr>
                  </w:pPr>
                  <w:ins w:id="1417" w:author="yukina minato" w:date="2025-09-07T17:09:00Z" w16du:dateUtc="2025-09-07T09:09:00Z">
                    <w:r w:rsidRPr="00002D6B">
                      <w:rPr>
                        <w:rFonts w:ascii="Consolas" w:eastAsia="Consolas" w:hAnsi="Consolas" w:cs="Consolas"/>
                        <w:color w:val="5C5C5C"/>
                        <w:sz w:val="21"/>
                      </w:rPr>
                      <w:t>            continue;</w:t>
                    </w:r>
                  </w:ins>
                </w:p>
                <w:p w14:paraId="772F4BBD"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18" w:author="yukina minato" w:date="2025-09-07T17:09:00Z" w16du:dateUtc="2025-09-07T09:09:00Z"/>
                      <w:rFonts w:eastAsia="宋体"/>
                      <w:color w:val="5C5C5C"/>
                      <w:szCs w:val="22"/>
                    </w:rPr>
                  </w:pPr>
                  <w:ins w:id="1419"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6C7991EF"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20" w:author="yukina minato" w:date="2025-09-07T17:09:00Z" w16du:dateUtc="2025-09-07T09:09:00Z"/>
                      <w:rFonts w:eastAsia="宋体"/>
                      <w:color w:val="5C5C5C"/>
                      <w:szCs w:val="22"/>
                    </w:rPr>
                  </w:pPr>
                  <w:ins w:id="1421" w:author="yukina minato" w:date="2025-09-07T17:09:00Z" w16du:dateUtc="2025-09-07T09:09:00Z">
                    <w:r w:rsidRPr="00002D6B">
                      <w:rPr>
                        <w:rFonts w:ascii="Consolas" w:eastAsia="Consolas" w:hAnsi="Consolas" w:cs="Consolas"/>
                        <w:color w:val="5C5C5C"/>
                        <w:sz w:val="21"/>
                      </w:rPr>
                      <w:t>        </w:t>
                    </w:r>
                  </w:ins>
                </w:p>
                <w:p w14:paraId="0EE07CD5"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22" w:author="yukina minato" w:date="2025-09-07T17:09:00Z" w16du:dateUtc="2025-09-07T09:09:00Z"/>
                      <w:rFonts w:eastAsia="宋体"/>
                      <w:color w:val="5C5C5C"/>
                      <w:szCs w:val="22"/>
                    </w:rPr>
                  </w:pPr>
                  <w:ins w:id="1423" w:author="yukina minato" w:date="2025-09-07T17:09:00Z" w16du:dateUtc="2025-09-07T09:09:00Z">
                    <w:r w:rsidRPr="00002D6B">
                      <w:rPr>
                        <w:rFonts w:ascii="Consolas" w:eastAsia="Consolas" w:hAnsi="Consolas" w:cs="Consolas"/>
                        <w:color w:val="5C5C5C"/>
                        <w:sz w:val="21"/>
                        <w:shd w:val="clear" w:color="auto" w:fill="F8F8F8"/>
                      </w:rPr>
                      <w:t>        % </w:t>
                    </w:r>
                    <w:r w:rsidRPr="00002D6B">
                      <w:rPr>
                        <w:rFonts w:ascii="宋体" w:eastAsia="宋体" w:hAnsi="宋体" w:cs="宋体" w:hint="eastAsia"/>
                        <w:color w:val="5C5C5C"/>
                        <w:sz w:val="21"/>
                        <w:shd w:val="clear" w:color="auto" w:fill="F8F8F8"/>
                      </w:rPr>
                      <w:t>检查</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上底圆周</w:t>
                    </w:r>
                  </w:ins>
                </w:p>
                <w:p w14:paraId="5521A65C"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24" w:author="yukina minato" w:date="2025-09-07T17:09:00Z" w16du:dateUtc="2025-09-07T09:09:00Z"/>
                      <w:rFonts w:eastAsia="宋体"/>
                      <w:color w:val="5C5C5C"/>
                      <w:szCs w:val="22"/>
                    </w:rPr>
                  </w:pPr>
                  <w:ins w:id="1425"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j = </w:t>
                    </w:r>
                    <w:r w:rsidRPr="00002D6B">
                      <w:rPr>
                        <w:rFonts w:ascii="Consolas" w:eastAsia="Consolas" w:hAnsi="Consolas" w:cs="Consolas"/>
                        <w:color w:val="986801"/>
                        <w:sz w:val="21"/>
                      </w:rPr>
                      <w:t>1</w:t>
                    </w:r>
                    <w:r w:rsidRPr="00002D6B">
                      <w:rPr>
                        <w:rFonts w:ascii="Consolas" w:eastAsia="Consolas" w:hAnsi="Consolas" w:cs="Consolas"/>
                        <w:color w:val="5C5C5C"/>
                        <w:sz w:val="21"/>
                      </w:rPr>
                      <w:t>:num_samples</w:t>
                    </w:r>
                  </w:ins>
                </w:p>
                <w:p w14:paraId="06F7ECF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26" w:author="yukina minato" w:date="2025-09-07T17:09:00Z" w16du:dateUtc="2025-09-07T09:09:00Z"/>
                      <w:rFonts w:eastAsia="宋体"/>
                      <w:color w:val="5C5C5C"/>
                      <w:szCs w:val="22"/>
                    </w:rPr>
                  </w:pPr>
                  <w:ins w:id="1427"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x_t</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w:t>
                    </w:r>
                    <w:proofErr w:type="gramStart"/>
                    <w:r w:rsidRPr="00002D6B">
                      <w:rPr>
                        <w:rFonts w:ascii="Consolas" w:eastAsia="Consolas" w:hAnsi="Consolas" w:cs="Consolas"/>
                        <w:color w:val="5C5C5C"/>
                        <w:sz w:val="21"/>
                        <w:shd w:val="clear" w:color="auto" w:fill="F8F8F8"/>
                      </w:rPr>
                      <w:t>c</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r_t</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theta_vec</w:t>
                    </w:r>
                    <w:proofErr w:type="spellEnd"/>
                    <w:r w:rsidRPr="00002D6B">
                      <w:rPr>
                        <w:rFonts w:ascii="Consolas" w:eastAsia="Consolas" w:hAnsi="Consolas" w:cs="Consolas"/>
                        <w:color w:val="5C5C5C"/>
                        <w:sz w:val="21"/>
                        <w:shd w:val="clear" w:color="auto" w:fill="F8F8F8"/>
                      </w:rPr>
                      <w:t>(j));</w:t>
                    </w:r>
                  </w:ins>
                </w:p>
                <w:p w14:paraId="704B9061"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28" w:author="yukina minato" w:date="2025-09-07T17:09:00Z" w16du:dateUtc="2025-09-07T09:09:00Z"/>
                      <w:rFonts w:eastAsia="宋体"/>
                      <w:color w:val="5C5C5C"/>
                      <w:szCs w:val="22"/>
                    </w:rPr>
                  </w:pPr>
                  <w:ins w:id="1429"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y_t</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w:t>
                    </w:r>
                    <w:proofErr w:type="gramStart"/>
                    <w:r w:rsidRPr="00002D6B">
                      <w:rPr>
                        <w:rFonts w:ascii="Consolas" w:eastAsia="Consolas" w:hAnsi="Consolas" w:cs="Consolas"/>
                        <w:color w:val="5C5C5C"/>
                        <w:sz w:val="21"/>
                      </w:rPr>
                      <w:t>c</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r_t</w:t>
                    </w:r>
                    <w:proofErr w:type="spellEnd"/>
                    <w:r w:rsidRPr="00002D6B">
                      <w:rPr>
                        <w:rFonts w:ascii="Consolas" w:eastAsia="Consolas" w:hAnsi="Consolas" w:cs="Consolas"/>
                        <w:color w:val="5C5C5C"/>
                        <w:sz w:val="21"/>
                      </w:rPr>
                      <w:t> * </w:t>
                    </w:r>
                    <w:r w:rsidRPr="00002D6B">
                      <w:rPr>
                        <w:rFonts w:ascii="Consolas" w:eastAsia="Consolas" w:hAnsi="Consolas" w:cs="Consolas"/>
                        <w:color w:val="C18401"/>
                        <w:sz w:val="21"/>
                      </w:rPr>
                      <w:t>sin</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theta_vec</w:t>
                    </w:r>
                    <w:proofErr w:type="spellEnd"/>
                    <w:r w:rsidRPr="00002D6B">
                      <w:rPr>
                        <w:rFonts w:ascii="Consolas" w:eastAsia="Consolas" w:hAnsi="Consolas" w:cs="Consolas"/>
                        <w:color w:val="5C5C5C"/>
                        <w:sz w:val="21"/>
                      </w:rPr>
                      <w:t>(j));</w:t>
                    </w:r>
                  </w:ins>
                </w:p>
                <w:p w14:paraId="1DEEDDB7"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30" w:author="yukina minato" w:date="2025-09-07T17:09:00Z" w16du:dateUtc="2025-09-07T09:09:00Z"/>
                      <w:rFonts w:eastAsia="宋体"/>
                      <w:color w:val="5C5C5C"/>
                      <w:szCs w:val="22"/>
                    </w:rPr>
                  </w:pPr>
                  <w:ins w:id="1431"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z_t</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w:t>
                    </w:r>
                    <w:proofErr w:type="gramStart"/>
                    <w:r w:rsidRPr="00002D6B">
                      <w:rPr>
                        <w:rFonts w:ascii="Consolas" w:eastAsia="Consolas" w:hAnsi="Consolas" w:cs="Consolas"/>
                        <w:color w:val="5C5C5C"/>
                        <w:sz w:val="21"/>
                        <w:shd w:val="clear" w:color="auto" w:fill="F8F8F8"/>
                      </w:rPr>
                      <w:t>c</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h_t</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6FBC6E59"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32" w:author="yukina minato" w:date="2025-09-07T17:09:00Z" w16du:dateUtc="2025-09-07T09:09:00Z"/>
                      <w:rFonts w:eastAsia="宋体"/>
                      <w:color w:val="5C5C5C"/>
                      <w:szCs w:val="22"/>
                    </w:rPr>
                  </w:pPr>
                  <w:ins w:id="1433"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target_point</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x_t</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y_t</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z_t</w:t>
                    </w:r>
                    <w:proofErr w:type="spellEnd"/>
                    <w:r w:rsidRPr="00002D6B">
                      <w:rPr>
                        <w:rFonts w:ascii="Consolas" w:eastAsia="Consolas" w:hAnsi="Consolas" w:cs="Consolas"/>
                        <w:color w:val="5C5C5C"/>
                        <w:sz w:val="21"/>
                      </w:rPr>
                      <w:t>];</w:t>
                    </w:r>
                  </w:ins>
                </w:p>
                <w:p w14:paraId="2AE2475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34" w:author="yukina minato" w:date="2025-09-07T17:09:00Z" w16du:dateUtc="2025-09-07T09:09:00Z"/>
                      <w:rFonts w:eastAsia="宋体"/>
                      <w:color w:val="5C5C5C"/>
                      <w:szCs w:val="22"/>
                    </w:rPr>
                  </w:pPr>
                  <w:ins w:id="1435"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~cpsi_</w:t>
                    </w:r>
                    <w:proofErr w:type="gramStart"/>
                    <w:r w:rsidRPr="00002D6B">
                      <w:rPr>
                        <w:rFonts w:ascii="Consolas" w:eastAsia="Consolas" w:hAnsi="Consolas" w:cs="Consolas"/>
                        <w:color w:val="5C5C5C"/>
                        <w:sz w:val="21"/>
                        <w:shd w:val="clear" w:color="auto" w:fill="F8F8F8"/>
                      </w:rPr>
                      <w:t>g(</w:t>
                    </w:r>
                    <w:proofErr w:type="gramEnd"/>
                    <w:r w:rsidRPr="00002D6B">
                      <w:rPr>
                        <w:rFonts w:ascii="Consolas" w:eastAsia="Consolas" w:hAnsi="Consolas" w:cs="Consolas"/>
                        <w:color w:val="5C5C5C"/>
                        <w:sz w:val="21"/>
                        <w:shd w:val="clear" w:color="auto" w:fill="F8F8F8"/>
                      </w:rPr>
                      <w:t>missile_pos_ggg, target_point, smoke_pos, r_s)</w:t>
                    </w:r>
                  </w:ins>
                </w:p>
                <w:p w14:paraId="45D89E84"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36" w:author="yukina minato" w:date="2025-09-07T17:09:00Z" w16du:dateUtc="2025-09-07T09:09:00Z"/>
                      <w:rFonts w:eastAsia="宋体"/>
                      <w:color w:val="5C5C5C"/>
                      <w:szCs w:val="22"/>
                    </w:rPr>
                  </w:pPr>
                  <w:ins w:id="1437"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is_fully_obscured_now_ggg</w:t>
                    </w:r>
                    <w:proofErr w:type="spellEnd"/>
                    <w:r w:rsidRPr="00002D6B">
                      <w:rPr>
                        <w:rFonts w:ascii="Consolas" w:eastAsia="Consolas" w:hAnsi="Consolas" w:cs="Consolas"/>
                        <w:color w:val="5C5C5C"/>
                        <w:sz w:val="21"/>
                      </w:rPr>
                      <w:t> = </w:t>
                    </w:r>
                    <w:r w:rsidRPr="00002D6B">
                      <w:rPr>
                        <w:rFonts w:ascii="Consolas" w:eastAsia="Consolas" w:hAnsi="Consolas" w:cs="Consolas"/>
                        <w:color w:val="0184BB"/>
                        <w:sz w:val="21"/>
                      </w:rPr>
                      <w:t>false</w:t>
                    </w:r>
                    <w:r w:rsidRPr="00002D6B">
                      <w:rPr>
                        <w:rFonts w:ascii="Consolas" w:eastAsia="Consolas" w:hAnsi="Consolas" w:cs="Consolas"/>
                        <w:color w:val="5C5C5C"/>
                        <w:sz w:val="21"/>
                      </w:rPr>
                      <w:t>;</w:t>
                    </w:r>
                  </w:ins>
                </w:p>
                <w:p w14:paraId="2245FEBA"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38" w:author="yukina minato" w:date="2025-09-07T17:09:00Z" w16du:dateUtc="2025-09-07T09:09:00Z"/>
                      <w:rFonts w:eastAsia="宋体"/>
                      <w:color w:val="5C5C5C"/>
                      <w:szCs w:val="22"/>
                    </w:rPr>
                  </w:pPr>
                  <w:ins w:id="1439"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break</w:t>
                    </w:r>
                    <w:r w:rsidRPr="00002D6B">
                      <w:rPr>
                        <w:rFonts w:ascii="Consolas" w:eastAsia="Consolas" w:hAnsi="Consolas" w:cs="Consolas"/>
                        <w:color w:val="5C5C5C"/>
                        <w:sz w:val="21"/>
                        <w:shd w:val="clear" w:color="auto" w:fill="F8F8F8"/>
                      </w:rPr>
                      <w:t>;</w:t>
                    </w:r>
                  </w:ins>
                </w:p>
                <w:p w14:paraId="7249F810"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40" w:author="yukina minato" w:date="2025-09-07T17:09:00Z" w16du:dateUtc="2025-09-07T09:09:00Z"/>
                      <w:rFonts w:eastAsia="宋体"/>
                      <w:color w:val="5C5C5C"/>
                      <w:szCs w:val="22"/>
                    </w:rPr>
                  </w:pPr>
                  <w:ins w:id="1441"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1ABE7D7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42" w:author="yukina minato" w:date="2025-09-07T17:09:00Z" w16du:dateUtc="2025-09-07T09:09:00Z"/>
                      <w:rFonts w:eastAsia="宋体"/>
                      <w:color w:val="5C5C5C"/>
                      <w:szCs w:val="22"/>
                    </w:rPr>
                  </w:pPr>
                  <w:ins w:id="1443"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18E11208"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44" w:author="yukina minato" w:date="2025-09-07T17:09:00Z" w16du:dateUtc="2025-09-07T09:09:00Z"/>
                      <w:rFonts w:eastAsia="宋体"/>
                      <w:color w:val="5C5C5C"/>
                      <w:szCs w:val="22"/>
                    </w:rPr>
                  </w:pPr>
                  <w:ins w:id="1445" w:author="yukina minato" w:date="2025-09-07T17:09:00Z" w16du:dateUtc="2025-09-07T09:09:00Z">
                    <w:r w:rsidRPr="00002D6B">
                      <w:rPr>
                        <w:rFonts w:ascii="Consolas" w:eastAsia="Consolas" w:hAnsi="Consolas" w:cs="Consolas"/>
                        <w:color w:val="5C5C5C"/>
                        <w:sz w:val="21"/>
                      </w:rPr>
                      <w:t>        </w:t>
                    </w:r>
                  </w:ins>
                </w:p>
                <w:p w14:paraId="0D7D8CC9"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46" w:author="yukina minato" w:date="2025-09-07T17:09:00Z" w16du:dateUtc="2025-09-07T09:09:00Z"/>
                      <w:rFonts w:eastAsia="宋体"/>
                      <w:color w:val="5C5C5C"/>
                      <w:szCs w:val="22"/>
                    </w:rPr>
                  </w:pPr>
                  <w:ins w:id="1447"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is_obscured</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is_fully_obscured_now_ggg</w:t>
                    </w:r>
                    <w:proofErr w:type="spellEnd"/>
                    <w:r w:rsidRPr="00002D6B">
                      <w:rPr>
                        <w:rFonts w:ascii="Consolas" w:eastAsia="Consolas" w:hAnsi="Consolas" w:cs="Consolas"/>
                        <w:color w:val="5C5C5C"/>
                        <w:sz w:val="21"/>
                        <w:shd w:val="clear" w:color="auto" w:fill="F8F8F8"/>
                      </w:rPr>
                      <w:t>;</w:t>
                    </w:r>
                  </w:ins>
                </w:p>
                <w:p w14:paraId="248EA043"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48" w:author="yukina minato" w:date="2025-09-07T17:09:00Z" w16du:dateUtc="2025-09-07T09:09:00Z"/>
                      <w:rFonts w:eastAsia="宋体"/>
                      <w:color w:val="5C5C5C"/>
                      <w:szCs w:val="22"/>
                    </w:rPr>
                  </w:pPr>
                  <w:ins w:id="1449"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0EA6E862"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50" w:author="yukina minato" w:date="2025-09-07T17:09:00Z" w16du:dateUtc="2025-09-07T09:09:00Z"/>
                      <w:rFonts w:eastAsia="宋体"/>
                      <w:color w:val="5C5C5C"/>
                      <w:szCs w:val="22"/>
                    </w:rPr>
                  </w:pPr>
                  <w:ins w:id="1451" w:author="yukina minato" w:date="2025-09-07T17:09:00Z" w16du:dateUtc="2025-09-07T09:09:00Z">
                    <w:r w:rsidRPr="00002D6B">
                      <w:rPr>
                        <w:rFonts w:ascii="Consolas" w:eastAsia="Consolas" w:hAnsi="Consolas" w:cs="Consolas"/>
                        <w:color w:val="A626A4"/>
                        <w:sz w:val="21"/>
                        <w:shd w:val="clear" w:color="auto" w:fill="F8F8F8"/>
                      </w:rPr>
                      <w:t>end</w:t>
                    </w:r>
                  </w:ins>
                </w:p>
                <w:p w14:paraId="342DBA5D"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80"/>
                    <w:jc w:val="left"/>
                    <w:rPr>
                      <w:ins w:id="1452" w:author="yukina minato" w:date="2025-09-07T17:09:00Z" w16du:dateUtc="2025-09-07T09:09:00Z"/>
                      <w:rFonts w:eastAsia="宋体"/>
                      <w:color w:val="5C5C5C"/>
                      <w:szCs w:val="22"/>
                    </w:rPr>
                  </w:pPr>
                </w:p>
                <w:p w14:paraId="5953558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53" w:author="yukina minato" w:date="2025-09-07T17:09:00Z" w16du:dateUtc="2025-09-07T09:09:00Z"/>
                      <w:rFonts w:eastAsia="宋体"/>
                      <w:color w:val="5C5C5C"/>
                      <w:szCs w:val="22"/>
                    </w:rPr>
                  </w:pPr>
                  <w:ins w:id="1454" w:author="yukina minato" w:date="2025-09-07T17:09:00Z" w16du:dateUtc="2025-09-07T09:09:00Z">
                    <w:r w:rsidRPr="00002D6B">
                      <w:rPr>
                        <w:rFonts w:ascii="Consolas" w:eastAsia="Consolas" w:hAnsi="Consolas" w:cs="Consolas"/>
                        <w:color w:val="5C5C5C"/>
                        <w:sz w:val="21"/>
                        <w:shd w:val="clear" w:color="auto" w:fill="F8F8F8"/>
                      </w:rPr>
                      <w:t>%</w:t>
                    </w:r>
                    <w:r w:rsidRPr="00002D6B">
                      <w:rPr>
                        <w:rFonts w:ascii="宋体" w:eastAsia="宋体" w:hAnsi="宋体" w:cs="宋体" w:hint="eastAsia"/>
                        <w:color w:val="5C5C5C"/>
                        <w:sz w:val="21"/>
                        <w:shd w:val="clear" w:color="auto" w:fill="F8F8F8"/>
                      </w:rPr>
                      <w:t>被遮蔽</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时间点位</w:t>
                    </w:r>
                  </w:ins>
                </w:p>
                <w:p w14:paraId="6D060545"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55" w:author="yukina minato" w:date="2025-09-07T17:09:00Z" w16du:dateUtc="2025-09-07T09:09:00Z"/>
                      <w:rFonts w:eastAsia="宋体"/>
                      <w:color w:val="5C5C5C"/>
                      <w:szCs w:val="22"/>
                    </w:rPr>
                  </w:pPr>
                  <w:ins w:id="1456" w:author="yukina minato" w:date="2025-09-07T17:09:00Z" w16du:dateUtc="2025-09-07T09:09:00Z">
                    <w:r w:rsidRPr="00002D6B">
                      <w:rPr>
                        <w:rFonts w:ascii="Consolas" w:eastAsia="Consolas" w:hAnsi="Consolas" w:cs="Consolas"/>
                        <w:color w:val="A626A4"/>
                        <w:sz w:val="21"/>
                      </w:rPr>
                      <w:t>if</w:t>
                    </w:r>
                    <w:r w:rsidRPr="00002D6B">
                      <w:rPr>
                        <w:rFonts w:ascii="Consolas" w:eastAsia="Consolas" w:hAnsi="Consolas" w:cs="Consolas"/>
                        <w:color w:val="5C5C5C"/>
                        <w:sz w:val="21"/>
                      </w:rPr>
                      <w:t> any(</w:t>
                    </w:r>
                    <w:proofErr w:type="spellStart"/>
                    <w:r w:rsidRPr="00002D6B">
                      <w:rPr>
                        <w:rFonts w:ascii="Consolas" w:eastAsia="Consolas" w:hAnsi="Consolas" w:cs="Consolas"/>
                        <w:color w:val="5C5C5C"/>
                        <w:sz w:val="21"/>
                      </w:rPr>
                      <w:t>is_obscured</w:t>
                    </w:r>
                    <w:proofErr w:type="spellEnd"/>
                    <w:r w:rsidRPr="00002D6B">
                      <w:rPr>
                        <w:rFonts w:ascii="Consolas" w:eastAsia="Consolas" w:hAnsi="Consolas" w:cs="Consolas"/>
                        <w:color w:val="5C5C5C"/>
                        <w:sz w:val="21"/>
                      </w:rPr>
                      <w:t>)</w:t>
                    </w:r>
                  </w:ins>
                </w:p>
                <w:p w14:paraId="1B051C5C"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57" w:author="yukina minato" w:date="2025-09-07T17:09:00Z" w16du:dateUtc="2025-09-07T09:09:00Z"/>
                      <w:rFonts w:eastAsia="宋体"/>
                      <w:color w:val="5C5C5C"/>
                      <w:szCs w:val="22"/>
                    </w:rPr>
                  </w:pPr>
                  <w:ins w:id="1458"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总遮蔽</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时长</w:t>
                    </w:r>
                  </w:ins>
                </w:p>
                <w:p w14:paraId="2E1DA54D"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59" w:author="yukina minato" w:date="2025-09-07T17:09:00Z" w16du:dateUtc="2025-09-07T09:09:00Z"/>
                      <w:rFonts w:eastAsia="宋体"/>
                      <w:color w:val="5C5C5C"/>
                      <w:szCs w:val="22"/>
                    </w:rPr>
                  </w:pPr>
                  <w:ins w:id="1460"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total_ggg</w:t>
                    </w:r>
                    <w:proofErr w:type="spellEnd"/>
                    <w:r w:rsidRPr="00002D6B">
                      <w:rPr>
                        <w:rFonts w:ascii="Consolas" w:eastAsia="Consolas" w:hAnsi="Consolas" w:cs="Consolas"/>
                        <w:color w:val="5C5C5C"/>
                        <w:sz w:val="21"/>
                      </w:rPr>
                      <w:t> = sum(</w:t>
                    </w:r>
                    <w:proofErr w:type="spellStart"/>
                    <w:r w:rsidRPr="00002D6B">
                      <w:rPr>
                        <w:rFonts w:ascii="Consolas" w:eastAsia="Consolas" w:hAnsi="Consolas" w:cs="Consolas"/>
                        <w:color w:val="5C5C5C"/>
                        <w:sz w:val="21"/>
                      </w:rPr>
                      <w:t>is_obscured</w:t>
                    </w:r>
                    <w:proofErr w:type="spellEnd"/>
                    <w:r w:rsidRPr="00002D6B">
                      <w:rPr>
                        <w:rFonts w:ascii="Consolas" w:eastAsia="Consolas" w:hAnsi="Consolas" w:cs="Consolas"/>
                        <w:color w:val="5C5C5C"/>
                        <w:sz w:val="21"/>
                      </w:rPr>
                      <w:t>) * dt;</w:t>
                    </w:r>
                  </w:ins>
                </w:p>
                <w:p w14:paraId="425B576F"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61" w:author="yukina minato" w:date="2025-09-07T17:09:00Z" w16du:dateUtc="2025-09-07T09:09:00Z"/>
                      <w:rFonts w:eastAsia="宋体"/>
                      <w:color w:val="5C5C5C"/>
                      <w:szCs w:val="22"/>
                    </w:rPr>
                  </w:pPr>
                  <w:ins w:id="1462"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总遮蔽时长为：</w:t>
                    </w:r>
                    <w:r w:rsidRPr="00002D6B">
                      <w:rPr>
                        <w:rFonts w:ascii="Consolas" w:eastAsia="Consolas" w:hAnsi="Consolas" w:cs="Consolas"/>
                        <w:color w:val="50A14F"/>
                        <w:sz w:val="21"/>
                        <w:shd w:val="clear" w:color="auto" w:fill="F8F8F8"/>
                      </w:rPr>
                      <w:t>%.4f s</w:t>
                    </w:r>
                    <w:r w:rsidRPr="00002D6B">
                      <w:rPr>
                        <w:rFonts w:ascii="宋体" w:eastAsia="宋体" w:hAnsi="宋体" w:cs="宋体" w:hint="eastAsia"/>
                        <w:color w:val="50A14F"/>
                        <w:sz w:val="21"/>
                        <w:shd w:val="clear" w:color="auto" w:fill="F8F8F8"/>
                      </w:rPr>
                      <w:t>。</w:t>
                    </w:r>
                    <w:r w:rsidRPr="00002D6B">
                      <w:rPr>
                        <w:rFonts w:ascii="Consolas" w:eastAsia="Consolas" w:hAnsi="Consolas" w:cs="Consolas"/>
                        <w:color w:val="50A14F"/>
                        <w:sz w:val="21"/>
                        <w:shd w:val="clear" w:color="auto" w:fill="F8F8F8"/>
                      </w:rPr>
                      <w:t>\n\n'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total_ggg</w:t>
                    </w:r>
                    <w:proofErr w:type="spellEnd"/>
                    <w:r w:rsidRPr="00002D6B">
                      <w:rPr>
                        <w:rFonts w:ascii="Consolas" w:eastAsia="Consolas" w:hAnsi="Consolas" w:cs="Consolas"/>
                        <w:color w:val="5C5C5C"/>
                        <w:sz w:val="21"/>
                        <w:shd w:val="clear" w:color="auto" w:fill="F8F8F8"/>
                      </w:rPr>
                      <w:t>);</w:t>
                    </w:r>
                  </w:ins>
                </w:p>
                <w:p w14:paraId="45361CB5"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63" w:author="yukina minato" w:date="2025-09-07T17:09:00Z" w16du:dateUtc="2025-09-07T09:09:00Z"/>
                      <w:rFonts w:eastAsia="宋体"/>
                      <w:color w:val="5C5C5C"/>
                      <w:szCs w:val="22"/>
                    </w:rPr>
                  </w:pPr>
                  <w:ins w:id="1464" w:author="yukina minato" w:date="2025-09-07T17:09:00Z" w16du:dateUtc="2025-09-07T09:09:00Z">
                    <w:r w:rsidRPr="00002D6B">
                      <w:rPr>
                        <w:rFonts w:ascii="Consolas" w:eastAsia="Consolas" w:hAnsi="Consolas" w:cs="Consolas"/>
                        <w:color w:val="5C5C5C"/>
                        <w:sz w:val="21"/>
                      </w:rPr>
                      <w:t>    </w:t>
                    </w:r>
                  </w:ins>
                </w:p>
                <w:p w14:paraId="47F82E5C"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65" w:author="yukina minato" w:date="2025-09-07T17:09:00Z" w16du:dateUtc="2025-09-07T09:09:00Z"/>
                      <w:rFonts w:eastAsia="宋体"/>
                      <w:color w:val="5C5C5C"/>
                      <w:szCs w:val="22"/>
                    </w:rPr>
                  </w:pPr>
                  <w:ins w:id="1466"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遮蔽时段</w:t>
                    </w:r>
                  </w:ins>
                </w:p>
                <w:p w14:paraId="17175AC3"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67" w:author="yukina minato" w:date="2025-09-07T17:09:00Z" w16du:dateUtc="2025-09-07T09:09:00Z"/>
                      <w:rFonts w:eastAsia="宋体"/>
                      <w:color w:val="5C5C5C"/>
                      <w:szCs w:val="22"/>
                    </w:rPr>
                  </w:pPr>
                  <w:ins w:id="1468"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真实目标被完全遮蔽的时间段如下：</w:t>
                    </w:r>
                    <w:r w:rsidRPr="00002D6B">
                      <w:rPr>
                        <w:rFonts w:ascii="Consolas" w:eastAsia="Consolas" w:hAnsi="Consolas" w:cs="Consolas"/>
                        <w:color w:val="50A14F"/>
                        <w:sz w:val="21"/>
                      </w:rPr>
                      <w:t>\n'</w:t>
                    </w:r>
                    <w:r w:rsidRPr="00002D6B">
                      <w:rPr>
                        <w:rFonts w:ascii="Consolas" w:eastAsia="Consolas" w:hAnsi="Consolas" w:cs="Consolas"/>
                        <w:color w:val="5C5C5C"/>
                        <w:sz w:val="21"/>
                      </w:rPr>
                      <w:t>);</w:t>
                    </w:r>
                  </w:ins>
                </w:p>
                <w:p w14:paraId="7601AE6C"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ins w:id="1469" w:author="yukina minato" w:date="2025-09-07T17:09:00Z" w16du:dateUtc="2025-09-07T09:09:00Z"/>
                      <w:rFonts w:eastAsia="宋体"/>
                      <w:color w:val="5C5C5C"/>
                      <w:szCs w:val="22"/>
                    </w:rPr>
                  </w:pPr>
                </w:p>
                <w:p w14:paraId="398D5F4B"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70" w:author="yukina minato" w:date="2025-09-07T17:09:00Z" w16du:dateUtc="2025-09-07T09:09:00Z"/>
                      <w:rFonts w:eastAsia="宋体"/>
                      <w:color w:val="5C5C5C"/>
                      <w:szCs w:val="22"/>
                    </w:rPr>
                  </w:pPr>
                  <w:ins w:id="1471"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diff_obscured_g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diff(</w:t>
                    </w:r>
                    <w:proofErr w:type="gramEnd"/>
                    <w:r w:rsidRPr="00002D6B">
                      <w:rPr>
                        <w:rFonts w:ascii="Consolas" w:eastAsia="Consolas" w:hAnsi="Consolas" w:cs="Consolas"/>
                        <w:color w:val="5C5C5C"/>
                        <w:sz w:val="21"/>
                      </w:rPr>
                      <w:t>[</w:t>
                    </w:r>
                    <w:r w:rsidRPr="00002D6B">
                      <w:rPr>
                        <w:rFonts w:ascii="Consolas" w:eastAsia="Consolas" w:hAnsi="Consolas" w:cs="Consolas"/>
                        <w:color w:val="986801"/>
                        <w:sz w:val="21"/>
                      </w:rPr>
                      <w:t>0</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is_</w:t>
                    </w:r>
                    <w:proofErr w:type="gramStart"/>
                    <w:r w:rsidRPr="00002D6B">
                      <w:rPr>
                        <w:rFonts w:ascii="Consolas" w:eastAsia="Consolas" w:hAnsi="Consolas" w:cs="Consolas"/>
                        <w:color w:val="5C5C5C"/>
                        <w:sz w:val="21"/>
                      </w:rPr>
                      <w:t>obscured</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7F8D9609"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72" w:author="yukina minato" w:date="2025-09-07T17:09:00Z" w16du:dateUtc="2025-09-07T09:09:00Z"/>
                      <w:rFonts w:eastAsia="宋体"/>
                      <w:color w:val="5C5C5C"/>
                      <w:szCs w:val="22"/>
                    </w:rPr>
                  </w:pPr>
                  <w:ins w:id="1473"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start_indices</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C18401"/>
                        <w:sz w:val="21"/>
                        <w:shd w:val="clear" w:color="auto" w:fill="F8F8F8"/>
                      </w:rPr>
                      <w:t>find</w:t>
                    </w:r>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diff_obscured_g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75C1D6A5"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74" w:author="yukina minato" w:date="2025-09-07T17:09:00Z" w16du:dateUtc="2025-09-07T09:09:00Z"/>
                      <w:rFonts w:eastAsia="宋体"/>
                      <w:color w:val="5C5C5C"/>
                      <w:szCs w:val="22"/>
                    </w:rPr>
                  </w:pPr>
                  <w:ins w:id="1475"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end_indices</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C18401"/>
                        <w:sz w:val="21"/>
                      </w:rPr>
                      <w:t>find</w:t>
                    </w:r>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diff_obscured_g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2854700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76" w:author="yukina minato" w:date="2025-09-07T17:09:00Z" w16du:dateUtc="2025-09-07T09:09:00Z"/>
                      <w:rFonts w:eastAsia="宋体"/>
                      <w:color w:val="5C5C5C"/>
                      <w:szCs w:val="22"/>
                    </w:rPr>
                  </w:pPr>
                  <w:ins w:id="1477" w:author="yukina minato" w:date="2025-09-07T17:09:00Z" w16du:dateUtc="2025-09-07T09:09:00Z">
                    <w:r w:rsidRPr="00002D6B">
                      <w:rPr>
                        <w:rFonts w:ascii="Consolas" w:eastAsia="Consolas" w:hAnsi="Consolas" w:cs="Consolas"/>
                        <w:color w:val="5C5C5C"/>
                        <w:sz w:val="21"/>
                        <w:shd w:val="clear" w:color="auto" w:fill="F8F8F8"/>
                      </w:rPr>
                      <w:t>    </w:t>
                    </w:r>
                  </w:ins>
                </w:p>
                <w:p w14:paraId="4A5B8328"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78" w:author="yukina minato" w:date="2025-09-07T17:09:00Z" w16du:dateUtc="2025-09-07T09:09:00Z"/>
                      <w:rFonts w:eastAsia="宋体"/>
                      <w:color w:val="5C5C5C"/>
                      <w:szCs w:val="22"/>
                    </w:rPr>
                  </w:pPr>
                  <w:ins w:id="1479"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k = </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:length</w:t>
                    </w:r>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start_indices</w:t>
                    </w:r>
                    <w:proofErr w:type="spellEnd"/>
                    <w:r w:rsidRPr="00002D6B">
                      <w:rPr>
                        <w:rFonts w:ascii="Consolas" w:eastAsia="Consolas" w:hAnsi="Consolas" w:cs="Consolas"/>
                        <w:color w:val="5C5C5C"/>
                        <w:sz w:val="21"/>
                      </w:rPr>
                      <w:t>)</w:t>
                    </w:r>
                  </w:ins>
                </w:p>
                <w:p w14:paraId="33C3669B"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80" w:author="yukina minato" w:date="2025-09-07T17:09:00Z" w16du:dateUtc="2025-09-07T09:09:00Z"/>
                      <w:rFonts w:eastAsia="宋体"/>
                      <w:color w:val="5C5C5C"/>
                      <w:szCs w:val="22"/>
                    </w:rPr>
                  </w:pPr>
                  <w:ins w:id="1481"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start_time</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t_vec</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start_indices</w:t>
                    </w:r>
                    <w:proofErr w:type="spellEnd"/>
                    <w:r w:rsidRPr="00002D6B">
                      <w:rPr>
                        <w:rFonts w:ascii="Consolas" w:eastAsia="Consolas" w:hAnsi="Consolas" w:cs="Consolas"/>
                        <w:color w:val="5C5C5C"/>
                        <w:sz w:val="21"/>
                        <w:shd w:val="clear" w:color="auto" w:fill="F8F8F8"/>
                      </w:rPr>
                      <w:t>(k));</w:t>
                    </w:r>
                  </w:ins>
                </w:p>
                <w:p w14:paraId="6A441050"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82" w:author="yukina minato" w:date="2025-09-07T17:09:00Z" w16du:dateUtc="2025-09-07T09:09:00Z"/>
                      <w:rFonts w:eastAsia="宋体"/>
                      <w:color w:val="5C5C5C"/>
                      <w:szCs w:val="22"/>
                    </w:rPr>
                  </w:pPr>
                  <w:ins w:id="1483"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end_time</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t_vec</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end_indices</w:t>
                    </w:r>
                    <w:proofErr w:type="spellEnd"/>
                    <w:r w:rsidRPr="00002D6B">
                      <w:rPr>
                        <w:rFonts w:ascii="Consolas" w:eastAsia="Consolas" w:hAnsi="Consolas" w:cs="Consolas"/>
                        <w:color w:val="5C5C5C"/>
                        <w:sz w:val="21"/>
                      </w:rPr>
                      <w:t>(k));</w:t>
                    </w:r>
                  </w:ins>
                </w:p>
                <w:p w14:paraId="5032BC41"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84" w:author="yukina minato" w:date="2025-09-07T17:09:00Z" w16du:dateUtc="2025-09-07T09:09:00Z"/>
                      <w:rFonts w:eastAsia="宋体"/>
                      <w:color w:val="5C5C5C"/>
                      <w:szCs w:val="22"/>
                    </w:rPr>
                  </w:pPr>
                  <w:ins w:id="1485"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  - </w:t>
                    </w:r>
                    <w:r w:rsidRPr="00002D6B">
                      <w:rPr>
                        <w:rFonts w:ascii="宋体" w:eastAsia="宋体" w:hAnsi="宋体" w:cs="宋体" w:hint="eastAsia"/>
                        <w:color w:val="50A14F"/>
                        <w:sz w:val="21"/>
                        <w:shd w:val="clear" w:color="auto" w:fill="F8F8F8"/>
                      </w:rPr>
                      <w:t>从</w:t>
                    </w:r>
                    <w:r w:rsidRPr="00002D6B">
                      <w:rPr>
                        <w:rFonts w:ascii="Consolas" w:eastAsia="Consolas" w:hAnsi="Consolas" w:cs="Consolas"/>
                        <w:color w:val="50A14F"/>
                        <w:sz w:val="21"/>
                        <w:shd w:val="clear" w:color="auto" w:fill="F8F8F8"/>
                      </w:rPr>
                      <w:t> %.4f s </w:t>
                    </w:r>
                    <w:r w:rsidRPr="00002D6B">
                      <w:rPr>
                        <w:rFonts w:ascii="宋体" w:eastAsia="宋体" w:hAnsi="宋体" w:cs="宋体" w:hint="eastAsia"/>
                        <w:color w:val="50A14F"/>
                        <w:sz w:val="21"/>
                        <w:shd w:val="clear" w:color="auto" w:fill="F8F8F8"/>
                      </w:rPr>
                      <w:t>到</w:t>
                    </w:r>
                    <w:r w:rsidRPr="00002D6B">
                      <w:rPr>
                        <w:rFonts w:ascii="Consolas" w:eastAsia="Consolas" w:hAnsi="Consolas" w:cs="Consolas"/>
                        <w:color w:val="50A14F"/>
                        <w:sz w:val="21"/>
                        <w:shd w:val="clear" w:color="auto" w:fill="F8F8F8"/>
                      </w:rPr>
                      <w:t> %.4f s\n'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start_time</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end_time</w:t>
                    </w:r>
                    <w:proofErr w:type="spellEnd"/>
                    <w:r w:rsidRPr="00002D6B">
                      <w:rPr>
                        <w:rFonts w:ascii="Consolas" w:eastAsia="Consolas" w:hAnsi="Consolas" w:cs="Consolas"/>
                        <w:color w:val="5C5C5C"/>
                        <w:sz w:val="21"/>
                        <w:shd w:val="clear" w:color="auto" w:fill="F8F8F8"/>
                      </w:rPr>
                      <w:t>);</w:t>
                    </w:r>
                  </w:ins>
                </w:p>
                <w:p w14:paraId="456CF8BB"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86" w:author="yukina minato" w:date="2025-09-07T17:09:00Z" w16du:dateUtc="2025-09-07T09:09:00Z"/>
                      <w:rFonts w:eastAsia="宋体"/>
                      <w:color w:val="5C5C5C"/>
                      <w:szCs w:val="22"/>
                    </w:rPr>
                  </w:pPr>
                  <w:ins w:id="1487"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008F0617"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88" w:author="yukina minato" w:date="2025-09-07T17:09:00Z" w16du:dateUtc="2025-09-07T09:09:00Z"/>
                      <w:rFonts w:eastAsia="宋体"/>
                      <w:color w:val="5C5C5C"/>
                      <w:szCs w:val="22"/>
                    </w:rPr>
                  </w:pPr>
                  <w:ins w:id="1489" w:author="yukina minato" w:date="2025-09-07T17:09:00Z" w16du:dateUtc="2025-09-07T09:09:00Z">
                    <w:r w:rsidRPr="00002D6B">
                      <w:rPr>
                        <w:rFonts w:ascii="Consolas" w:eastAsia="Consolas" w:hAnsi="Consolas" w:cs="Consolas"/>
                        <w:color w:val="5C5C5C"/>
                        <w:sz w:val="21"/>
                        <w:shd w:val="clear" w:color="auto" w:fill="F8F8F8"/>
                      </w:rPr>
                      <w:t>    </w:t>
                    </w:r>
                  </w:ins>
                </w:p>
                <w:p w14:paraId="09E93FE7"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90" w:author="yukina minato" w:date="2025-09-07T17:09:00Z" w16du:dateUtc="2025-09-07T09:09:00Z"/>
                      <w:rFonts w:eastAsia="宋体"/>
                      <w:color w:val="5C5C5C"/>
                      <w:szCs w:val="22"/>
                    </w:rPr>
                  </w:pPr>
                  <w:ins w:id="1491" w:author="yukina minato" w:date="2025-09-07T17:09:00Z" w16du:dateUtc="2025-09-07T09:09:00Z">
                    <w:r w:rsidRPr="00002D6B">
                      <w:rPr>
                        <w:rFonts w:ascii="Consolas" w:eastAsia="Consolas" w:hAnsi="Consolas" w:cs="Consolas"/>
                        <w:color w:val="A626A4"/>
                        <w:sz w:val="21"/>
                      </w:rPr>
                      <w:t>else</w:t>
                    </w:r>
                  </w:ins>
                </w:p>
                <w:p w14:paraId="54454674"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92" w:author="yukina minato" w:date="2025-09-07T17:09:00Z" w16du:dateUtc="2025-09-07T09:09:00Z"/>
                      <w:rFonts w:eastAsia="宋体"/>
                      <w:color w:val="5C5C5C"/>
                      <w:szCs w:val="22"/>
                    </w:rPr>
                  </w:pPr>
                  <w:ins w:id="1493"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真实目标未被完全遮蔽。</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w:t>
                    </w:r>
                  </w:ins>
                </w:p>
                <w:p w14:paraId="00ACA4B4"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494" w:author="yukina minato" w:date="2025-09-07T17:09:00Z" w16du:dateUtc="2025-09-07T09:09:00Z"/>
                      <w:rFonts w:eastAsia="宋体"/>
                      <w:color w:val="5C5C5C"/>
                      <w:szCs w:val="22"/>
                    </w:rPr>
                  </w:pPr>
                  <w:ins w:id="1495" w:author="yukina minato" w:date="2025-09-07T17:09:00Z" w16du:dateUtc="2025-09-07T09:09:00Z">
                    <w:r w:rsidRPr="00002D6B">
                      <w:rPr>
                        <w:rFonts w:ascii="Consolas" w:eastAsia="Consolas" w:hAnsi="Consolas" w:cs="Consolas"/>
                        <w:color w:val="A626A4"/>
                        <w:sz w:val="21"/>
                      </w:rPr>
                      <w:t>end</w:t>
                    </w:r>
                  </w:ins>
                </w:p>
                <w:p w14:paraId="7A372D02"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ins w:id="1496" w:author="yukina minato" w:date="2025-09-07T17:09:00Z" w16du:dateUtc="2025-09-07T09:09:00Z"/>
                      <w:rFonts w:eastAsia="宋体"/>
                      <w:color w:val="5C5C5C"/>
                      <w:szCs w:val="22"/>
                    </w:rPr>
                  </w:pPr>
                </w:p>
                <w:p w14:paraId="31C69898"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80"/>
                    <w:jc w:val="left"/>
                    <w:rPr>
                      <w:ins w:id="1497" w:author="yukina minato" w:date="2025-09-07T17:09:00Z" w16du:dateUtc="2025-09-07T09:09:00Z"/>
                      <w:rFonts w:eastAsia="宋体"/>
                      <w:color w:val="5C5C5C"/>
                      <w:szCs w:val="22"/>
                    </w:rPr>
                  </w:pPr>
                </w:p>
                <w:p w14:paraId="2AD8CFC5"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498" w:author="yukina minato" w:date="2025-09-07T17:09:00Z" w16du:dateUtc="2025-09-07T09:09:00Z"/>
                      <w:rFonts w:eastAsia="宋体"/>
                      <w:color w:val="5C5C5C"/>
                      <w:szCs w:val="22"/>
                    </w:rPr>
                  </w:pPr>
                  <w:ins w:id="1499" w:author="yukina minato" w:date="2025-09-07T17:09:00Z" w16du:dateUtc="2025-09-07T09:09:00Z">
                    <w:r w:rsidRPr="00002D6B">
                      <w:rPr>
                        <w:rFonts w:ascii="Consolas" w:eastAsia="Consolas" w:hAnsi="Consolas" w:cs="Consolas"/>
                        <w:color w:val="5C5C5C"/>
                        <w:sz w:val="21"/>
                        <w:shd w:val="clear" w:color="auto" w:fill="F8F8F8"/>
                      </w:rPr>
                      <w:t>%</w:t>
                    </w:r>
                    <w:r w:rsidRPr="00002D6B">
                      <w:rPr>
                        <w:rFonts w:ascii="宋体" w:eastAsia="宋体" w:hAnsi="宋体" w:cs="宋体" w:hint="eastAsia"/>
                        <w:color w:val="5C5C5C"/>
                        <w:sz w:val="21"/>
                        <w:shd w:val="clear" w:color="auto" w:fill="F8F8F8"/>
                      </w:rPr>
                      <w:t>局部函数</w:t>
                    </w:r>
                  </w:ins>
                </w:p>
                <w:p w14:paraId="5AA77628"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80"/>
                    <w:jc w:val="left"/>
                    <w:rPr>
                      <w:ins w:id="1500" w:author="yukina minato" w:date="2025-09-07T17:09:00Z" w16du:dateUtc="2025-09-07T09:09:00Z"/>
                      <w:rFonts w:eastAsia="宋体"/>
                      <w:color w:val="5C5C5C"/>
                      <w:szCs w:val="22"/>
                    </w:rPr>
                  </w:pPr>
                </w:p>
                <w:p w14:paraId="656CC235"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501" w:author="yukina minato" w:date="2025-09-07T17:09:00Z" w16du:dateUtc="2025-09-07T09:09:00Z"/>
                      <w:rFonts w:eastAsia="宋体"/>
                      <w:color w:val="5C5C5C"/>
                      <w:szCs w:val="22"/>
                    </w:rPr>
                  </w:pPr>
                  <w:ins w:id="1502" w:author="yukina minato" w:date="2025-09-07T17:09:00Z" w16du:dateUtc="2025-09-07T09:09:00Z">
                    <w:r w:rsidRPr="00002D6B">
                      <w:rPr>
                        <w:rFonts w:ascii="Consolas" w:eastAsia="Consolas" w:hAnsi="Consolas" w:cs="Consolas"/>
                        <w:color w:val="A626A4"/>
                        <w:sz w:val="21"/>
                        <w:shd w:val="clear" w:color="auto" w:fill="F8F8F8"/>
                      </w:rPr>
                      <w:t>function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4078F2"/>
                        <w:sz w:val="21"/>
                        <w:shd w:val="clear" w:color="auto" w:fill="F8F8F8"/>
                      </w:rPr>
                      <w:t>pos</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4078F2"/>
                        <w:sz w:val="21"/>
                        <w:shd w:val="clear" w:color="auto" w:fill="F8F8F8"/>
                      </w:rPr>
                      <w:t>gmp_</w:t>
                    </w:r>
                    <w:proofErr w:type="gramStart"/>
                    <w:r w:rsidRPr="00002D6B">
                      <w:rPr>
                        <w:rFonts w:ascii="Consolas" w:eastAsia="Consolas" w:hAnsi="Consolas" w:cs="Consolas"/>
                        <w:color w:val="4078F2"/>
                        <w:sz w:val="21"/>
                        <w:shd w:val="clear" w:color="auto" w:fill="F8F8F8"/>
                      </w:rPr>
                      <w:t>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t, M0, </w:t>
                    </w:r>
                    <w:proofErr w:type="spellStart"/>
                    <w:r w:rsidRPr="00002D6B">
                      <w:rPr>
                        <w:rFonts w:ascii="Consolas" w:eastAsia="Consolas" w:hAnsi="Consolas" w:cs="Consolas"/>
                        <w:color w:val="5C5C5C"/>
                        <w:sz w:val="21"/>
                        <w:shd w:val="clear" w:color="auto" w:fill="F8F8F8"/>
                      </w:rPr>
                      <w:t>v_m</w:t>
                    </w:r>
                    <w:proofErr w:type="spellEnd"/>
                    <w:r w:rsidRPr="00002D6B">
                      <w:rPr>
                        <w:rFonts w:ascii="Consolas" w:eastAsia="Consolas" w:hAnsi="Consolas" w:cs="Consolas"/>
                        <w:color w:val="5C5C5C"/>
                        <w:sz w:val="21"/>
                        <w:shd w:val="clear" w:color="auto" w:fill="F8F8F8"/>
                      </w:rPr>
                      <w:t>, O)</w:t>
                    </w:r>
                  </w:ins>
                </w:p>
                <w:p w14:paraId="186357C1"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503" w:author="yukina minato" w:date="2025-09-07T17:09:00Z" w16du:dateUtc="2025-09-07T09:09:00Z"/>
                      <w:rFonts w:eastAsia="宋体"/>
                      <w:color w:val="5C5C5C"/>
                      <w:szCs w:val="22"/>
                    </w:rPr>
                  </w:pPr>
                  <w:ins w:id="1504" w:author="yukina minato" w:date="2025-09-07T17:09:00Z" w16du:dateUtc="2025-09-07T09:09:00Z">
                    <w:r w:rsidRPr="00002D6B">
                      <w:rPr>
                        <w:rFonts w:ascii="Consolas" w:eastAsia="Consolas" w:hAnsi="Consolas" w:cs="Consolas"/>
                        <w:color w:val="5C5C5C"/>
                        <w:sz w:val="21"/>
                      </w:rPr>
                      <w:t>    %</w:t>
                    </w:r>
                    <w:r w:rsidRPr="00002D6B">
                      <w:rPr>
                        <w:rFonts w:ascii="宋体" w:eastAsia="宋体" w:hAnsi="宋体" w:cs="宋体" w:hint="eastAsia"/>
                        <w:color w:val="5C5C5C"/>
                        <w:sz w:val="21"/>
                      </w:rPr>
                      <w:t>导弹</w:t>
                    </w:r>
                    <w:r w:rsidRPr="00002D6B">
                      <w:rPr>
                        <w:rFonts w:ascii="Consolas" w:eastAsia="Consolas" w:hAnsi="Consolas" w:cs="Consolas"/>
                        <w:color w:val="5C5C5C"/>
                        <w:sz w:val="21"/>
                      </w:rPr>
                      <w:t>  </w:t>
                    </w:r>
                    <w:r w:rsidRPr="00002D6B">
                      <w:rPr>
                        <w:rFonts w:ascii="宋体" w:eastAsia="宋体" w:hAnsi="宋体" w:cs="宋体" w:hint="eastAsia"/>
                        <w:color w:val="5C5C5C"/>
                        <w:sz w:val="21"/>
                      </w:rPr>
                      <w:t>位置</w:t>
                    </w:r>
                  </w:ins>
                </w:p>
                <w:p w14:paraId="362A3B30"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505" w:author="yukina minato" w:date="2025-09-07T17:09:00Z" w16du:dateUtc="2025-09-07T09:09:00Z"/>
                      <w:rFonts w:eastAsia="宋体"/>
                      <w:color w:val="5C5C5C"/>
                      <w:szCs w:val="22"/>
                    </w:rPr>
                  </w:pPr>
                  <w:ins w:id="1506"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dir_vec</w:t>
                    </w:r>
                    <w:proofErr w:type="spellEnd"/>
                    <w:r w:rsidRPr="00002D6B">
                      <w:rPr>
                        <w:rFonts w:ascii="Consolas" w:eastAsia="Consolas" w:hAnsi="Consolas" w:cs="Consolas"/>
                        <w:color w:val="5C5C5C"/>
                        <w:sz w:val="21"/>
                        <w:shd w:val="clear" w:color="auto" w:fill="F8F8F8"/>
                      </w:rPr>
                      <w:t> = (O - M0) / </w:t>
                    </w:r>
                    <w:proofErr w:type="gramStart"/>
                    <w:r w:rsidRPr="00002D6B">
                      <w:rPr>
                        <w:rFonts w:ascii="Consolas" w:eastAsia="Consolas" w:hAnsi="Consolas" w:cs="Consolas"/>
                        <w:color w:val="5C5C5C"/>
                        <w:sz w:val="21"/>
                        <w:shd w:val="clear" w:color="auto" w:fill="F8F8F8"/>
                      </w:rPr>
                      <w:t>norm(</w:t>
                    </w:r>
                    <w:proofErr w:type="gramEnd"/>
                    <w:r w:rsidRPr="00002D6B">
                      <w:rPr>
                        <w:rFonts w:ascii="Consolas" w:eastAsia="Consolas" w:hAnsi="Consolas" w:cs="Consolas"/>
                        <w:color w:val="5C5C5C"/>
                        <w:sz w:val="21"/>
                        <w:shd w:val="clear" w:color="auto" w:fill="F8F8F8"/>
                      </w:rPr>
                      <w:t>O - M0);</w:t>
                    </w:r>
                  </w:ins>
                </w:p>
                <w:p w14:paraId="0D2D837F"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507" w:author="yukina minato" w:date="2025-09-07T17:09:00Z" w16du:dateUtc="2025-09-07T09:09:00Z"/>
                      <w:rFonts w:eastAsia="宋体"/>
                      <w:color w:val="5C5C5C"/>
                      <w:szCs w:val="22"/>
                    </w:rPr>
                  </w:pPr>
                  <w:ins w:id="1508" w:author="yukina minato" w:date="2025-09-07T17:09:00Z" w16du:dateUtc="2025-09-07T09:09:00Z">
                    <w:r w:rsidRPr="00002D6B">
                      <w:rPr>
                        <w:rFonts w:ascii="Consolas" w:eastAsia="Consolas" w:hAnsi="Consolas" w:cs="Consolas"/>
                        <w:color w:val="5C5C5C"/>
                        <w:sz w:val="21"/>
                      </w:rPr>
                      <w:t>    pos = M0 + </w:t>
                    </w:r>
                    <w:proofErr w:type="spellStart"/>
                    <w:r w:rsidRPr="00002D6B">
                      <w:rPr>
                        <w:rFonts w:ascii="Consolas" w:eastAsia="Consolas" w:hAnsi="Consolas" w:cs="Consolas"/>
                        <w:color w:val="5C5C5C"/>
                        <w:sz w:val="21"/>
                      </w:rPr>
                      <w:t>v_m</w:t>
                    </w:r>
                    <w:proofErr w:type="spellEnd"/>
                    <w:r w:rsidRPr="00002D6B">
                      <w:rPr>
                        <w:rFonts w:ascii="Consolas" w:eastAsia="Consolas" w:hAnsi="Consolas" w:cs="Consolas"/>
                        <w:color w:val="5C5C5C"/>
                        <w:sz w:val="21"/>
                      </w:rPr>
                      <w:t> * t * </w:t>
                    </w:r>
                    <w:proofErr w:type="spellStart"/>
                    <w:r w:rsidRPr="00002D6B">
                      <w:rPr>
                        <w:rFonts w:ascii="Consolas" w:eastAsia="Consolas" w:hAnsi="Consolas" w:cs="Consolas"/>
                        <w:color w:val="5C5C5C"/>
                        <w:sz w:val="21"/>
                      </w:rPr>
                      <w:t>dir_vec</w:t>
                    </w:r>
                    <w:proofErr w:type="spellEnd"/>
                    <w:r w:rsidRPr="00002D6B">
                      <w:rPr>
                        <w:rFonts w:ascii="Consolas" w:eastAsia="Consolas" w:hAnsi="Consolas" w:cs="Consolas"/>
                        <w:color w:val="5C5C5C"/>
                        <w:sz w:val="21"/>
                      </w:rPr>
                      <w:t>;</w:t>
                    </w:r>
                  </w:ins>
                </w:p>
                <w:p w14:paraId="261A578F"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509" w:author="yukina minato" w:date="2025-09-07T17:09:00Z" w16du:dateUtc="2025-09-07T09:09:00Z"/>
                      <w:rFonts w:eastAsia="宋体"/>
                      <w:color w:val="5C5C5C"/>
                      <w:szCs w:val="22"/>
                    </w:rPr>
                  </w:pPr>
                  <w:ins w:id="1510" w:author="yukina minato" w:date="2025-09-07T17:09:00Z" w16du:dateUtc="2025-09-07T09:09:00Z">
                    <w:r w:rsidRPr="00002D6B">
                      <w:rPr>
                        <w:rFonts w:ascii="Consolas" w:eastAsia="Consolas" w:hAnsi="Consolas" w:cs="Consolas"/>
                        <w:color w:val="A626A4"/>
                        <w:sz w:val="21"/>
                        <w:shd w:val="clear" w:color="auto" w:fill="F8F8F8"/>
                      </w:rPr>
                      <w:t>end</w:t>
                    </w:r>
                  </w:ins>
                </w:p>
                <w:p w14:paraId="5B9DDA2C"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80"/>
                    <w:jc w:val="left"/>
                    <w:rPr>
                      <w:ins w:id="1511" w:author="yukina minato" w:date="2025-09-07T17:09:00Z" w16du:dateUtc="2025-09-07T09:09:00Z"/>
                      <w:rFonts w:eastAsia="宋体"/>
                      <w:color w:val="5C5C5C"/>
                      <w:szCs w:val="22"/>
                    </w:rPr>
                  </w:pPr>
                </w:p>
                <w:p w14:paraId="51C79FED"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512" w:author="yukina minato" w:date="2025-09-07T17:09:00Z" w16du:dateUtc="2025-09-07T09:09:00Z"/>
                      <w:rFonts w:eastAsia="宋体"/>
                      <w:color w:val="5C5C5C"/>
                      <w:szCs w:val="22"/>
                    </w:rPr>
                  </w:pPr>
                  <w:ins w:id="1513" w:author="yukina minato" w:date="2025-09-07T17:09:00Z" w16du:dateUtc="2025-09-07T09:09:00Z">
                    <w:r w:rsidRPr="00002D6B">
                      <w:rPr>
                        <w:rFonts w:ascii="Consolas" w:eastAsia="Consolas" w:hAnsi="Consolas" w:cs="Consolas"/>
                        <w:color w:val="A626A4"/>
                        <w:sz w:val="21"/>
                        <w:shd w:val="clear" w:color="auto" w:fill="F8F8F8"/>
                      </w:rPr>
                      <w:t>function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4078F2"/>
                        <w:sz w:val="21"/>
                        <w:shd w:val="clear" w:color="auto" w:fill="F8F8F8"/>
                      </w:rPr>
                      <w:t>pos</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4078F2"/>
                        <w:sz w:val="21"/>
                        <w:shd w:val="clear" w:color="auto" w:fill="F8F8F8"/>
                      </w:rPr>
                      <w:t>getPlanePos_</w:t>
                    </w:r>
                    <w:proofErr w:type="gramStart"/>
                    <w:r w:rsidRPr="00002D6B">
                      <w:rPr>
                        <w:rFonts w:ascii="Consolas" w:eastAsia="Consolas" w:hAnsi="Consolas" w:cs="Consolas"/>
                        <w:color w:val="4078F2"/>
                        <w:sz w:val="21"/>
                        <w:shd w:val="clear" w:color="auto" w:fill="F8F8F8"/>
                      </w:rPr>
                      <w:t>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t, A0, </w:t>
                    </w:r>
                    <w:proofErr w:type="spellStart"/>
                    <w:r w:rsidRPr="00002D6B">
                      <w:rPr>
                        <w:rFonts w:ascii="Consolas" w:eastAsia="Consolas" w:hAnsi="Consolas" w:cs="Consolas"/>
                        <w:color w:val="5C5C5C"/>
                        <w:sz w:val="21"/>
                        <w:shd w:val="clear" w:color="auto" w:fill="F8F8F8"/>
                      </w:rPr>
                      <w:t>v_a</w:t>
                    </w:r>
                    <w:proofErr w:type="spellEnd"/>
                    <w:r w:rsidRPr="00002D6B">
                      <w:rPr>
                        <w:rFonts w:ascii="Consolas" w:eastAsia="Consolas" w:hAnsi="Consolas" w:cs="Consolas"/>
                        <w:color w:val="5C5C5C"/>
                        <w:sz w:val="21"/>
                        <w:shd w:val="clear" w:color="auto" w:fill="F8F8F8"/>
                      </w:rPr>
                      <w:t>)</w:t>
                    </w:r>
                  </w:ins>
                </w:p>
                <w:p w14:paraId="724F2E0C"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514" w:author="yukina minato" w:date="2025-09-07T17:09:00Z" w16du:dateUtc="2025-09-07T09:09:00Z"/>
                      <w:rFonts w:eastAsia="宋体"/>
                      <w:color w:val="5C5C5C"/>
                      <w:szCs w:val="22"/>
                    </w:rPr>
                  </w:pPr>
                  <w:ins w:id="1515" w:author="yukina minato" w:date="2025-09-07T17:09:00Z" w16du:dateUtc="2025-09-07T09:09:00Z">
                    <w:r w:rsidRPr="00002D6B">
                      <w:rPr>
                        <w:rFonts w:ascii="Consolas" w:eastAsia="Consolas" w:hAnsi="Consolas" w:cs="Consolas"/>
                        <w:color w:val="5C5C5C"/>
                        <w:sz w:val="21"/>
                      </w:rPr>
                      <w:t>    %</w:t>
                    </w:r>
                    <w:r w:rsidRPr="00002D6B">
                      <w:rPr>
                        <w:rFonts w:ascii="宋体" w:eastAsia="宋体" w:hAnsi="宋体" w:cs="宋体" w:hint="eastAsia"/>
                        <w:color w:val="5C5C5C"/>
                        <w:sz w:val="21"/>
                      </w:rPr>
                      <w:t>飞机位置</w:t>
                    </w:r>
                    <w:r w:rsidRPr="00002D6B">
                      <w:rPr>
                        <w:rFonts w:ascii="Consolas" w:eastAsia="Consolas" w:hAnsi="Consolas" w:cs="Consolas"/>
                        <w:color w:val="5C5C5C"/>
                        <w:sz w:val="21"/>
                      </w:rPr>
                      <w:t>   </w:t>
                    </w:r>
                    <w:r w:rsidRPr="00002D6B">
                      <w:rPr>
                        <w:rFonts w:ascii="宋体" w:eastAsia="宋体" w:hAnsi="宋体" w:cs="宋体" w:hint="eastAsia"/>
                        <w:color w:val="5C5C5C"/>
                        <w:sz w:val="21"/>
                      </w:rPr>
                      <w:t>按照之前的运动方向</w:t>
                    </w:r>
                    <w:r w:rsidRPr="00002D6B">
                      <w:rPr>
                        <w:rFonts w:ascii="Consolas" w:eastAsia="Consolas" w:hAnsi="Consolas" w:cs="Consolas"/>
                        <w:color w:val="5C5C5C"/>
                        <w:sz w:val="21"/>
                      </w:rPr>
                      <w:t> </w:t>
                    </w:r>
                  </w:ins>
                </w:p>
                <w:p w14:paraId="62A6723A"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516" w:author="yukina minato" w:date="2025-09-07T17:09:00Z" w16du:dateUtc="2025-09-07T09:09:00Z"/>
                      <w:rFonts w:eastAsia="宋体"/>
                      <w:color w:val="5C5C5C"/>
                      <w:szCs w:val="22"/>
                    </w:rPr>
                  </w:pPr>
                  <w:ins w:id="1517" w:author="yukina minato" w:date="2025-09-07T17:09:00Z" w16du:dateUtc="2025-09-07T09:09:00Z">
                    <w:r w:rsidRPr="00002D6B">
                      <w:rPr>
                        <w:rFonts w:ascii="Consolas" w:eastAsia="Consolas" w:hAnsi="Consolas" w:cs="Consolas"/>
                        <w:color w:val="5C5C5C"/>
                        <w:sz w:val="21"/>
                        <w:shd w:val="clear" w:color="auto" w:fill="F8F8F8"/>
                      </w:rPr>
                      <w:t>    pos = A0 + [-</w:t>
                    </w:r>
                    <w:proofErr w:type="spellStart"/>
                    <w:r w:rsidRPr="00002D6B">
                      <w:rPr>
                        <w:rFonts w:ascii="Consolas" w:eastAsia="Consolas" w:hAnsi="Consolas" w:cs="Consolas"/>
                        <w:color w:val="5C5C5C"/>
                        <w:sz w:val="21"/>
                        <w:shd w:val="clear" w:color="auto" w:fill="F8F8F8"/>
                      </w:rPr>
                      <w:t>v_a</w:t>
                    </w:r>
                    <w:proofErr w:type="spellEnd"/>
                    <w:r w:rsidRPr="00002D6B">
                      <w:rPr>
                        <w:rFonts w:ascii="Consolas" w:eastAsia="Consolas" w:hAnsi="Consolas" w:cs="Consolas"/>
                        <w:color w:val="5C5C5C"/>
                        <w:sz w:val="21"/>
                        <w:shd w:val="clear" w:color="auto" w:fill="F8F8F8"/>
                      </w:rPr>
                      <w:t> * 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2678FC41"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518" w:author="yukina minato" w:date="2025-09-07T17:09:00Z" w16du:dateUtc="2025-09-07T09:09:00Z"/>
                      <w:rFonts w:eastAsia="宋体"/>
                      <w:color w:val="5C5C5C"/>
                      <w:szCs w:val="22"/>
                    </w:rPr>
                  </w:pPr>
                  <w:ins w:id="1519" w:author="yukina minato" w:date="2025-09-07T17:09:00Z" w16du:dateUtc="2025-09-07T09:09:00Z">
                    <w:r w:rsidRPr="00002D6B">
                      <w:rPr>
                        <w:rFonts w:ascii="Consolas" w:eastAsia="Consolas" w:hAnsi="Consolas" w:cs="Consolas"/>
                        <w:color w:val="A626A4"/>
                        <w:sz w:val="21"/>
                      </w:rPr>
                      <w:t>end</w:t>
                    </w:r>
                  </w:ins>
                </w:p>
                <w:p w14:paraId="0A7213A5"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ins w:id="1520" w:author="yukina minato" w:date="2025-09-07T17:09:00Z" w16du:dateUtc="2025-09-07T09:09:00Z"/>
                      <w:rFonts w:eastAsia="宋体"/>
                      <w:color w:val="5C5C5C"/>
                      <w:szCs w:val="22"/>
                    </w:rPr>
                  </w:pPr>
                </w:p>
                <w:p w14:paraId="55686619"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521" w:author="yukina minato" w:date="2025-09-07T17:09:00Z" w16du:dateUtc="2025-09-07T09:09:00Z"/>
                      <w:rFonts w:eastAsia="宋体"/>
                      <w:color w:val="5C5C5C"/>
                      <w:szCs w:val="22"/>
                    </w:rPr>
                  </w:pPr>
                  <w:ins w:id="1522" w:author="yukina minato" w:date="2025-09-07T17:09:00Z" w16du:dateUtc="2025-09-07T09:09:00Z">
                    <w:r w:rsidRPr="00002D6B">
                      <w:rPr>
                        <w:rFonts w:ascii="Consolas" w:eastAsia="Consolas" w:hAnsi="Consolas" w:cs="Consolas"/>
                        <w:color w:val="A626A4"/>
                        <w:sz w:val="21"/>
                      </w:rPr>
                      <w:t>function</w:t>
                    </w:r>
                    <w:r w:rsidRPr="00002D6B">
                      <w:rPr>
                        <w:rFonts w:ascii="Consolas" w:eastAsia="Consolas" w:hAnsi="Consolas" w:cs="Consolas"/>
                        <w:color w:val="5C5C5C"/>
                        <w:sz w:val="21"/>
                      </w:rPr>
                      <w:t> </w:t>
                    </w:r>
                    <w:proofErr w:type="spellStart"/>
                    <w:r w:rsidRPr="00002D6B">
                      <w:rPr>
                        <w:rFonts w:ascii="Consolas" w:eastAsia="Consolas" w:hAnsi="Consolas" w:cs="Consolas"/>
                        <w:color w:val="4078F2"/>
                        <w:sz w:val="21"/>
                      </w:rPr>
                      <w:t>intersect_ggg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4078F2"/>
                        <w:sz w:val="21"/>
                      </w:rPr>
                      <w:t>cpsi_</w:t>
                    </w:r>
                    <w:proofErr w:type="gramStart"/>
                    <w:r w:rsidRPr="00002D6B">
                      <w:rPr>
                        <w:rFonts w:ascii="Consolas" w:eastAsia="Consolas" w:hAnsi="Consolas" w:cs="Consolas"/>
                        <w:color w:val="4078F2"/>
                        <w:sz w:val="21"/>
                      </w:rPr>
                      <w:t>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P, Q, C, r)</w:t>
                    </w:r>
                  </w:ins>
                </w:p>
                <w:p w14:paraId="2121C006"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523" w:author="yukina minato" w:date="2025-09-07T17:09:00Z" w16du:dateUtc="2025-09-07T09:09:00Z"/>
                      <w:rFonts w:eastAsia="宋体"/>
                      <w:color w:val="5C5C5C"/>
                      <w:szCs w:val="22"/>
                    </w:rPr>
                  </w:pPr>
                  <w:ins w:id="1524"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检测是否</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遮蔽</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判断方式，连接线段，是否与球有交点</w:t>
                    </w:r>
                  </w:ins>
                </w:p>
                <w:p w14:paraId="26D07215"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525" w:author="yukina minato" w:date="2025-09-07T17:09:00Z" w16du:dateUtc="2025-09-07T09:09:00Z"/>
                      <w:rFonts w:eastAsia="宋体"/>
                      <w:color w:val="5C5C5C"/>
                      <w:szCs w:val="22"/>
                    </w:rPr>
                  </w:pPr>
                  <w:ins w:id="1526"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vec_ray</w:t>
                    </w:r>
                    <w:proofErr w:type="spellEnd"/>
                    <w:r w:rsidRPr="00002D6B">
                      <w:rPr>
                        <w:rFonts w:ascii="Consolas" w:eastAsia="Consolas" w:hAnsi="Consolas" w:cs="Consolas"/>
                        <w:color w:val="5C5C5C"/>
                        <w:sz w:val="21"/>
                      </w:rPr>
                      <w:t> = Q - P;</w:t>
                    </w:r>
                  </w:ins>
                </w:p>
                <w:p w14:paraId="25B5698B"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527" w:author="yukina minato" w:date="2025-09-07T17:09:00Z" w16du:dateUtc="2025-09-07T09:09:00Z"/>
                      <w:rFonts w:eastAsia="宋体"/>
                      <w:color w:val="5C5C5C"/>
                      <w:szCs w:val="22"/>
                    </w:rPr>
                  </w:pPr>
                  <w:ins w:id="1528"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vec_PC</w:t>
                    </w:r>
                    <w:proofErr w:type="spellEnd"/>
                    <w:r w:rsidRPr="00002D6B">
                      <w:rPr>
                        <w:rFonts w:ascii="Consolas" w:eastAsia="Consolas" w:hAnsi="Consolas" w:cs="Consolas"/>
                        <w:color w:val="5C5C5C"/>
                        <w:sz w:val="21"/>
                        <w:shd w:val="clear" w:color="auto" w:fill="F8F8F8"/>
                      </w:rPr>
                      <w:t> = C - P;</w:t>
                    </w:r>
                  </w:ins>
                </w:p>
                <w:p w14:paraId="3B9ED223"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529" w:author="yukina minato" w:date="2025-09-07T17:09:00Z" w16du:dateUtc="2025-09-07T09:09:00Z"/>
                      <w:rFonts w:eastAsia="宋体"/>
                      <w:color w:val="5C5C5C"/>
                      <w:szCs w:val="22"/>
                    </w:rPr>
                  </w:pPr>
                  <w:ins w:id="1530" w:author="yukina minato" w:date="2025-09-07T17:09:00Z" w16du:dateUtc="2025-09-07T09:09:00Z">
                    <w:r w:rsidRPr="00002D6B">
                      <w:rPr>
                        <w:rFonts w:ascii="Consolas" w:eastAsia="Consolas" w:hAnsi="Consolas" w:cs="Consolas"/>
                        <w:color w:val="5C5C5C"/>
                        <w:sz w:val="21"/>
                      </w:rPr>
                      <w:t>    </w:t>
                    </w:r>
                  </w:ins>
                </w:p>
                <w:p w14:paraId="56F05DFB"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531" w:author="yukina minato" w:date="2025-09-07T17:09:00Z" w16du:dateUtc="2025-09-07T09:09:00Z"/>
                      <w:rFonts w:eastAsia="宋体"/>
                      <w:color w:val="5C5C5C"/>
                      <w:szCs w:val="22"/>
                    </w:rPr>
                  </w:pPr>
                  <w:ins w:id="1532" w:author="yukina minato" w:date="2025-09-07T17:09:00Z" w16du:dateUtc="2025-09-07T09:09:00Z">
                    <w:r w:rsidRPr="00002D6B">
                      <w:rPr>
                        <w:rFonts w:ascii="Consolas" w:eastAsia="Consolas" w:hAnsi="Consolas" w:cs="Consolas"/>
                        <w:color w:val="5C5C5C"/>
                        <w:sz w:val="21"/>
                        <w:shd w:val="clear" w:color="auto" w:fill="F8F8F8"/>
                      </w:rPr>
                      <w:t>    t = </w:t>
                    </w:r>
                    <w:proofErr w:type="gramStart"/>
                    <w:r w:rsidRPr="00002D6B">
                      <w:rPr>
                        <w:rFonts w:ascii="Consolas" w:eastAsia="Consolas" w:hAnsi="Consolas" w:cs="Consolas"/>
                        <w:color w:val="5C5C5C"/>
                        <w:sz w:val="21"/>
                        <w:shd w:val="clear" w:color="auto" w:fill="F8F8F8"/>
                      </w:rPr>
                      <w:t>dot(</w:t>
                    </w:r>
                    <w:proofErr w:type="spellStart"/>
                    <w:proofErr w:type="gramEnd"/>
                    <w:r w:rsidRPr="00002D6B">
                      <w:rPr>
                        <w:rFonts w:ascii="Consolas" w:eastAsia="Consolas" w:hAnsi="Consolas" w:cs="Consolas"/>
                        <w:color w:val="5C5C5C"/>
                        <w:sz w:val="21"/>
                        <w:shd w:val="clear" w:color="auto" w:fill="F8F8F8"/>
                      </w:rPr>
                      <w:t>vec_PC</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vec_ray</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dot(</w:t>
                    </w:r>
                    <w:proofErr w:type="spellStart"/>
                    <w:proofErr w:type="gramEnd"/>
                    <w:r w:rsidRPr="00002D6B">
                      <w:rPr>
                        <w:rFonts w:ascii="Consolas" w:eastAsia="Consolas" w:hAnsi="Consolas" w:cs="Consolas"/>
                        <w:color w:val="5C5C5C"/>
                        <w:sz w:val="21"/>
                        <w:shd w:val="clear" w:color="auto" w:fill="F8F8F8"/>
                      </w:rPr>
                      <w:t>vec_ray</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vec_ray</w:t>
                    </w:r>
                    <w:proofErr w:type="spellEnd"/>
                    <w:r w:rsidRPr="00002D6B">
                      <w:rPr>
                        <w:rFonts w:ascii="Consolas" w:eastAsia="Consolas" w:hAnsi="Consolas" w:cs="Consolas"/>
                        <w:color w:val="5C5C5C"/>
                        <w:sz w:val="21"/>
                        <w:shd w:val="clear" w:color="auto" w:fill="F8F8F8"/>
                      </w:rPr>
                      <w:t>);</w:t>
                    </w:r>
                  </w:ins>
                </w:p>
                <w:p w14:paraId="5E525B25"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533" w:author="yukina minato" w:date="2025-09-07T17:09:00Z" w16du:dateUtc="2025-09-07T09:09:00Z"/>
                      <w:rFonts w:eastAsia="宋体"/>
                      <w:color w:val="5C5C5C"/>
                      <w:szCs w:val="22"/>
                    </w:rPr>
                  </w:pPr>
                  <w:ins w:id="1534" w:author="yukina minato" w:date="2025-09-07T17:09:00Z" w16du:dateUtc="2025-09-07T09:09:00Z">
                    <w:r w:rsidRPr="00002D6B">
                      <w:rPr>
                        <w:rFonts w:ascii="Consolas" w:eastAsia="Consolas" w:hAnsi="Consolas" w:cs="Consolas"/>
                        <w:color w:val="5C5C5C"/>
                        <w:sz w:val="21"/>
                      </w:rPr>
                      <w:t>    </w:t>
                    </w:r>
                  </w:ins>
                </w:p>
                <w:p w14:paraId="187F890A"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535" w:author="yukina minato" w:date="2025-09-07T17:09:00Z" w16du:dateUtc="2025-09-07T09:09:00Z"/>
                      <w:rFonts w:eastAsia="宋体"/>
                      <w:color w:val="5C5C5C"/>
                      <w:szCs w:val="22"/>
                    </w:rPr>
                  </w:pPr>
                  <w:ins w:id="1536"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t &lt; </w:t>
                    </w:r>
                    <w:r w:rsidRPr="00002D6B">
                      <w:rPr>
                        <w:rFonts w:ascii="Consolas" w:eastAsia="Consolas" w:hAnsi="Consolas" w:cs="Consolas"/>
                        <w:color w:val="986801"/>
                        <w:sz w:val="21"/>
                        <w:shd w:val="clear" w:color="auto" w:fill="F8F8F8"/>
                      </w:rPr>
                      <w:t>0</w:t>
                    </w:r>
                  </w:ins>
                </w:p>
                <w:p w14:paraId="6FB8FC01"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537" w:author="yukina minato" w:date="2025-09-07T17:09:00Z" w16du:dateUtc="2025-09-07T09:09:00Z"/>
                      <w:rFonts w:eastAsia="宋体"/>
                      <w:color w:val="5C5C5C"/>
                      <w:szCs w:val="22"/>
                    </w:rPr>
                  </w:pPr>
                  <w:ins w:id="1538"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intersect_ggg</w:t>
                    </w:r>
                    <w:proofErr w:type="spellEnd"/>
                    <w:r w:rsidRPr="00002D6B">
                      <w:rPr>
                        <w:rFonts w:ascii="Consolas" w:eastAsia="Consolas" w:hAnsi="Consolas" w:cs="Consolas"/>
                        <w:color w:val="5C5C5C"/>
                        <w:sz w:val="21"/>
                      </w:rPr>
                      <w:t> = </w:t>
                    </w:r>
                    <w:r w:rsidRPr="00002D6B">
                      <w:rPr>
                        <w:rFonts w:ascii="Consolas" w:eastAsia="Consolas" w:hAnsi="Consolas" w:cs="Consolas"/>
                        <w:color w:val="0184BB"/>
                        <w:sz w:val="21"/>
                      </w:rPr>
                      <w:t>false</w:t>
                    </w:r>
                    <w:r w:rsidRPr="00002D6B">
                      <w:rPr>
                        <w:rFonts w:ascii="Consolas" w:eastAsia="Consolas" w:hAnsi="Consolas" w:cs="Consolas"/>
                        <w:color w:val="5C5C5C"/>
                        <w:sz w:val="21"/>
                      </w:rPr>
                      <w:t>;</w:t>
                    </w:r>
                  </w:ins>
                </w:p>
                <w:p w14:paraId="26A8951F"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539" w:author="yukina minato" w:date="2025-09-07T17:09:00Z" w16du:dateUtc="2025-09-07T09:09:00Z"/>
                      <w:rFonts w:eastAsia="宋体"/>
                      <w:color w:val="5C5C5C"/>
                      <w:szCs w:val="22"/>
                    </w:rPr>
                  </w:pPr>
                  <w:ins w:id="1540"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w:t>
                    </w:r>
                  </w:ins>
                </w:p>
                <w:p w14:paraId="2C6D8953"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541" w:author="yukina minato" w:date="2025-09-07T17:09:00Z" w16du:dateUtc="2025-09-07T09:09:00Z"/>
                      <w:rFonts w:eastAsia="宋体"/>
                      <w:color w:val="5C5C5C"/>
                      <w:szCs w:val="22"/>
                    </w:rPr>
                  </w:pPr>
                  <w:ins w:id="1542"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0139FE70"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543" w:author="yukina minato" w:date="2025-09-07T17:09:00Z" w16du:dateUtc="2025-09-07T09:09:00Z"/>
                      <w:rFonts w:eastAsia="宋体"/>
                      <w:color w:val="5C5C5C"/>
                      <w:szCs w:val="22"/>
                    </w:rPr>
                  </w:pPr>
                  <w:ins w:id="1544" w:author="yukina minato" w:date="2025-09-07T17:09:00Z" w16du:dateUtc="2025-09-07T09:09:00Z">
                    <w:r w:rsidRPr="00002D6B">
                      <w:rPr>
                        <w:rFonts w:ascii="Consolas" w:eastAsia="Consolas" w:hAnsi="Consolas" w:cs="Consolas"/>
                        <w:color w:val="5C5C5C"/>
                        <w:sz w:val="21"/>
                        <w:shd w:val="clear" w:color="auto" w:fill="F8F8F8"/>
                      </w:rPr>
                      <w:t>    </w:t>
                    </w:r>
                  </w:ins>
                </w:p>
                <w:p w14:paraId="28E2B487"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545" w:author="yukina minato" w:date="2025-09-07T17:09:00Z" w16du:dateUtc="2025-09-07T09:09:00Z"/>
                      <w:rFonts w:eastAsia="宋体"/>
                      <w:color w:val="5C5C5C"/>
                      <w:szCs w:val="22"/>
                    </w:rPr>
                  </w:pPr>
                  <w:ins w:id="1546"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dist_sq</w:t>
                    </w:r>
                    <w:proofErr w:type="spellEnd"/>
                    <w:r w:rsidRPr="00002D6B">
                      <w:rPr>
                        <w:rFonts w:ascii="Consolas" w:eastAsia="Consolas" w:hAnsi="Consolas" w:cs="Consolas"/>
                        <w:color w:val="5C5C5C"/>
                        <w:sz w:val="21"/>
                      </w:rPr>
                      <w:t> = norm(</w:t>
                    </w:r>
                    <w:proofErr w:type="spellStart"/>
                    <w:r w:rsidRPr="00002D6B">
                      <w:rPr>
                        <w:rFonts w:ascii="Consolas" w:eastAsia="Consolas" w:hAnsi="Consolas" w:cs="Consolas"/>
                        <w:color w:val="5C5C5C"/>
                        <w:sz w:val="21"/>
                      </w:rPr>
                      <w:t>vec_</w:t>
                    </w:r>
                    <w:proofErr w:type="gramStart"/>
                    <w:r w:rsidRPr="00002D6B">
                      <w:rPr>
                        <w:rFonts w:ascii="Consolas" w:eastAsia="Consolas" w:hAnsi="Consolas" w:cs="Consolas"/>
                        <w:color w:val="5C5C5C"/>
                        <w:sz w:val="21"/>
                      </w:rPr>
                      <w:t>PC</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 t^</w:t>
                    </w:r>
                    <w:r w:rsidRPr="00002D6B">
                      <w:rPr>
                        <w:rFonts w:ascii="Consolas" w:eastAsia="Consolas" w:hAnsi="Consolas" w:cs="Consolas"/>
                        <w:color w:val="986801"/>
                        <w:sz w:val="21"/>
                      </w:rPr>
                      <w:t>2</w:t>
                    </w:r>
                    <w:r w:rsidRPr="00002D6B">
                      <w:rPr>
                        <w:rFonts w:ascii="Consolas" w:eastAsia="Consolas" w:hAnsi="Consolas" w:cs="Consolas"/>
                        <w:color w:val="5C5C5C"/>
                        <w:sz w:val="21"/>
                      </w:rPr>
                      <w:t> * norm(</w:t>
                    </w:r>
                    <w:proofErr w:type="spellStart"/>
                    <w:r w:rsidRPr="00002D6B">
                      <w:rPr>
                        <w:rFonts w:ascii="Consolas" w:eastAsia="Consolas" w:hAnsi="Consolas" w:cs="Consolas"/>
                        <w:color w:val="5C5C5C"/>
                        <w:sz w:val="21"/>
                      </w:rPr>
                      <w:t>vec_</w:t>
                    </w:r>
                    <w:proofErr w:type="gramStart"/>
                    <w:r w:rsidRPr="00002D6B">
                      <w:rPr>
                        <w:rFonts w:ascii="Consolas" w:eastAsia="Consolas" w:hAnsi="Consolas" w:cs="Consolas"/>
                        <w:color w:val="5C5C5C"/>
                        <w:sz w:val="21"/>
                      </w:rPr>
                      <w:t>ray</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1C346E78"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547" w:author="yukina minato" w:date="2025-09-07T17:09:00Z" w16du:dateUtc="2025-09-07T09:09:00Z"/>
                      <w:rFonts w:eastAsia="宋体"/>
                      <w:color w:val="5C5C5C"/>
                      <w:szCs w:val="22"/>
                    </w:rPr>
                  </w:pPr>
                  <w:ins w:id="1548" w:author="yukina minato" w:date="2025-09-07T17:09:00Z" w16du:dateUtc="2025-09-07T09:09:00Z">
                    <w:r w:rsidRPr="00002D6B">
                      <w:rPr>
                        <w:rFonts w:ascii="Consolas" w:eastAsia="Consolas" w:hAnsi="Consolas" w:cs="Consolas"/>
                        <w:color w:val="5C5C5C"/>
                        <w:sz w:val="21"/>
                        <w:shd w:val="clear" w:color="auto" w:fill="F8F8F8"/>
                      </w:rPr>
                      <w:t>    </w:t>
                    </w:r>
                  </w:ins>
                </w:p>
                <w:p w14:paraId="227EC541"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549" w:author="yukina minato" w:date="2025-09-07T17:09:00Z" w16du:dateUtc="2025-09-07T09:09:00Z"/>
                      <w:rFonts w:eastAsia="宋体"/>
                      <w:color w:val="5C5C5C"/>
                      <w:szCs w:val="22"/>
                    </w:rPr>
                  </w:pPr>
                  <w:ins w:id="1550"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dist_sq</w:t>
                    </w:r>
                    <w:proofErr w:type="spellEnd"/>
                    <w:r w:rsidRPr="00002D6B">
                      <w:rPr>
                        <w:rFonts w:ascii="Consolas" w:eastAsia="Consolas" w:hAnsi="Consolas" w:cs="Consolas"/>
                        <w:color w:val="5C5C5C"/>
                        <w:sz w:val="21"/>
                      </w:rPr>
                      <w:t> &lt;= r^</w:t>
                    </w:r>
                    <w:r w:rsidRPr="00002D6B">
                      <w:rPr>
                        <w:rFonts w:ascii="Consolas" w:eastAsia="Consolas" w:hAnsi="Consolas" w:cs="Consolas"/>
                        <w:color w:val="986801"/>
                        <w:sz w:val="21"/>
                      </w:rPr>
                      <w:t>2</w:t>
                    </w:r>
                  </w:ins>
                </w:p>
                <w:p w14:paraId="74620DAA"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551" w:author="yukina minato" w:date="2025-09-07T17:09:00Z" w16du:dateUtc="2025-09-07T09:09:00Z"/>
                      <w:rFonts w:eastAsia="宋体"/>
                      <w:color w:val="5C5C5C"/>
                      <w:szCs w:val="22"/>
                    </w:rPr>
                  </w:pPr>
                  <w:ins w:id="1552"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intersect_ggg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0184BB"/>
                        <w:sz w:val="21"/>
                        <w:shd w:val="clear" w:color="auto" w:fill="F8F8F8"/>
                      </w:rPr>
                      <w:t>true</w:t>
                    </w:r>
                    <w:r w:rsidRPr="00002D6B">
                      <w:rPr>
                        <w:rFonts w:ascii="Consolas" w:eastAsia="Consolas" w:hAnsi="Consolas" w:cs="Consolas"/>
                        <w:color w:val="5C5C5C"/>
                        <w:sz w:val="21"/>
                        <w:shd w:val="clear" w:color="auto" w:fill="F8F8F8"/>
                      </w:rPr>
                      <w:t>;</w:t>
                    </w:r>
                  </w:ins>
                </w:p>
                <w:p w14:paraId="70B31A0B"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553" w:author="yukina minato" w:date="2025-09-07T17:09:00Z" w16du:dateUtc="2025-09-07T09:09:00Z"/>
                      <w:rFonts w:eastAsia="宋体"/>
                      <w:color w:val="5C5C5C"/>
                      <w:szCs w:val="22"/>
                    </w:rPr>
                  </w:pPr>
                  <w:ins w:id="1554"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else</w:t>
                    </w:r>
                  </w:ins>
                </w:p>
                <w:p w14:paraId="21FB1428"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555" w:author="yukina minato" w:date="2025-09-07T17:09:00Z" w16du:dateUtc="2025-09-07T09:09:00Z"/>
                      <w:rFonts w:eastAsia="宋体"/>
                      <w:color w:val="5C5C5C"/>
                      <w:szCs w:val="22"/>
                    </w:rPr>
                  </w:pPr>
                  <w:ins w:id="1556"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intersect_ggg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0184BB"/>
                        <w:sz w:val="21"/>
                        <w:shd w:val="clear" w:color="auto" w:fill="F8F8F8"/>
                      </w:rPr>
                      <w:t>false</w:t>
                    </w:r>
                    <w:r w:rsidRPr="00002D6B">
                      <w:rPr>
                        <w:rFonts w:ascii="Consolas" w:eastAsia="Consolas" w:hAnsi="Consolas" w:cs="Consolas"/>
                        <w:color w:val="5C5C5C"/>
                        <w:sz w:val="21"/>
                        <w:shd w:val="clear" w:color="auto" w:fill="F8F8F8"/>
                      </w:rPr>
                      <w:t>;</w:t>
                    </w:r>
                  </w:ins>
                </w:p>
                <w:p w14:paraId="3840F542"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1557" w:author="yukina minato" w:date="2025-09-07T17:09:00Z" w16du:dateUtc="2025-09-07T09:09:00Z"/>
                      <w:rFonts w:eastAsia="宋体"/>
                      <w:color w:val="5C5C5C"/>
                      <w:szCs w:val="22"/>
                    </w:rPr>
                  </w:pPr>
                  <w:ins w:id="1558"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2F0DBDB1"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1559" w:author="yukina minato" w:date="2025-09-07T17:09:00Z" w16du:dateUtc="2025-09-07T09:09:00Z"/>
                      <w:rFonts w:eastAsia="宋体"/>
                      <w:color w:val="5C5C5C"/>
                      <w:szCs w:val="22"/>
                    </w:rPr>
                  </w:pPr>
                  <w:ins w:id="1560" w:author="yukina minato" w:date="2025-09-07T17:09:00Z" w16du:dateUtc="2025-09-07T09:09:00Z">
                    <w:r w:rsidRPr="00002D6B">
                      <w:rPr>
                        <w:rFonts w:ascii="Consolas" w:eastAsia="Consolas" w:hAnsi="Consolas" w:cs="Consolas"/>
                        <w:color w:val="A626A4"/>
                        <w:sz w:val="21"/>
                        <w:shd w:val="clear" w:color="auto" w:fill="F8F8F8"/>
                      </w:rPr>
                      <w:t>end</w:t>
                    </w:r>
                  </w:ins>
                </w:p>
                <w:p w14:paraId="3D330B8A" w14:textId="77777777" w:rsidR="00002D6B" w:rsidRPr="00002D6B" w:rsidRDefault="00002D6B" w:rsidP="00002D6B">
                  <w:pPr>
                    <w:widowControl w:val="0"/>
                    <w:spacing w:before="0" w:after="0"/>
                    <w:jc w:val="both"/>
                    <w:rPr>
                      <w:ins w:id="1561" w:author="yukina minato" w:date="2025-09-07T17:09:00Z" w16du:dateUtc="2025-09-07T09:09:00Z"/>
                      <w:rFonts w:eastAsia="宋体"/>
                      <w:szCs w:val="22"/>
                    </w:rPr>
                  </w:pPr>
                </w:p>
              </w:tc>
            </w:tr>
          </w:tbl>
          <w:p w14:paraId="5F4F8AA4" w14:textId="77777777" w:rsidR="00002D6B" w:rsidRPr="00002D6B" w:rsidRDefault="00002D6B" w:rsidP="00002D6B">
            <w:pPr>
              <w:widowControl w:val="0"/>
              <w:spacing w:before="0" w:after="0"/>
              <w:jc w:val="both"/>
              <w:rPr>
                <w:ins w:id="1562" w:author="yukina minato" w:date="2025-09-07T17:09:00Z" w16du:dateUtc="2025-09-07T09:09:00Z"/>
                <w:rFonts w:eastAsia="宋体"/>
                <w:szCs w:val="22"/>
              </w:rPr>
            </w:pPr>
          </w:p>
          <w:p w14:paraId="09868FCC" w14:textId="77777777" w:rsidR="00002D6B" w:rsidRPr="00002D6B" w:rsidRDefault="00002D6B" w:rsidP="00002D6B">
            <w:pPr>
              <w:widowControl w:val="0"/>
              <w:spacing w:before="0" w:after="0"/>
              <w:jc w:val="both"/>
              <w:rPr>
                <w:ins w:id="1563" w:author="yukina minato" w:date="2025-09-07T17:09:00Z" w16du:dateUtc="2025-09-07T09:09:00Z"/>
                <w:rFonts w:eastAsia="宋体"/>
                <w:szCs w:val="22"/>
              </w:rPr>
            </w:pPr>
          </w:p>
          <w:p w14:paraId="0A472CE6" w14:textId="77777777" w:rsidR="00002D6B" w:rsidRPr="00002D6B" w:rsidRDefault="00002D6B" w:rsidP="00002D6B">
            <w:pPr>
              <w:widowControl w:val="0"/>
              <w:spacing w:before="0" w:after="0"/>
              <w:jc w:val="both"/>
              <w:rPr>
                <w:ins w:id="1564" w:author="yukina minato" w:date="2025-09-07T17:09:00Z" w16du:dateUtc="2025-09-07T09:09:00Z"/>
                <w:rFonts w:eastAsia="宋体"/>
                <w:szCs w:val="22"/>
              </w:rPr>
            </w:pPr>
          </w:p>
          <w:p w14:paraId="67923856" w14:textId="77777777" w:rsidR="00002D6B" w:rsidRPr="00002D6B" w:rsidRDefault="00002D6B" w:rsidP="00002D6B">
            <w:pPr>
              <w:widowControl w:val="0"/>
              <w:spacing w:before="0" w:after="0"/>
              <w:jc w:val="both"/>
              <w:rPr>
                <w:ins w:id="1565" w:author="yukina minato" w:date="2025-09-07T17:09:00Z" w16du:dateUtc="2025-09-07T09:09:00Z"/>
                <w:rFonts w:eastAsia="宋体"/>
                <w:szCs w:val="22"/>
              </w:rPr>
            </w:pPr>
          </w:p>
          <w:tbl>
            <w:tblPr>
              <w:tblStyle w:val="14"/>
              <w:tblW w:w="0" w:type="auto"/>
              <w:tblLook w:val="04A0" w:firstRow="1" w:lastRow="0" w:firstColumn="1" w:lastColumn="0" w:noHBand="0" w:noVBand="1"/>
            </w:tblPr>
            <w:tblGrid>
              <w:gridCol w:w="8834"/>
            </w:tblGrid>
            <w:tr w:rsidR="00002D6B" w:rsidRPr="00002D6B" w14:paraId="56E7A6E6" w14:textId="77777777" w:rsidTr="004E6A00">
              <w:trPr>
                <w:ins w:id="1566" w:author="yukina minato" w:date="2025-09-07T17:09:00Z" w16du:dateUtc="2025-09-07T09:09:00Z"/>
              </w:trPr>
              <w:tc>
                <w:tcPr>
                  <w:tcW w:w="8834" w:type="dxa"/>
                  <w:shd w:val="clear" w:color="auto" w:fill="BFBFBF" w:themeFill="background1" w:themeFillShade="BF"/>
                </w:tcPr>
                <w:p w14:paraId="6F8831B4" w14:textId="77777777" w:rsidR="00002D6B" w:rsidRPr="00002D6B" w:rsidRDefault="00002D6B" w:rsidP="00002D6B">
                  <w:pPr>
                    <w:widowControl w:val="0"/>
                    <w:spacing w:before="0" w:after="0"/>
                    <w:jc w:val="left"/>
                    <w:rPr>
                      <w:ins w:id="1567" w:author="yukina minato" w:date="2025-09-07T17:09:00Z" w16du:dateUtc="2025-09-07T09:09:00Z"/>
                      <w:rFonts w:eastAsia="宋体"/>
                      <w:b/>
                      <w:sz w:val="21"/>
                    </w:rPr>
                  </w:pPr>
                  <w:ins w:id="1568" w:author="yukina minato" w:date="2025-09-07T17:09:00Z" w16du:dateUtc="2025-09-07T09:09:00Z">
                    <w:r w:rsidRPr="00002D6B">
                      <w:rPr>
                        <w:rFonts w:eastAsia="宋体" w:hint="eastAsia"/>
                        <w:b/>
                        <w:sz w:val="21"/>
                      </w:rPr>
                      <w:t>附录</w:t>
                    </w:r>
                    <w:r w:rsidRPr="00002D6B">
                      <w:rPr>
                        <w:rFonts w:eastAsia="宋体" w:hint="eastAsia"/>
                        <w:b/>
                        <w:sz w:val="21"/>
                      </w:rPr>
                      <w:t>3</w:t>
                    </w:r>
                  </w:ins>
                </w:p>
              </w:tc>
            </w:tr>
            <w:tr w:rsidR="00002D6B" w:rsidRPr="00002D6B" w14:paraId="1C7CBA78" w14:textId="77777777" w:rsidTr="004E6A00">
              <w:trPr>
                <w:ins w:id="1569" w:author="yukina minato" w:date="2025-09-07T17:09:00Z" w16du:dateUtc="2025-09-07T09:09:00Z"/>
              </w:trPr>
              <w:tc>
                <w:tcPr>
                  <w:tcW w:w="8834" w:type="dxa"/>
                  <w:shd w:val="clear" w:color="auto" w:fill="BFBFBF" w:themeFill="background1" w:themeFillShade="BF"/>
                </w:tcPr>
                <w:p w14:paraId="0FFA9D99" w14:textId="77777777" w:rsidR="00002D6B" w:rsidRPr="00002D6B" w:rsidRDefault="00002D6B" w:rsidP="00002D6B">
                  <w:pPr>
                    <w:widowControl w:val="0"/>
                    <w:spacing w:before="0" w:after="0"/>
                    <w:jc w:val="both"/>
                    <w:rPr>
                      <w:ins w:id="1570" w:author="yukina minato" w:date="2025-09-07T17:09:00Z" w16du:dateUtc="2025-09-07T09:09:00Z"/>
                      <w:rFonts w:eastAsia="宋体"/>
                      <w:szCs w:val="22"/>
                    </w:rPr>
                  </w:pPr>
                  <w:ins w:id="1571" w:author="yukina minato" w:date="2025-09-07T17:09:00Z" w16du:dateUtc="2025-09-07T09:09:00Z">
                    <w:r w:rsidRPr="00002D6B">
                      <w:rPr>
                        <w:rFonts w:eastAsia="宋体" w:hint="eastAsia"/>
                        <w:szCs w:val="22"/>
                      </w:rPr>
                      <w:t>问题</w:t>
                    </w:r>
                    <w:proofErr w:type="gramStart"/>
                    <w:r w:rsidRPr="00002D6B">
                      <w:rPr>
                        <w:rFonts w:eastAsia="宋体" w:hint="eastAsia"/>
                        <w:szCs w:val="22"/>
                      </w:rPr>
                      <w:t>一</w:t>
                    </w:r>
                    <w:proofErr w:type="gramEnd"/>
                    <w:r w:rsidRPr="00002D6B">
                      <w:rPr>
                        <w:rFonts w:eastAsia="宋体" w:hint="eastAsia"/>
                        <w:szCs w:val="22"/>
                      </w:rPr>
                      <w:t>求解结果</w:t>
                    </w:r>
                  </w:ins>
                </w:p>
              </w:tc>
            </w:tr>
            <w:tr w:rsidR="00002D6B" w:rsidRPr="00002D6B" w14:paraId="1E55A58E" w14:textId="77777777" w:rsidTr="004E6A00">
              <w:trPr>
                <w:ins w:id="1572" w:author="yukina minato" w:date="2025-09-07T17:09:00Z" w16du:dateUtc="2025-09-07T09:09:00Z"/>
              </w:trPr>
              <w:tc>
                <w:tcPr>
                  <w:tcW w:w="8834" w:type="dxa"/>
                </w:tcPr>
                <w:p w14:paraId="780A56CC" w14:textId="77777777" w:rsidR="00002D6B" w:rsidRPr="00002D6B" w:rsidRDefault="00002D6B" w:rsidP="00002D6B">
                  <w:pPr>
                    <w:widowControl w:val="0"/>
                    <w:spacing w:before="0" w:after="0"/>
                    <w:jc w:val="both"/>
                    <w:rPr>
                      <w:ins w:id="1573" w:author="yukina minato" w:date="2025-09-07T17:09:00Z" w16du:dateUtc="2025-09-07T09:09:00Z"/>
                      <w:rFonts w:eastAsia="宋体"/>
                      <w:szCs w:val="22"/>
                    </w:rPr>
                  </w:pPr>
                  <w:ins w:id="1574" w:author="yukina minato" w:date="2025-09-07T17:09:00Z" w16du:dateUtc="2025-09-07T09:09:00Z">
                    <w:r w:rsidRPr="00002D6B">
                      <w:rPr>
                        <w:rFonts w:eastAsia="宋体"/>
                        <w:szCs w:val="22"/>
                      </w:rPr>
                      <w:t>总遮蔽时长为：</w:t>
                    </w:r>
                    <w:r w:rsidRPr="00002D6B">
                      <w:rPr>
                        <w:rFonts w:eastAsia="宋体"/>
                        <w:szCs w:val="22"/>
                      </w:rPr>
                      <w:t>1.3387 s</w:t>
                    </w:r>
                    <w:r w:rsidRPr="00002D6B">
                      <w:rPr>
                        <w:rFonts w:eastAsia="宋体"/>
                        <w:szCs w:val="22"/>
                      </w:rPr>
                      <w:t>。</w:t>
                    </w:r>
                  </w:ins>
                </w:p>
                <w:p w14:paraId="3FB0BBB5" w14:textId="77777777" w:rsidR="00002D6B" w:rsidRPr="00002D6B" w:rsidRDefault="00002D6B" w:rsidP="00002D6B">
                  <w:pPr>
                    <w:widowControl w:val="0"/>
                    <w:spacing w:before="0" w:after="0"/>
                    <w:jc w:val="both"/>
                    <w:rPr>
                      <w:ins w:id="1575" w:author="yukina minato" w:date="2025-09-07T17:09:00Z" w16du:dateUtc="2025-09-07T09:09:00Z"/>
                      <w:rFonts w:eastAsia="宋体"/>
                      <w:szCs w:val="22"/>
                    </w:rPr>
                  </w:pPr>
                </w:p>
                <w:p w14:paraId="7A1DE24C" w14:textId="77777777" w:rsidR="00002D6B" w:rsidRPr="00002D6B" w:rsidRDefault="00002D6B" w:rsidP="00002D6B">
                  <w:pPr>
                    <w:widowControl w:val="0"/>
                    <w:spacing w:before="0" w:after="0"/>
                    <w:jc w:val="both"/>
                    <w:rPr>
                      <w:ins w:id="1576" w:author="yukina minato" w:date="2025-09-07T17:09:00Z" w16du:dateUtc="2025-09-07T09:09:00Z"/>
                      <w:rFonts w:eastAsia="宋体"/>
                      <w:szCs w:val="22"/>
                    </w:rPr>
                  </w:pPr>
                  <w:ins w:id="1577" w:author="yukina minato" w:date="2025-09-07T17:09:00Z" w16du:dateUtc="2025-09-07T09:09:00Z">
                    <w:r w:rsidRPr="00002D6B">
                      <w:rPr>
                        <w:rFonts w:eastAsia="宋体"/>
                        <w:szCs w:val="22"/>
                      </w:rPr>
                      <w:t>真实目标被完全遮蔽的时间段如下：</w:t>
                    </w:r>
                  </w:ins>
                </w:p>
                <w:p w14:paraId="677F6BC0" w14:textId="77777777" w:rsidR="00002D6B" w:rsidRPr="00002D6B" w:rsidRDefault="00002D6B" w:rsidP="00002D6B">
                  <w:pPr>
                    <w:widowControl w:val="0"/>
                    <w:spacing w:before="0" w:after="0"/>
                    <w:jc w:val="both"/>
                    <w:rPr>
                      <w:ins w:id="1578" w:author="yukina minato" w:date="2025-09-07T17:09:00Z" w16du:dateUtc="2025-09-07T09:09:00Z"/>
                      <w:rFonts w:eastAsia="宋体"/>
                      <w:szCs w:val="22"/>
                    </w:rPr>
                  </w:pPr>
                  <w:ins w:id="1579" w:author="yukina minato" w:date="2025-09-07T17:09:00Z" w16du:dateUtc="2025-09-07T09:09:00Z">
                    <w:r w:rsidRPr="00002D6B">
                      <w:rPr>
                        <w:rFonts w:eastAsia="宋体"/>
                        <w:szCs w:val="22"/>
                      </w:rPr>
                      <w:t xml:space="preserve">  - </w:t>
                    </w:r>
                    <w:r w:rsidRPr="00002D6B">
                      <w:rPr>
                        <w:rFonts w:eastAsia="宋体"/>
                        <w:szCs w:val="22"/>
                      </w:rPr>
                      <w:t>从</w:t>
                    </w:r>
                    <w:r w:rsidRPr="00002D6B">
                      <w:rPr>
                        <w:rFonts w:eastAsia="宋体"/>
                        <w:szCs w:val="22"/>
                      </w:rPr>
                      <w:t xml:space="preserve"> 8.0799 s </w:t>
                    </w:r>
                    <w:r w:rsidRPr="00002D6B">
                      <w:rPr>
                        <w:rFonts w:eastAsia="宋体"/>
                        <w:szCs w:val="22"/>
                      </w:rPr>
                      <w:t>到</w:t>
                    </w:r>
                    <w:r w:rsidRPr="00002D6B">
                      <w:rPr>
                        <w:rFonts w:eastAsia="宋体"/>
                        <w:szCs w:val="22"/>
                      </w:rPr>
                      <w:t xml:space="preserve"> 9.4185 s</w:t>
                    </w:r>
                  </w:ins>
                </w:p>
              </w:tc>
            </w:tr>
          </w:tbl>
          <w:p w14:paraId="56BCF547" w14:textId="77777777" w:rsidR="00002D6B" w:rsidRPr="00002D6B" w:rsidRDefault="00002D6B" w:rsidP="00002D6B">
            <w:pPr>
              <w:widowControl w:val="0"/>
              <w:spacing w:before="0" w:after="0"/>
              <w:jc w:val="both"/>
              <w:rPr>
                <w:ins w:id="1580" w:author="yukina minato" w:date="2025-09-07T17:09:00Z" w16du:dateUtc="2025-09-07T09:09:00Z"/>
                <w:rFonts w:eastAsia="宋体"/>
                <w:szCs w:val="22"/>
              </w:rPr>
            </w:pPr>
          </w:p>
          <w:p w14:paraId="2A1A8394" w14:textId="77777777" w:rsidR="00002D6B" w:rsidRPr="00002D6B" w:rsidRDefault="00002D6B" w:rsidP="00002D6B">
            <w:pPr>
              <w:widowControl w:val="0"/>
              <w:spacing w:before="0" w:after="0"/>
              <w:jc w:val="both"/>
              <w:rPr>
                <w:ins w:id="1581" w:author="yukina minato" w:date="2025-09-07T17:09:00Z" w16du:dateUtc="2025-09-07T09:09:00Z"/>
                <w:rFonts w:eastAsia="宋体"/>
                <w:szCs w:val="22"/>
              </w:rPr>
            </w:pPr>
          </w:p>
          <w:tbl>
            <w:tblPr>
              <w:tblStyle w:val="14"/>
              <w:tblW w:w="0" w:type="auto"/>
              <w:tblLook w:val="04A0" w:firstRow="1" w:lastRow="0" w:firstColumn="1" w:lastColumn="0" w:noHBand="0" w:noVBand="1"/>
            </w:tblPr>
            <w:tblGrid>
              <w:gridCol w:w="8834"/>
            </w:tblGrid>
            <w:tr w:rsidR="00002D6B" w:rsidRPr="00002D6B" w14:paraId="0724E0DB" w14:textId="77777777" w:rsidTr="004E6A00">
              <w:trPr>
                <w:ins w:id="1582" w:author="yukina minato" w:date="2025-09-07T17:09:00Z" w16du:dateUtc="2025-09-07T09:09:00Z"/>
              </w:trPr>
              <w:tc>
                <w:tcPr>
                  <w:tcW w:w="8834" w:type="dxa"/>
                  <w:shd w:val="clear" w:color="auto" w:fill="BFBFBF" w:themeFill="background1" w:themeFillShade="BF"/>
                </w:tcPr>
                <w:p w14:paraId="563695FD" w14:textId="77777777" w:rsidR="00002D6B" w:rsidRPr="00002D6B" w:rsidRDefault="00002D6B" w:rsidP="00002D6B">
                  <w:pPr>
                    <w:widowControl w:val="0"/>
                    <w:spacing w:before="0" w:after="0"/>
                    <w:jc w:val="left"/>
                    <w:rPr>
                      <w:ins w:id="1583" w:author="yukina minato" w:date="2025-09-07T17:09:00Z" w16du:dateUtc="2025-09-07T09:09:00Z"/>
                      <w:rFonts w:eastAsia="宋体"/>
                      <w:b/>
                      <w:sz w:val="21"/>
                    </w:rPr>
                  </w:pPr>
                  <w:ins w:id="1584" w:author="yukina minato" w:date="2025-09-07T17:09:00Z" w16du:dateUtc="2025-09-07T09:09:00Z">
                    <w:r w:rsidRPr="00002D6B">
                      <w:rPr>
                        <w:rFonts w:eastAsia="宋体" w:hint="eastAsia"/>
                        <w:b/>
                        <w:sz w:val="21"/>
                      </w:rPr>
                      <w:t>附录</w:t>
                    </w:r>
                    <w:r w:rsidRPr="00002D6B">
                      <w:rPr>
                        <w:rFonts w:eastAsia="宋体" w:hint="eastAsia"/>
                        <w:b/>
                        <w:sz w:val="21"/>
                      </w:rPr>
                      <w:t>4</w:t>
                    </w:r>
                  </w:ins>
                </w:p>
              </w:tc>
            </w:tr>
            <w:tr w:rsidR="00002D6B" w:rsidRPr="00002D6B" w14:paraId="33A0654F" w14:textId="77777777" w:rsidTr="004E6A00">
              <w:trPr>
                <w:ins w:id="1585" w:author="yukina minato" w:date="2025-09-07T17:09:00Z" w16du:dateUtc="2025-09-07T09:09:00Z"/>
              </w:trPr>
              <w:tc>
                <w:tcPr>
                  <w:tcW w:w="8834" w:type="dxa"/>
                  <w:shd w:val="clear" w:color="auto" w:fill="BFBFBF" w:themeFill="background1" w:themeFillShade="BF"/>
                </w:tcPr>
                <w:p w14:paraId="2CD2F226" w14:textId="77777777" w:rsidR="00002D6B" w:rsidRPr="00002D6B" w:rsidRDefault="00002D6B" w:rsidP="00002D6B">
                  <w:pPr>
                    <w:widowControl w:val="0"/>
                    <w:spacing w:before="0" w:after="0"/>
                    <w:jc w:val="both"/>
                    <w:rPr>
                      <w:ins w:id="1586" w:author="yukina minato" w:date="2025-09-07T17:09:00Z" w16du:dateUtc="2025-09-07T09:09:00Z"/>
                      <w:rFonts w:eastAsia="宋体"/>
                      <w:szCs w:val="22"/>
                    </w:rPr>
                  </w:pPr>
                  <w:ins w:id="1587" w:author="yukina minato" w:date="2025-09-07T17:09:00Z" w16du:dateUtc="2025-09-07T09:09:00Z">
                    <w:r w:rsidRPr="00002D6B">
                      <w:rPr>
                        <w:rFonts w:eastAsia="宋体" w:hint="eastAsia"/>
                        <w:szCs w:val="22"/>
                      </w:rPr>
                      <w:t>问题二求解（</w:t>
                    </w:r>
                    <w:r w:rsidRPr="00002D6B">
                      <w:rPr>
                        <w:rFonts w:eastAsia="宋体" w:hint="eastAsia"/>
                        <w:szCs w:val="22"/>
                      </w:rPr>
                      <w:t>MATLAB</w:t>
                    </w:r>
                    <w:r w:rsidRPr="00002D6B">
                      <w:rPr>
                        <w:rFonts w:eastAsia="宋体" w:hint="eastAsia"/>
                        <w:szCs w:val="22"/>
                      </w:rPr>
                      <w:t>源码）</w:t>
                    </w:r>
                  </w:ins>
                </w:p>
              </w:tc>
            </w:tr>
            <w:tr w:rsidR="00002D6B" w:rsidRPr="00002D6B" w14:paraId="1910171B" w14:textId="77777777" w:rsidTr="004E6A00">
              <w:trPr>
                <w:ins w:id="1588" w:author="yukina minato" w:date="2025-09-07T17:09:00Z" w16du:dateUtc="2025-09-07T09:09:00Z"/>
              </w:trPr>
              <w:tc>
                <w:tcPr>
                  <w:tcW w:w="8834" w:type="dxa"/>
                </w:tcPr>
                <w:p w14:paraId="2B5B68C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589" w:author="yukina minato" w:date="2025-09-07T17:09:00Z" w16du:dateUtc="2025-09-07T09:09:00Z"/>
                      <w:rFonts w:eastAsia="宋体"/>
                      <w:color w:val="5C5C5C"/>
                      <w:szCs w:val="22"/>
                    </w:rPr>
                  </w:pPr>
                  <w:ins w:id="1590" w:author="yukina minato" w:date="2025-09-07T17:09:00Z" w16du:dateUtc="2025-09-07T09:09:00Z">
                    <w:r w:rsidRPr="00002D6B">
                      <w:rPr>
                        <w:rFonts w:ascii="Consolas" w:eastAsia="Consolas" w:hAnsi="Consolas" w:cs="Consolas"/>
                        <w:color w:val="5C5C5C"/>
                        <w:sz w:val="21"/>
                      </w:rPr>
                      <w:t>clear; </w:t>
                    </w:r>
                    <w:proofErr w:type="spellStart"/>
                    <w:r w:rsidRPr="00002D6B">
                      <w:rPr>
                        <w:rFonts w:ascii="Consolas" w:eastAsia="Consolas" w:hAnsi="Consolas" w:cs="Consolas"/>
                        <w:color w:val="5C5C5C"/>
                        <w:sz w:val="21"/>
                      </w:rPr>
                      <w:t>clc</w:t>
                    </w:r>
                    <w:proofErr w:type="spellEnd"/>
                    <w:r w:rsidRPr="00002D6B">
                      <w:rPr>
                        <w:rFonts w:ascii="Consolas" w:eastAsia="Consolas" w:hAnsi="Consolas" w:cs="Consolas"/>
                        <w:color w:val="5C5C5C"/>
                        <w:sz w:val="21"/>
                      </w:rPr>
                      <w:t>;</w:t>
                    </w:r>
                  </w:ins>
                </w:p>
                <w:p w14:paraId="6CD09042"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591" w:author="yukina minato" w:date="2025-09-07T17:09:00Z" w16du:dateUtc="2025-09-07T09:09:00Z"/>
                      <w:rFonts w:eastAsia="宋体"/>
                      <w:color w:val="5C5C5C"/>
                      <w:szCs w:val="22"/>
                    </w:rPr>
                  </w:pPr>
                  <w:ins w:id="1592" w:author="yukina minato" w:date="2025-09-07T17:09:00Z" w16du:dateUtc="2025-09-07T09:09:00Z">
                    <w:r w:rsidRPr="00002D6B">
                      <w:rPr>
                        <w:rFonts w:ascii="Consolas" w:eastAsia="Consolas" w:hAnsi="Consolas" w:cs="Consolas"/>
                        <w:color w:val="5C5C5C"/>
                        <w:sz w:val="21"/>
                        <w:shd w:val="clear" w:color="auto" w:fill="F8F8F8"/>
                      </w:rPr>
                      <w:t>tic; %</w:t>
                    </w:r>
                    <w:r w:rsidRPr="00002D6B">
                      <w:rPr>
                        <w:rFonts w:ascii="宋体" w:eastAsia="宋体" w:hAnsi="宋体" w:cs="宋体" w:hint="eastAsia"/>
                        <w:color w:val="5C5C5C"/>
                        <w:sz w:val="21"/>
                        <w:shd w:val="clear" w:color="auto" w:fill="F8F8F8"/>
                      </w:rPr>
                      <w:t>计时</w:t>
                    </w:r>
                  </w:ins>
                </w:p>
                <w:p w14:paraId="183B239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1593" w:author="yukina minato" w:date="2025-09-07T17:09:00Z" w16du:dateUtc="2025-09-07T09:09:00Z"/>
                      <w:rFonts w:eastAsia="宋体"/>
                      <w:color w:val="5C5C5C"/>
                      <w:szCs w:val="22"/>
                    </w:rPr>
                  </w:pPr>
                </w:p>
                <w:p w14:paraId="2FD2571D"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594" w:author="yukina minato" w:date="2025-09-07T17:09:00Z" w16du:dateUtc="2025-09-07T09:09:00Z"/>
                      <w:rFonts w:eastAsia="宋体"/>
                      <w:color w:val="5C5C5C"/>
                      <w:szCs w:val="22"/>
                    </w:rPr>
                  </w:pPr>
                  <w:ins w:id="1595" w:author="yukina minato" w:date="2025-09-07T17:09:00Z" w16du:dateUtc="2025-09-07T09:09:00Z">
                    <w:r w:rsidRPr="00002D6B">
                      <w:rPr>
                        <w:rFonts w:ascii="Consolas" w:eastAsia="Consolas" w:hAnsi="Consolas" w:cs="Consolas"/>
                        <w:color w:val="A626A4"/>
                        <w:sz w:val="21"/>
                        <w:shd w:val="clear" w:color="auto" w:fill="F8F8F8"/>
                      </w:rPr>
                      <w:t>global</w:t>
                    </w:r>
                    <w:r w:rsidRPr="00002D6B">
                      <w:rPr>
                        <w:rFonts w:ascii="Consolas" w:eastAsia="Consolas" w:hAnsi="Consolas" w:cs="Consolas"/>
                        <w:color w:val="5C5C5C"/>
                        <w:sz w:val="21"/>
                        <w:shd w:val="clear" w:color="auto" w:fill="F8F8F8"/>
                      </w:rPr>
                      <w:t> M0 v_m O T_c r_t h_t v_down r_s t_e_ggg dt g A0 v_a; % t_smoke_effective -&gt; t_e_ggg</w:t>
                    </w:r>
                  </w:ins>
                </w:p>
                <w:p w14:paraId="3364D0E6"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1596" w:author="yukina minato" w:date="2025-09-07T17:09:00Z" w16du:dateUtc="2025-09-07T09:09:00Z"/>
                      <w:rFonts w:eastAsia="宋体"/>
                      <w:color w:val="5C5C5C"/>
                      <w:szCs w:val="22"/>
                    </w:rPr>
                  </w:pPr>
                </w:p>
                <w:p w14:paraId="3DAEC77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1597" w:author="yukina minato" w:date="2025-09-07T17:09:00Z" w16du:dateUtc="2025-09-07T09:09:00Z"/>
                      <w:rFonts w:eastAsia="宋体"/>
                      <w:color w:val="5C5C5C"/>
                      <w:szCs w:val="22"/>
                    </w:rPr>
                  </w:pPr>
                </w:p>
                <w:p w14:paraId="75271E1B"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598" w:author="yukina minato" w:date="2025-09-07T17:09:00Z" w16du:dateUtc="2025-09-07T09:09:00Z"/>
                      <w:rFonts w:eastAsia="宋体"/>
                      <w:color w:val="5C5C5C"/>
                      <w:szCs w:val="22"/>
                    </w:rPr>
                  </w:pPr>
                  <w:ins w:id="1599" w:author="yukina minato" w:date="2025-09-07T17:09:00Z" w16du:dateUtc="2025-09-07T09:09:00Z">
                    <w:r w:rsidRPr="00002D6B">
                      <w:rPr>
                        <w:rFonts w:ascii="Consolas" w:eastAsia="Consolas" w:hAnsi="Consolas" w:cs="Consolas"/>
                        <w:color w:val="5C5C5C"/>
                        <w:sz w:val="21"/>
                      </w:rPr>
                      <w:t>M0 = [</w:t>
                    </w:r>
                    <w:r w:rsidRPr="00002D6B">
                      <w:rPr>
                        <w:rFonts w:ascii="Consolas" w:eastAsia="Consolas" w:hAnsi="Consolas" w:cs="Consolas"/>
                        <w:color w:val="986801"/>
                        <w:sz w:val="21"/>
                      </w:rPr>
                      <w:t>20000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2000</w:t>
                    </w:r>
                    <w:r w:rsidRPr="00002D6B">
                      <w:rPr>
                        <w:rFonts w:ascii="Consolas" w:eastAsia="Consolas" w:hAnsi="Consolas" w:cs="Consolas"/>
                        <w:color w:val="5C5C5C"/>
                        <w:sz w:val="21"/>
                      </w:rPr>
                      <w:t>];   %</w:t>
                    </w:r>
                    <w:r w:rsidRPr="00002D6B">
                      <w:rPr>
                        <w:rFonts w:ascii="宋体" w:eastAsia="宋体" w:hAnsi="宋体" w:cs="宋体" w:hint="eastAsia"/>
                        <w:color w:val="5C5C5C"/>
                        <w:sz w:val="21"/>
                      </w:rPr>
                      <w:t>导弹</w:t>
                    </w:r>
                    <w:r w:rsidRPr="00002D6B">
                      <w:rPr>
                        <w:rFonts w:ascii="Consolas" w:eastAsia="Consolas" w:hAnsi="Consolas" w:cs="Consolas"/>
                        <w:color w:val="5C5C5C"/>
                        <w:sz w:val="21"/>
                      </w:rPr>
                      <w:t>   </w:t>
                    </w:r>
                    <w:r w:rsidRPr="00002D6B">
                      <w:rPr>
                        <w:rFonts w:ascii="宋体" w:eastAsia="宋体" w:hAnsi="宋体" w:cs="宋体" w:hint="eastAsia"/>
                        <w:color w:val="5C5C5C"/>
                        <w:sz w:val="21"/>
                      </w:rPr>
                      <w:t>初</w:t>
                    </w:r>
                    <w:r w:rsidRPr="00002D6B">
                      <w:rPr>
                        <w:rFonts w:ascii="Consolas" w:eastAsia="Consolas" w:hAnsi="Consolas" w:cs="Consolas"/>
                        <w:color w:val="5C5C5C"/>
                        <w:sz w:val="21"/>
                      </w:rPr>
                      <w:t>   </w:t>
                    </w:r>
                    <w:r w:rsidRPr="00002D6B">
                      <w:rPr>
                        <w:rFonts w:ascii="宋体" w:eastAsia="宋体" w:hAnsi="宋体" w:cs="宋体" w:hint="eastAsia"/>
                        <w:color w:val="5C5C5C"/>
                        <w:sz w:val="21"/>
                      </w:rPr>
                      <w:t>始</w:t>
                    </w:r>
                    <w:r w:rsidRPr="00002D6B">
                      <w:rPr>
                        <w:rFonts w:ascii="Consolas" w:eastAsia="Consolas" w:hAnsi="Consolas" w:cs="Consolas"/>
                        <w:color w:val="5C5C5C"/>
                        <w:sz w:val="21"/>
                      </w:rPr>
                      <w:t>    </w:t>
                    </w:r>
                    <w:r w:rsidRPr="00002D6B">
                      <w:rPr>
                        <w:rFonts w:ascii="宋体" w:eastAsia="宋体" w:hAnsi="宋体" w:cs="宋体" w:hint="eastAsia"/>
                        <w:color w:val="5C5C5C"/>
                        <w:sz w:val="21"/>
                      </w:rPr>
                      <w:t>坐标</w:t>
                    </w:r>
                    <w:r w:rsidRPr="00002D6B">
                      <w:rPr>
                        <w:rFonts w:ascii="Consolas" w:eastAsia="Consolas" w:hAnsi="Consolas" w:cs="Consolas"/>
                        <w:color w:val="5C5C5C"/>
                        <w:sz w:val="21"/>
                      </w:rPr>
                      <w:t> </w:t>
                    </w:r>
                  </w:ins>
                </w:p>
                <w:p w14:paraId="78BAF80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00" w:author="yukina minato" w:date="2025-09-07T17:09:00Z" w16du:dateUtc="2025-09-07T09:09:00Z"/>
                      <w:rFonts w:eastAsia="宋体"/>
                      <w:color w:val="5C5C5C"/>
                      <w:szCs w:val="22"/>
                    </w:rPr>
                  </w:pPr>
                  <w:proofErr w:type="spellStart"/>
                  <w:ins w:id="1601" w:author="yukina minato" w:date="2025-09-07T17:09:00Z" w16du:dateUtc="2025-09-07T09:09:00Z">
                    <w:r w:rsidRPr="00002D6B">
                      <w:rPr>
                        <w:rFonts w:ascii="Consolas" w:eastAsia="Consolas" w:hAnsi="Consolas" w:cs="Consolas"/>
                        <w:color w:val="5C5C5C"/>
                        <w:sz w:val="21"/>
                        <w:shd w:val="clear" w:color="auto" w:fill="F8F8F8"/>
                      </w:rPr>
                      <w:t>v_m</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300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导弹</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速度</w:t>
                    </w:r>
                  </w:ins>
                </w:p>
                <w:p w14:paraId="37C9247E"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602" w:author="yukina minato" w:date="2025-09-07T17:09:00Z" w16du:dateUtc="2025-09-07T09:09:00Z"/>
                      <w:rFonts w:eastAsia="宋体"/>
                      <w:color w:val="5C5C5C"/>
                      <w:szCs w:val="22"/>
                    </w:rPr>
                  </w:pPr>
                  <w:ins w:id="1603" w:author="yukina minato" w:date="2025-09-07T17:09:00Z" w16du:dateUtc="2025-09-07T09:09:00Z">
                    <w:r w:rsidRPr="00002D6B">
                      <w:rPr>
                        <w:rFonts w:ascii="Consolas" w:eastAsia="Consolas" w:hAnsi="Consolas" w:cs="Consolas"/>
                        <w:color w:val="5C5C5C"/>
                        <w:sz w:val="21"/>
                      </w:rPr>
                      <w:t>A0 = [</w:t>
                    </w:r>
                    <w:r w:rsidRPr="00002D6B">
                      <w:rPr>
                        <w:rFonts w:ascii="Consolas" w:eastAsia="Consolas" w:hAnsi="Consolas" w:cs="Consolas"/>
                        <w:color w:val="986801"/>
                        <w:sz w:val="21"/>
                      </w:rPr>
                      <w:t>17800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1800</w:t>
                    </w:r>
                    <w:r w:rsidRPr="00002D6B">
                      <w:rPr>
                        <w:rFonts w:ascii="Consolas" w:eastAsia="Consolas" w:hAnsi="Consolas" w:cs="Consolas"/>
                        <w:color w:val="5C5C5C"/>
                        <w:sz w:val="21"/>
                      </w:rPr>
                      <w:t>];  </w:t>
                    </w:r>
                  </w:ins>
                </w:p>
                <w:p w14:paraId="3A89BF6E"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04" w:author="yukina minato" w:date="2025-09-07T17:09:00Z" w16du:dateUtc="2025-09-07T09:09:00Z"/>
                      <w:rFonts w:eastAsia="宋体"/>
                      <w:color w:val="5C5C5C"/>
                      <w:szCs w:val="22"/>
                    </w:rPr>
                  </w:pPr>
                  <w:proofErr w:type="spellStart"/>
                  <w:ins w:id="1605" w:author="yukina minato" w:date="2025-09-07T17:09:00Z" w16du:dateUtc="2025-09-07T09:09:00Z">
                    <w:r w:rsidRPr="00002D6B">
                      <w:rPr>
                        <w:rFonts w:ascii="Consolas" w:eastAsia="Consolas" w:hAnsi="Consolas" w:cs="Consolas"/>
                        <w:color w:val="5C5C5C"/>
                        <w:sz w:val="21"/>
                        <w:shd w:val="clear" w:color="auto" w:fill="F8F8F8"/>
                      </w:rPr>
                      <w:t>v_a</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120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无人机</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投放前</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速度</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假设值</w:t>
                    </w:r>
                  </w:ins>
                </w:p>
                <w:p w14:paraId="5181A7A4"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606" w:author="yukina minato" w:date="2025-09-07T17:09:00Z" w16du:dateUtc="2025-09-07T09:09:00Z"/>
                      <w:rFonts w:eastAsia="宋体"/>
                      <w:color w:val="5C5C5C"/>
                      <w:szCs w:val="22"/>
                    </w:rPr>
                  </w:pPr>
                  <w:ins w:id="1607" w:author="yukina minato" w:date="2025-09-07T17:09:00Z" w16du:dateUtc="2025-09-07T09:09:00Z">
                    <w:r w:rsidRPr="00002D6B">
                      <w:rPr>
                        <w:rFonts w:ascii="Consolas" w:eastAsia="Consolas" w:hAnsi="Consolas" w:cs="Consolas"/>
                        <w:color w:val="5C5C5C"/>
                        <w:sz w:val="21"/>
                      </w:rPr>
                      <w:t>O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ins>
                </w:p>
                <w:p w14:paraId="76091FC2"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1608" w:author="yukina minato" w:date="2025-09-07T17:09:00Z" w16du:dateUtc="2025-09-07T09:09:00Z"/>
                      <w:rFonts w:eastAsia="宋体"/>
                      <w:color w:val="5C5C5C"/>
                      <w:szCs w:val="22"/>
                    </w:rPr>
                  </w:pPr>
                </w:p>
                <w:p w14:paraId="571445DE"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609" w:author="yukina minato" w:date="2025-09-07T17:09:00Z" w16du:dateUtc="2025-09-07T09:09:00Z"/>
                      <w:rFonts w:eastAsia="宋体"/>
                      <w:color w:val="5C5C5C"/>
                      <w:szCs w:val="22"/>
                    </w:rPr>
                  </w:pPr>
                  <w:ins w:id="1610" w:author="yukina minato" w:date="2025-09-07T17:09:00Z" w16du:dateUtc="2025-09-07T09:09:00Z">
                    <w:r w:rsidRPr="00002D6B">
                      <w:rPr>
                        <w:rFonts w:ascii="Consolas" w:eastAsia="Consolas" w:hAnsi="Consolas" w:cs="Consolas"/>
                        <w:color w:val="5C5C5C"/>
                        <w:sz w:val="21"/>
                      </w:rPr>
                      <w:t>%</w:t>
                    </w:r>
                    <w:r w:rsidRPr="00002D6B">
                      <w:rPr>
                        <w:rFonts w:ascii="宋体" w:eastAsia="宋体" w:hAnsi="宋体" w:cs="宋体" w:hint="eastAsia"/>
                        <w:color w:val="5C5C5C"/>
                        <w:sz w:val="21"/>
                      </w:rPr>
                      <w:t>真实目标</w:t>
                    </w:r>
                  </w:ins>
                </w:p>
                <w:p w14:paraId="3FC9412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11" w:author="yukina minato" w:date="2025-09-07T17:09:00Z" w16du:dateUtc="2025-09-07T09:09:00Z"/>
                      <w:rFonts w:eastAsia="宋体"/>
                      <w:color w:val="5C5C5C"/>
                      <w:szCs w:val="22"/>
                    </w:rPr>
                  </w:pPr>
                  <w:proofErr w:type="spellStart"/>
                  <w:ins w:id="1612" w:author="yukina minato" w:date="2025-09-07T17:09:00Z" w16du:dateUtc="2025-09-07T09:09:00Z">
                    <w:r w:rsidRPr="00002D6B">
                      <w:rPr>
                        <w:rFonts w:ascii="Consolas" w:eastAsia="Consolas" w:hAnsi="Consolas" w:cs="Consolas"/>
                        <w:color w:val="5C5C5C"/>
                        <w:sz w:val="21"/>
                        <w:shd w:val="clear" w:color="auto" w:fill="F8F8F8"/>
                      </w:rPr>
                      <w:t>T_c</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ins>
                </w:p>
                <w:p w14:paraId="26D60190"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613" w:author="yukina minato" w:date="2025-09-07T17:09:00Z" w16du:dateUtc="2025-09-07T09:09:00Z"/>
                      <w:rFonts w:eastAsia="宋体"/>
                      <w:color w:val="5C5C5C"/>
                      <w:szCs w:val="22"/>
                    </w:rPr>
                  </w:pPr>
                  <w:proofErr w:type="spellStart"/>
                  <w:ins w:id="1614" w:author="yukina minato" w:date="2025-09-07T17:09:00Z" w16du:dateUtc="2025-09-07T09:09:00Z">
                    <w:r w:rsidRPr="00002D6B">
                      <w:rPr>
                        <w:rFonts w:ascii="Consolas" w:eastAsia="Consolas" w:hAnsi="Consolas" w:cs="Consolas"/>
                        <w:color w:val="5C5C5C"/>
                        <w:sz w:val="21"/>
                      </w:rPr>
                      <w:t>r_t</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7</w:t>
                    </w:r>
                    <w:r w:rsidRPr="00002D6B">
                      <w:rPr>
                        <w:rFonts w:ascii="Consolas" w:eastAsia="Consolas" w:hAnsi="Consolas" w:cs="Consolas"/>
                        <w:color w:val="5C5C5C"/>
                        <w:sz w:val="21"/>
                      </w:rPr>
                      <w:t>;               </w:t>
                    </w:r>
                  </w:ins>
                </w:p>
                <w:p w14:paraId="7B06BD36"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15" w:author="yukina minato" w:date="2025-09-07T17:09:00Z" w16du:dateUtc="2025-09-07T09:09:00Z"/>
                      <w:rFonts w:eastAsia="宋体"/>
                      <w:color w:val="5C5C5C"/>
                      <w:szCs w:val="22"/>
                    </w:rPr>
                  </w:pPr>
                  <w:proofErr w:type="spellStart"/>
                  <w:ins w:id="1616" w:author="yukina minato" w:date="2025-09-07T17:09:00Z" w16du:dateUtc="2025-09-07T09:09:00Z">
                    <w:r w:rsidRPr="00002D6B">
                      <w:rPr>
                        <w:rFonts w:ascii="Consolas" w:eastAsia="Consolas" w:hAnsi="Consolas" w:cs="Consolas"/>
                        <w:color w:val="5C5C5C"/>
                        <w:sz w:val="21"/>
                        <w:shd w:val="clear" w:color="auto" w:fill="F8F8F8"/>
                      </w:rPr>
                      <w:t>h_t</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10</w:t>
                    </w:r>
                    <w:r w:rsidRPr="00002D6B">
                      <w:rPr>
                        <w:rFonts w:ascii="Consolas" w:eastAsia="Consolas" w:hAnsi="Consolas" w:cs="Consolas"/>
                        <w:color w:val="5C5C5C"/>
                        <w:sz w:val="21"/>
                        <w:shd w:val="clear" w:color="auto" w:fill="F8F8F8"/>
                      </w:rPr>
                      <w:t>;             </w:t>
                    </w:r>
                  </w:ins>
                </w:p>
                <w:p w14:paraId="4C95C0E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1617" w:author="yukina minato" w:date="2025-09-07T17:09:00Z" w16du:dateUtc="2025-09-07T09:09:00Z"/>
                      <w:rFonts w:eastAsia="宋体"/>
                      <w:color w:val="5C5C5C"/>
                      <w:szCs w:val="22"/>
                    </w:rPr>
                  </w:pPr>
                </w:p>
                <w:p w14:paraId="2815E9D5"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18" w:author="yukina minato" w:date="2025-09-07T17:09:00Z" w16du:dateUtc="2025-09-07T09:09:00Z"/>
                      <w:rFonts w:eastAsia="宋体"/>
                      <w:color w:val="5C5C5C"/>
                      <w:szCs w:val="22"/>
                    </w:rPr>
                  </w:pPr>
                  <w:ins w:id="1619" w:author="yukina minato" w:date="2025-09-07T17:09:00Z" w16du:dateUtc="2025-09-07T09:09:00Z">
                    <w:r w:rsidRPr="00002D6B">
                      <w:rPr>
                        <w:rFonts w:ascii="Consolas" w:eastAsia="Consolas" w:hAnsi="Consolas" w:cs="Consolas"/>
                        <w:color w:val="5C5C5C"/>
                        <w:sz w:val="21"/>
                        <w:shd w:val="clear" w:color="auto" w:fill="F8F8F8"/>
                      </w:rPr>
                      <w:t>%</w:t>
                    </w:r>
                    <w:r w:rsidRPr="00002D6B">
                      <w:rPr>
                        <w:rFonts w:ascii="宋体" w:eastAsia="宋体" w:hAnsi="宋体" w:cs="宋体" w:hint="eastAsia"/>
                        <w:color w:val="5C5C5C"/>
                        <w:sz w:val="21"/>
                        <w:shd w:val="clear" w:color="auto" w:fill="F8F8F8"/>
                      </w:rPr>
                      <w:t>干扰弹和烟雾</w:t>
                    </w:r>
                  </w:ins>
                </w:p>
                <w:p w14:paraId="6BB865A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620" w:author="yukina minato" w:date="2025-09-07T17:09:00Z" w16du:dateUtc="2025-09-07T09:09:00Z"/>
                      <w:rFonts w:eastAsia="宋体"/>
                      <w:color w:val="5C5C5C"/>
                      <w:szCs w:val="22"/>
                    </w:rPr>
                  </w:pPr>
                  <w:proofErr w:type="spellStart"/>
                  <w:ins w:id="1621" w:author="yukina minato" w:date="2025-09-07T17:09:00Z" w16du:dateUtc="2025-09-07T09:09:00Z">
                    <w:r w:rsidRPr="00002D6B">
                      <w:rPr>
                        <w:rFonts w:ascii="Consolas" w:eastAsia="Consolas" w:hAnsi="Consolas" w:cs="Consolas"/>
                        <w:color w:val="5C5C5C"/>
                        <w:sz w:val="21"/>
                      </w:rPr>
                      <w:t>v_down</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w:t>
                    </w:r>
                    <w:r w:rsidRPr="00002D6B">
                      <w:rPr>
                        <w:rFonts w:ascii="Consolas" w:eastAsia="Consolas" w:hAnsi="Consolas" w:cs="Consolas"/>
                        <w:color w:val="5C5C5C"/>
                        <w:sz w:val="21"/>
                      </w:rPr>
                      <w:t>;         %</w:t>
                    </w:r>
                    <w:r w:rsidRPr="00002D6B">
                      <w:rPr>
                        <w:rFonts w:ascii="宋体" w:eastAsia="宋体" w:hAnsi="宋体" w:cs="宋体" w:hint="eastAsia"/>
                        <w:color w:val="5C5C5C"/>
                        <w:sz w:val="21"/>
                      </w:rPr>
                      <w:t>烟下沉速度</w:t>
                    </w:r>
                  </w:ins>
                </w:p>
                <w:p w14:paraId="1C205FE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22" w:author="yukina minato" w:date="2025-09-07T17:09:00Z" w16du:dateUtc="2025-09-07T09:09:00Z"/>
                      <w:rFonts w:eastAsia="宋体"/>
                      <w:color w:val="5C5C5C"/>
                      <w:szCs w:val="22"/>
                    </w:rPr>
                  </w:pPr>
                  <w:proofErr w:type="spellStart"/>
                  <w:ins w:id="1623" w:author="yukina minato" w:date="2025-09-07T17:09:00Z" w16du:dateUtc="2025-09-07T09:09:00Z">
                    <w:r w:rsidRPr="00002D6B">
                      <w:rPr>
                        <w:rFonts w:ascii="Consolas" w:eastAsia="Consolas" w:hAnsi="Consolas" w:cs="Consolas"/>
                        <w:color w:val="5C5C5C"/>
                        <w:sz w:val="21"/>
                        <w:shd w:val="clear" w:color="auto" w:fill="F8F8F8"/>
                      </w:rPr>
                      <w:t>r_s</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半径</w:t>
                    </w:r>
                  </w:ins>
                </w:p>
                <w:p w14:paraId="210C0F97"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624" w:author="yukina minato" w:date="2025-09-07T17:09:00Z" w16du:dateUtc="2025-09-07T09:09:00Z"/>
                      <w:rFonts w:eastAsia="宋体"/>
                      <w:color w:val="5C5C5C"/>
                      <w:szCs w:val="22"/>
                    </w:rPr>
                  </w:pPr>
                  <w:proofErr w:type="spellStart"/>
                  <w:ins w:id="1625" w:author="yukina minato" w:date="2025-09-07T17:09:00Z" w16du:dateUtc="2025-09-07T09:09:00Z">
                    <w:r w:rsidRPr="00002D6B">
                      <w:rPr>
                        <w:rFonts w:ascii="Consolas" w:eastAsia="Consolas" w:hAnsi="Consolas" w:cs="Consolas"/>
                        <w:color w:val="5C5C5C"/>
                        <w:sz w:val="21"/>
                      </w:rPr>
                      <w:t>t_e_ggg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20</w:t>
                    </w:r>
                    <w:r w:rsidRPr="00002D6B">
                      <w:rPr>
                        <w:rFonts w:ascii="Consolas" w:eastAsia="Consolas" w:hAnsi="Consolas" w:cs="Consolas"/>
                        <w:color w:val="5C5C5C"/>
                        <w:sz w:val="21"/>
                      </w:rPr>
                      <w:t>;     %</w:t>
                    </w:r>
                    <w:r w:rsidRPr="00002D6B">
                      <w:rPr>
                        <w:rFonts w:ascii="宋体" w:eastAsia="宋体" w:hAnsi="宋体" w:cs="宋体" w:hint="eastAsia"/>
                        <w:color w:val="5C5C5C"/>
                        <w:sz w:val="21"/>
                      </w:rPr>
                      <w:t>遮蔽时长</w:t>
                    </w:r>
                    <w:r w:rsidRPr="00002D6B">
                      <w:rPr>
                        <w:rFonts w:ascii="Consolas" w:eastAsia="Consolas" w:hAnsi="Consolas" w:cs="Consolas"/>
                        <w:color w:val="5C5C5C"/>
                        <w:sz w:val="21"/>
                      </w:rPr>
                      <w:t> </w:t>
                    </w:r>
                  </w:ins>
                </w:p>
                <w:p w14:paraId="66BED232"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26" w:author="yukina minato" w:date="2025-09-07T17:09:00Z" w16du:dateUtc="2025-09-07T09:09:00Z"/>
                      <w:rFonts w:eastAsia="宋体"/>
                      <w:color w:val="5C5C5C"/>
                      <w:szCs w:val="22"/>
                    </w:rPr>
                  </w:pPr>
                  <w:ins w:id="1627" w:author="yukina minato" w:date="2025-09-07T17:09:00Z" w16du:dateUtc="2025-09-07T09:09:00Z">
                    <w:r w:rsidRPr="00002D6B">
                      <w:rPr>
                        <w:rFonts w:ascii="Consolas" w:eastAsia="Consolas" w:hAnsi="Consolas" w:cs="Consolas"/>
                        <w:color w:val="5C5C5C"/>
                        <w:sz w:val="21"/>
                        <w:shd w:val="clear" w:color="auto" w:fill="F8F8F8"/>
                      </w:rPr>
                      <w:t>g = </w:t>
                    </w:r>
                    <w:r w:rsidRPr="00002D6B">
                      <w:rPr>
                        <w:rFonts w:ascii="Consolas" w:eastAsia="Consolas" w:hAnsi="Consolas" w:cs="Consolas"/>
                        <w:color w:val="986801"/>
                        <w:sz w:val="21"/>
                        <w:shd w:val="clear" w:color="auto" w:fill="F8F8F8"/>
                      </w:rPr>
                      <w:t>9.8</w:t>
                    </w:r>
                    <w:r w:rsidRPr="00002D6B">
                      <w:rPr>
                        <w:rFonts w:ascii="Consolas" w:eastAsia="Consolas" w:hAnsi="Consolas" w:cs="Consolas"/>
                        <w:color w:val="5C5C5C"/>
                        <w:sz w:val="21"/>
                        <w:shd w:val="clear" w:color="auto" w:fill="F8F8F8"/>
                      </w:rPr>
                      <w:t>;         </w:t>
                    </w:r>
                  </w:ins>
                </w:p>
                <w:p w14:paraId="4192A6CC"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1628" w:author="yukina minato" w:date="2025-09-07T17:09:00Z" w16du:dateUtc="2025-09-07T09:09:00Z"/>
                      <w:rFonts w:eastAsia="宋体"/>
                      <w:color w:val="5C5C5C"/>
                      <w:szCs w:val="22"/>
                    </w:rPr>
                  </w:pPr>
                </w:p>
                <w:p w14:paraId="3215C9C2"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29" w:author="yukina minato" w:date="2025-09-07T17:09:00Z" w16du:dateUtc="2025-09-07T09:09:00Z"/>
                      <w:rFonts w:eastAsia="宋体"/>
                      <w:color w:val="5C5C5C"/>
                      <w:szCs w:val="22"/>
                    </w:rPr>
                  </w:pPr>
                  <w:ins w:id="1630"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模拟时间参数</w:t>
                    </w:r>
                  </w:ins>
                </w:p>
                <w:p w14:paraId="08E9F5AA"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631" w:author="yukina minato" w:date="2025-09-07T17:09:00Z" w16du:dateUtc="2025-09-07T09:09:00Z"/>
                      <w:rFonts w:eastAsia="宋体"/>
                      <w:color w:val="5C5C5C"/>
                      <w:szCs w:val="22"/>
                    </w:rPr>
                  </w:pPr>
                  <w:proofErr w:type="spellStart"/>
                  <w:ins w:id="1632" w:author="yukina minato" w:date="2025-09-07T17:09:00Z" w16du:dateUtc="2025-09-07T09:09:00Z">
                    <w:r w:rsidRPr="00002D6B">
                      <w:rPr>
                        <w:rFonts w:ascii="Consolas" w:eastAsia="Consolas" w:hAnsi="Consolas" w:cs="Consolas"/>
                        <w:color w:val="5C5C5C"/>
                        <w:sz w:val="21"/>
                      </w:rPr>
                      <w:t>t_start</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12823A9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33" w:author="yukina minato" w:date="2025-09-07T17:09:00Z" w16du:dateUtc="2025-09-07T09:09:00Z"/>
                      <w:rFonts w:eastAsia="宋体"/>
                      <w:color w:val="5C5C5C"/>
                      <w:szCs w:val="22"/>
                    </w:rPr>
                  </w:pPr>
                  <w:proofErr w:type="spellStart"/>
                  <w:ins w:id="1634" w:author="yukina minato" w:date="2025-09-07T17:09:00Z" w16du:dateUtc="2025-09-07T09:09:00Z">
                    <w:r w:rsidRPr="00002D6B">
                      <w:rPr>
                        <w:rFonts w:ascii="Consolas" w:eastAsia="Consolas" w:hAnsi="Consolas" w:cs="Consolas"/>
                        <w:color w:val="5C5C5C"/>
                        <w:sz w:val="21"/>
                        <w:shd w:val="clear" w:color="auto" w:fill="F8F8F8"/>
                      </w:rPr>
                      <w:t>t_end</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40</w:t>
                    </w:r>
                    <w:r w:rsidRPr="00002D6B">
                      <w:rPr>
                        <w:rFonts w:ascii="Consolas" w:eastAsia="Consolas" w:hAnsi="Consolas" w:cs="Consolas"/>
                        <w:color w:val="5C5C5C"/>
                        <w:sz w:val="21"/>
                        <w:shd w:val="clear" w:color="auto" w:fill="F8F8F8"/>
                      </w:rPr>
                      <w:t>;              % </w:t>
                    </w:r>
                    <w:proofErr w:type="gramStart"/>
                    <w:r w:rsidRPr="00002D6B">
                      <w:rPr>
                        <w:rFonts w:ascii="宋体" w:eastAsia="宋体" w:hAnsi="宋体" w:cs="宋体" w:hint="eastAsia"/>
                        <w:color w:val="5C5C5C"/>
                        <w:sz w:val="21"/>
                        <w:shd w:val="clear" w:color="auto" w:fill="F8F8F8"/>
                      </w:rPr>
                      <w:t>模拟总</w:t>
                    </w:r>
                    <w:proofErr w:type="gramEnd"/>
                    <w:r w:rsidRPr="00002D6B">
                      <w:rPr>
                        <w:rFonts w:ascii="宋体" w:eastAsia="宋体" w:hAnsi="宋体" w:cs="宋体" w:hint="eastAsia"/>
                        <w:color w:val="5C5C5C"/>
                        <w:sz w:val="21"/>
                        <w:shd w:val="clear" w:color="auto" w:fill="F8F8F8"/>
                      </w:rPr>
                      <w:t>时长</w:t>
                    </w:r>
                  </w:ins>
                </w:p>
                <w:p w14:paraId="290ED022"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635" w:author="yukina minato" w:date="2025-09-07T17:09:00Z" w16du:dateUtc="2025-09-07T09:09:00Z"/>
                      <w:rFonts w:eastAsia="宋体"/>
                      <w:color w:val="5C5C5C"/>
                      <w:szCs w:val="22"/>
                    </w:rPr>
                  </w:pPr>
                  <w:ins w:id="1636" w:author="yukina minato" w:date="2025-09-07T17:09:00Z" w16du:dateUtc="2025-09-07T09:09:00Z">
                    <w:r w:rsidRPr="00002D6B">
                      <w:rPr>
                        <w:rFonts w:ascii="Consolas" w:eastAsia="Consolas" w:hAnsi="Consolas" w:cs="Consolas"/>
                        <w:color w:val="5C5C5C"/>
                        <w:sz w:val="21"/>
                      </w:rPr>
                      <w:t>dt = </w:t>
                    </w:r>
                    <w:r w:rsidRPr="00002D6B">
                      <w:rPr>
                        <w:rFonts w:ascii="Consolas" w:eastAsia="Consolas" w:hAnsi="Consolas" w:cs="Consolas"/>
                        <w:color w:val="986801"/>
                        <w:sz w:val="21"/>
                      </w:rPr>
                      <w:t>0.01</w:t>
                    </w:r>
                    <w:r w:rsidRPr="00002D6B">
                      <w:rPr>
                        <w:rFonts w:ascii="Consolas" w:eastAsia="Consolas" w:hAnsi="Consolas" w:cs="Consolas"/>
                        <w:color w:val="5C5C5C"/>
                        <w:sz w:val="21"/>
                      </w:rPr>
                      <w:t>;               % </w:t>
                    </w:r>
                    <w:r w:rsidRPr="00002D6B">
                      <w:rPr>
                        <w:rFonts w:ascii="宋体" w:eastAsia="宋体" w:hAnsi="宋体" w:cs="宋体" w:hint="eastAsia"/>
                        <w:color w:val="5C5C5C"/>
                        <w:sz w:val="21"/>
                      </w:rPr>
                      <w:t>时间步长</w:t>
                    </w:r>
                  </w:ins>
                </w:p>
                <w:p w14:paraId="385365F2"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37" w:author="yukina minato" w:date="2025-09-07T17:09:00Z" w16du:dateUtc="2025-09-07T09:09:00Z"/>
                      <w:rFonts w:eastAsia="宋体"/>
                      <w:color w:val="5C5C5C"/>
                      <w:szCs w:val="22"/>
                    </w:rPr>
                  </w:pPr>
                  <w:proofErr w:type="spellStart"/>
                  <w:ins w:id="1638" w:author="yukina minato" w:date="2025-09-07T17:09:00Z" w16du:dateUtc="2025-09-07T09:09:00Z">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w:t>
                    </w:r>
                    <w:proofErr w:type="gramStart"/>
                    <w:r w:rsidRPr="00002D6B">
                      <w:rPr>
                        <w:rFonts w:ascii="Consolas" w:eastAsia="Consolas" w:hAnsi="Consolas" w:cs="Consolas"/>
                        <w:color w:val="5C5C5C"/>
                        <w:sz w:val="21"/>
                        <w:shd w:val="clear" w:color="auto" w:fill="F8F8F8"/>
                      </w:rPr>
                      <w:t>start:dt</w:t>
                    </w:r>
                    <w:proofErr w:type="gramEnd"/>
                    <w:r w:rsidRPr="00002D6B">
                      <w:rPr>
                        <w:rFonts w:ascii="Consolas" w:eastAsia="Consolas" w:hAnsi="Consolas" w:cs="Consolas"/>
                        <w:color w:val="5C5C5C"/>
                        <w:sz w:val="21"/>
                        <w:shd w:val="clear" w:color="auto" w:fill="F8F8F8"/>
                      </w:rPr>
                      <w:t>:t_end</w:t>
                    </w:r>
                    <w:proofErr w:type="spellEnd"/>
                    <w:r w:rsidRPr="00002D6B">
                      <w:rPr>
                        <w:rFonts w:ascii="Consolas" w:eastAsia="Consolas" w:hAnsi="Consolas" w:cs="Consolas"/>
                        <w:color w:val="5C5C5C"/>
                        <w:sz w:val="21"/>
                        <w:shd w:val="clear" w:color="auto" w:fill="F8F8F8"/>
                      </w:rPr>
                      <w:t>; </w:t>
                    </w:r>
                  </w:ins>
                </w:p>
                <w:p w14:paraId="727AB43A"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1639" w:author="yukina minato" w:date="2025-09-07T17:09:00Z" w16du:dateUtc="2025-09-07T09:09:00Z"/>
                      <w:rFonts w:eastAsia="宋体"/>
                      <w:color w:val="5C5C5C"/>
                      <w:szCs w:val="22"/>
                    </w:rPr>
                  </w:pPr>
                </w:p>
                <w:p w14:paraId="6861019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40" w:author="yukina minato" w:date="2025-09-07T17:09:00Z" w16du:dateUtc="2025-09-07T09:09:00Z"/>
                      <w:rFonts w:eastAsia="宋体"/>
                      <w:color w:val="5C5C5C"/>
                      <w:szCs w:val="22"/>
                    </w:rPr>
                  </w:pPr>
                  <w:proofErr w:type="spellStart"/>
                  <w:ins w:id="1641" w:author="yukina minato" w:date="2025-09-07T17:09:00Z" w16du:dateUtc="2025-09-07T09:09: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进行</w:t>
                    </w:r>
                    <w:proofErr w:type="gramStart"/>
                    <w:r w:rsidRPr="00002D6B">
                      <w:rPr>
                        <w:rFonts w:ascii="宋体" w:eastAsia="宋体" w:hAnsi="宋体" w:cs="宋体" w:hint="eastAsia"/>
                        <w:color w:val="50A14F"/>
                        <w:sz w:val="21"/>
                        <w:shd w:val="clear" w:color="auto" w:fill="F8F8F8"/>
                      </w:rPr>
                      <w:t>预计算以加速</w:t>
                    </w:r>
                    <w:proofErr w:type="gramEnd"/>
                    <w:r w:rsidRPr="00002D6B">
                      <w:rPr>
                        <w:rFonts w:ascii="宋体" w:eastAsia="宋体" w:hAnsi="宋体" w:cs="宋体" w:hint="eastAsia"/>
                        <w:color w:val="50A14F"/>
                        <w:sz w:val="21"/>
                        <w:shd w:val="clear" w:color="auto" w:fill="F8F8F8"/>
                      </w:rPr>
                      <w:t>优化过程</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w:t>
                    </w:r>
                  </w:ins>
                </w:p>
                <w:p w14:paraId="6C85F21D"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1642" w:author="yukina minato" w:date="2025-09-07T17:09:00Z" w16du:dateUtc="2025-09-07T09:09:00Z"/>
                      <w:rFonts w:eastAsia="宋体"/>
                      <w:color w:val="5C5C5C"/>
                      <w:szCs w:val="22"/>
                    </w:rPr>
                  </w:pPr>
                </w:p>
                <w:p w14:paraId="69A62597"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43" w:author="yukina minato" w:date="2025-09-07T17:09:00Z" w16du:dateUtc="2025-09-07T09:09:00Z"/>
                      <w:rFonts w:eastAsia="宋体"/>
                      <w:color w:val="5C5C5C"/>
                      <w:szCs w:val="22"/>
                    </w:rPr>
                  </w:pPr>
                  <w:proofErr w:type="spellStart"/>
                  <w:ins w:id="1644" w:author="yukina minato" w:date="2025-09-07T17:09:00Z" w16du:dateUtc="2025-09-07T09:09:00Z">
                    <w:r w:rsidRPr="00002D6B">
                      <w:rPr>
                        <w:rFonts w:ascii="Consolas" w:eastAsia="Consolas" w:hAnsi="Consolas" w:cs="Consolas"/>
                        <w:color w:val="5C5C5C"/>
                        <w:sz w:val="21"/>
                        <w:shd w:val="clear" w:color="auto" w:fill="F8F8F8"/>
                      </w:rPr>
                      <w:t>m_t_ggg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g_p_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 M0, </w:t>
                    </w:r>
                    <w:proofErr w:type="spellStart"/>
                    <w:r w:rsidRPr="00002D6B">
                      <w:rPr>
                        <w:rFonts w:ascii="Consolas" w:eastAsia="Consolas" w:hAnsi="Consolas" w:cs="Consolas"/>
                        <w:color w:val="5C5C5C"/>
                        <w:sz w:val="21"/>
                        <w:shd w:val="clear" w:color="auto" w:fill="F8F8F8"/>
                      </w:rPr>
                      <w:t>v_m</w:t>
                    </w:r>
                    <w:proofErr w:type="spellEnd"/>
                    <w:r w:rsidRPr="00002D6B">
                      <w:rPr>
                        <w:rFonts w:ascii="Consolas" w:eastAsia="Consolas" w:hAnsi="Consolas" w:cs="Consolas"/>
                        <w:color w:val="5C5C5C"/>
                        <w:sz w:val="21"/>
                        <w:shd w:val="clear" w:color="auto" w:fill="F8F8F8"/>
                      </w:rPr>
                      <w:t>, O); </w:t>
                    </w:r>
                  </w:ins>
                </w:p>
                <w:p w14:paraId="25FCF0CB"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1645" w:author="yukina minato" w:date="2025-09-07T17:09:00Z" w16du:dateUtc="2025-09-07T09:09:00Z"/>
                      <w:rFonts w:eastAsia="宋体"/>
                      <w:color w:val="5C5C5C"/>
                      <w:szCs w:val="22"/>
                    </w:rPr>
                  </w:pPr>
                </w:p>
                <w:p w14:paraId="73AE548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46" w:author="yukina minato" w:date="2025-09-07T17:09:00Z" w16du:dateUtc="2025-09-07T09:09:00Z"/>
                      <w:rFonts w:eastAsia="宋体"/>
                      <w:color w:val="5C5C5C"/>
                      <w:szCs w:val="22"/>
                    </w:rPr>
                  </w:pPr>
                  <w:proofErr w:type="spellStart"/>
                  <w:ins w:id="1647" w:author="yukina minato" w:date="2025-09-07T17:09:00Z" w16du:dateUtc="2025-09-07T09:09:00Z">
                    <w:r w:rsidRPr="00002D6B">
                      <w:rPr>
                        <w:rFonts w:ascii="Consolas" w:eastAsia="Consolas" w:hAnsi="Consolas" w:cs="Consolas"/>
                        <w:color w:val="5C5C5C"/>
                        <w:sz w:val="21"/>
                        <w:shd w:val="clear" w:color="auto" w:fill="F8F8F8"/>
                      </w:rPr>
                      <w:t>n_s_ggg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100</w:t>
                    </w:r>
                    <w:r w:rsidRPr="00002D6B">
                      <w:rPr>
                        <w:rFonts w:ascii="Consolas" w:eastAsia="Consolas" w:hAnsi="Consolas" w:cs="Consolas"/>
                        <w:color w:val="5C5C5C"/>
                        <w:sz w:val="21"/>
                        <w:shd w:val="clear" w:color="auto" w:fill="F8F8F8"/>
                      </w:rPr>
                      <w:t>;</w:t>
                    </w:r>
                  </w:ins>
                </w:p>
                <w:p w14:paraId="01EE263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648" w:author="yukina minato" w:date="2025-09-07T17:09:00Z" w16du:dateUtc="2025-09-07T09:09:00Z"/>
                      <w:rFonts w:eastAsia="宋体"/>
                      <w:color w:val="5C5C5C"/>
                      <w:szCs w:val="22"/>
                    </w:rPr>
                  </w:pPr>
                  <w:proofErr w:type="spellStart"/>
                  <w:ins w:id="1649" w:author="yukina minato" w:date="2025-09-07T17:09:00Z" w16du:dateUtc="2025-09-07T09:09:00Z">
                    <w:r w:rsidRPr="00002D6B">
                      <w:rPr>
                        <w:rFonts w:ascii="Consolas" w:eastAsia="Consolas" w:hAnsi="Consolas" w:cs="Consolas"/>
                        <w:color w:val="5C5C5C"/>
                        <w:sz w:val="21"/>
                      </w:rPr>
                      <w:t>t_v_ggg</w:t>
                    </w:r>
                    <w:proofErr w:type="spellEnd"/>
                    <w:r w:rsidRPr="00002D6B">
                      <w:rPr>
                        <w:rFonts w:ascii="Consolas" w:eastAsia="Consolas" w:hAnsi="Consolas" w:cs="Consolas"/>
                        <w:color w:val="5C5C5C"/>
                        <w:sz w:val="21"/>
                      </w:rPr>
                      <w:t> = </w:t>
                    </w:r>
                    <w:proofErr w:type="spellStart"/>
                    <w:proofErr w:type="gramStart"/>
                    <w:r w:rsidRPr="00002D6B">
                      <w:rPr>
                        <w:rFonts w:ascii="Consolas" w:eastAsia="Consolas" w:hAnsi="Consolas" w:cs="Consolas"/>
                        <w:color w:val="5C5C5C"/>
                        <w:sz w:val="21"/>
                      </w:rPr>
                      <w:t>linspace</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2</w:t>
                    </w:r>
                    <w:r w:rsidRPr="00002D6B">
                      <w:rPr>
                        <w:rFonts w:ascii="Consolas" w:eastAsia="Consolas" w:hAnsi="Consolas" w:cs="Consolas"/>
                        <w:color w:val="5C5C5C"/>
                        <w:sz w:val="21"/>
                      </w:rPr>
                      <w:t>*pi, </w:t>
                    </w:r>
                    <w:proofErr w:type="spellStart"/>
                    <w:r w:rsidRPr="00002D6B">
                      <w:rPr>
                        <w:rFonts w:ascii="Consolas" w:eastAsia="Consolas" w:hAnsi="Consolas" w:cs="Consolas"/>
                        <w:color w:val="5C5C5C"/>
                        <w:sz w:val="21"/>
                      </w:rPr>
                      <w:t>n_s_ggg</w:t>
                    </w:r>
                    <w:proofErr w:type="spellEnd"/>
                    <w:r w:rsidRPr="00002D6B">
                      <w:rPr>
                        <w:rFonts w:ascii="Consolas" w:eastAsia="Consolas" w:hAnsi="Consolas" w:cs="Consolas"/>
                        <w:color w:val="5C5C5C"/>
                        <w:sz w:val="21"/>
                      </w:rPr>
                      <w:t>);</w:t>
                    </w:r>
                  </w:ins>
                </w:p>
                <w:p w14:paraId="283C33F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50" w:author="yukina minato" w:date="2025-09-07T17:09:00Z" w16du:dateUtc="2025-09-07T09:09:00Z"/>
                      <w:rFonts w:eastAsia="宋体"/>
                      <w:color w:val="5C5C5C"/>
                      <w:szCs w:val="22"/>
                    </w:rPr>
                  </w:pPr>
                  <w:proofErr w:type="spellStart"/>
                  <w:ins w:id="1651" w:author="yukina minato" w:date="2025-09-07T17:09:00Z" w16du:dateUtc="2025-09-07T09:09:00Z">
                    <w:r w:rsidRPr="00002D6B">
                      <w:rPr>
                        <w:rFonts w:ascii="Consolas" w:eastAsia="Consolas" w:hAnsi="Consolas" w:cs="Consolas"/>
                        <w:color w:val="5C5C5C"/>
                        <w:sz w:val="21"/>
                        <w:shd w:val="clear" w:color="auto" w:fill="F8F8F8"/>
                      </w:rPr>
                      <w:t>t_b_ggg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w:t>
                    </w:r>
                    <w:proofErr w:type="gramStart"/>
                    <w:r w:rsidRPr="00002D6B">
                      <w:rPr>
                        <w:rFonts w:ascii="Consolas" w:eastAsia="Consolas" w:hAnsi="Consolas" w:cs="Consolas"/>
                        <w:color w:val="5C5C5C"/>
                        <w:sz w:val="21"/>
                        <w:shd w:val="clear" w:color="auto" w:fill="F8F8F8"/>
                      </w:rPr>
                      <w:t>c</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r_t</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t_v_ggg</w:t>
                    </w:r>
                    <w:proofErr w:type="spellEnd"/>
                    <w:r w:rsidRPr="00002D6B">
                      <w:rPr>
                        <w:rFonts w:ascii="Consolas" w:eastAsia="Consolas" w:hAnsi="Consolas" w:cs="Consolas"/>
                        <w:color w:val="5C5C5C"/>
                        <w:sz w:val="21"/>
                        <w:shd w:val="clear" w:color="auto" w:fill="F8F8F8"/>
                      </w:rPr>
                      <w:t>); ...</w:t>
                    </w:r>
                  </w:ins>
                </w:p>
                <w:p w14:paraId="28A16DFC"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652" w:author="yukina minato" w:date="2025-09-07T17:09:00Z" w16du:dateUtc="2025-09-07T09:09:00Z"/>
                      <w:rFonts w:eastAsia="宋体"/>
                      <w:color w:val="5C5C5C"/>
                      <w:szCs w:val="22"/>
                    </w:rPr>
                  </w:pPr>
                  <w:ins w:id="1653"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w:t>
                    </w:r>
                    <w:proofErr w:type="gramStart"/>
                    <w:r w:rsidRPr="00002D6B">
                      <w:rPr>
                        <w:rFonts w:ascii="Consolas" w:eastAsia="Consolas" w:hAnsi="Consolas" w:cs="Consolas"/>
                        <w:color w:val="5C5C5C"/>
                        <w:sz w:val="21"/>
                      </w:rPr>
                      <w:t>c</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r_t</w:t>
                    </w:r>
                    <w:proofErr w:type="spellEnd"/>
                    <w:r w:rsidRPr="00002D6B">
                      <w:rPr>
                        <w:rFonts w:ascii="Consolas" w:eastAsia="Consolas" w:hAnsi="Consolas" w:cs="Consolas"/>
                        <w:color w:val="5C5C5C"/>
                        <w:sz w:val="21"/>
                      </w:rPr>
                      <w:t> * </w:t>
                    </w:r>
                    <w:r w:rsidRPr="00002D6B">
                      <w:rPr>
                        <w:rFonts w:ascii="Consolas" w:eastAsia="Consolas" w:hAnsi="Consolas" w:cs="Consolas"/>
                        <w:color w:val="C18401"/>
                        <w:sz w:val="21"/>
                      </w:rPr>
                      <w:t>sin</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t_v_ggg</w:t>
                    </w:r>
                    <w:proofErr w:type="spellEnd"/>
                    <w:r w:rsidRPr="00002D6B">
                      <w:rPr>
                        <w:rFonts w:ascii="Consolas" w:eastAsia="Consolas" w:hAnsi="Consolas" w:cs="Consolas"/>
                        <w:color w:val="5C5C5C"/>
                        <w:sz w:val="21"/>
                      </w:rPr>
                      <w:t>); ...</w:t>
                    </w:r>
                  </w:ins>
                </w:p>
                <w:p w14:paraId="54052753"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54" w:author="yukina minato" w:date="2025-09-07T17:09:00Z" w16du:dateUtc="2025-09-07T09:09:00Z"/>
                      <w:rFonts w:eastAsia="宋体"/>
                      <w:color w:val="5C5C5C"/>
                      <w:szCs w:val="22"/>
                    </w:rPr>
                  </w:pPr>
                  <w:ins w:id="1655"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repmat</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T_</w:t>
                    </w:r>
                    <w:proofErr w:type="gramStart"/>
                    <w:r w:rsidRPr="00002D6B">
                      <w:rPr>
                        <w:rFonts w:ascii="Consolas" w:eastAsia="Consolas" w:hAnsi="Consolas" w:cs="Consolas"/>
                        <w:color w:val="5C5C5C"/>
                        <w:sz w:val="21"/>
                        <w:shd w:val="clear" w:color="auto" w:fill="F8F8F8"/>
                      </w:rPr>
                      <w:t>c</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h_t</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n_s_ggg</w:t>
                    </w:r>
                    <w:proofErr w:type="spellEnd"/>
                    <w:r w:rsidRPr="00002D6B">
                      <w:rPr>
                        <w:rFonts w:ascii="Consolas" w:eastAsia="Consolas" w:hAnsi="Consolas" w:cs="Consolas"/>
                        <w:color w:val="5C5C5C"/>
                        <w:sz w:val="21"/>
                        <w:shd w:val="clear" w:color="auto" w:fill="F8F8F8"/>
                      </w:rPr>
                      <w:t>)]; </w:t>
                    </w:r>
                  </w:ins>
                </w:p>
                <w:p w14:paraId="64C27FA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656" w:author="yukina minato" w:date="2025-09-07T17:09:00Z" w16du:dateUtc="2025-09-07T09:09:00Z"/>
                      <w:rFonts w:eastAsia="宋体"/>
                      <w:color w:val="5C5C5C"/>
                      <w:szCs w:val="22"/>
                    </w:rPr>
                  </w:pPr>
                  <w:proofErr w:type="spellStart"/>
                  <w:ins w:id="1657" w:author="yukina minato" w:date="2025-09-07T17:09:00Z" w16du:dateUtc="2025-09-07T09:09:00Z">
                    <w:r w:rsidRPr="00002D6B">
                      <w:rPr>
                        <w:rFonts w:ascii="Consolas" w:eastAsia="Consolas" w:hAnsi="Consolas" w:cs="Consolas"/>
                        <w:color w:val="5C5C5C"/>
                        <w:sz w:val="21"/>
                      </w:rPr>
                      <w:t>t_p_ggg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w:t>
                    </w:r>
                    <w:proofErr w:type="gramStart"/>
                    <w:r w:rsidRPr="00002D6B">
                      <w:rPr>
                        <w:rFonts w:ascii="Consolas" w:eastAsia="Consolas" w:hAnsi="Consolas" w:cs="Consolas"/>
                        <w:color w:val="5C5C5C"/>
                        <w:sz w:val="21"/>
                      </w:rPr>
                      <w:t>c</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r_t</w:t>
                    </w:r>
                    <w:proofErr w:type="spellEnd"/>
                    <w:r w:rsidRPr="00002D6B">
                      <w:rPr>
                        <w:rFonts w:ascii="Consolas" w:eastAsia="Consolas" w:hAnsi="Consolas" w:cs="Consolas"/>
                        <w:color w:val="5C5C5C"/>
                        <w:sz w:val="21"/>
                      </w:rPr>
                      <w:t> * </w:t>
                    </w:r>
                    <w:r w:rsidRPr="00002D6B">
                      <w:rPr>
                        <w:rFonts w:ascii="Consolas" w:eastAsia="Consolas" w:hAnsi="Consolas" w:cs="Consolas"/>
                        <w:color w:val="C18401"/>
                        <w:sz w:val="21"/>
                      </w:rPr>
                      <w:t>sin</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t_v_ggg</w:t>
                    </w:r>
                    <w:proofErr w:type="spellEnd"/>
                    <w:r w:rsidRPr="00002D6B">
                      <w:rPr>
                        <w:rFonts w:ascii="Consolas" w:eastAsia="Consolas" w:hAnsi="Consolas" w:cs="Consolas"/>
                        <w:color w:val="5C5C5C"/>
                        <w:sz w:val="21"/>
                      </w:rPr>
                      <w:t>); ...</w:t>
                    </w:r>
                  </w:ins>
                </w:p>
                <w:p w14:paraId="14A73395"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58" w:author="yukina minato" w:date="2025-09-07T17:09:00Z" w16du:dateUtc="2025-09-07T09:09:00Z"/>
                      <w:rFonts w:eastAsia="宋体"/>
                      <w:color w:val="5C5C5C"/>
                      <w:szCs w:val="22"/>
                    </w:rPr>
                  </w:pPr>
                  <w:ins w:id="1659"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w:t>
                    </w:r>
                    <w:proofErr w:type="gramStart"/>
                    <w:r w:rsidRPr="00002D6B">
                      <w:rPr>
                        <w:rFonts w:ascii="Consolas" w:eastAsia="Consolas" w:hAnsi="Consolas" w:cs="Consolas"/>
                        <w:color w:val="5C5C5C"/>
                        <w:sz w:val="21"/>
                        <w:shd w:val="clear" w:color="auto" w:fill="F8F8F8"/>
                      </w:rPr>
                      <w:t>c</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r_t</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t_v_ggg</w:t>
                    </w:r>
                    <w:proofErr w:type="spellEnd"/>
                    <w:r w:rsidRPr="00002D6B">
                      <w:rPr>
                        <w:rFonts w:ascii="Consolas" w:eastAsia="Consolas" w:hAnsi="Consolas" w:cs="Consolas"/>
                        <w:color w:val="5C5C5C"/>
                        <w:sz w:val="21"/>
                        <w:shd w:val="clear" w:color="auto" w:fill="F8F8F8"/>
                      </w:rPr>
                      <w:t>); ...</w:t>
                    </w:r>
                  </w:ins>
                </w:p>
                <w:p w14:paraId="6D72AAC6"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660" w:author="yukina minato" w:date="2025-09-07T17:09:00Z" w16du:dateUtc="2025-09-07T09:09:00Z"/>
                      <w:rFonts w:eastAsia="宋体"/>
                      <w:color w:val="5C5C5C"/>
                      <w:szCs w:val="22"/>
                    </w:rPr>
                  </w:pPr>
                  <w:ins w:id="1661"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repmat</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w:t>
                    </w:r>
                    <w:proofErr w:type="gramStart"/>
                    <w:r w:rsidRPr="00002D6B">
                      <w:rPr>
                        <w:rFonts w:ascii="Consolas" w:eastAsia="Consolas" w:hAnsi="Consolas" w:cs="Consolas"/>
                        <w:color w:val="5C5C5C"/>
                        <w:sz w:val="21"/>
                      </w:rPr>
                      <w:t>c</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h_t</w:t>
                    </w:r>
                    <w:proofErr w:type="spellEnd"/>
                    <w:r w:rsidRPr="00002D6B">
                      <w:rPr>
                        <w:rFonts w:ascii="Consolas" w:eastAsia="Consolas" w:hAnsi="Consolas" w:cs="Consolas"/>
                        <w:color w:val="5C5C5C"/>
                        <w:sz w:val="21"/>
                      </w:rPr>
                      <w:t>/</w:t>
                    </w:r>
                    <w:r w:rsidRPr="00002D6B">
                      <w:rPr>
                        <w:rFonts w:ascii="Consolas" w:eastAsia="Consolas" w:hAnsi="Consolas" w:cs="Consolas"/>
                        <w:color w:val="986801"/>
                        <w:sz w:val="21"/>
                      </w:rPr>
                      <w:t>2</w:t>
                    </w:r>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n_s_ggg</w:t>
                    </w:r>
                    <w:proofErr w:type="spellEnd"/>
                    <w:r w:rsidRPr="00002D6B">
                      <w:rPr>
                        <w:rFonts w:ascii="Consolas" w:eastAsia="Consolas" w:hAnsi="Consolas" w:cs="Consolas"/>
                        <w:color w:val="5C5C5C"/>
                        <w:sz w:val="21"/>
                      </w:rPr>
                      <w:t>)]; </w:t>
                    </w:r>
                  </w:ins>
                </w:p>
                <w:p w14:paraId="630E715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62" w:author="yukina minato" w:date="2025-09-07T17:09:00Z" w16du:dateUtc="2025-09-07T09:09:00Z"/>
                      <w:rFonts w:eastAsia="宋体"/>
                      <w:color w:val="5C5C5C"/>
                      <w:szCs w:val="22"/>
                    </w:rPr>
                  </w:pPr>
                  <w:proofErr w:type="spellStart"/>
                  <w:ins w:id="1663" w:author="yukina minato" w:date="2025-09-07T17:09:00Z" w16du:dateUtc="2025-09-07T09:09:00Z">
                    <w:r w:rsidRPr="00002D6B">
                      <w:rPr>
                        <w:rFonts w:ascii="Consolas" w:eastAsia="Consolas" w:hAnsi="Consolas" w:cs="Consolas"/>
                        <w:color w:val="5C5C5C"/>
                        <w:sz w:val="21"/>
                        <w:shd w:val="clear" w:color="auto" w:fill="F8F8F8"/>
                      </w:rPr>
                      <w:t>a_p_ggg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t_b_ggg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t_p_ggg</w:t>
                    </w:r>
                    <w:proofErr w:type="spellEnd"/>
                    <w:r w:rsidRPr="00002D6B">
                      <w:rPr>
                        <w:rFonts w:ascii="Consolas" w:eastAsia="Consolas" w:hAnsi="Consolas" w:cs="Consolas"/>
                        <w:color w:val="5C5C5C"/>
                        <w:sz w:val="21"/>
                        <w:shd w:val="clear" w:color="auto" w:fill="F8F8F8"/>
                      </w:rPr>
                      <w:t>];</w:t>
                    </w:r>
                  </w:ins>
                </w:p>
                <w:p w14:paraId="3C1F7A9D"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1664" w:author="yukina minato" w:date="2025-09-07T17:09:00Z" w16du:dateUtc="2025-09-07T09:09:00Z"/>
                      <w:rFonts w:eastAsia="宋体"/>
                      <w:color w:val="5C5C5C"/>
                      <w:szCs w:val="22"/>
                    </w:rPr>
                  </w:pPr>
                </w:p>
                <w:p w14:paraId="1EAFA89D"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1665" w:author="yukina minato" w:date="2025-09-07T17:09:00Z" w16du:dateUtc="2025-09-07T09:09:00Z"/>
                      <w:rFonts w:eastAsia="宋体"/>
                      <w:color w:val="5C5C5C"/>
                      <w:szCs w:val="22"/>
                    </w:rPr>
                  </w:pPr>
                </w:p>
                <w:p w14:paraId="53E43EC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1666" w:author="yukina minato" w:date="2025-09-07T17:09:00Z" w16du:dateUtc="2025-09-07T09:09:00Z"/>
                      <w:rFonts w:eastAsia="宋体"/>
                      <w:color w:val="5C5C5C"/>
                      <w:szCs w:val="22"/>
                    </w:rPr>
                  </w:pPr>
                </w:p>
                <w:p w14:paraId="7648B3B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67" w:author="yukina minato" w:date="2025-09-07T17:09:00Z" w16du:dateUtc="2025-09-07T09:09:00Z"/>
                      <w:rFonts w:eastAsia="宋体"/>
                      <w:color w:val="5C5C5C"/>
                      <w:szCs w:val="22"/>
                    </w:rPr>
                  </w:pPr>
                  <w:proofErr w:type="spellStart"/>
                  <w:ins w:id="1668" w:author="yukina minato" w:date="2025-09-07T17:09:00Z" w16du:dateUtc="2025-09-07T09:09: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开始进行</w:t>
                    </w:r>
                    <w:r w:rsidRPr="00002D6B">
                      <w:rPr>
                        <w:rFonts w:ascii="Consolas" w:eastAsia="Consolas" w:hAnsi="Consolas" w:cs="Consolas"/>
                        <w:color w:val="50A14F"/>
                        <w:sz w:val="21"/>
                        <w:shd w:val="clear" w:color="auto" w:fill="F8F8F8"/>
                      </w:rPr>
                      <w:t>FY1</w:t>
                    </w:r>
                    <w:r w:rsidRPr="00002D6B">
                      <w:rPr>
                        <w:rFonts w:ascii="宋体" w:eastAsia="宋体" w:hAnsi="宋体" w:cs="宋体" w:hint="eastAsia"/>
                        <w:color w:val="50A14F"/>
                        <w:sz w:val="21"/>
                        <w:shd w:val="clear" w:color="auto" w:fill="F8F8F8"/>
                      </w:rPr>
                      <w:t>无人机干扰方案优化</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遗传算法</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w:t>
                    </w:r>
                  </w:ins>
                </w:p>
                <w:p w14:paraId="5E23CE32"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1669" w:author="yukina minato" w:date="2025-09-07T17:09:00Z" w16du:dateUtc="2025-09-07T09:09:00Z"/>
                      <w:rFonts w:eastAsia="宋体"/>
                      <w:color w:val="5C5C5C"/>
                      <w:szCs w:val="22"/>
                    </w:rPr>
                  </w:pPr>
                </w:p>
                <w:p w14:paraId="1EAA361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1670" w:author="yukina minato" w:date="2025-09-07T17:09:00Z" w16du:dateUtc="2025-09-07T09:09:00Z"/>
                      <w:rFonts w:eastAsia="宋体"/>
                      <w:color w:val="5C5C5C"/>
                      <w:szCs w:val="22"/>
                    </w:rPr>
                  </w:pPr>
                </w:p>
                <w:p w14:paraId="02EA2012"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671" w:author="yukina minato" w:date="2025-09-07T17:09:00Z" w16du:dateUtc="2025-09-07T09:09:00Z"/>
                      <w:rFonts w:eastAsia="宋体"/>
                      <w:color w:val="5C5C5C"/>
                      <w:szCs w:val="22"/>
                    </w:rPr>
                  </w:pPr>
                  <w:proofErr w:type="spellStart"/>
                  <w:ins w:id="1672" w:author="yukina minato" w:date="2025-09-07T17:09:00Z" w16du:dateUtc="2025-09-07T09:09:00Z">
                    <w:r w:rsidRPr="00002D6B">
                      <w:rPr>
                        <w:rFonts w:ascii="Consolas" w:eastAsia="Consolas" w:hAnsi="Consolas" w:cs="Consolas"/>
                        <w:color w:val="5C5C5C"/>
                        <w:sz w:val="21"/>
                      </w:rPr>
                      <w:t>p_s_ggg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600</w:t>
                    </w:r>
                    <w:r w:rsidRPr="00002D6B">
                      <w:rPr>
                        <w:rFonts w:ascii="Consolas" w:eastAsia="Consolas" w:hAnsi="Consolas" w:cs="Consolas"/>
                        <w:color w:val="5C5C5C"/>
                        <w:sz w:val="21"/>
                      </w:rPr>
                      <w:t>;       % </w:t>
                    </w:r>
                    <w:r w:rsidRPr="00002D6B">
                      <w:rPr>
                        <w:rFonts w:ascii="宋体" w:eastAsia="宋体" w:hAnsi="宋体" w:cs="宋体" w:hint="eastAsia"/>
                        <w:color w:val="5C5C5C"/>
                        <w:sz w:val="21"/>
                      </w:rPr>
                      <w:t>种群</w:t>
                    </w:r>
                    <w:r w:rsidRPr="00002D6B">
                      <w:rPr>
                        <w:rFonts w:ascii="Consolas" w:eastAsia="Consolas" w:hAnsi="Consolas" w:cs="Consolas"/>
                        <w:color w:val="5C5C5C"/>
                        <w:sz w:val="21"/>
                      </w:rPr>
                      <w:t>   </w:t>
                    </w:r>
                    <w:r w:rsidRPr="00002D6B">
                      <w:rPr>
                        <w:rFonts w:ascii="宋体" w:eastAsia="宋体" w:hAnsi="宋体" w:cs="宋体" w:hint="eastAsia"/>
                        <w:color w:val="5C5C5C"/>
                        <w:sz w:val="21"/>
                      </w:rPr>
                      <w:t>大小</w:t>
                    </w:r>
                  </w:ins>
                </w:p>
                <w:p w14:paraId="6ADD14D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73" w:author="yukina minato" w:date="2025-09-07T17:09:00Z" w16du:dateUtc="2025-09-07T09:09:00Z"/>
                      <w:rFonts w:eastAsia="宋体"/>
                      <w:color w:val="5C5C5C"/>
                      <w:szCs w:val="22"/>
                    </w:rPr>
                  </w:pPr>
                  <w:proofErr w:type="spellStart"/>
                  <w:ins w:id="1674" w:author="yukina minato" w:date="2025-09-07T17:09:00Z" w16du:dateUtc="2025-09-07T09:09:00Z">
                    <w:r w:rsidRPr="00002D6B">
                      <w:rPr>
                        <w:rFonts w:ascii="Consolas" w:eastAsia="Consolas" w:hAnsi="Consolas" w:cs="Consolas"/>
                        <w:color w:val="5C5C5C"/>
                        <w:sz w:val="21"/>
                        <w:shd w:val="clear" w:color="auto" w:fill="F8F8F8"/>
                      </w:rPr>
                      <w:t>n_g_ggg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250</w:t>
                    </w:r>
                    <w:r w:rsidRPr="00002D6B">
                      <w:rPr>
                        <w:rFonts w:ascii="Consolas" w:eastAsia="Consolas" w:hAnsi="Consolas" w:cs="Consolas"/>
                        <w:color w:val="5C5C5C"/>
                        <w:sz w:val="21"/>
                        <w:shd w:val="clear" w:color="auto" w:fill="F8F8F8"/>
                      </w:rPr>
                      <w:t>;      % </w:t>
                    </w:r>
                    <w:r w:rsidRPr="00002D6B">
                      <w:rPr>
                        <w:rFonts w:ascii="宋体" w:eastAsia="宋体" w:hAnsi="宋体" w:cs="宋体" w:hint="eastAsia"/>
                        <w:color w:val="5C5C5C"/>
                        <w:sz w:val="21"/>
                        <w:shd w:val="clear" w:color="auto" w:fill="F8F8F8"/>
                      </w:rPr>
                      <w:t>迭代</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代数</w:t>
                    </w:r>
                  </w:ins>
                </w:p>
                <w:p w14:paraId="3E75BF8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675" w:author="yukina minato" w:date="2025-09-07T17:09:00Z" w16du:dateUtc="2025-09-07T09:09:00Z"/>
                      <w:rFonts w:eastAsia="宋体"/>
                      <w:color w:val="5C5C5C"/>
                      <w:szCs w:val="22"/>
                    </w:rPr>
                  </w:pPr>
                  <w:proofErr w:type="spellStart"/>
                  <w:ins w:id="1676" w:author="yukina minato" w:date="2025-09-07T17:09:00Z" w16du:dateUtc="2025-09-07T09:09:00Z">
                    <w:r w:rsidRPr="00002D6B">
                      <w:rPr>
                        <w:rFonts w:ascii="Consolas" w:eastAsia="Consolas" w:hAnsi="Consolas" w:cs="Consolas"/>
                        <w:color w:val="5C5C5C"/>
                        <w:sz w:val="21"/>
                      </w:rPr>
                      <w:t>c_r_ggg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0.8</w:t>
                    </w:r>
                    <w:r w:rsidRPr="00002D6B">
                      <w:rPr>
                        <w:rFonts w:ascii="Consolas" w:eastAsia="Consolas" w:hAnsi="Consolas" w:cs="Consolas"/>
                        <w:color w:val="5C5C5C"/>
                        <w:sz w:val="21"/>
                      </w:rPr>
                      <w:t>;       % </w:t>
                    </w:r>
                    <w:r w:rsidRPr="00002D6B">
                      <w:rPr>
                        <w:rFonts w:ascii="宋体" w:eastAsia="宋体" w:hAnsi="宋体" w:cs="宋体" w:hint="eastAsia"/>
                        <w:color w:val="5C5C5C"/>
                        <w:sz w:val="21"/>
                      </w:rPr>
                      <w:t>交叉</w:t>
                    </w:r>
                    <w:r w:rsidRPr="00002D6B">
                      <w:rPr>
                        <w:rFonts w:ascii="Consolas" w:eastAsia="Consolas" w:hAnsi="Consolas" w:cs="Consolas"/>
                        <w:color w:val="5C5C5C"/>
                        <w:sz w:val="21"/>
                      </w:rPr>
                      <w:t>    </w:t>
                    </w:r>
                    <w:r w:rsidRPr="00002D6B">
                      <w:rPr>
                        <w:rFonts w:ascii="宋体" w:eastAsia="宋体" w:hAnsi="宋体" w:cs="宋体" w:hint="eastAsia"/>
                        <w:color w:val="5C5C5C"/>
                        <w:sz w:val="21"/>
                      </w:rPr>
                      <w:t>概率</w:t>
                    </w:r>
                  </w:ins>
                </w:p>
                <w:p w14:paraId="46413772"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77" w:author="yukina minato" w:date="2025-09-07T17:09:00Z" w16du:dateUtc="2025-09-07T09:09:00Z"/>
                      <w:rFonts w:eastAsia="宋体"/>
                      <w:color w:val="5C5C5C"/>
                      <w:szCs w:val="22"/>
                    </w:rPr>
                  </w:pPr>
                  <w:proofErr w:type="spellStart"/>
                  <w:ins w:id="1678" w:author="yukina minato" w:date="2025-09-07T17:09:00Z" w16du:dateUtc="2025-09-07T09:09:00Z">
                    <w:r w:rsidRPr="00002D6B">
                      <w:rPr>
                        <w:rFonts w:ascii="Consolas" w:eastAsia="Consolas" w:hAnsi="Consolas" w:cs="Consolas"/>
                        <w:color w:val="5C5C5C"/>
                        <w:sz w:val="21"/>
                        <w:shd w:val="clear" w:color="auto" w:fill="F8F8F8"/>
                      </w:rPr>
                      <w:t>m_r_ggg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0.16</w:t>
                    </w:r>
                    <w:r w:rsidRPr="00002D6B">
                      <w:rPr>
                        <w:rFonts w:ascii="Consolas" w:eastAsia="Consolas" w:hAnsi="Consolas" w:cs="Consolas"/>
                        <w:color w:val="5C5C5C"/>
                        <w:sz w:val="21"/>
                        <w:shd w:val="clear" w:color="auto" w:fill="F8F8F8"/>
                      </w:rPr>
                      <w:t>;        % </w:t>
                    </w:r>
                    <w:r w:rsidRPr="00002D6B">
                      <w:rPr>
                        <w:rFonts w:ascii="宋体" w:eastAsia="宋体" w:hAnsi="宋体" w:cs="宋体" w:hint="eastAsia"/>
                        <w:color w:val="5C5C5C"/>
                        <w:sz w:val="21"/>
                        <w:shd w:val="clear" w:color="auto" w:fill="F8F8F8"/>
                      </w:rPr>
                      <w:t>变异</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概率</w:t>
                    </w:r>
                  </w:ins>
                </w:p>
                <w:p w14:paraId="4EF8D9FE"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679" w:author="yukina minato" w:date="2025-09-07T17:09:00Z" w16du:dateUtc="2025-09-07T09:09:00Z"/>
                      <w:rFonts w:eastAsia="宋体"/>
                      <w:color w:val="5C5C5C"/>
                      <w:szCs w:val="22"/>
                    </w:rPr>
                  </w:pPr>
                  <w:proofErr w:type="spellStart"/>
                  <w:ins w:id="1680" w:author="yukina minato" w:date="2025-09-07T17:09:00Z" w16du:dateUtc="2025-09-07T09:09:00Z">
                    <w:r w:rsidRPr="00002D6B">
                      <w:rPr>
                        <w:rFonts w:ascii="Consolas" w:eastAsia="Consolas" w:hAnsi="Consolas" w:cs="Consolas"/>
                        <w:color w:val="5C5C5C"/>
                        <w:sz w:val="21"/>
                      </w:rPr>
                      <w:t>e_c_ggg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2</w:t>
                    </w:r>
                    <w:r w:rsidRPr="00002D6B">
                      <w:rPr>
                        <w:rFonts w:ascii="Consolas" w:eastAsia="Consolas" w:hAnsi="Consolas" w:cs="Consolas"/>
                        <w:color w:val="5C5C5C"/>
                        <w:sz w:val="21"/>
                      </w:rPr>
                      <w:t>;          % </w:t>
                    </w:r>
                    <w:r w:rsidRPr="00002D6B">
                      <w:rPr>
                        <w:rFonts w:ascii="宋体" w:eastAsia="宋体" w:hAnsi="宋体" w:cs="宋体" w:hint="eastAsia"/>
                        <w:color w:val="5C5C5C"/>
                        <w:sz w:val="21"/>
                      </w:rPr>
                      <w:t>精英</w:t>
                    </w:r>
                    <w:proofErr w:type="gramStart"/>
                    <w:r w:rsidRPr="00002D6B">
                      <w:rPr>
                        <w:rFonts w:ascii="宋体" w:eastAsia="宋体" w:hAnsi="宋体" w:cs="宋体" w:hint="eastAsia"/>
                        <w:color w:val="5C5C5C"/>
                        <w:sz w:val="21"/>
                      </w:rPr>
                      <w:t>个</w:t>
                    </w:r>
                    <w:proofErr w:type="gramEnd"/>
                    <w:r w:rsidRPr="00002D6B">
                      <w:rPr>
                        <w:rFonts w:ascii="Consolas" w:eastAsia="Consolas" w:hAnsi="Consolas" w:cs="Consolas"/>
                        <w:color w:val="5C5C5C"/>
                        <w:sz w:val="21"/>
                      </w:rPr>
                      <w:t> </w:t>
                    </w:r>
                    <w:r w:rsidRPr="00002D6B">
                      <w:rPr>
                        <w:rFonts w:ascii="宋体" w:eastAsia="宋体" w:hAnsi="宋体" w:cs="宋体" w:hint="eastAsia"/>
                        <w:color w:val="5C5C5C"/>
                        <w:sz w:val="21"/>
                      </w:rPr>
                      <w:t>体</w:t>
                    </w:r>
                    <w:r w:rsidRPr="00002D6B">
                      <w:rPr>
                        <w:rFonts w:ascii="Consolas" w:eastAsia="Consolas" w:hAnsi="Consolas" w:cs="Consolas"/>
                        <w:color w:val="5C5C5C"/>
                        <w:sz w:val="21"/>
                      </w:rPr>
                      <w:t>       </w:t>
                    </w:r>
                    <w:r w:rsidRPr="00002D6B">
                      <w:rPr>
                        <w:rFonts w:ascii="宋体" w:eastAsia="宋体" w:hAnsi="宋体" w:cs="宋体" w:hint="eastAsia"/>
                        <w:color w:val="5C5C5C"/>
                        <w:sz w:val="21"/>
                      </w:rPr>
                      <w:t>数量</w:t>
                    </w:r>
                  </w:ins>
                </w:p>
                <w:p w14:paraId="3BCFCD5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81" w:author="yukina minato" w:date="2025-09-07T17:09:00Z" w16du:dateUtc="2025-09-07T09:09:00Z"/>
                      <w:rFonts w:eastAsia="宋体"/>
                      <w:color w:val="5C5C5C"/>
                      <w:szCs w:val="22"/>
                    </w:rPr>
                  </w:pPr>
                  <w:proofErr w:type="spellStart"/>
                  <w:ins w:id="1682" w:author="yukina minato" w:date="2025-09-07T17:09:00Z" w16du:dateUtc="2025-09-07T09:09:00Z">
                    <w:r w:rsidRPr="00002D6B">
                      <w:rPr>
                        <w:rFonts w:ascii="Consolas" w:eastAsia="Consolas" w:hAnsi="Consolas" w:cs="Consolas"/>
                        <w:color w:val="5C5C5C"/>
                        <w:sz w:val="21"/>
                        <w:shd w:val="clear" w:color="auto" w:fill="F8F8F8"/>
                      </w:rPr>
                      <w:t>t_o_ggg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 </w:t>
                    </w:r>
                    <w:r w:rsidRPr="00002D6B">
                      <w:rPr>
                        <w:rFonts w:ascii="宋体" w:eastAsia="宋体" w:hAnsi="宋体" w:cs="宋体" w:hint="eastAsia"/>
                        <w:color w:val="5C5C5C"/>
                        <w:sz w:val="21"/>
                        <w:shd w:val="clear" w:color="auto" w:fill="F8F8F8"/>
                      </w:rPr>
                      <w:t>锦标赛</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选择</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规模</w:t>
                    </w:r>
                  </w:ins>
                </w:p>
                <w:p w14:paraId="2E05B4A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1683" w:author="yukina minato" w:date="2025-09-07T17:09:00Z" w16du:dateUtc="2025-09-07T09:09:00Z"/>
                      <w:rFonts w:eastAsia="宋体"/>
                      <w:color w:val="5C5C5C"/>
                      <w:szCs w:val="22"/>
                    </w:rPr>
                  </w:pPr>
                </w:p>
                <w:p w14:paraId="2BEF9AD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84" w:author="yukina minato" w:date="2025-09-07T17:09:00Z" w16du:dateUtc="2025-09-07T09:09:00Z"/>
                      <w:rFonts w:eastAsia="宋体"/>
                      <w:color w:val="5C5C5C"/>
                      <w:szCs w:val="22"/>
                    </w:rPr>
                  </w:pPr>
                  <w:proofErr w:type="spellStart"/>
                  <w:proofErr w:type="gramStart"/>
                  <w:ins w:id="1685" w:author="yukina minato" w:date="2025-09-07T17:09:00Z" w16du:dateUtc="2025-09-07T09:09:00Z">
                    <w:r w:rsidRPr="00002D6B">
                      <w:rPr>
                        <w:rFonts w:ascii="Consolas" w:eastAsia="Consolas" w:hAnsi="Consolas" w:cs="Consolas"/>
                        <w:color w:val="5C5C5C"/>
                        <w:sz w:val="21"/>
                        <w:shd w:val="clear" w:color="auto" w:fill="F8F8F8"/>
                      </w:rPr>
                      <w:t>bounds.lower</w:t>
                    </w:r>
                    <w:proofErr w:type="spellEnd"/>
                    <w:proofErr w:type="gram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70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221525B2"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686" w:author="yukina minato" w:date="2025-09-07T17:09:00Z" w16du:dateUtc="2025-09-07T09:09:00Z"/>
                      <w:rFonts w:eastAsia="宋体"/>
                      <w:color w:val="5C5C5C"/>
                      <w:szCs w:val="22"/>
                    </w:rPr>
                  </w:pPr>
                  <w:proofErr w:type="spellStart"/>
                  <w:proofErr w:type="gramStart"/>
                  <w:ins w:id="1687" w:author="yukina minato" w:date="2025-09-07T17:09:00Z" w16du:dateUtc="2025-09-07T09:09:00Z">
                    <w:r w:rsidRPr="00002D6B">
                      <w:rPr>
                        <w:rFonts w:ascii="Consolas" w:eastAsia="Consolas" w:hAnsi="Consolas" w:cs="Consolas"/>
                        <w:color w:val="5C5C5C"/>
                        <w:sz w:val="21"/>
                      </w:rPr>
                      <w:t>bounds.upper</w:t>
                    </w:r>
                    <w:proofErr w:type="spellEnd"/>
                    <w:proofErr w:type="gramEnd"/>
                    <w:r w:rsidRPr="00002D6B">
                      <w:rPr>
                        <w:rFonts w:ascii="Consolas" w:eastAsia="Consolas" w:hAnsi="Consolas" w:cs="Consolas"/>
                        <w:color w:val="5C5C5C"/>
                        <w:sz w:val="21"/>
                      </w:rPr>
                      <w:t> = [</w:t>
                    </w:r>
                    <w:r w:rsidRPr="00002D6B">
                      <w:rPr>
                        <w:rFonts w:ascii="Consolas" w:eastAsia="Consolas" w:hAnsi="Consolas" w:cs="Consolas"/>
                        <w:color w:val="986801"/>
                        <w:sz w:val="21"/>
                      </w:rPr>
                      <w:t>140</w:t>
                    </w:r>
                    <w:r w:rsidRPr="00002D6B">
                      <w:rPr>
                        <w:rFonts w:ascii="Consolas" w:eastAsia="Consolas" w:hAnsi="Consolas" w:cs="Consolas"/>
                        <w:color w:val="5C5C5C"/>
                        <w:sz w:val="21"/>
                      </w:rPr>
                      <w:t>, </w:t>
                    </w:r>
                    <w:r w:rsidRPr="00002D6B">
                      <w:rPr>
                        <w:rFonts w:ascii="Consolas" w:eastAsia="Consolas" w:hAnsi="Consolas" w:cs="Consolas"/>
                        <w:color w:val="986801"/>
                        <w:sz w:val="21"/>
                      </w:rPr>
                      <w:t>20</w:t>
                    </w:r>
                    <w:r w:rsidRPr="00002D6B">
                      <w:rPr>
                        <w:rFonts w:ascii="Consolas" w:eastAsia="Consolas" w:hAnsi="Consolas" w:cs="Consolas"/>
                        <w:color w:val="5C5C5C"/>
                        <w:sz w:val="21"/>
                      </w:rPr>
                      <w:t>, </w:t>
                    </w:r>
                    <w:r w:rsidRPr="00002D6B">
                      <w:rPr>
                        <w:rFonts w:ascii="Consolas" w:eastAsia="Consolas" w:hAnsi="Consolas" w:cs="Consolas"/>
                        <w:color w:val="986801"/>
                        <w:sz w:val="21"/>
                      </w:rPr>
                      <w:t>2</w:t>
                    </w:r>
                    <w:r w:rsidRPr="00002D6B">
                      <w:rPr>
                        <w:rFonts w:ascii="Consolas" w:eastAsia="Consolas" w:hAnsi="Consolas" w:cs="Consolas"/>
                        <w:color w:val="5C5C5C"/>
                        <w:sz w:val="21"/>
                      </w:rPr>
                      <w:t>*pi, </w:t>
                    </w:r>
                    <w:r w:rsidRPr="00002D6B">
                      <w:rPr>
                        <w:rFonts w:ascii="Consolas" w:eastAsia="Consolas" w:hAnsi="Consolas" w:cs="Consolas"/>
                        <w:color w:val="986801"/>
                        <w:sz w:val="21"/>
                      </w:rPr>
                      <w:t>8</w:t>
                    </w:r>
                    <w:r w:rsidRPr="00002D6B">
                      <w:rPr>
                        <w:rFonts w:ascii="Consolas" w:eastAsia="Consolas" w:hAnsi="Consolas" w:cs="Consolas"/>
                        <w:color w:val="5C5C5C"/>
                        <w:sz w:val="21"/>
                      </w:rPr>
                      <w:t>];</w:t>
                    </w:r>
                  </w:ins>
                </w:p>
                <w:p w14:paraId="2053D87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1688" w:author="yukina minato" w:date="2025-09-07T17:09:00Z" w16du:dateUtc="2025-09-07T09:09:00Z"/>
                      <w:rFonts w:eastAsia="宋体"/>
                      <w:color w:val="5C5C5C"/>
                      <w:szCs w:val="22"/>
                    </w:rPr>
                  </w:pPr>
                </w:p>
                <w:p w14:paraId="4BA4D71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689" w:author="yukina minato" w:date="2025-09-07T17:09:00Z" w16du:dateUtc="2025-09-07T09:09:00Z"/>
                      <w:rFonts w:eastAsia="宋体"/>
                      <w:color w:val="5C5C5C"/>
                      <w:szCs w:val="22"/>
                    </w:rPr>
                  </w:pPr>
                  <w:proofErr w:type="spellStart"/>
                  <w:ins w:id="1690" w:author="yukina minato" w:date="2025-09-07T17:09:00Z" w16du:dateUtc="2025-09-07T09:09:00Z">
                    <w:r w:rsidRPr="00002D6B">
                      <w:rPr>
                        <w:rFonts w:ascii="Consolas" w:eastAsia="Consolas" w:hAnsi="Consolas" w:cs="Consolas"/>
                        <w:color w:val="5C5C5C"/>
                        <w:sz w:val="21"/>
                      </w:rPr>
                      <w:t>p_p_ggg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zeros(</w:t>
                    </w:r>
                    <w:proofErr w:type="spellStart"/>
                    <w:proofErr w:type="gramEnd"/>
                    <w:r w:rsidRPr="00002D6B">
                      <w:rPr>
                        <w:rFonts w:ascii="Consolas" w:eastAsia="Consolas" w:hAnsi="Consolas" w:cs="Consolas"/>
                        <w:color w:val="5C5C5C"/>
                        <w:sz w:val="21"/>
                      </w:rPr>
                      <w:t>p_s_ggg</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4</w:t>
                    </w:r>
                    <w:r w:rsidRPr="00002D6B">
                      <w:rPr>
                        <w:rFonts w:ascii="Consolas" w:eastAsia="Consolas" w:hAnsi="Consolas" w:cs="Consolas"/>
                        <w:color w:val="5C5C5C"/>
                        <w:sz w:val="21"/>
                      </w:rPr>
                      <w:t>);</w:t>
                    </w:r>
                  </w:ins>
                </w:p>
                <w:p w14:paraId="0DDBDF6E"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91" w:author="yukina minato" w:date="2025-09-07T17:09:00Z" w16du:dateUtc="2025-09-07T09:09:00Z"/>
                      <w:rFonts w:eastAsia="宋体"/>
                      <w:color w:val="5C5C5C"/>
                      <w:szCs w:val="22"/>
                    </w:rPr>
                  </w:pPr>
                  <w:ins w:id="1692" w:author="yukina minato" w:date="2025-09-07T17:09:00Z" w16du:dateUtc="2025-09-07T09:09:00Z">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4</w:t>
                    </w:r>
                  </w:ins>
                </w:p>
                <w:p w14:paraId="4717252D"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693" w:author="yukina minato" w:date="2025-09-07T17:09:00Z" w16du:dateUtc="2025-09-07T09:09:00Z"/>
                      <w:rFonts w:eastAsia="宋体"/>
                      <w:color w:val="5C5C5C"/>
                      <w:szCs w:val="22"/>
                    </w:rPr>
                  </w:pPr>
                  <w:ins w:id="1694" w:author="yukina minato" w:date="2025-09-07T17:09:00Z" w16du:dateUtc="2025-09-07T09:09:00Z">
                    <w:r w:rsidRPr="00002D6B">
                      <w:rPr>
                        <w:rFonts w:ascii="Consolas" w:eastAsia="Consolas" w:hAnsi="Consolas" w:cs="Consolas"/>
                        <w:color w:val="5C5C5C"/>
                        <w:sz w:val="21"/>
                      </w:rPr>
                      <w:t>    p_p_ggg</w:t>
                    </w:r>
                    <w:proofErr w:type="gramStart"/>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 i) = </w:t>
                    </w:r>
                    <w:proofErr w:type="gramStart"/>
                    <w:r w:rsidRPr="00002D6B">
                      <w:rPr>
                        <w:rFonts w:ascii="Consolas" w:eastAsia="Consolas" w:hAnsi="Consolas" w:cs="Consolas"/>
                        <w:color w:val="5C5C5C"/>
                        <w:sz w:val="21"/>
                      </w:rPr>
                      <w:t>bounds.</w:t>
                    </w:r>
                    <w:r w:rsidRPr="00002D6B">
                      <w:rPr>
                        <w:rFonts w:ascii="Consolas" w:eastAsia="Consolas" w:hAnsi="Consolas" w:cs="Consolas"/>
                        <w:color w:val="C18401"/>
                        <w:sz w:val="21"/>
                      </w:rPr>
                      <w:t>lower</w:t>
                    </w:r>
                    <w:proofErr w:type="gramEnd"/>
                    <w:r w:rsidRPr="00002D6B">
                      <w:rPr>
                        <w:rFonts w:ascii="Consolas" w:eastAsia="Consolas" w:hAnsi="Consolas" w:cs="Consolas"/>
                        <w:color w:val="5C5C5C"/>
                        <w:sz w:val="21"/>
                      </w:rPr>
                      <w:t>(i) + (</w:t>
                    </w:r>
                    <w:proofErr w:type="gramStart"/>
                    <w:r w:rsidRPr="00002D6B">
                      <w:rPr>
                        <w:rFonts w:ascii="Consolas" w:eastAsia="Consolas" w:hAnsi="Consolas" w:cs="Consolas"/>
                        <w:color w:val="5C5C5C"/>
                        <w:sz w:val="21"/>
                      </w:rPr>
                      <w:t>bounds.</w:t>
                    </w:r>
                    <w:r w:rsidRPr="00002D6B">
                      <w:rPr>
                        <w:rFonts w:ascii="Consolas" w:eastAsia="Consolas" w:hAnsi="Consolas" w:cs="Consolas"/>
                        <w:color w:val="C18401"/>
                        <w:sz w:val="21"/>
                      </w:rPr>
                      <w:t>upper</w:t>
                    </w:r>
                    <w:proofErr w:type="gramEnd"/>
                    <w:r w:rsidRPr="00002D6B">
                      <w:rPr>
                        <w:rFonts w:ascii="Consolas" w:eastAsia="Consolas" w:hAnsi="Consolas" w:cs="Consolas"/>
                        <w:color w:val="5C5C5C"/>
                        <w:sz w:val="21"/>
                      </w:rPr>
                      <w:t>(i) - </w:t>
                    </w:r>
                    <w:proofErr w:type="gramStart"/>
                    <w:r w:rsidRPr="00002D6B">
                      <w:rPr>
                        <w:rFonts w:ascii="Consolas" w:eastAsia="Consolas" w:hAnsi="Consolas" w:cs="Consolas"/>
                        <w:color w:val="5C5C5C"/>
                        <w:sz w:val="21"/>
                      </w:rPr>
                      <w:t>bounds.</w:t>
                    </w:r>
                    <w:r w:rsidRPr="00002D6B">
                      <w:rPr>
                        <w:rFonts w:ascii="Consolas" w:eastAsia="Consolas" w:hAnsi="Consolas" w:cs="Consolas"/>
                        <w:color w:val="C18401"/>
                        <w:sz w:val="21"/>
                      </w:rPr>
                      <w:t>lower</w:t>
                    </w:r>
                    <w:proofErr w:type="gramEnd"/>
                    <w:r w:rsidRPr="00002D6B">
                      <w:rPr>
                        <w:rFonts w:ascii="Consolas" w:eastAsia="Consolas" w:hAnsi="Consolas" w:cs="Consolas"/>
                        <w:color w:val="5C5C5C"/>
                        <w:sz w:val="21"/>
                      </w:rPr>
                      <w:t>(i)) * </w:t>
                    </w:r>
                    <w:proofErr w:type="gramStart"/>
                    <w:r w:rsidRPr="00002D6B">
                      <w:rPr>
                        <w:rFonts w:ascii="Consolas" w:eastAsia="Consolas" w:hAnsi="Consolas" w:cs="Consolas"/>
                        <w:color w:val="5C5C5C"/>
                        <w:sz w:val="21"/>
                      </w:rPr>
                      <w:t>rand(</w:t>
                    </w:r>
                    <w:proofErr w:type="gramEnd"/>
                    <w:r w:rsidRPr="00002D6B">
                      <w:rPr>
                        <w:rFonts w:ascii="Consolas" w:eastAsia="Consolas" w:hAnsi="Consolas" w:cs="Consolas"/>
                        <w:color w:val="5C5C5C"/>
                        <w:sz w:val="21"/>
                      </w:rPr>
                      <w:t>p_s_ggg,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5DF9FB4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95" w:author="yukina minato" w:date="2025-09-07T17:09:00Z" w16du:dateUtc="2025-09-07T09:09:00Z"/>
                      <w:rFonts w:eastAsia="宋体"/>
                      <w:color w:val="5C5C5C"/>
                      <w:szCs w:val="22"/>
                    </w:rPr>
                  </w:pPr>
                  <w:ins w:id="1696" w:author="yukina minato" w:date="2025-09-07T17:09:00Z" w16du:dateUtc="2025-09-07T09:09:00Z">
                    <w:r w:rsidRPr="00002D6B">
                      <w:rPr>
                        <w:rFonts w:ascii="Consolas" w:eastAsia="Consolas" w:hAnsi="Consolas" w:cs="Consolas"/>
                        <w:color w:val="A626A4"/>
                        <w:sz w:val="21"/>
                        <w:shd w:val="clear" w:color="auto" w:fill="F8F8F8"/>
                      </w:rPr>
                      <w:t>end</w:t>
                    </w:r>
                  </w:ins>
                </w:p>
                <w:p w14:paraId="5A28A02A"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1697" w:author="yukina minato" w:date="2025-09-07T17:09:00Z" w16du:dateUtc="2025-09-07T09:09:00Z"/>
                      <w:rFonts w:eastAsia="宋体"/>
                      <w:color w:val="5C5C5C"/>
                      <w:szCs w:val="22"/>
                    </w:rPr>
                  </w:pPr>
                </w:p>
                <w:p w14:paraId="639543E5"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698" w:author="yukina minato" w:date="2025-09-07T17:09:00Z" w16du:dateUtc="2025-09-07T09:09:00Z"/>
                      <w:rFonts w:eastAsia="宋体"/>
                      <w:color w:val="5C5C5C"/>
                      <w:szCs w:val="22"/>
                    </w:rPr>
                  </w:pPr>
                  <w:proofErr w:type="spellStart"/>
                  <w:ins w:id="1699" w:author="yukina minato" w:date="2025-09-07T17:09:00Z" w16du:dateUtc="2025-09-07T09:09:00Z">
                    <w:r w:rsidRPr="00002D6B">
                      <w:rPr>
                        <w:rFonts w:ascii="Consolas" w:eastAsia="Consolas" w:hAnsi="Consolas" w:cs="Consolas"/>
                        <w:color w:val="5C5C5C"/>
                        <w:sz w:val="21"/>
                        <w:shd w:val="clear" w:color="auto" w:fill="F8F8F8"/>
                      </w:rPr>
                      <w:t>b_h_ggg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zeros(</w:t>
                    </w:r>
                    <w:proofErr w:type="spellStart"/>
                    <w:proofErr w:type="gramEnd"/>
                    <w:r w:rsidRPr="00002D6B">
                      <w:rPr>
                        <w:rFonts w:ascii="Consolas" w:eastAsia="Consolas" w:hAnsi="Consolas" w:cs="Consolas"/>
                        <w:color w:val="5C5C5C"/>
                        <w:sz w:val="21"/>
                        <w:shd w:val="clear" w:color="auto" w:fill="F8F8F8"/>
                      </w:rPr>
                      <w:t>n_g_ggg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705AA3D2"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00" w:author="yukina minato" w:date="2025-09-07T17:09:00Z" w16du:dateUtc="2025-09-07T09:09:00Z"/>
                      <w:rFonts w:eastAsia="宋体"/>
                      <w:color w:val="5C5C5C"/>
                      <w:szCs w:val="22"/>
                    </w:rPr>
                  </w:pPr>
                  <w:proofErr w:type="spellStart"/>
                  <w:ins w:id="1701" w:author="yukina minato" w:date="2025-09-07T17:09:00Z" w16du:dateUtc="2025-09-07T09:09:00Z">
                    <w:r w:rsidRPr="00002D6B">
                      <w:rPr>
                        <w:rFonts w:ascii="Consolas" w:eastAsia="Consolas" w:hAnsi="Consolas" w:cs="Consolas"/>
                        <w:color w:val="5C5C5C"/>
                        <w:sz w:val="21"/>
                      </w:rPr>
                      <w:t>g_f_ggg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ins>
                </w:p>
                <w:p w14:paraId="604BA44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02" w:author="yukina minato" w:date="2025-09-07T17:09:00Z" w16du:dateUtc="2025-09-07T09:09:00Z"/>
                      <w:rFonts w:eastAsia="宋体"/>
                      <w:color w:val="5C5C5C"/>
                      <w:szCs w:val="22"/>
                    </w:rPr>
                  </w:pPr>
                  <w:proofErr w:type="spellStart"/>
                  <w:ins w:id="1703" w:author="yukina minato" w:date="2025-09-07T17:09:00Z" w16du:dateUtc="2025-09-07T09:09:00Z">
                    <w:r w:rsidRPr="00002D6B">
                      <w:rPr>
                        <w:rFonts w:ascii="Consolas" w:eastAsia="Consolas" w:hAnsi="Consolas" w:cs="Consolas"/>
                        <w:color w:val="5C5C5C"/>
                        <w:sz w:val="21"/>
                        <w:shd w:val="clear" w:color="auto" w:fill="F8F8F8"/>
                      </w:rPr>
                      <w:t>g_i_ggg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zeros(</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4</w:t>
                    </w:r>
                    <w:r w:rsidRPr="00002D6B">
                      <w:rPr>
                        <w:rFonts w:ascii="Consolas" w:eastAsia="Consolas" w:hAnsi="Consolas" w:cs="Consolas"/>
                        <w:color w:val="5C5C5C"/>
                        <w:sz w:val="21"/>
                        <w:shd w:val="clear" w:color="auto" w:fill="F8F8F8"/>
                      </w:rPr>
                      <w:t>); </w:t>
                    </w:r>
                  </w:ins>
                </w:p>
                <w:p w14:paraId="50E919EB"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1704" w:author="yukina minato" w:date="2025-09-07T17:09:00Z" w16du:dateUtc="2025-09-07T09:09:00Z"/>
                      <w:rFonts w:eastAsia="宋体"/>
                      <w:color w:val="5C5C5C"/>
                      <w:szCs w:val="22"/>
                    </w:rPr>
                  </w:pPr>
                </w:p>
                <w:p w14:paraId="19943114"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05" w:author="yukina minato" w:date="2025-09-07T17:09:00Z" w16du:dateUtc="2025-09-07T09:09:00Z"/>
                      <w:rFonts w:eastAsia="宋体"/>
                      <w:color w:val="5C5C5C"/>
                      <w:szCs w:val="22"/>
                    </w:rPr>
                  </w:pPr>
                  <w:ins w:id="1706" w:author="yukina minato" w:date="2025-09-07T17:09:00Z" w16du:dateUtc="2025-09-07T09:09:00Z">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gen = </w:t>
                    </w:r>
                    <w:proofErr w:type="gramStart"/>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:n</w:t>
                    </w:r>
                    <w:proofErr w:type="gramEnd"/>
                    <w:r w:rsidRPr="00002D6B">
                      <w:rPr>
                        <w:rFonts w:ascii="Consolas" w:eastAsia="Consolas" w:hAnsi="Consolas" w:cs="Consolas"/>
                        <w:color w:val="5C5C5C"/>
                        <w:sz w:val="21"/>
                        <w:shd w:val="clear" w:color="auto" w:fill="F8F8F8"/>
                      </w:rPr>
                      <w:t>_g_ggg</w:t>
                    </w:r>
                  </w:ins>
                </w:p>
                <w:p w14:paraId="652B8489"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07" w:author="yukina minato" w:date="2025-09-07T17:09:00Z" w16du:dateUtc="2025-09-07T09:09:00Z"/>
                      <w:rFonts w:eastAsia="宋体"/>
                      <w:color w:val="5C5C5C"/>
                      <w:szCs w:val="22"/>
                    </w:rPr>
                  </w:pPr>
                  <w:ins w:id="1708" w:author="yukina minato" w:date="2025-09-07T17:09:00Z" w16du:dateUtc="2025-09-07T09:09:00Z">
                    <w:r w:rsidRPr="00002D6B">
                      <w:rPr>
                        <w:rFonts w:ascii="Consolas" w:eastAsia="Consolas" w:hAnsi="Consolas" w:cs="Consolas"/>
                        <w:color w:val="5C5C5C"/>
                        <w:sz w:val="21"/>
                      </w:rPr>
                      <w:t>    fitness = </w:t>
                    </w:r>
                    <w:proofErr w:type="gramStart"/>
                    <w:r w:rsidRPr="00002D6B">
                      <w:rPr>
                        <w:rFonts w:ascii="Consolas" w:eastAsia="Consolas" w:hAnsi="Consolas" w:cs="Consolas"/>
                        <w:color w:val="5C5C5C"/>
                        <w:sz w:val="21"/>
                      </w:rPr>
                      <w:t>zeros(</w:t>
                    </w:r>
                    <w:proofErr w:type="spellStart"/>
                    <w:proofErr w:type="gramEnd"/>
                    <w:r w:rsidRPr="00002D6B">
                      <w:rPr>
                        <w:rFonts w:ascii="Consolas" w:eastAsia="Consolas" w:hAnsi="Consolas" w:cs="Consolas"/>
                        <w:color w:val="5C5C5C"/>
                        <w:sz w:val="21"/>
                      </w:rPr>
                      <w:t>p_s_ggg</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5188656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09" w:author="yukina minato" w:date="2025-09-07T17:09:00Z" w16du:dateUtc="2025-09-07T09:09:00Z"/>
                      <w:rFonts w:eastAsia="宋体"/>
                      <w:color w:val="5C5C5C"/>
                      <w:szCs w:val="22"/>
                    </w:rPr>
                  </w:pPr>
                  <w:ins w:id="1710"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d_i_ggg</w:t>
                    </w:r>
                    <w:proofErr w:type="spellEnd"/>
                    <w:r w:rsidRPr="00002D6B">
                      <w:rPr>
                        <w:rFonts w:ascii="Consolas" w:eastAsia="Consolas" w:hAnsi="Consolas" w:cs="Consolas"/>
                        <w:color w:val="5C5C5C"/>
                        <w:sz w:val="21"/>
                        <w:shd w:val="clear" w:color="auto" w:fill="F8F8F8"/>
                      </w:rPr>
                      <w:t> = (O - A0) / </w:t>
                    </w:r>
                    <w:proofErr w:type="gramStart"/>
                    <w:r w:rsidRPr="00002D6B">
                      <w:rPr>
                        <w:rFonts w:ascii="Consolas" w:eastAsia="Consolas" w:hAnsi="Consolas" w:cs="Consolas"/>
                        <w:color w:val="5C5C5C"/>
                        <w:sz w:val="21"/>
                        <w:shd w:val="clear" w:color="auto" w:fill="F8F8F8"/>
                      </w:rPr>
                      <w:t>norm(</w:t>
                    </w:r>
                    <w:proofErr w:type="gramEnd"/>
                    <w:r w:rsidRPr="00002D6B">
                      <w:rPr>
                        <w:rFonts w:ascii="Consolas" w:eastAsia="Consolas" w:hAnsi="Consolas" w:cs="Consolas"/>
                        <w:color w:val="5C5C5C"/>
                        <w:sz w:val="21"/>
                        <w:shd w:val="clear" w:color="auto" w:fill="F8F8F8"/>
                      </w:rPr>
                      <w:t>O - A0); </w:t>
                    </w:r>
                  </w:ins>
                </w:p>
                <w:p w14:paraId="78A7980E"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11" w:author="yukina minato" w:date="2025-09-07T17:09:00Z" w16du:dateUtc="2025-09-07T09:09:00Z"/>
                      <w:rFonts w:eastAsia="宋体"/>
                      <w:color w:val="5C5C5C"/>
                      <w:szCs w:val="22"/>
                    </w:rPr>
                  </w:pPr>
                  <w:ins w:id="1712" w:author="yukina minato" w:date="2025-09-07T17:09:00Z" w16du:dateUtc="2025-09-07T09:09:00Z">
                    <w:r w:rsidRPr="00002D6B">
                      <w:rPr>
                        <w:rFonts w:ascii="Consolas" w:eastAsia="Consolas" w:hAnsi="Consolas" w:cs="Consolas"/>
                        <w:color w:val="5C5C5C"/>
                        <w:sz w:val="21"/>
                      </w:rPr>
                      <w:t>    </w:t>
                    </w:r>
                  </w:ins>
                </w:p>
                <w:p w14:paraId="5081374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13" w:author="yukina minato" w:date="2025-09-07T17:09:00Z" w16du:dateUtc="2025-09-07T09:09:00Z"/>
                      <w:rFonts w:eastAsia="宋体"/>
                      <w:color w:val="5C5C5C"/>
                      <w:szCs w:val="22"/>
                    </w:rPr>
                  </w:pPr>
                  <w:ins w:id="1714"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:p</w:t>
                    </w:r>
                    <w:proofErr w:type="gramEnd"/>
                    <w:r w:rsidRPr="00002D6B">
                      <w:rPr>
                        <w:rFonts w:ascii="Consolas" w:eastAsia="Consolas" w:hAnsi="Consolas" w:cs="Consolas"/>
                        <w:color w:val="5C5C5C"/>
                        <w:sz w:val="21"/>
                        <w:shd w:val="clear" w:color="auto" w:fill="F8F8F8"/>
                      </w:rPr>
                      <w:t>_s_ggg</w:t>
                    </w:r>
                  </w:ins>
                </w:p>
                <w:p w14:paraId="0832E26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15" w:author="yukina minato" w:date="2025-09-07T17:09:00Z" w16du:dateUtc="2025-09-07T09:09:00Z"/>
                      <w:rFonts w:eastAsia="宋体"/>
                      <w:color w:val="5C5C5C"/>
                      <w:szCs w:val="22"/>
                    </w:rPr>
                  </w:pPr>
                  <w:ins w:id="1716" w:author="yukina minato" w:date="2025-09-07T17:09:00Z" w16du:dateUtc="2025-09-07T09:09:00Z">
                    <w:r w:rsidRPr="00002D6B">
                      <w:rPr>
                        <w:rFonts w:ascii="Consolas" w:eastAsia="Consolas" w:hAnsi="Consolas" w:cs="Consolas"/>
                        <w:color w:val="5C5C5C"/>
                        <w:sz w:val="21"/>
                      </w:rPr>
                      <w:t>        individual = </w:t>
                    </w:r>
                    <w:proofErr w:type="spellStart"/>
                    <w:r w:rsidRPr="00002D6B">
                      <w:rPr>
                        <w:rFonts w:ascii="Consolas" w:eastAsia="Consolas" w:hAnsi="Consolas" w:cs="Consolas"/>
                        <w:color w:val="5C5C5C"/>
                        <w:sz w:val="21"/>
                      </w:rPr>
                      <w:t>p_p_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ins>
                </w:p>
                <w:p w14:paraId="232579E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17" w:author="yukina minato" w:date="2025-09-07T17:09:00Z" w16du:dateUtc="2025-09-07T09:09:00Z"/>
                      <w:rFonts w:eastAsia="宋体"/>
                      <w:color w:val="5C5C5C"/>
                      <w:szCs w:val="22"/>
                    </w:rPr>
                  </w:pPr>
                  <w:ins w:id="1718" w:author="yukina minato" w:date="2025-09-07T17:09:00Z" w16du:dateUtc="2025-09-07T09:09:00Z">
                    <w:r w:rsidRPr="00002D6B">
                      <w:rPr>
                        <w:rFonts w:ascii="Consolas" w:eastAsia="Consolas" w:hAnsi="Consolas" w:cs="Consolas"/>
                        <w:color w:val="5C5C5C"/>
                        <w:sz w:val="21"/>
                        <w:shd w:val="clear" w:color="auto" w:fill="F8F8F8"/>
                      </w:rPr>
                      <w:t>        v_fy1 = </w:t>
                    </w:r>
                    <w:proofErr w:type="gramStart"/>
                    <w:r w:rsidRPr="00002D6B">
                      <w:rPr>
                        <w:rFonts w:ascii="Consolas" w:eastAsia="Consolas" w:hAnsi="Consolas" w:cs="Consolas"/>
                        <w:color w:val="5C5C5C"/>
                        <w:sz w:val="21"/>
                        <w:shd w:val="clear" w:color="auto" w:fill="F8F8F8"/>
                      </w:rPr>
                      <w:t>individual(</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6FC2EBA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19" w:author="yukina minato" w:date="2025-09-07T17:09:00Z" w16du:dateUtc="2025-09-07T09:09:00Z"/>
                      <w:rFonts w:eastAsia="宋体"/>
                      <w:color w:val="5C5C5C"/>
                      <w:szCs w:val="22"/>
                    </w:rPr>
                  </w:pPr>
                  <w:ins w:id="1720"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t_deploy</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individual(</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23D88513"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21" w:author="yukina minato" w:date="2025-09-07T17:09:00Z" w16du:dateUtc="2025-09-07T09:09:00Z"/>
                      <w:rFonts w:eastAsia="宋体"/>
                      <w:color w:val="5C5C5C"/>
                      <w:szCs w:val="22"/>
                    </w:rPr>
                  </w:pPr>
                  <w:ins w:id="1722"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theta_yaw</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individual(</w:t>
                    </w:r>
                    <w:proofErr w:type="gramEnd"/>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w:t>
                    </w:r>
                  </w:ins>
                </w:p>
                <w:p w14:paraId="4475DDFA"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23" w:author="yukina minato" w:date="2025-09-07T17:09:00Z" w16du:dateUtc="2025-09-07T09:09:00Z"/>
                      <w:rFonts w:eastAsia="宋体"/>
                      <w:color w:val="5C5C5C"/>
                      <w:szCs w:val="22"/>
                    </w:rPr>
                  </w:pPr>
                  <w:ins w:id="1724"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t_delay</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individual(</w:t>
                    </w:r>
                    <w:proofErr w:type="gramEnd"/>
                    <w:r w:rsidRPr="00002D6B">
                      <w:rPr>
                        <w:rFonts w:ascii="Consolas" w:eastAsia="Consolas" w:hAnsi="Consolas" w:cs="Consolas"/>
                        <w:color w:val="986801"/>
                        <w:sz w:val="21"/>
                      </w:rPr>
                      <w:t>4</w:t>
                    </w:r>
                    <w:r w:rsidRPr="00002D6B">
                      <w:rPr>
                        <w:rFonts w:ascii="Consolas" w:eastAsia="Consolas" w:hAnsi="Consolas" w:cs="Consolas"/>
                        <w:color w:val="5C5C5C"/>
                        <w:sz w:val="21"/>
                      </w:rPr>
                      <w:t>);</w:t>
                    </w:r>
                  </w:ins>
                </w:p>
                <w:p w14:paraId="78D1A2D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25" w:author="yukina minato" w:date="2025-09-07T17:09:00Z" w16du:dateUtc="2025-09-07T09:09:00Z"/>
                      <w:rFonts w:eastAsia="宋体"/>
                      <w:color w:val="5C5C5C"/>
                      <w:szCs w:val="22"/>
                    </w:rPr>
                  </w:pPr>
                  <w:ins w:id="1726" w:author="yukina minato" w:date="2025-09-07T17:09:00Z" w16du:dateUtc="2025-09-07T09:09:00Z">
                    <w:r w:rsidRPr="00002D6B">
                      <w:rPr>
                        <w:rFonts w:ascii="Consolas" w:eastAsia="Consolas" w:hAnsi="Consolas" w:cs="Consolas"/>
                        <w:color w:val="5C5C5C"/>
                        <w:sz w:val="21"/>
                        <w:shd w:val="clear" w:color="auto" w:fill="F8F8F8"/>
                      </w:rPr>
                      <w:t>        </w:t>
                    </w:r>
                  </w:ins>
                </w:p>
                <w:p w14:paraId="1D624A29"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27" w:author="yukina minato" w:date="2025-09-07T17:09:00Z" w16du:dateUtc="2025-09-07T09:09:00Z"/>
                      <w:rFonts w:eastAsia="宋体"/>
                      <w:color w:val="5C5C5C"/>
                      <w:szCs w:val="22"/>
                    </w:rPr>
                  </w:pPr>
                  <w:ins w:id="1728"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d_p_ggg</w:t>
                    </w:r>
                    <w:proofErr w:type="spellEnd"/>
                    <w:r w:rsidRPr="00002D6B">
                      <w:rPr>
                        <w:rFonts w:ascii="Consolas" w:eastAsia="Consolas" w:hAnsi="Consolas" w:cs="Consolas"/>
                        <w:color w:val="5C5C5C"/>
                        <w:sz w:val="21"/>
                      </w:rPr>
                      <w:t> = A0 + </w:t>
                    </w:r>
                    <w:proofErr w:type="spellStart"/>
                    <w:r w:rsidRPr="00002D6B">
                      <w:rPr>
                        <w:rFonts w:ascii="Consolas" w:eastAsia="Consolas" w:hAnsi="Consolas" w:cs="Consolas"/>
                        <w:color w:val="5C5C5C"/>
                        <w:sz w:val="21"/>
                      </w:rPr>
                      <w:t>v_a</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t_deploy</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d_i_ggg</w:t>
                    </w:r>
                    <w:proofErr w:type="spellEnd"/>
                    <w:r w:rsidRPr="00002D6B">
                      <w:rPr>
                        <w:rFonts w:ascii="Consolas" w:eastAsia="Consolas" w:hAnsi="Consolas" w:cs="Consolas"/>
                        <w:color w:val="5C5C5C"/>
                        <w:sz w:val="21"/>
                      </w:rPr>
                      <w:t>; </w:t>
                    </w:r>
                  </w:ins>
                </w:p>
                <w:p w14:paraId="5EC3D83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29" w:author="yukina minato" w:date="2025-09-07T17:09:00Z" w16du:dateUtc="2025-09-07T09:09:00Z"/>
                      <w:rFonts w:eastAsia="宋体"/>
                      <w:color w:val="5C5C5C"/>
                      <w:szCs w:val="22"/>
                    </w:rPr>
                  </w:pPr>
                  <w:ins w:id="1730" w:author="yukina minato" w:date="2025-09-07T17:09:00Z" w16du:dateUtc="2025-09-07T09:09:00Z">
                    <w:r w:rsidRPr="00002D6B">
                      <w:rPr>
                        <w:rFonts w:ascii="Consolas" w:eastAsia="Consolas" w:hAnsi="Consolas" w:cs="Consolas"/>
                        <w:color w:val="5C5C5C"/>
                        <w:sz w:val="21"/>
                        <w:shd w:val="clear" w:color="auto" w:fill="F8F8F8"/>
                      </w:rPr>
                      <w:t>        d_v_ggg = [v_fy1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(theta_yaw), v_fy1 * </w:t>
                    </w:r>
                    <w:r w:rsidRPr="00002D6B">
                      <w:rPr>
                        <w:rFonts w:ascii="Consolas" w:eastAsia="Consolas" w:hAnsi="Consolas" w:cs="Consolas"/>
                        <w:color w:val="C18401"/>
                        <w:sz w:val="21"/>
                        <w:shd w:val="clear" w:color="auto" w:fill="F8F8F8"/>
                      </w:rPr>
                      <w:t>sin</w:t>
                    </w:r>
                    <w:r w:rsidRPr="00002D6B">
                      <w:rPr>
                        <w:rFonts w:ascii="Consolas" w:eastAsia="Consolas" w:hAnsi="Consolas" w:cs="Consolas"/>
                        <w:color w:val="5C5C5C"/>
                        <w:sz w:val="21"/>
                        <w:shd w:val="clear" w:color="auto" w:fill="F8F8F8"/>
                      </w:rPr>
                      <w:t>(theta_yaw),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1A49ACB7"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31" w:author="yukina minato" w:date="2025-09-07T17:09:00Z" w16du:dateUtc="2025-09-07T09:09:00Z"/>
                      <w:rFonts w:eastAsia="宋体"/>
                      <w:color w:val="5C5C5C"/>
                      <w:szCs w:val="22"/>
                    </w:rPr>
                  </w:pPr>
                  <w:ins w:id="1732" w:author="yukina minato" w:date="2025-09-07T17:09:00Z" w16du:dateUtc="2025-09-07T09:09:00Z">
                    <w:r w:rsidRPr="00002D6B">
                      <w:rPr>
                        <w:rFonts w:ascii="Consolas" w:eastAsia="Consolas" w:hAnsi="Consolas" w:cs="Consolas"/>
                        <w:color w:val="5C5C5C"/>
                        <w:sz w:val="21"/>
                      </w:rPr>
                      <w:t>        </w:t>
                    </w:r>
                  </w:ins>
                </w:p>
                <w:p w14:paraId="1773A4F3"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33" w:author="yukina minato" w:date="2025-09-07T17:09:00Z" w16du:dateUtc="2025-09-07T09:09:00Z"/>
                      <w:rFonts w:eastAsia="宋体"/>
                      <w:color w:val="5C5C5C"/>
                      <w:szCs w:val="22"/>
                    </w:rPr>
                  </w:pPr>
                  <w:ins w:id="1734" w:author="yukina minato" w:date="2025-09-07T17:09:00Z" w16du:dateUtc="2025-09-07T09:09:00Z">
                    <w:r w:rsidRPr="00002D6B">
                      <w:rPr>
                        <w:rFonts w:ascii="Consolas" w:eastAsia="Consolas" w:hAnsi="Consolas" w:cs="Consolas"/>
                        <w:color w:val="5C5C5C"/>
                        <w:sz w:val="21"/>
                        <w:shd w:val="clear" w:color="auto" w:fill="F8F8F8"/>
                      </w:rPr>
                      <w:t>        fitness(i) = c_o_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5C5C5C"/>
                        <w:sz w:val="21"/>
                        <w:shd w:val="clear" w:color="auto" w:fill="F8F8F8"/>
                      </w:rPr>
                      <w:t>t_deploy, d_p_ggg, d_v_ggg, t_delay, ...</w:t>
                    </w:r>
                  </w:ins>
                </w:p>
                <w:p w14:paraId="4A8BC828"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35" w:author="yukina minato" w:date="2025-09-07T17:09:00Z" w16du:dateUtc="2025-09-07T09:09:00Z"/>
                      <w:rFonts w:eastAsia="宋体"/>
                      <w:color w:val="5C5C5C"/>
                      <w:szCs w:val="22"/>
                    </w:rPr>
                  </w:pPr>
                  <w:ins w:id="1736"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m_t_ggg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 </w:t>
                    </w:r>
                  </w:ins>
                </w:p>
                <w:p w14:paraId="6F8A841D"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37" w:author="yukina minato" w:date="2025-09-07T17:09:00Z" w16du:dateUtc="2025-09-07T09:09:00Z"/>
                      <w:rFonts w:eastAsia="宋体"/>
                      <w:color w:val="5C5C5C"/>
                      <w:szCs w:val="22"/>
                    </w:rPr>
                  </w:pPr>
                  <w:ins w:id="1738"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2FFB47B8"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39" w:author="yukina minato" w:date="2025-09-07T17:09:00Z" w16du:dateUtc="2025-09-07T09:09:00Z"/>
                      <w:rFonts w:eastAsia="宋体"/>
                      <w:color w:val="5C5C5C"/>
                      <w:szCs w:val="22"/>
                    </w:rPr>
                  </w:pPr>
                  <w:ins w:id="1740" w:author="yukina minato" w:date="2025-09-07T17:09:00Z" w16du:dateUtc="2025-09-07T09:09:00Z">
                    <w:r w:rsidRPr="00002D6B">
                      <w:rPr>
                        <w:rFonts w:ascii="Consolas" w:eastAsia="Consolas" w:hAnsi="Consolas" w:cs="Consolas"/>
                        <w:color w:val="5C5C5C"/>
                        <w:sz w:val="21"/>
                      </w:rPr>
                      <w:t>    </w:t>
                    </w:r>
                  </w:ins>
                </w:p>
                <w:p w14:paraId="55FB28F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41" w:author="yukina minato" w:date="2025-09-07T17:09:00Z" w16du:dateUtc="2025-09-07T09:09:00Z"/>
                      <w:rFonts w:eastAsia="宋体"/>
                      <w:color w:val="5C5C5C"/>
                      <w:szCs w:val="22"/>
                    </w:rPr>
                  </w:pPr>
                  <w:ins w:id="1742"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m_c_ggg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idx</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C18401"/>
                        <w:sz w:val="21"/>
                        <w:shd w:val="clear" w:color="auto" w:fill="F8F8F8"/>
                      </w:rPr>
                      <w:t>max</w:t>
                    </w:r>
                    <w:r w:rsidRPr="00002D6B">
                      <w:rPr>
                        <w:rFonts w:ascii="Consolas" w:eastAsia="Consolas" w:hAnsi="Consolas" w:cs="Consolas"/>
                        <w:color w:val="5C5C5C"/>
                        <w:sz w:val="21"/>
                        <w:shd w:val="clear" w:color="auto" w:fill="F8F8F8"/>
                      </w:rPr>
                      <w:t>(fitness); </w:t>
                    </w:r>
                  </w:ins>
                </w:p>
                <w:p w14:paraId="1F609F99"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43" w:author="yukina minato" w:date="2025-09-07T17:09:00Z" w16du:dateUtc="2025-09-07T09:09:00Z"/>
                      <w:rFonts w:eastAsia="宋体"/>
                      <w:color w:val="5C5C5C"/>
                      <w:szCs w:val="22"/>
                    </w:rPr>
                  </w:pPr>
                  <w:ins w:id="1744" w:author="yukina minato" w:date="2025-09-07T17:09:00Z" w16du:dateUtc="2025-09-07T09:09:00Z">
                    <w:r w:rsidRPr="00002D6B">
                      <w:rPr>
                        <w:rFonts w:ascii="Consolas" w:eastAsia="Consolas" w:hAnsi="Consolas" w:cs="Consolas"/>
                        <w:color w:val="5C5C5C"/>
                        <w:sz w:val="21"/>
                      </w:rPr>
                      <w:t>    if </w:t>
                    </w:r>
                    <w:proofErr w:type="spellStart"/>
                    <w:r w:rsidRPr="00002D6B">
                      <w:rPr>
                        <w:rFonts w:ascii="Consolas" w:eastAsia="Consolas" w:hAnsi="Consolas" w:cs="Consolas"/>
                        <w:color w:val="5C5C5C"/>
                        <w:sz w:val="21"/>
                      </w:rPr>
                      <w:t>m_c_ggg</w:t>
                    </w:r>
                    <w:proofErr w:type="spellEnd"/>
                    <w:r w:rsidRPr="00002D6B">
                      <w:rPr>
                        <w:rFonts w:ascii="Consolas" w:eastAsia="Consolas" w:hAnsi="Consolas" w:cs="Consolas"/>
                        <w:color w:val="5C5C5C"/>
                        <w:sz w:val="21"/>
                      </w:rPr>
                      <w:t> &gt; </w:t>
                    </w:r>
                    <w:proofErr w:type="spellStart"/>
                    <w:r w:rsidRPr="00002D6B">
                      <w:rPr>
                        <w:rFonts w:ascii="Consolas" w:eastAsia="Consolas" w:hAnsi="Consolas" w:cs="Consolas"/>
                        <w:color w:val="5C5C5C"/>
                        <w:sz w:val="21"/>
                      </w:rPr>
                      <w:t>g_f_ggg</w:t>
                    </w:r>
                    <w:proofErr w:type="spellEnd"/>
                  </w:ins>
                </w:p>
                <w:p w14:paraId="58D765B4"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45" w:author="yukina minato" w:date="2025-09-07T17:09:00Z" w16du:dateUtc="2025-09-07T09:09:00Z"/>
                      <w:rFonts w:eastAsia="宋体"/>
                      <w:color w:val="5C5C5C"/>
                      <w:szCs w:val="22"/>
                    </w:rPr>
                  </w:pPr>
                  <w:ins w:id="1746"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g_f_ggg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m_c_ggg</w:t>
                    </w:r>
                    <w:proofErr w:type="spellEnd"/>
                    <w:r w:rsidRPr="00002D6B">
                      <w:rPr>
                        <w:rFonts w:ascii="Consolas" w:eastAsia="Consolas" w:hAnsi="Consolas" w:cs="Consolas"/>
                        <w:color w:val="5C5C5C"/>
                        <w:sz w:val="21"/>
                        <w:shd w:val="clear" w:color="auto" w:fill="F8F8F8"/>
                      </w:rPr>
                      <w:t>;</w:t>
                    </w:r>
                  </w:ins>
                </w:p>
                <w:p w14:paraId="5A65A246"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47" w:author="yukina minato" w:date="2025-09-07T17:09:00Z" w16du:dateUtc="2025-09-07T09:09:00Z"/>
                      <w:rFonts w:eastAsia="宋体"/>
                      <w:color w:val="5C5C5C"/>
                      <w:szCs w:val="22"/>
                    </w:rPr>
                  </w:pPr>
                  <w:ins w:id="1748"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g_i_ggg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p_p_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idx</w:t>
                    </w:r>
                    <w:proofErr w:type="spellEnd"/>
                    <w:r w:rsidRPr="00002D6B">
                      <w:rPr>
                        <w:rFonts w:ascii="Consolas" w:eastAsia="Consolas" w:hAnsi="Consolas" w:cs="Consolas"/>
                        <w:color w:val="5C5C5C"/>
                        <w:sz w:val="21"/>
                      </w:rPr>
                      <w:t>, :);</w:t>
                    </w:r>
                  </w:ins>
                </w:p>
                <w:p w14:paraId="080F494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49" w:author="yukina minato" w:date="2025-09-07T17:09:00Z" w16du:dateUtc="2025-09-07T09:09:00Z"/>
                      <w:rFonts w:eastAsia="宋体"/>
                      <w:color w:val="5C5C5C"/>
                      <w:szCs w:val="22"/>
                    </w:rPr>
                  </w:pPr>
                  <w:ins w:id="1750"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4D79CC5A"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51" w:author="yukina minato" w:date="2025-09-07T17:09:00Z" w16du:dateUtc="2025-09-07T09:09:00Z"/>
                      <w:rFonts w:eastAsia="宋体"/>
                      <w:color w:val="5C5C5C"/>
                      <w:szCs w:val="22"/>
                    </w:rPr>
                  </w:pPr>
                  <w:ins w:id="1752"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b_h_ggg</w:t>
                    </w:r>
                    <w:proofErr w:type="spellEnd"/>
                    <w:r w:rsidRPr="00002D6B">
                      <w:rPr>
                        <w:rFonts w:ascii="Consolas" w:eastAsia="Consolas" w:hAnsi="Consolas" w:cs="Consolas"/>
                        <w:color w:val="5C5C5C"/>
                        <w:sz w:val="21"/>
                      </w:rPr>
                      <w:t>(gen) = </w:t>
                    </w:r>
                    <w:proofErr w:type="spellStart"/>
                    <w:r w:rsidRPr="00002D6B">
                      <w:rPr>
                        <w:rFonts w:ascii="Consolas" w:eastAsia="Consolas" w:hAnsi="Consolas" w:cs="Consolas"/>
                        <w:color w:val="5C5C5C"/>
                        <w:sz w:val="21"/>
                      </w:rPr>
                      <w:t>g_f_ggg</w:t>
                    </w:r>
                    <w:proofErr w:type="spellEnd"/>
                    <w:r w:rsidRPr="00002D6B">
                      <w:rPr>
                        <w:rFonts w:ascii="Consolas" w:eastAsia="Consolas" w:hAnsi="Consolas" w:cs="Consolas"/>
                        <w:color w:val="5C5C5C"/>
                        <w:sz w:val="21"/>
                      </w:rPr>
                      <w:t>;</w:t>
                    </w:r>
                  </w:ins>
                </w:p>
                <w:p w14:paraId="54A18A1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53" w:author="yukina minato" w:date="2025-09-07T17:09:00Z" w16du:dateUtc="2025-09-07T09:09:00Z"/>
                      <w:rFonts w:eastAsia="宋体"/>
                      <w:color w:val="5C5C5C"/>
                      <w:szCs w:val="22"/>
                    </w:rPr>
                  </w:pPr>
                  <w:ins w:id="1754" w:author="yukina minato" w:date="2025-09-07T17:09:00Z" w16du:dateUtc="2025-09-07T09:09:00Z">
                    <w:r w:rsidRPr="00002D6B">
                      <w:rPr>
                        <w:rFonts w:ascii="Consolas" w:eastAsia="Consolas" w:hAnsi="Consolas" w:cs="Consolas"/>
                        <w:color w:val="5C5C5C"/>
                        <w:sz w:val="21"/>
                        <w:shd w:val="clear" w:color="auto" w:fill="F8F8F8"/>
                      </w:rPr>
                      <w:t>    </w:t>
                    </w:r>
                  </w:ins>
                </w:p>
                <w:p w14:paraId="543A5AD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55" w:author="yukina minato" w:date="2025-09-07T17:09:00Z" w16du:dateUtc="2025-09-07T09:09:00Z"/>
                      <w:rFonts w:eastAsia="宋体"/>
                      <w:color w:val="5C5C5C"/>
                      <w:szCs w:val="22"/>
                    </w:rPr>
                  </w:pPr>
                  <w:ins w:id="1756"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第</w:t>
                    </w:r>
                    <w:r w:rsidRPr="00002D6B">
                      <w:rPr>
                        <w:rFonts w:ascii="Consolas" w:eastAsia="Consolas" w:hAnsi="Consolas" w:cs="Consolas"/>
                        <w:color w:val="50A14F"/>
                        <w:sz w:val="21"/>
                      </w:rPr>
                      <w:t> %d </w:t>
                    </w:r>
                    <w:r w:rsidRPr="00002D6B">
                      <w:rPr>
                        <w:rFonts w:ascii="宋体" w:eastAsia="宋体" w:hAnsi="宋体" w:cs="宋体" w:hint="eastAsia"/>
                        <w:color w:val="50A14F"/>
                        <w:sz w:val="21"/>
                      </w:rPr>
                      <w:t>代</w:t>
                    </w:r>
                    <w:r w:rsidRPr="00002D6B">
                      <w:rPr>
                        <w:rFonts w:ascii="Consolas" w:eastAsia="Consolas" w:hAnsi="Consolas" w:cs="Consolas"/>
                        <w:color w:val="50A14F"/>
                        <w:sz w:val="21"/>
                      </w:rPr>
                      <w:t>: </w:t>
                    </w:r>
                    <w:r w:rsidRPr="00002D6B">
                      <w:rPr>
                        <w:rFonts w:ascii="宋体" w:eastAsia="宋体" w:hAnsi="宋体" w:cs="宋体" w:hint="eastAsia"/>
                        <w:color w:val="50A14F"/>
                        <w:sz w:val="21"/>
                      </w:rPr>
                      <w:t>当前最优遮蔽时间</w:t>
                    </w:r>
                    <w:r w:rsidRPr="00002D6B">
                      <w:rPr>
                        <w:rFonts w:ascii="Consolas" w:eastAsia="Consolas" w:hAnsi="Consolas" w:cs="Consolas"/>
                        <w:color w:val="50A14F"/>
                        <w:sz w:val="21"/>
                      </w:rPr>
                      <w:t> = %.4f s, </w:t>
                    </w:r>
                    <w:r w:rsidRPr="00002D6B">
                      <w:rPr>
                        <w:rFonts w:ascii="宋体" w:eastAsia="宋体" w:hAnsi="宋体" w:cs="宋体" w:hint="eastAsia"/>
                        <w:color w:val="50A14F"/>
                        <w:sz w:val="21"/>
                      </w:rPr>
                      <w:t>全局最优</w:t>
                    </w:r>
                    <w:r w:rsidRPr="00002D6B">
                      <w:rPr>
                        <w:rFonts w:ascii="Consolas" w:eastAsia="Consolas" w:hAnsi="Consolas" w:cs="Consolas"/>
                        <w:color w:val="50A14F"/>
                        <w:sz w:val="21"/>
                      </w:rPr>
                      <w:t> = %.4f s\n'</w:t>
                    </w:r>
                    <w:r w:rsidRPr="00002D6B">
                      <w:rPr>
                        <w:rFonts w:ascii="Consolas" w:eastAsia="Consolas" w:hAnsi="Consolas" w:cs="Consolas"/>
                        <w:color w:val="5C5C5C"/>
                        <w:sz w:val="21"/>
                      </w:rPr>
                      <w:t>, gen, </w:t>
                    </w:r>
                    <w:proofErr w:type="spellStart"/>
                    <w:r w:rsidRPr="00002D6B">
                      <w:rPr>
                        <w:rFonts w:ascii="Consolas" w:eastAsia="Consolas" w:hAnsi="Consolas" w:cs="Consolas"/>
                        <w:color w:val="5C5C5C"/>
                        <w:sz w:val="21"/>
                      </w:rPr>
                      <w:t>m_c_ggg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g_f_ggg</w:t>
                    </w:r>
                    <w:proofErr w:type="spellEnd"/>
                    <w:r w:rsidRPr="00002D6B">
                      <w:rPr>
                        <w:rFonts w:ascii="Consolas" w:eastAsia="Consolas" w:hAnsi="Consolas" w:cs="Consolas"/>
                        <w:color w:val="5C5C5C"/>
                        <w:sz w:val="21"/>
                      </w:rPr>
                      <w:t>);</w:t>
                    </w:r>
                  </w:ins>
                </w:p>
                <w:p w14:paraId="5DBB811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1757" w:author="yukina minato" w:date="2025-09-07T17:09:00Z" w16du:dateUtc="2025-09-07T09:09:00Z"/>
                      <w:rFonts w:eastAsia="宋体"/>
                      <w:color w:val="5C5C5C"/>
                      <w:szCs w:val="22"/>
                    </w:rPr>
                  </w:pPr>
                </w:p>
                <w:p w14:paraId="7D54DFF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58" w:author="yukina minato" w:date="2025-09-07T17:09:00Z" w16du:dateUtc="2025-09-07T09:09:00Z"/>
                      <w:rFonts w:eastAsia="宋体"/>
                      <w:color w:val="5C5C5C"/>
                      <w:szCs w:val="22"/>
                    </w:rPr>
                  </w:pPr>
                  <w:ins w:id="1759"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n_p_ggg</w:t>
                    </w:r>
                    <w:proofErr w:type="spellEnd"/>
                    <w:r w:rsidRPr="00002D6B">
                      <w:rPr>
                        <w:rFonts w:ascii="Consolas" w:eastAsia="Consolas" w:hAnsi="Consolas" w:cs="Consolas"/>
                        <w:color w:val="5C5C5C"/>
                        <w:sz w:val="21"/>
                      </w:rPr>
                      <w:t> = zeros(size(</w:t>
                    </w:r>
                    <w:proofErr w:type="spellStart"/>
                    <w:r w:rsidRPr="00002D6B">
                      <w:rPr>
                        <w:rFonts w:ascii="Consolas" w:eastAsia="Consolas" w:hAnsi="Consolas" w:cs="Consolas"/>
                        <w:color w:val="5C5C5C"/>
                        <w:sz w:val="21"/>
                      </w:rPr>
                      <w:t>p_p_ggg</w:t>
                    </w:r>
                    <w:proofErr w:type="spellEnd"/>
                    <w:r w:rsidRPr="00002D6B">
                      <w:rPr>
                        <w:rFonts w:ascii="Consolas" w:eastAsia="Consolas" w:hAnsi="Consolas" w:cs="Consolas"/>
                        <w:color w:val="5C5C5C"/>
                        <w:sz w:val="21"/>
                      </w:rPr>
                      <w:t>)); </w:t>
                    </w:r>
                  </w:ins>
                </w:p>
                <w:p w14:paraId="3C20196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60" w:author="yukina minato" w:date="2025-09-07T17:09:00Z" w16du:dateUtc="2025-09-07T09:09:00Z"/>
                      <w:rFonts w:eastAsia="宋体"/>
                      <w:color w:val="5C5C5C"/>
                      <w:szCs w:val="22"/>
                    </w:rPr>
                  </w:pPr>
                  <w:ins w:id="1761" w:author="yukina minato" w:date="2025-09-07T17:09:00Z" w16du:dateUtc="2025-09-07T09:09:00Z">
                    <w:r w:rsidRPr="00002D6B">
                      <w:rPr>
                        <w:rFonts w:ascii="Consolas" w:eastAsia="Consolas" w:hAnsi="Consolas" w:cs="Consolas"/>
                        <w:color w:val="5C5C5C"/>
                        <w:sz w:val="21"/>
                        <w:shd w:val="clear" w:color="auto" w:fill="F8F8F8"/>
                      </w:rPr>
                      <w:t>    </w:t>
                    </w:r>
                  </w:ins>
                </w:p>
                <w:p w14:paraId="367BAA89"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62" w:author="yukina minato" w:date="2025-09-07T17:09:00Z" w16du:dateUtc="2025-09-07T09:09:00Z"/>
                      <w:rFonts w:eastAsia="宋体"/>
                      <w:color w:val="5C5C5C"/>
                      <w:szCs w:val="22"/>
                    </w:rPr>
                  </w:pPr>
                  <w:ins w:id="1763" w:author="yukina minato" w:date="2025-09-07T17:09:00Z" w16du:dateUtc="2025-09-07T09:09:00Z">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s_i_ggg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sort(</w:t>
                    </w:r>
                    <w:proofErr w:type="gramEnd"/>
                    <w:r w:rsidRPr="00002D6B">
                      <w:rPr>
                        <w:rFonts w:ascii="Consolas" w:eastAsia="Consolas" w:hAnsi="Consolas" w:cs="Consolas"/>
                        <w:color w:val="5C5C5C"/>
                        <w:sz w:val="21"/>
                      </w:rPr>
                      <w:t>fitness, </w:t>
                    </w:r>
                    <w:r w:rsidRPr="00002D6B">
                      <w:rPr>
                        <w:rFonts w:ascii="Consolas" w:eastAsia="Consolas" w:hAnsi="Consolas" w:cs="Consolas"/>
                        <w:color w:val="50A14F"/>
                        <w:sz w:val="21"/>
                      </w:rPr>
                      <w:t>'descend'</w:t>
                    </w:r>
                    <w:r w:rsidRPr="00002D6B">
                      <w:rPr>
                        <w:rFonts w:ascii="Consolas" w:eastAsia="Consolas" w:hAnsi="Consolas" w:cs="Consolas"/>
                        <w:color w:val="5C5C5C"/>
                        <w:sz w:val="21"/>
                      </w:rPr>
                      <w:t>);</w:t>
                    </w:r>
                  </w:ins>
                </w:p>
                <w:p w14:paraId="414A17F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64" w:author="yukina minato" w:date="2025-09-07T17:09:00Z" w16du:dateUtc="2025-09-07T09:09:00Z"/>
                      <w:rFonts w:eastAsia="宋体"/>
                      <w:color w:val="5C5C5C"/>
                      <w:szCs w:val="22"/>
                    </w:rPr>
                  </w:pPr>
                  <w:ins w:id="1765"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:e</w:t>
                    </w:r>
                    <w:proofErr w:type="gramEnd"/>
                    <w:r w:rsidRPr="00002D6B">
                      <w:rPr>
                        <w:rFonts w:ascii="Consolas" w:eastAsia="Consolas" w:hAnsi="Consolas" w:cs="Consolas"/>
                        <w:color w:val="5C5C5C"/>
                        <w:sz w:val="21"/>
                        <w:shd w:val="clear" w:color="auto" w:fill="F8F8F8"/>
                      </w:rPr>
                      <w:t>_c_ggg, :) = </w:t>
                    </w:r>
                    <w:proofErr w:type="spellStart"/>
                    <w:r w:rsidRPr="00002D6B">
                      <w:rPr>
                        <w:rFonts w:ascii="Consolas" w:eastAsia="Consolas" w:hAnsi="Consolas" w:cs="Consolas"/>
                        <w:color w:val="5C5C5C"/>
                        <w:sz w:val="21"/>
                        <w:shd w:val="clear" w:color="auto" w:fill="F8F8F8"/>
                      </w:rPr>
                      <w:t>p_p_ggg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s_i_ggg</w:t>
                    </w:r>
                    <w:proofErr w:type="spellEnd"/>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:e</w:t>
                    </w:r>
                    <w:proofErr w:type="gramEnd"/>
                    <w:r w:rsidRPr="00002D6B">
                      <w:rPr>
                        <w:rFonts w:ascii="Consolas" w:eastAsia="Consolas" w:hAnsi="Consolas" w:cs="Consolas"/>
                        <w:color w:val="5C5C5C"/>
                        <w:sz w:val="21"/>
                        <w:shd w:val="clear" w:color="auto" w:fill="F8F8F8"/>
                      </w:rPr>
                      <w:t>_c_ggg), :);</w:t>
                    </w:r>
                  </w:ins>
                </w:p>
                <w:p w14:paraId="52875D6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66" w:author="yukina minato" w:date="2025-09-07T17:09:00Z" w16du:dateUtc="2025-09-07T09:09:00Z"/>
                      <w:rFonts w:eastAsia="宋体"/>
                      <w:color w:val="5C5C5C"/>
                      <w:szCs w:val="22"/>
                    </w:rPr>
                  </w:pPr>
                  <w:ins w:id="1767" w:author="yukina minato" w:date="2025-09-07T17:09:00Z" w16du:dateUtc="2025-09-07T09:09:00Z">
                    <w:r w:rsidRPr="00002D6B">
                      <w:rPr>
                        <w:rFonts w:ascii="Consolas" w:eastAsia="Consolas" w:hAnsi="Consolas" w:cs="Consolas"/>
                        <w:color w:val="5C5C5C"/>
                        <w:sz w:val="21"/>
                      </w:rPr>
                      <w:t>    </w:t>
                    </w:r>
                  </w:ins>
                </w:p>
                <w:p w14:paraId="2E16914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68" w:author="yukina minato" w:date="2025-09-07T17:09:00Z" w16du:dateUtc="2025-09-07T09:09:00Z"/>
                      <w:rFonts w:eastAsia="宋体"/>
                      <w:color w:val="5C5C5C"/>
                      <w:szCs w:val="22"/>
                    </w:rPr>
                  </w:pPr>
                  <w:ins w:id="1769"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e_c_ggg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:p</w:t>
                    </w:r>
                    <w:proofErr w:type="gramEnd"/>
                    <w:r w:rsidRPr="00002D6B">
                      <w:rPr>
                        <w:rFonts w:ascii="Consolas" w:eastAsia="Consolas" w:hAnsi="Consolas" w:cs="Consolas"/>
                        <w:color w:val="5C5C5C"/>
                        <w:sz w:val="21"/>
                        <w:shd w:val="clear" w:color="auto" w:fill="F8F8F8"/>
                      </w:rPr>
                      <w:t>_s_ggg</w:t>
                    </w:r>
                  </w:ins>
                </w:p>
                <w:p w14:paraId="32D13E38"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70" w:author="yukina minato" w:date="2025-09-07T17:09:00Z" w16du:dateUtc="2025-09-07T09:09:00Z"/>
                      <w:rFonts w:eastAsia="宋体"/>
                      <w:color w:val="5C5C5C"/>
                      <w:szCs w:val="22"/>
                    </w:rPr>
                  </w:pPr>
                  <w:ins w:id="1771" w:author="yukina minato" w:date="2025-09-07T17:09:00Z" w16du:dateUtc="2025-09-07T09:09:00Z">
                    <w:r w:rsidRPr="00002D6B">
                      <w:rPr>
                        <w:rFonts w:ascii="Consolas" w:eastAsia="Consolas" w:hAnsi="Consolas" w:cs="Consolas"/>
                        <w:color w:val="5C5C5C"/>
                        <w:sz w:val="21"/>
                      </w:rPr>
                      <w:t>        parent1_idx = </w:t>
                    </w:r>
                    <w:proofErr w:type="spellStart"/>
                    <w:r w:rsidRPr="00002D6B">
                      <w:rPr>
                        <w:rFonts w:ascii="Consolas" w:eastAsia="Consolas" w:hAnsi="Consolas" w:cs="Consolas"/>
                        <w:color w:val="5C5C5C"/>
                        <w:sz w:val="21"/>
                      </w:rPr>
                      <w:t>s_t_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fitness, </w:t>
                    </w:r>
                    <w:proofErr w:type="spellStart"/>
                    <w:r w:rsidRPr="00002D6B">
                      <w:rPr>
                        <w:rFonts w:ascii="Consolas" w:eastAsia="Consolas" w:hAnsi="Consolas" w:cs="Consolas"/>
                        <w:color w:val="5C5C5C"/>
                        <w:sz w:val="21"/>
                      </w:rPr>
                      <w:t>t_o_ggg</w:t>
                    </w:r>
                    <w:proofErr w:type="spellEnd"/>
                    <w:r w:rsidRPr="00002D6B">
                      <w:rPr>
                        <w:rFonts w:ascii="Consolas" w:eastAsia="Consolas" w:hAnsi="Consolas" w:cs="Consolas"/>
                        <w:color w:val="5C5C5C"/>
                        <w:sz w:val="21"/>
                      </w:rPr>
                      <w:t>);</w:t>
                    </w:r>
                  </w:ins>
                </w:p>
                <w:p w14:paraId="204CBEDD"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72" w:author="yukina minato" w:date="2025-09-07T17:09:00Z" w16du:dateUtc="2025-09-07T09:09:00Z"/>
                      <w:rFonts w:eastAsia="宋体"/>
                      <w:color w:val="5C5C5C"/>
                      <w:szCs w:val="22"/>
                    </w:rPr>
                  </w:pPr>
                  <w:ins w:id="1773" w:author="yukina minato" w:date="2025-09-07T17:09:00Z" w16du:dateUtc="2025-09-07T09:09:00Z">
                    <w:r w:rsidRPr="00002D6B">
                      <w:rPr>
                        <w:rFonts w:ascii="Consolas" w:eastAsia="Consolas" w:hAnsi="Consolas" w:cs="Consolas"/>
                        <w:color w:val="5C5C5C"/>
                        <w:sz w:val="21"/>
                        <w:shd w:val="clear" w:color="auto" w:fill="F8F8F8"/>
                      </w:rPr>
                      <w:t>        parent2_idx = </w:t>
                    </w:r>
                    <w:proofErr w:type="spellStart"/>
                    <w:r w:rsidRPr="00002D6B">
                      <w:rPr>
                        <w:rFonts w:ascii="Consolas" w:eastAsia="Consolas" w:hAnsi="Consolas" w:cs="Consolas"/>
                        <w:color w:val="5C5C5C"/>
                        <w:sz w:val="21"/>
                        <w:shd w:val="clear" w:color="auto" w:fill="F8F8F8"/>
                      </w:rPr>
                      <w:t>s_t_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fitness, </w:t>
                    </w:r>
                    <w:proofErr w:type="spellStart"/>
                    <w:r w:rsidRPr="00002D6B">
                      <w:rPr>
                        <w:rFonts w:ascii="Consolas" w:eastAsia="Consolas" w:hAnsi="Consolas" w:cs="Consolas"/>
                        <w:color w:val="5C5C5C"/>
                        <w:sz w:val="21"/>
                        <w:shd w:val="clear" w:color="auto" w:fill="F8F8F8"/>
                      </w:rPr>
                      <w:t>t_o_ggg</w:t>
                    </w:r>
                    <w:proofErr w:type="spellEnd"/>
                    <w:r w:rsidRPr="00002D6B">
                      <w:rPr>
                        <w:rFonts w:ascii="Consolas" w:eastAsia="Consolas" w:hAnsi="Consolas" w:cs="Consolas"/>
                        <w:color w:val="5C5C5C"/>
                        <w:sz w:val="21"/>
                        <w:shd w:val="clear" w:color="auto" w:fill="F8F8F8"/>
                      </w:rPr>
                      <w:t>);</w:t>
                    </w:r>
                  </w:ins>
                </w:p>
                <w:p w14:paraId="3B42F9EE"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74" w:author="yukina minato" w:date="2025-09-07T17:09:00Z" w16du:dateUtc="2025-09-07T09:09:00Z"/>
                      <w:rFonts w:eastAsia="宋体"/>
                      <w:color w:val="5C5C5C"/>
                      <w:szCs w:val="22"/>
                    </w:rPr>
                  </w:pPr>
                  <w:ins w:id="1775" w:author="yukina minato" w:date="2025-09-07T17:09:00Z" w16du:dateUtc="2025-09-07T09:09:00Z">
                    <w:r w:rsidRPr="00002D6B">
                      <w:rPr>
                        <w:rFonts w:ascii="Consolas" w:eastAsia="Consolas" w:hAnsi="Consolas" w:cs="Consolas"/>
                        <w:color w:val="5C5C5C"/>
                        <w:sz w:val="21"/>
                      </w:rPr>
                      <w:t>        parent1 = </w:t>
                    </w:r>
                    <w:proofErr w:type="spellStart"/>
                    <w:r w:rsidRPr="00002D6B">
                      <w:rPr>
                        <w:rFonts w:ascii="Consolas" w:eastAsia="Consolas" w:hAnsi="Consolas" w:cs="Consolas"/>
                        <w:color w:val="5C5C5C"/>
                        <w:sz w:val="21"/>
                      </w:rPr>
                      <w:t>p_p_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parent1_idx, :);</w:t>
                    </w:r>
                  </w:ins>
                </w:p>
                <w:p w14:paraId="137AEA8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76" w:author="yukina minato" w:date="2025-09-07T17:09:00Z" w16du:dateUtc="2025-09-07T09:09:00Z"/>
                      <w:rFonts w:eastAsia="宋体"/>
                      <w:color w:val="5C5C5C"/>
                      <w:szCs w:val="22"/>
                    </w:rPr>
                  </w:pPr>
                  <w:ins w:id="1777" w:author="yukina minato" w:date="2025-09-07T17:09:00Z" w16du:dateUtc="2025-09-07T09:09:00Z">
                    <w:r w:rsidRPr="00002D6B">
                      <w:rPr>
                        <w:rFonts w:ascii="Consolas" w:eastAsia="Consolas" w:hAnsi="Consolas" w:cs="Consolas"/>
                        <w:color w:val="5C5C5C"/>
                        <w:sz w:val="21"/>
                        <w:shd w:val="clear" w:color="auto" w:fill="F8F8F8"/>
                      </w:rPr>
                      <w:t>        parent2 = </w:t>
                    </w:r>
                    <w:proofErr w:type="spellStart"/>
                    <w:r w:rsidRPr="00002D6B">
                      <w:rPr>
                        <w:rFonts w:ascii="Consolas" w:eastAsia="Consolas" w:hAnsi="Consolas" w:cs="Consolas"/>
                        <w:color w:val="5C5C5C"/>
                        <w:sz w:val="21"/>
                        <w:shd w:val="clear" w:color="auto" w:fill="F8F8F8"/>
                      </w:rPr>
                      <w:t>p_p_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parent2_idx, :);</w:t>
                    </w:r>
                  </w:ins>
                </w:p>
                <w:p w14:paraId="6D848A1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78" w:author="yukina minato" w:date="2025-09-07T17:09:00Z" w16du:dateUtc="2025-09-07T09:09:00Z"/>
                      <w:rFonts w:eastAsia="宋体"/>
                      <w:color w:val="5C5C5C"/>
                      <w:szCs w:val="22"/>
                    </w:rPr>
                  </w:pPr>
                  <w:ins w:id="1779" w:author="yukina minato" w:date="2025-09-07T17:09:00Z" w16du:dateUtc="2025-09-07T09:09:00Z">
                    <w:r w:rsidRPr="00002D6B">
                      <w:rPr>
                        <w:rFonts w:ascii="Consolas" w:eastAsia="Consolas" w:hAnsi="Consolas" w:cs="Consolas"/>
                        <w:color w:val="5C5C5C"/>
                        <w:sz w:val="21"/>
                      </w:rPr>
                      <w:t>        </w:t>
                    </w:r>
                  </w:ins>
                </w:p>
                <w:p w14:paraId="10B3A6E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80" w:author="yukina minato" w:date="2025-09-07T17:09:00Z" w16du:dateUtc="2025-09-07T09:09:00Z"/>
                      <w:rFonts w:eastAsia="宋体"/>
                      <w:color w:val="5C5C5C"/>
                      <w:szCs w:val="22"/>
                    </w:rPr>
                  </w:pPr>
                  <w:ins w:id="1781" w:author="yukina minato" w:date="2025-09-07T17:09:00Z" w16du:dateUtc="2025-09-07T09:09:00Z">
                    <w:r w:rsidRPr="00002D6B">
                      <w:rPr>
                        <w:rFonts w:ascii="Consolas" w:eastAsia="Consolas" w:hAnsi="Consolas" w:cs="Consolas"/>
                        <w:color w:val="5C5C5C"/>
                        <w:sz w:val="21"/>
                        <w:shd w:val="clear" w:color="auto" w:fill="F8F8F8"/>
                      </w:rPr>
                      <w:t>        child1 = parent1;</w:t>
                    </w:r>
                  </w:ins>
                </w:p>
                <w:p w14:paraId="57158A28"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82" w:author="yukina minato" w:date="2025-09-07T17:09:00Z" w16du:dateUtc="2025-09-07T09:09:00Z"/>
                      <w:rFonts w:eastAsia="宋体"/>
                      <w:color w:val="5C5C5C"/>
                      <w:szCs w:val="22"/>
                    </w:rPr>
                  </w:pPr>
                  <w:ins w:id="1783" w:author="yukina minato" w:date="2025-09-07T17:09:00Z" w16du:dateUtc="2025-09-07T09:09:00Z">
                    <w:r w:rsidRPr="00002D6B">
                      <w:rPr>
                        <w:rFonts w:ascii="Consolas" w:eastAsia="Consolas" w:hAnsi="Consolas" w:cs="Consolas"/>
                        <w:color w:val="5C5C5C"/>
                        <w:sz w:val="21"/>
                      </w:rPr>
                      <w:t>        child2 = parent2;</w:t>
                    </w:r>
                  </w:ins>
                </w:p>
                <w:p w14:paraId="706215DE"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84" w:author="yukina minato" w:date="2025-09-07T17:09:00Z" w16du:dateUtc="2025-09-07T09:09:00Z"/>
                      <w:rFonts w:eastAsia="宋体"/>
                      <w:color w:val="5C5C5C"/>
                      <w:szCs w:val="22"/>
                    </w:rPr>
                  </w:pPr>
                  <w:ins w:id="1785" w:author="yukina minato" w:date="2025-09-07T17:09:00Z" w16du:dateUtc="2025-09-07T09:09:00Z">
                    <w:r w:rsidRPr="00002D6B">
                      <w:rPr>
                        <w:rFonts w:ascii="Consolas" w:eastAsia="Consolas" w:hAnsi="Consolas" w:cs="Consolas"/>
                        <w:color w:val="5C5C5C"/>
                        <w:sz w:val="21"/>
                        <w:shd w:val="clear" w:color="auto" w:fill="F8F8F8"/>
                      </w:rPr>
                      <w:t>        if rand &lt; </w:t>
                    </w:r>
                    <w:proofErr w:type="spellStart"/>
                    <w:r w:rsidRPr="00002D6B">
                      <w:rPr>
                        <w:rFonts w:ascii="Consolas" w:eastAsia="Consolas" w:hAnsi="Consolas" w:cs="Consolas"/>
                        <w:color w:val="5C5C5C"/>
                        <w:sz w:val="21"/>
                        <w:shd w:val="clear" w:color="auto" w:fill="F8F8F8"/>
                      </w:rPr>
                      <w:t>c_r_ggg</w:t>
                    </w:r>
                    <w:proofErr w:type="spellEnd"/>
                  </w:ins>
                </w:p>
                <w:p w14:paraId="7DEDD0B8"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86" w:author="yukina minato" w:date="2025-09-07T17:09:00Z" w16du:dateUtc="2025-09-07T09:09:00Z"/>
                      <w:rFonts w:eastAsia="宋体"/>
                      <w:color w:val="5C5C5C"/>
                      <w:szCs w:val="22"/>
                    </w:rPr>
                  </w:pPr>
                  <w:ins w:id="1787" w:author="yukina minato" w:date="2025-09-07T17:09:00Z" w16du:dateUtc="2025-09-07T09:09:00Z">
                    <w:r w:rsidRPr="00002D6B">
                      <w:rPr>
                        <w:rFonts w:ascii="Consolas" w:eastAsia="Consolas" w:hAnsi="Consolas" w:cs="Consolas"/>
                        <w:color w:val="5C5C5C"/>
                        <w:sz w:val="21"/>
                      </w:rPr>
                      <w:t>            alpha = rand;</w:t>
                    </w:r>
                  </w:ins>
                </w:p>
                <w:p w14:paraId="276D126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88" w:author="yukina minato" w:date="2025-09-07T17:09:00Z" w16du:dateUtc="2025-09-07T09:09:00Z"/>
                      <w:rFonts w:eastAsia="宋体"/>
                      <w:color w:val="5C5C5C"/>
                      <w:szCs w:val="22"/>
                    </w:rPr>
                  </w:pPr>
                  <w:ins w:id="1789" w:author="yukina minato" w:date="2025-09-07T17:09:00Z" w16du:dateUtc="2025-09-07T09:09:00Z">
                    <w:r w:rsidRPr="00002D6B">
                      <w:rPr>
                        <w:rFonts w:ascii="Consolas" w:eastAsia="Consolas" w:hAnsi="Consolas" w:cs="Consolas"/>
                        <w:color w:val="5C5C5C"/>
                        <w:sz w:val="21"/>
                        <w:shd w:val="clear" w:color="auto" w:fill="F8F8F8"/>
                      </w:rPr>
                      <w:t>            child1 = alpha * parent1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alpha) * parent2;</w:t>
                    </w:r>
                  </w:ins>
                </w:p>
                <w:p w14:paraId="1E6831D2"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90" w:author="yukina minato" w:date="2025-09-07T17:09:00Z" w16du:dateUtc="2025-09-07T09:09:00Z"/>
                      <w:rFonts w:eastAsia="宋体"/>
                      <w:color w:val="5C5C5C"/>
                      <w:szCs w:val="22"/>
                    </w:rPr>
                  </w:pPr>
                  <w:ins w:id="1791" w:author="yukina minato" w:date="2025-09-07T17:09:00Z" w16du:dateUtc="2025-09-07T09:09:00Z">
                    <w:r w:rsidRPr="00002D6B">
                      <w:rPr>
                        <w:rFonts w:ascii="Consolas" w:eastAsia="Consolas" w:hAnsi="Consolas" w:cs="Consolas"/>
                        <w:color w:val="5C5C5C"/>
                        <w:sz w:val="21"/>
                      </w:rPr>
                      <w:t>            child2 = alpha * parent2 + (</w:t>
                    </w:r>
                    <w:r w:rsidRPr="00002D6B">
                      <w:rPr>
                        <w:rFonts w:ascii="Consolas" w:eastAsia="Consolas" w:hAnsi="Consolas" w:cs="Consolas"/>
                        <w:color w:val="986801"/>
                        <w:sz w:val="21"/>
                      </w:rPr>
                      <w:t>1</w:t>
                    </w:r>
                    <w:r w:rsidRPr="00002D6B">
                      <w:rPr>
                        <w:rFonts w:ascii="Consolas" w:eastAsia="Consolas" w:hAnsi="Consolas" w:cs="Consolas"/>
                        <w:color w:val="5C5C5C"/>
                        <w:sz w:val="21"/>
                      </w:rPr>
                      <w:t> - alpha) * parent1;</w:t>
                    </w:r>
                  </w:ins>
                </w:p>
                <w:p w14:paraId="1E4BF97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92" w:author="yukina minato" w:date="2025-09-07T17:09:00Z" w16du:dateUtc="2025-09-07T09:09:00Z"/>
                      <w:rFonts w:eastAsia="宋体"/>
                      <w:color w:val="5C5C5C"/>
                      <w:szCs w:val="22"/>
                    </w:rPr>
                  </w:pPr>
                  <w:ins w:id="1793"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63AD27B6"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94" w:author="yukina minato" w:date="2025-09-07T17:09:00Z" w16du:dateUtc="2025-09-07T09:09:00Z"/>
                      <w:rFonts w:eastAsia="宋体"/>
                      <w:color w:val="5C5C5C"/>
                      <w:szCs w:val="22"/>
                    </w:rPr>
                  </w:pPr>
                  <w:ins w:id="1795" w:author="yukina minato" w:date="2025-09-07T17:09:00Z" w16du:dateUtc="2025-09-07T09:09:00Z">
                    <w:r w:rsidRPr="00002D6B">
                      <w:rPr>
                        <w:rFonts w:ascii="Consolas" w:eastAsia="Consolas" w:hAnsi="Consolas" w:cs="Consolas"/>
                        <w:color w:val="5C5C5C"/>
                        <w:sz w:val="21"/>
                      </w:rPr>
                      <w:t>        </w:t>
                    </w:r>
                  </w:ins>
                </w:p>
                <w:p w14:paraId="04D94BC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796" w:author="yukina minato" w:date="2025-09-07T17:09:00Z" w16du:dateUtc="2025-09-07T09:09:00Z"/>
                      <w:rFonts w:eastAsia="宋体"/>
                      <w:color w:val="5C5C5C"/>
                      <w:szCs w:val="22"/>
                    </w:rPr>
                  </w:pPr>
                  <w:ins w:id="1797" w:author="yukina minato" w:date="2025-09-07T17:09:00Z" w16du:dateUtc="2025-09-07T09:09:00Z">
                    <w:r w:rsidRPr="00002D6B">
                      <w:rPr>
                        <w:rFonts w:ascii="Consolas" w:eastAsia="Consolas" w:hAnsi="Consolas" w:cs="Consolas"/>
                        <w:color w:val="5C5C5C"/>
                        <w:sz w:val="21"/>
                        <w:shd w:val="clear" w:color="auto" w:fill="F8F8F8"/>
                      </w:rPr>
                      <w:t>        child1 = </w:t>
                    </w:r>
                    <w:proofErr w:type="spellStart"/>
                    <w:r w:rsidRPr="00002D6B">
                      <w:rPr>
                        <w:rFonts w:ascii="Consolas" w:eastAsia="Consolas" w:hAnsi="Consolas" w:cs="Consolas"/>
                        <w:color w:val="5C5C5C"/>
                        <w:sz w:val="21"/>
                        <w:shd w:val="clear" w:color="auto" w:fill="F8F8F8"/>
                      </w:rPr>
                      <w:t>m_m_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child1, </w:t>
                    </w:r>
                    <w:proofErr w:type="spellStart"/>
                    <w:r w:rsidRPr="00002D6B">
                      <w:rPr>
                        <w:rFonts w:ascii="Consolas" w:eastAsia="Consolas" w:hAnsi="Consolas" w:cs="Consolas"/>
                        <w:color w:val="5C5C5C"/>
                        <w:sz w:val="21"/>
                        <w:shd w:val="clear" w:color="auto" w:fill="F8F8F8"/>
                      </w:rPr>
                      <w:t>m_r_ggg</w:t>
                    </w:r>
                    <w:proofErr w:type="spellEnd"/>
                    <w:r w:rsidRPr="00002D6B">
                      <w:rPr>
                        <w:rFonts w:ascii="Consolas" w:eastAsia="Consolas" w:hAnsi="Consolas" w:cs="Consolas"/>
                        <w:color w:val="5C5C5C"/>
                        <w:sz w:val="21"/>
                        <w:shd w:val="clear" w:color="auto" w:fill="F8F8F8"/>
                      </w:rPr>
                      <w:t>, bounds);</w:t>
                    </w:r>
                  </w:ins>
                </w:p>
                <w:p w14:paraId="1F3D094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798" w:author="yukina minato" w:date="2025-09-07T17:09:00Z" w16du:dateUtc="2025-09-07T09:09:00Z"/>
                      <w:rFonts w:eastAsia="宋体"/>
                      <w:color w:val="5C5C5C"/>
                      <w:szCs w:val="22"/>
                    </w:rPr>
                  </w:pPr>
                  <w:ins w:id="1799" w:author="yukina minato" w:date="2025-09-07T17:09:00Z" w16du:dateUtc="2025-09-07T09:09:00Z">
                    <w:r w:rsidRPr="00002D6B">
                      <w:rPr>
                        <w:rFonts w:ascii="Consolas" w:eastAsia="Consolas" w:hAnsi="Consolas" w:cs="Consolas"/>
                        <w:color w:val="5C5C5C"/>
                        <w:sz w:val="21"/>
                      </w:rPr>
                      <w:t>        child2 = </w:t>
                    </w:r>
                    <w:proofErr w:type="spellStart"/>
                    <w:r w:rsidRPr="00002D6B">
                      <w:rPr>
                        <w:rFonts w:ascii="Consolas" w:eastAsia="Consolas" w:hAnsi="Consolas" w:cs="Consolas"/>
                        <w:color w:val="5C5C5C"/>
                        <w:sz w:val="21"/>
                      </w:rPr>
                      <w:t>m_m_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child2, </w:t>
                    </w:r>
                    <w:proofErr w:type="spellStart"/>
                    <w:r w:rsidRPr="00002D6B">
                      <w:rPr>
                        <w:rFonts w:ascii="Consolas" w:eastAsia="Consolas" w:hAnsi="Consolas" w:cs="Consolas"/>
                        <w:color w:val="5C5C5C"/>
                        <w:sz w:val="21"/>
                      </w:rPr>
                      <w:t>m_r_ggg</w:t>
                    </w:r>
                    <w:proofErr w:type="spellEnd"/>
                    <w:r w:rsidRPr="00002D6B">
                      <w:rPr>
                        <w:rFonts w:ascii="Consolas" w:eastAsia="Consolas" w:hAnsi="Consolas" w:cs="Consolas"/>
                        <w:color w:val="5C5C5C"/>
                        <w:sz w:val="21"/>
                      </w:rPr>
                      <w:t>, bounds);</w:t>
                    </w:r>
                  </w:ins>
                </w:p>
                <w:p w14:paraId="0398D50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1800" w:author="yukina minato" w:date="2025-09-07T17:09:00Z" w16du:dateUtc="2025-09-07T09:09:00Z"/>
                      <w:rFonts w:eastAsia="宋体"/>
                      <w:color w:val="5C5C5C"/>
                      <w:szCs w:val="22"/>
                    </w:rPr>
                  </w:pPr>
                </w:p>
                <w:p w14:paraId="19318C9E"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01" w:author="yukina minato" w:date="2025-09-07T17:09:00Z" w16du:dateUtc="2025-09-07T09:09:00Z"/>
                      <w:rFonts w:eastAsia="宋体"/>
                      <w:color w:val="5C5C5C"/>
                      <w:szCs w:val="22"/>
                    </w:rPr>
                  </w:pPr>
                  <w:ins w:id="1802"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 child1;</w:t>
                    </w:r>
                  </w:ins>
                </w:p>
                <w:p w14:paraId="1CEC54C7"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03" w:author="yukina minato" w:date="2025-09-07T17:09:00Z" w16du:dateUtc="2025-09-07T09:09:00Z"/>
                      <w:rFonts w:eastAsia="宋体"/>
                      <w:color w:val="5C5C5C"/>
                      <w:szCs w:val="22"/>
                    </w:rPr>
                  </w:pPr>
                  <w:ins w:id="1804" w:author="yukina minato" w:date="2025-09-07T17:09:00Z" w16du:dateUtc="2025-09-07T09:09:00Z">
                    <w:r w:rsidRPr="00002D6B">
                      <w:rPr>
                        <w:rFonts w:ascii="Consolas" w:eastAsia="Consolas" w:hAnsi="Consolas" w:cs="Consolas"/>
                        <w:color w:val="5C5C5C"/>
                        <w:sz w:val="21"/>
                        <w:shd w:val="clear" w:color="auto" w:fill="F8F8F8"/>
                      </w:rPr>
                      <w:t>        if i+</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&lt;= </w:t>
                    </w:r>
                    <w:proofErr w:type="spellStart"/>
                    <w:r w:rsidRPr="00002D6B">
                      <w:rPr>
                        <w:rFonts w:ascii="Consolas" w:eastAsia="Consolas" w:hAnsi="Consolas" w:cs="Consolas"/>
                        <w:color w:val="5C5C5C"/>
                        <w:sz w:val="21"/>
                        <w:shd w:val="clear" w:color="auto" w:fill="F8F8F8"/>
                      </w:rPr>
                      <w:t>p_s_ggg</w:t>
                    </w:r>
                    <w:proofErr w:type="spellEnd"/>
                  </w:ins>
                </w:p>
                <w:p w14:paraId="317D25CB"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05" w:author="yukina minato" w:date="2025-09-07T17:09:00Z" w16du:dateUtc="2025-09-07T09:09:00Z"/>
                      <w:rFonts w:eastAsia="宋体"/>
                      <w:color w:val="5C5C5C"/>
                      <w:szCs w:val="22"/>
                    </w:rPr>
                  </w:pPr>
                  <w:ins w:id="1806"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i+</w:t>
                    </w:r>
                    <w:r w:rsidRPr="00002D6B">
                      <w:rPr>
                        <w:rFonts w:ascii="Consolas" w:eastAsia="Consolas" w:hAnsi="Consolas" w:cs="Consolas"/>
                        <w:color w:val="986801"/>
                        <w:sz w:val="21"/>
                      </w:rPr>
                      <w:t>1</w:t>
                    </w:r>
                    <w:r w:rsidRPr="00002D6B">
                      <w:rPr>
                        <w:rFonts w:ascii="Consolas" w:eastAsia="Consolas" w:hAnsi="Consolas" w:cs="Consolas"/>
                        <w:color w:val="5C5C5C"/>
                        <w:sz w:val="21"/>
                      </w:rPr>
                      <w:t>, :) = child2;</w:t>
                    </w:r>
                  </w:ins>
                </w:p>
                <w:p w14:paraId="291FABD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07" w:author="yukina minato" w:date="2025-09-07T17:09:00Z" w16du:dateUtc="2025-09-07T09:09:00Z"/>
                      <w:rFonts w:eastAsia="宋体"/>
                      <w:color w:val="5C5C5C"/>
                      <w:szCs w:val="22"/>
                    </w:rPr>
                  </w:pPr>
                  <w:ins w:id="1808"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3F115CA8"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09" w:author="yukina minato" w:date="2025-09-07T17:09:00Z" w16du:dateUtc="2025-09-07T09:09:00Z"/>
                      <w:rFonts w:eastAsia="宋体"/>
                      <w:color w:val="5C5C5C"/>
                      <w:szCs w:val="22"/>
                    </w:rPr>
                  </w:pPr>
                  <w:ins w:id="1810"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181C804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11" w:author="yukina minato" w:date="2025-09-07T17:09:00Z" w16du:dateUtc="2025-09-07T09:09:00Z"/>
                      <w:rFonts w:eastAsia="宋体"/>
                      <w:color w:val="5C5C5C"/>
                      <w:szCs w:val="22"/>
                    </w:rPr>
                  </w:pPr>
                  <w:ins w:id="1812"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p_p_ggg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n_p_ggg</w:t>
                    </w:r>
                    <w:proofErr w:type="spellEnd"/>
                    <w:r w:rsidRPr="00002D6B">
                      <w:rPr>
                        <w:rFonts w:ascii="Consolas" w:eastAsia="Consolas" w:hAnsi="Consolas" w:cs="Consolas"/>
                        <w:color w:val="5C5C5C"/>
                        <w:sz w:val="21"/>
                        <w:shd w:val="clear" w:color="auto" w:fill="F8F8F8"/>
                      </w:rPr>
                      <w:t>;</w:t>
                    </w:r>
                  </w:ins>
                </w:p>
                <w:p w14:paraId="18722F89"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13" w:author="yukina minato" w:date="2025-09-07T17:09:00Z" w16du:dateUtc="2025-09-07T09:09:00Z"/>
                      <w:rFonts w:eastAsia="宋体"/>
                      <w:color w:val="5C5C5C"/>
                      <w:szCs w:val="22"/>
                    </w:rPr>
                  </w:pPr>
                  <w:ins w:id="1814" w:author="yukina minato" w:date="2025-09-07T17:09:00Z" w16du:dateUtc="2025-09-07T09:09:00Z">
                    <w:r w:rsidRPr="00002D6B">
                      <w:rPr>
                        <w:rFonts w:ascii="Consolas" w:eastAsia="Consolas" w:hAnsi="Consolas" w:cs="Consolas"/>
                        <w:color w:val="A626A4"/>
                        <w:sz w:val="21"/>
                      </w:rPr>
                      <w:t>end</w:t>
                    </w:r>
                  </w:ins>
                </w:p>
                <w:p w14:paraId="6F966B64"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1815" w:author="yukina minato" w:date="2025-09-07T17:09:00Z" w16du:dateUtc="2025-09-07T09:09:00Z"/>
                      <w:rFonts w:eastAsia="宋体"/>
                      <w:color w:val="5C5C5C"/>
                      <w:szCs w:val="22"/>
                    </w:rPr>
                  </w:pPr>
                </w:p>
                <w:p w14:paraId="78A2C63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1816" w:author="yukina minato" w:date="2025-09-07T17:09:00Z" w16du:dateUtc="2025-09-07T09:09:00Z"/>
                      <w:rFonts w:eastAsia="宋体"/>
                      <w:color w:val="5C5C5C"/>
                      <w:szCs w:val="22"/>
                    </w:rPr>
                  </w:pPr>
                </w:p>
                <w:p w14:paraId="179C66E2"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17" w:author="yukina minato" w:date="2025-09-07T17:09:00Z" w16du:dateUtc="2025-09-07T09:09:00Z"/>
                      <w:rFonts w:eastAsia="宋体"/>
                      <w:color w:val="5C5C5C"/>
                      <w:szCs w:val="22"/>
                    </w:rPr>
                  </w:pPr>
                  <w:proofErr w:type="spellStart"/>
                  <w:ins w:id="1818" w:author="yukina minato" w:date="2025-09-07T17:09:00Z" w16du:dateUtc="2025-09-07T09:09: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'\n</w:t>
                    </w:r>
                    <w:r w:rsidRPr="00002D6B">
                      <w:rPr>
                        <w:rFonts w:ascii="宋体" w:eastAsia="宋体" w:hAnsi="宋体" w:cs="宋体" w:hint="eastAsia"/>
                        <w:color w:val="50A14F"/>
                        <w:sz w:val="21"/>
                        <w:shd w:val="clear" w:color="auto" w:fill="F8F8F8"/>
                      </w:rPr>
                      <w:t>遗传算法优化完成！</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w:t>
                    </w:r>
                  </w:ins>
                </w:p>
                <w:p w14:paraId="6623B9A6"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1819" w:author="yukina minato" w:date="2025-09-07T17:09:00Z" w16du:dateUtc="2025-09-07T09:09:00Z"/>
                      <w:rFonts w:eastAsia="宋体"/>
                      <w:color w:val="5C5C5C"/>
                      <w:szCs w:val="22"/>
                    </w:rPr>
                  </w:pPr>
                </w:p>
                <w:p w14:paraId="0396157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20" w:author="yukina minato" w:date="2025-09-07T17:09:00Z" w16du:dateUtc="2025-09-07T09:09:00Z"/>
                      <w:rFonts w:eastAsia="宋体"/>
                      <w:color w:val="5C5C5C"/>
                      <w:szCs w:val="22"/>
                    </w:rPr>
                  </w:pPr>
                  <w:proofErr w:type="spellStart"/>
                  <w:ins w:id="1821" w:author="yukina minato" w:date="2025-09-07T17:09:00Z" w16du:dateUtc="2025-09-07T09:09:00Z">
                    <w:r w:rsidRPr="00002D6B">
                      <w:rPr>
                        <w:rFonts w:ascii="Consolas" w:eastAsia="Consolas" w:hAnsi="Consolas" w:cs="Consolas"/>
                        <w:color w:val="5C5C5C"/>
                        <w:sz w:val="21"/>
                        <w:shd w:val="clear" w:color="auto" w:fill="F8F8F8"/>
                      </w:rPr>
                      <w:t>b_v_ggg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g_i_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ins>
                </w:p>
                <w:p w14:paraId="2FC10E07"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22" w:author="yukina minato" w:date="2025-09-07T17:09:00Z" w16du:dateUtc="2025-09-07T09:09:00Z"/>
                      <w:rFonts w:eastAsia="宋体"/>
                      <w:color w:val="5C5C5C"/>
                      <w:szCs w:val="22"/>
                    </w:rPr>
                  </w:pPr>
                  <w:proofErr w:type="spellStart"/>
                  <w:ins w:id="1823" w:author="yukina minato" w:date="2025-09-07T17:09:00Z" w16du:dateUtc="2025-09-07T09:09:00Z">
                    <w:r w:rsidRPr="00002D6B">
                      <w:rPr>
                        <w:rFonts w:ascii="Consolas" w:eastAsia="Consolas" w:hAnsi="Consolas" w:cs="Consolas"/>
                        <w:color w:val="5C5C5C"/>
                        <w:sz w:val="21"/>
                      </w:rPr>
                      <w:t>b_t_ggg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g_i_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w:t>
                    </w:r>
                  </w:ins>
                </w:p>
                <w:p w14:paraId="1C44000E"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24" w:author="yukina minato" w:date="2025-09-07T17:09:00Z" w16du:dateUtc="2025-09-07T09:09:00Z"/>
                      <w:rFonts w:eastAsia="宋体"/>
                      <w:color w:val="5C5C5C"/>
                      <w:szCs w:val="22"/>
                    </w:rPr>
                  </w:pPr>
                  <w:proofErr w:type="spellStart"/>
                  <w:ins w:id="1825" w:author="yukina minato" w:date="2025-09-07T17:09:00Z" w16du:dateUtc="2025-09-07T09:09:00Z">
                    <w:r w:rsidRPr="00002D6B">
                      <w:rPr>
                        <w:rFonts w:ascii="Consolas" w:eastAsia="Consolas" w:hAnsi="Consolas" w:cs="Consolas"/>
                        <w:color w:val="5C5C5C"/>
                        <w:sz w:val="21"/>
                        <w:shd w:val="clear" w:color="auto" w:fill="F8F8F8"/>
                      </w:rPr>
                      <w:t>b_a_ggg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g_i_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w:t>
                    </w:r>
                  </w:ins>
                </w:p>
                <w:p w14:paraId="77C2E6E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26" w:author="yukina minato" w:date="2025-09-07T17:09:00Z" w16du:dateUtc="2025-09-07T09:09:00Z"/>
                      <w:rFonts w:eastAsia="宋体"/>
                      <w:color w:val="5C5C5C"/>
                      <w:szCs w:val="22"/>
                    </w:rPr>
                  </w:pPr>
                  <w:proofErr w:type="spellStart"/>
                  <w:ins w:id="1827" w:author="yukina minato" w:date="2025-09-07T17:09:00Z" w16du:dateUtc="2025-09-07T09:09:00Z">
                    <w:r w:rsidRPr="00002D6B">
                      <w:rPr>
                        <w:rFonts w:ascii="Consolas" w:eastAsia="Consolas" w:hAnsi="Consolas" w:cs="Consolas"/>
                        <w:color w:val="5C5C5C"/>
                        <w:sz w:val="21"/>
                      </w:rPr>
                      <w:t>b_d_ggg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g_i_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4</w:t>
                    </w:r>
                    <w:r w:rsidRPr="00002D6B">
                      <w:rPr>
                        <w:rFonts w:ascii="Consolas" w:eastAsia="Consolas" w:hAnsi="Consolas" w:cs="Consolas"/>
                        <w:color w:val="5C5C5C"/>
                        <w:sz w:val="21"/>
                      </w:rPr>
                      <w:t>);</w:t>
                    </w:r>
                  </w:ins>
                </w:p>
                <w:p w14:paraId="0B225477"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28" w:author="yukina minato" w:date="2025-09-07T17:09:00Z" w16du:dateUtc="2025-09-07T09:09:00Z"/>
                      <w:rFonts w:eastAsia="宋体"/>
                      <w:color w:val="5C5C5C"/>
                      <w:szCs w:val="22"/>
                    </w:rPr>
                  </w:pPr>
                  <w:proofErr w:type="spellStart"/>
                  <w:ins w:id="1829" w:author="yukina minato" w:date="2025-09-07T17:09:00Z" w16du:dateUtc="2025-09-07T09:09:00Z">
                    <w:r w:rsidRPr="00002D6B">
                      <w:rPr>
                        <w:rFonts w:ascii="Consolas" w:eastAsia="Consolas" w:hAnsi="Consolas" w:cs="Consolas"/>
                        <w:color w:val="5C5C5C"/>
                        <w:sz w:val="21"/>
                        <w:shd w:val="clear" w:color="auto" w:fill="F8F8F8"/>
                      </w:rPr>
                      <w:t>m_o_ggg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g_f_ggg</w:t>
                    </w:r>
                    <w:proofErr w:type="spellEnd"/>
                    <w:r w:rsidRPr="00002D6B">
                      <w:rPr>
                        <w:rFonts w:ascii="Consolas" w:eastAsia="Consolas" w:hAnsi="Consolas" w:cs="Consolas"/>
                        <w:color w:val="5C5C5C"/>
                        <w:sz w:val="21"/>
                        <w:shd w:val="clear" w:color="auto" w:fill="F8F8F8"/>
                      </w:rPr>
                      <w:t>;   </w:t>
                    </w:r>
                  </w:ins>
                </w:p>
                <w:p w14:paraId="3F0F139A"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1830" w:author="yukina minato" w:date="2025-09-07T17:09:00Z" w16du:dateUtc="2025-09-07T09:09:00Z"/>
                      <w:rFonts w:eastAsia="宋体"/>
                      <w:color w:val="5C5C5C"/>
                      <w:szCs w:val="22"/>
                    </w:rPr>
                  </w:pPr>
                </w:p>
                <w:p w14:paraId="406FC187"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31" w:author="yukina minato" w:date="2025-09-07T17:09:00Z" w16du:dateUtc="2025-09-07T09:09:00Z"/>
                      <w:rFonts w:eastAsia="宋体"/>
                      <w:color w:val="5C5C5C"/>
                      <w:szCs w:val="22"/>
                    </w:rPr>
                  </w:pPr>
                  <w:ins w:id="1832" w:author="yukina minato" w:date="2025-09-07T17:09:00Z" w16du:dateUtc="2025-09-07T09:09:00Z">
                    <w:r w:rsidRPr="00002D6B">
                      <w:rPr>
                        <w:rFonts w:ascii="Consolas" w:eastAsia="Consolas" w:hAnsi="Consolas" w:cs="Consolas"/>
                        <w:color w:val="5C5C5C"/>
                        <w:sz w:val="21"/>
                        <w:shd w:val="clear" w:color="auto" w:fill="F8F8F8"/>
                      </w:rPr>
                      <w:t>if </w:t>
                    </w:r>
                    <w:proofErr w:type="spellStart"/>
                    <w:r w:rsidRPr="00002D6B">
                      <w:rPr>
                        <w:rFonts w:ascii="Consolas" w:eastAsia="Consolas" w:hAnsi="Consolas" w:cs="Consolas"/>
                        <w:color w:val="5C5C5C"/>
                        <w:sz w:val="21"/>
                        <w:shd w:val="clear" w:color="auto" w:fill="F8F8F8"/>
                      </w:rPr>
                      <w:t>m_o_ggg</w:t>
                    </w:r>
                    <w:proofErr w:type="spellEnd"/>
                    <w:r w:rsidRPr="00002D6B">
                      <w:rPr>
                        <w:rFonts w:ascii="Consolas" w:eastAsia="Consolas" w:hAnsi="Consolas" w:cs="Consolas"/>
                        <w:color w:val="5C5C5C"/>
                        <w:sz w:val="21"/>
                        <w:shd w:val="clear" w:color="auto" w:fill="F8F8F8"/>
                      </w:rPr>
                      <w:t> &gt; </w:t>
                    </w:r>
                    <w:r w:rsidRPr="00002D6B">
                      <w:rPr>
                        <w:rFonts w:ascii="Consolas" w:eastAsia="Consolas" w:hAnsi="Consolas" w:cs="Consolas"/>
                        <w:color w:val="986801"/>
                        <w:sz w:val="21"/>
                        <w:shd w:val="clear" w:color="auto" w:fill="F8F8F8"/>
                      </w:rPr>
                      <w:t>0</w:t>
                    </w:r>
                  </w:ins>
                </w:p>
                <w:p w14:paraId="1A6035EE"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33" w:author="yukina minato" w:date="2025-09-07T17:09:00Z" w16du:dateUtc="2025-09-07T09:09:00Z"/>
                      <w:rFonts w:eastAsia="宋体"/>
                      <w:color w:val="5C5C5C"/>
                      <w:szCs w:val="22"/>
                    </w:rPr>
                  </w:pPr>
                  <w:ins w:id="1834"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b_i_ggg</w:t>
                    </w:r>
                    <w:proofErr w:type="spellEnd"/>
                    <w:r w:rsidRPr="00002D6B">
                      <w:rPr>
                        <w:rFonts w:ascii="Consolas" w:eastAsia="Consolas" w:hAnsi="Consolas" w:cs="Consolas"/>
                        <w:color w:val="5C5C5C"/>
                        <w:sz w:val="21"/>
                      </w:rPr>
                      <w:t> = (O - A0) / </w:t>
                    </w:r>
                    <w:proofErr w:type="gramStart"/>
                    <w:r w:rsidRPr="00002D6B">
                      <w:rPr>
                        <w:rFonts w:ascii="Consolas" w:eastAsia="Consolas" w:hAnsi="Consolas" w:cs="Consolas"/>
                        <w:color w:val="5C5C5C"/>
                        <w:sz w:val="21"/>
                      </w:rPr>
                      <w:t>norm(</w:t>
                    </w:r>
                    <w:proofErr w:type="gramEnd"/>
                    <w:r w:rsidRPr="00002D6B">
                      <w:rPr>
                        <w:rFonts w:ascii="Consolas" w:eastAsia="Consolas" w:hAnsi="Consolas" w:cs="Consolas"/>
                        <w:color w:val="5C5C5C"/>
                        <w:sz w:val="21"/>
                      </w:rPr>
                      <w:t>O - A0);</w:t>
                    </w:r>
                  </w:ins>
                </w:p>
                <w:p w14:paraId="7801B5C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35" w:author="yukina minato" w:date="2025-09-07T17:09:00Z" w16du:dateUtc="2025-09-07T09:09:00Z"/>
                      <w:rFonts w:eastAsia="宋体"/>
                      <w:color w:val="5C5C5C"/>
                      <w:szCs w:val="22"/>
                    </w:rPr>
                  </w:pPr>
                  <w:ins w:id="1836"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b_p_ggg</w:t>
                    </w:r>
                    <w:proofErr w:type="spellEnd"/>
                    <w:r w:rsidRPr="00002D6B">
                      <w:rPr>
                        <w:rFonts w:ascii="Consolas" w:eastAsia="Consolas" w:hAnsi="Consolas" w:cs="Consolas"/>
                        <w:color w:val="5C5C5C"/>
                        <w:sz w:val="21"/>
                        <w:shd w:val="clear" w:color="auto" w:fill="F8F8F8"/>
                      </w:rPr>
                      <w:t> = A0 + </w:t>
                    </w:r>
                    <w:proofErr w:type="spellStart"/>
                    <w:r w:rsidRPr="00002D6B">
                      <w:rPr>
                        <w:rFonts w:ascii="Consolas" w:eastAsia="Consolas" w:hAnsi="Consolas" w:cs="Consolas"/>
                        <w:color w:val="5C5C5C"/>
                        <w:sz w:val="21"/>
                        <w:shd w:val="clear" w:color="auto" w:fill="F8F8F8"/>
                      </w:rPr>
                      <w:t>v_a</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b_t_ggg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b_i_ggg</w:t>
                    </w:r>
                    <w:proofErr w:type="spellEnd"/>
                    <w:r w:rsidRPr="00002D6B">
                      <w:rPr>
                        <w:rFonts w:ascii="Consolas" w:eastAsia="Consolas" w:hAnsi="Consolas" w:cs="Consolas"/>
                        <w:color w:val="5C5C5C"/>
                        <w:sz w:val="21"/>
                        <w:shd w:val="clear" w:color="auto" w:fill="F8F8F8"/>
                      </w:rPr>
                      <w:t>; </w:t>
                    </w:r>
                  </w:ins>
                </w:p>
                <w:p w14:paraId="74A7E769"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37" w:author="yukina minato" w:date="2025-09-07T17:09:00Z" w16du:dateUtc="2025-09-07T09:09:00Z"/>
                      <w:rFonts w:eastAsia="宋体"/>
                      <w:color w:val="5C5C5C"/>
                      <w:szCs w:val="22"/>
                    </w:rPr>
                  </w:pPr>
                  <w:ins w:id="1838" w:author="yukina minato" w:date="2025-09-07T17:09:00Z" w16du:dateUtc="2025-09-07T09:09:00Z">
                    <w:r w:rsidRPr="00002D6B">
                      <w:rPr>
                        <w:rFonts w:ascii="Consolas" w:eastAsia="Consolas" w:hAnsi="Consolas" w:cs="Consolas"/>
                        <w:color w:val="5C5C5C"/>
                        <w:sz w:val="21"/>
                      </w:rPr>
                      <w:t>    b_e_ggg = [b_v_ggg * </w:t>
                    </w:r>
                    <w:r w:rsidRPr="00002D6B">
                      <w:rPr>
                        <w:rFonts w:ascii="Consolas" w:eastAsia="Consolas" w:hAnsi="Consolas" w:cs="Consolas"/>
                        <w:color w:val="C18401"/>
                        <w:sz w:val="21"/>
                      </w:rPr>
                      <w:t>cos</w:t>
                    </w:r>
                    <w:r w:rsidRPr="00002D6B">
                      <w:rPr>
                        <w:rFonts w:ascii="Consolas" w:eastAsia="Consolas" w:hAnsi="Consolas" w:cs="Consolas"/>
                        <w:color w:val="5C5C5C"/>
                        <w:sz w:val="21"/>
                      </w:rPr>
                      <w:t>(b_a_ggg), b_v_ggg * </w:t>
                    </w:r>
                    <w:r w:rsidRPr="00002D6B">
                      <w:rPr>
                        <w:rFonts w:ascii="Consolas" w:eastAsia="Consolas" w:hAnsi="Consolas" w:cs="Consolas"/>
                        <w:color w:val="C18401"/>
                        <w:sz w:val="21"/>
                      </w:rPr>
                      <w:t>sin</w:t>
                    </w:r>
                    <w:r w:rsidRPr="00002D6B">
                      <w:rPr>
                        <w:rFonts w:ascii="Consolas" w:eastAsia="Consolas" w:hAnsi="Consolas" w:cs="Consolas"/>
                        <w:color w:val="5C5C5C"/>
                        <w:sz w:val="21"/>
                      </w:rPr>
                      <w:t>(b_a_ggg),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6865B00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39" w:author="yukina minato" w:date="2025-09-07T17:09:00Z" w16du:dateUtc="2025-09-07T09:09:00Z"/>
                      <w:rFonts w:eastAsia="宋体"/>
                      <w:color w:val="5C5C5C"/>
                      <w:szCs w:val="22"/>
                    </w:rPr>
                  </w:pPr>
                  <w:ins w:id="1840" w:author="yukina minato" w:date="2025-09-07T17:09:00Z" w16du:dateUtc="2025-09-07T09:09:00Z">
                    <w:r w:rsidRPr="00002D6B">
                      <w:rPr>
                        <w:rFonts w:ascii="Consolas" w:eastAsia="Consolas" w:hAnsi="Consolas" w:cs="Consolas"/>
                        <w:color w:val="5C5C5C"/>
                        <w:sz w:val="21"/>
                        <w:shd w:val="clear" w:color="auto" w:fill="F8F8F8"/>
                      </w:rPr>
                      <w:t>    </w:t>
                    </w:r>
                  </w:ins>
                </w:p>
                <w:p w14:paraId="201F4414"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41" w:author="yukina minato" w:date="2025-09-07T17:09:00Z" w16du:dateUtc="2025-09-07T09:09:00Z"/>
                      <w:rFonts w:eastAsia="宋体"/>
                      <w:color w:val="5C5C5C"/>
                      <w:szCs w:val="22"/>
                    </w:rPr>
                  </w:pPr>
                  <w:ins w:id="1842" w:author="yukina minato" w:date="2025-09-07T17:09:00Z" w16du:dateUtc="2025-09-07T09:09:00Z">
                    <w:r w:rsidRPr="00002D6B">
                      <w:rPr>
                        <w:rFonts w:ascii="Consolas" w:eastAsia="Consolas" w:hAnsi="Consolas" w:cs="Consolas"/>
                        <w:color w:val="5C5C5C"/>
                        <w:sz w:val="21"/>
                      </w:rPr>
                      <w:t>    b_x_ggg = b_p_ggg + b_e_ggg * b_d_ggg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-0.5</w:t>
                    </w:r>
                    <w:r w:rsidRPr="00002D6B">
                      <w:rPr>
                        <w:rFonts w:ascii="Consolas" w:eastAsia="Consolas" w:hAnsi="Consolas" w:cs="Consolas"/>
                        <w:color w:val="5C5C5C"/>
                        <w:sz w:val="21"/>
                      </w:rPr>
                      <w:t> * g * b_d_ggg^</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6A8381F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1843" w:author="yukina minato" w:date="2025-09-07T17:09:00Z" w16du:dateUtc="2025-09-07T09:09:00Z"/>
                      <w:rFonts w:eastAsia="宋体"/>
                      <w:color w:val="5C5C5C"/>
                      <w:szCs w:val="22"/>
                    </w:rPr>
                  </w:pPr>
                </w:p>
                <w:p w14:paraId="521CC9C0"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44" w:author="yukina minato" w:date="2025-09-07T17:09:00Z" w16du:dateUtc="2025-09-07T09:09:00Z"/>
                      <w:rFonts w:eastAsia="宋体"/>
                      <w:color w:val="5C5C5C"/>
                      <w:szCs w:val="22"/>
                    </w:rPr>
                  </w:pPr>
                  <w:ins w:id="1845"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最优无人机速度</w:t>
                    </w:r>
                    <w:r w:rsidRPr="00002D6B">
                      <w:rPr>
                        <w:rFonts w:ascii="Consolas" w:eastAsia="Consolas" w:hAnsi="Consolas" w:cs="Consolas"/>
                        <w:color w:val="50A14F"/>
                        <w:sz w:val="21"/>
                      </w:rPr>
                      <w:t>: %.2f m/s\n'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b_v_ggg</w:t>
                    </w:r>
                    <w:proofErr w:type="spellEnd"/>
                    <w:r w:rsidRPr="00002D6B">
                      <w:rPr>
                        <w:rFonts w:ascii="Consolas" w:eastAsia="Consolas" w:hAnsi="Consolas" w:cs="Consolas"/>
                        <w:color w:val="5C5C5C"/>
                        <w:sz w:val="21"/>
                      </w:rPr>
                      <w:t>);</w:t>
                    </w:r>
                  </w:ins>
                </w:p>
                <w:p w14:paraId="3574A45D"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46" w:author="yukina minato" w:date="2025-09-07T17:09:00Z" w16du:dateUtc="2025-09-07T09:09:00Z"/>
                      <w:rFonts w:eastAsia="宋体"/>
                      <w:color w:val="5C5C5C"/>
                      <w:szCs w:val="22"/>
                    </w:rPr>
                  </w:pPr>
                  <w:ins w:id="1847"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最优投放时间</w:t>
                    </w:r>
                    <w:r w:rsidRPr="00002D6B">
                      <w:rPr>
                        <w:rFonts w:ascii="Consolas" w:eastAsia="Consolas" w:hAnsi="Consolas" w:cs="Consolas"/>
                        <w:color w:val="50A14F"/>
                        <w:sz w:val="21"/>
                        <w:shd w:val="clear" w:color="auto" w:fill="F8F8F8"/>
                      </w:rPr>
                      <w:t>: %.2f s\n'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b_t_ggg</w:t>
                    </w:r>
                    <w:proofErr w:type="spellEnd"/>
                    <w:r w:rsidRPr="00002D6B">
                      <w:rPr>
                        <w:rFonts w:ascii="Consolas" w:eastAsia="Consolas" w:hAnsi="Consolas" w:cs="Consolas"/>
                        <w:color w:val="5C5C5C"/>
                        <w:sz w:val="21"/>
                        <w:shd w:val="clear" w:color="auto" w:fill="F8F8F8"/>
                      </w:rPr>
                      <w:t>);</w:t>
                    </w:r>
                  </w:ins>
                </w:p>
                <w:p w14:paraId="56D266EA"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48" w:author="yukina minato" w:date="2025-09-07T17:09:00Z" w16du:dateUtc="2025-09-07T09:09:00Z"/>
                      <w:rFonts w:eastAsia="宋体"/>
                      <w:color w:val="5C5C5C"/>
                      <w:szCs w:val="22"/>
                    </w:rPr>
                  </w:pPr>
                  <w:ins w:id="1849"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最优延迟起爆时间</w:t>
                    </w:r>
                    <w:r w:rsidRPr="00002D6B">
                      <w:rPr>
                        <w:rFonts w:ascii="Consolas" w:eastAsia="Consolas" w:hAnsi="Consolas" w:cs="Consolas"/>
                        <w:color w:val="50A14F"/>
                        <w:sz w:val="21"/>
                      </w:rPr>
                      <w:t>: %.2f s\n'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b_d_ggg</w:t>
                    </w:r>
                    <w:proofErr w:type="spellEnd"/>
                    <w:r w:rsidRPr="00002D6B">
                      <w:rPr>
                        <w:rFonts w:ascii="Consolas" w:eastAsia="Consolas" w:hAnsi="Consolas" w:cs="Consolas"/>
                        <w:color w:val="5C5C5C"/>
                        <w:sz w:val="21"/>
                      </w:rPr>
                      <w:t>);</w:t>
                    </w:r>
                  </w:ins>
                </w:p>
                <w:p w14:paraId="60C304C2"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50" w:author="yukina minato" w:date="2025-09-07T17:09:00Z" w16du:dateUtc="2025-09-07T09:09:00Z"/>
                      <w:rFonts w:eastAsia="宋体"/>
                      <w:color w:val="5C5C5C"/>
                      <w:szCs w:val="22"/>
                    </w:rPr>
                  </w:pPr>
                  <w:ins w:id="1851"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最优方向</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偏航角</w:t>
                    </w:r>
                    <w:r w:rsidRPr="00002D6B">
                      <w:rPr>
                        <w:rFonts w:ascii="Consolas" w:eastAsia="Consolas" w:hAnsi="Consolas" w:cs="Consolas"/>
                        <w:color w:val="50A14F"/>
                        <w:sz w:val="21"/>
                        <w:shd w:val="clear" w:color="auto" w:fill="F8F8F8"/>
                      </w:rPr>
                      <w:t>): %.2f rad (%.2f </w:t>
                    </w:r>
                    <w:r w:rsidRPr="00002D6B">
                      <w:rPr>
                        <w:rFonts w:ascii="宋体" w:eastAsia="宋体" w:hAnsi="宋体" w:cs="宋体" w:hint="eastAsia"/>
                        <w:color w:val="50A14F"/>
                        <w:sz w:val="21"/>
                        <w:shd w:val="clear" w:color="auto" w:fill="F8F8F8"/>
                      </w:rPr>
                      <w:t>度</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b_a_ggg</w:t>
                    </w:r>
                    <w:proofErr w:type="spellEnd"/>
                    <w:r w:rsidRPr="00002D6B">
                      <w:rPr>
                        <w:rFonts w:ascii="Consolas" w:eastAsia="Consolas" w:hAnsi="Consolas" w:cs="Consolas"/>
                        <w:color w:val="5C5C5C"/>
                        <w:sz w:val="21"/>
                        <w:shd w:val="clear" w:color="auto" w:fill="F8F8F8"/>
                      </w:rPr>
                      <w:t>, rad2deg(</w:t>
                    </w:r>
                    <w:proofErr w:type="spellStart"/>
                    <w:r w:rsidRPr="00002D6B">
                      <w:rPr>
                        <w:rFonts w:ascii="Consolas" w:eastAsia="Consolas" w:hAnsi="Consolas" w:cs="Consolas"/>
                        <w:color w:val="5C5C5C"/>
                        <w:sz w:val="21"/>
                        <w:shd w:val="clear" w:color="auto" w:fill="F8F8F8"/>
                      </w:rPr>
                      <w:t>b_a_ggg</w:t>
                    </w:r>
                    <w:proofErr w:type="spellEnd"/>
                    <w:r w:rsidRPr="00002D6B">
                      <w:rPr>
                        <w:rFonts w:ascii="Consolas" w:eastAsia="Consolas" w:hAnsi="Consolas" w:cs="Consolas"/>
                        <w:color w:val="5C5C5C"/>
                        <w:sz w:val="21"/>
                        <w:shd w:val="clear" w:color="auto" w:fill="F8F8F8"/>
                      </w:rPr>
                      <w:t>));</w:t>
                    </w:r>
                  </w:ins>
                </w:p>
                <w:p w14:paraId="349A79F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52" w:author="yukina minato" w:date="2025-09-07T17:09:00Z" w16du:dateUtc="2025-09-07T09:09:00Z"/>
                      <w:rFonts w:eastAsia="宋体"/>
                      <w:color w:val="5C5C5C"/>
                      <w:szCs w:val="22"/>
                    </w:rPr>
                  </w:pPr>
                  <w:ins w:id="1853"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最大遮蔽时长</w:t>
                    </w:r>
                    <w:r w:rsidRPr="00002D6B">
                      <w:rPr>
                        <w:rFonts w:ascii="Consolas" w:eastAsia="Consolas" w:hAnsi="Consolas" w:cs="Consolas"/>
                        <w:color w:val="50A14F"/>
                        <w:sz w:val="21"/>
                      </w:rPr>
                      <w:t>: %.2f s\n'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m_o_ggg</w:t>
                    </w:r>
                    <w:proofErr w:type="spellEnd"/>
                    <w:r w:rsidRPr="00002D6B">
                      <w:rPr>
                        <w:rFonts w:ascii="Consolas" w:eastAsia="Consolas" w:hAnsi="Consolas" w:cs="Consolas"/>
                        <w:color w:val="5C5C5C"/>
                        <w:sz w:val="21"/>
                      </w:rPr>
                      <w:t>);</w:t>
                    </w:r>
                  </w:ins>
                </w:p>
                <w:p w14:paraId="2544E8D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54" w:author="yukina minato" w:date="2025-09-07T17:09:00Z" w16du:dateUtc="2025-09-07T09:09:00Z"/>
                      <w:rFonts w:eastAsia="宋体"/>
                      <w:color w:val="5C5C5C"/>
                      <w:szCs w:val="22"/>
                    </w:rPr>
                  </w:pPr>
                  <w:ins w:id="1855"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最优投放点</w:t>
                    </w:r>
                    <w:r w:rsidRPr="00002D6B">
                      <w:rPr>
                        <w:rFonts w:ascii="Consolas" w:eastAsia="Consolas" w:hAnsi="Consolas" w:cs="Consolas"/>
                        <w:color w:val="50A14F"/>
                        <w:sz w:val="21"/>
                        <w:shd w:val="clear" w:color="auto" w:fill="F8F8F8"/>
                      </w:rPr>
                      <w:t>: (%.2f, %.2f, %.2f)\n'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b_p_ggg</w:t>
                    </w:r>
                    <w:proofErr w:type="spellEnd"/>
                    <w:r w:rsidRPr="00002D6B">
                      <w:rPr>
                        <w:rFonts w:ascii="Consolas" w:eastAsia="Consolas" w:hAnsi="Consolas" w:cs="Consolas"/>
                        <w:color w:val="5C5C5C"/>
                        <w:sz w:val="21"/>
                        <w:shd w:val="clear" w:color="auto" w:fill="F8F8F8"/>
                      </w:rPr>
                      <w:t>);</w:t>
                    </w:r>
                  </w:ins>
                </w:p>
                <w:p w14:paraId="5FA67014"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56" w:author="yukina minato" w:date="2025-09-07T17:09:00Z" w16du:dateUtc="2025-09-07T09:09:00Z"/>
                      <w:rFonts w:eastAsia="宋体"/>
                      <w:color w:val="5C5C5C"/>
                      <w:szCs w:val="22"/>
                    </w:rPr>
                  </w:pPr>
                  <w:ins w:id="1857"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最优起爆点</w:t>
                    </w:r>
                    <w:r w:rsidRPr="00002D6B">
                      <w:rPr>
                        <w:rFonts w:ascii="Consolas" w:eastAsia="Consolas" w:hAnsi="Consolas" w:cs="Consolas"/>
                        <w:color w:val="50A14F"/>
                        <w:sz w:val="21"/>
                      </w:rPr>
                      <w:t>: (%.2f, %.2f, %.2f)\n'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b_x_ggg</w:t>
                    </w:r>
                    <w:proofErr w:type="spellEnd"/>
                    <w:r w:rsidRPr="00002D6B">
                      <w:rPr>
                        <w:rFonts w:ascii="Consolas" w:eastAsia="Consolas" w:hAnsi="Consolas" w:cs="Consolas"/>
                        <w:color w:val="5C5C5C"/>
                        <w:sz w:val="21"/>
                      </w:rPr>
                      <w:t>);</w:t>
                    </w:r>
                  </w:ins>
                </w:p>
                <w:p w14:paraId="0F268A8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58" w:author="yukina minato" w:date="2025-09-07T17:09:00Z" w16du:dateUtc="2025-09-07T09:09:00Z"/>
                      <w:rFonts w:eastAsia="宋体"/>
                      <w:color w:val="5C5C5C"/>
                      <w:szCs w:val="22"/>
                    </w:rPr>
                  </w:pPr>
                  <w:ins w:id="1859" w:author="yukina minato" w:date="2025-09-07T17:09:00Z" w16du:dateUtc="2025-09-07T09:09:00Z">
                    <w:r w:rsidRPr="00002D6B">
                      <w:rPr>
                        <w:rFonts w:ascii="Consolas" w:eastAsia="Consolas" w:hAnsi="Consolas" w:cs="Consolas"/>
                        <w:color w:val="A626A4"/>
                        <w:sz w:val="21"/>
                        <w:shd w:val="clear" w:color="auto" w:fill="F8F8F8"/>
                      </w:rPr>
                      <w:t>else</w:t>
                    </w:r>
                  </w:ins>
                </w:p>
                <w:p w14:paraId="549D4006"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60" w:author="yukina minato" w:date="2025-09-07T17:09:00Z" w16du:dateUtc="2025-09-07T09:09:00Z"/>
                      <w:rFonts w:eastAsia="宋体"/>
                      <w:color w:val="5C5C5C"/>
                      <w:szCs w:val="22"/>
                    </w:rPr>
                  </w:pPr>
                  <w:ins w:id="1861"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在搜索范围内未找到有效的遮蔽方案。</w:t>
                    </w:r>
                    <w:r w:rsidRPr="00002D6B">
                      <w:rPr>
                        <w:rFonts w:ascii="Consolas" w:eastAsia="Consolas" w:hAnsi="Consolas" w:cs="Consolas"/>
                        <w:color w:val="50A14F"/>
                        <w:sz w:val="21"/>
                      </w:rPr>
                      <w:t>\n'</w:t>
                    </w:r>
                    <w:r w:rsidRPr="00002D6B">
                      <w:rPr>
                        <w:rFonts w:ascii="Consolas" w:eastAsia="Consolas" w:hAnsi="Consolas" w:cs="Consolas"/>
                        <w:color w:val="5C5C5C"/>
                        <w:sz w:val="21"/>
                      </w:rPr>
                      <w:t>);</w:t>
                    </w:r>
                  </w:ins>
                </w:p>
                <w:p w14:paraId="2FADFDF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62" w:author="yukina minato" w:date="2025-09-07T17:09:00Z" w16du:dateUtc="2025-09-07T09:09:00Z"/>
                      <w:rFonts w:eastAsia="宋体"/>
                      <w:color w:val="5C5C5C"/>
                      <w:szCs w:val="22"/>
                    </w:rPr>
                  </w:pPr>
                  <w:ins w:id="1863" w:author="yukina minato" w:date="2025-09-07T17:09:00Z" w16du:dateUtc="2025-09-07T09:09:00Z">
                    <w:r w:rsidRPr="00002D6B">
                      <w:rPr>
                        <w:rFonts w:ascii="Consolas" w:eastAsia="Consolas" w:hAnsi="Consolas" w:cs="Consolas"/>
                        <w:color w:val="A626A4"/>
                        <w:sz w:val="21"/>
                        <w:shd w:val="clear" w:color="auto" w:fill="F8F8F8"/>
                      </w:rPr>
                      <w:t>end</w:t>
                    </w:r>
                  </w:ins>
                </w:p>
                <w:p w14:paraId="40F5F4FB"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64" w:author="yukina minato" w:date="2025-09-07T17:09:00Z" w16du:dateUtc="2025-09-07T09:09:00Z"/>
                      <w:rFonts w:eastAsia="宋体"/>
                      <w:color w:val="5C5C5C"/>
                      <w:szCs w:val="22"/>
                    </w:rPr>
                  </w:pPr>
                  <w:ins w:id="1865" w:author="yukina minato" w:date="2025-09-07T17:09:00Z" w16du:dateUtc="2025-09-07T09:09:00Z">
                    <w:r w:rsidRPr="00002D6B">
                      <w:rPr>
                        <w:rFonts w:ascii="Consolas" w:eastAsia="Consolas" w:hAnsi="Consolas" w:cs="Consolas"/>
                        <w:color w:val="5C5C5C"/>
                        <w:sz w:val="21"/>
                      </w:rPr>
                      <w:t>toc;</w:t>
                    </w:r>
                  </w:ins>
                </w:p>
                <w:p w14:paraId="36C416C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1866" w:author="yukina minato" w:date="2025-09-07T17:09:00Z" w16du:dateUtc="2025-09-07T09:09:00Z"/>
                      <w:rFonts w:eastAsia="宋体"/>
                      <w:color w:val="5C5C5C"/>
                      <w:szCs w:val="22"/>
                    </w:rPr>
                  </w:pPr>
                </w:p>
                <w:p w14:paraId="1BA9AE3A"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67" w:author="yukina minato" w:date="2025-09-07T17:09:00Z" w16du:dateUtc="2025-09-07T09:09:00Z"/>
                      <w:rFonts w:eastAsia="宋体"/>
                      <w:color w:val="5C5C5C"/>
                      <w:szCs w:val="22"/>
                    </w:rPr>
                  </w:pPr>
                  <w:ins w:id="1868" w:author="yukina minato" w:date="2025-09-07T17:09:00Z" w16du:dateUtc="2025-09-07T09:09:00Z">
                    <w:r w:rsidRPr="00002D6B">
                      <w:rPr>
                        <w:rFonts w:ascii="Consolas" w:eastAsia="Consolas" w:hAnsi="Consolas" w:cs="Consolas"/>
                        <w:color w:val="5C5C5C"/>
                        <w:sz w:val="21"/>
                      </w:rPr>
                      <w:t>figure;</w:t>
                    </w:r>
                  </w:ins>
                </w:p>
                <w:p w14:paraId="578D9ED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69" w:author="yukina minato" w:date="2025-09-07T17:09:00Z" w16du:dateUtc="2025-09-07T09:09:00Z"/>
                      <w:rFonts w:eastAsia="宋体"/>
                      <w:color w:val="5C5C5C"/>
                      <w:szCs w:val="22"/>
                    </w:rPr>
                  </w:pPr>
                  <w:proofErr w:type="gramStart"/>
                  <w:ins w:id="1870" w:author="yukina minato" w:date="2025-09-07T17:09:00Z" w16du:dateUtc="2025-09-07T09:09:00Z">
                    <w:r w:rsidRPr="00002D6B">
                      <w:rPr>
                        <w:rFonts w:ascii="Consolas" w:eastAsia="Consolas" w:hAnsi="Consolas" w:cs="Consolas"/>
                        <w:color w:val="5C5C5C"/>
                        <w:sz w:val="21"/>
                        <w:shd w:val="clear" w:color="auto" w:fill="F8F8F8"/>
                      </w:rPr>
                      <w:t>plot(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:n</w:t>
                    </w:r>
                    <w:proofErr w:type="gramEnd"/>
                    <w:r w:rsidRPr="00002D6B">
                      <w:rPr>
                        <w:rFonts w:ascii="Consolas" w:eastAsia="Consolas" w:hAnsi="Consolas" w:cs="Consolas"/>
                        <w:color w:val="5C5C5C"/>
                        <w:sz w:val="21"/>
                        <w:shd w:val="clear" w:color="auto" w:fill="F8F8F8"/>
                      </w:rPr>
                      <w:t>_g_ggg, </w:t>
                    </w:r>
                    <w:proofErr w:type="spellStart"/>
                    <w:r w:rsidRPr="00002D6B">
                      <w:rPr>
                        <w:rFonts w:ascii="Consolas" w:eastAsia="Consolas" w:hAnsi="Consolas" w:cs="Consolas"/>
                        <w:color w:val="5C5C5C"/>
                        <w:sz w:val="21"/>
                        <w:shd w:val="clear" w:color="auto" w:fill="F8F8F8"/>
                      </w:rPr>
                      <w:t>b_h_ggg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'b-'</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w:t>
                    </w:r>
                    <w:proofErr w:type="spellStart"/>
                    <w:r w:rsidRPr="00002D6B">
                      <w:rPr>
                        <w:rFonts w:ascii="Consolas" w:eastAsia="Consolas" w:hAnsi="Consolas" w:cs="Consolas"/>
                        <w:color w:val="50A14F"/>
                        <w:sz w:val="21"/>
                        <w:shd w:val="clear" w:color="auto" w:fill="F8F8F8"/>
                      </w:rPr>
                      <w:t>LineWidth</w:t>
                    </w:r>
                    <w:proofErr w:type="spellEnd"/>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6F129728"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71" w:author="yukina minato" w:date="2025-09-07T17:09:00Z" w16du:dateUtc="2025-09-07T09:09:00Z"/>
                      <w:rFonts w:eastAsia="宋体"/>
                      <w:color w:val="5C5C5C"/>
                      <w:szCs w:val="22"/>
                    </w:rPr>
                  </w:pPr>
                  <w:ins w:id="1872" w:author="yukina minato" w:date="2025-09-07T17:09:00Z" w16du:dateUtc="2025-09-07T09:09:00Z">
                    <w:r w:rsidRPr="00002D6B">
                      <w:rPr>
                        <w:rFonts w:ascii="Consolas" w:eastAsia="Consolas" w:hAnsi="Consolas" w:cs="Consolas"/>
                        <w:color w:val="5C5C5C"/>
                        <w:sz w:val="21"/>
                      </w:rPr>
                      <w:t>title(</w:t>
                    </w:r>
                    <w:r w:rsidRPr="00002D6B">
                      <w:rPr>
                        <w:rFonts w:ascii="Consolas" w:eastAsia="Consolas" w:hAnsi="Consolas" w:cs="Consolas"/>
                        <w:color w:val="50A14F"/>
                        <w:sz w:val="21"/>
                      </w:rPr>
                      <w:t>'</w:t>
                    </w:r>
                    <w:r w:rsidRPr="00002D6B">
                      <w:rPr>
                        <w:rFonts w:ascii="宋体" w:eastAsia="宋体" w:hAnsi="宋体" w:cs="宋体" w:hint="eastAsia"/>
                        <w:color w:val="50A14F"/>
                        <w:sz w:val="21"/>
                      </w:rPr>
                      <w:t>遗传算法进化过程</w:t>
                    </w:r>
                    <w:r w:rsidRPr="00002D6B">
                      <w:rPr>
                        <w:rFonts w:ascii="Consolas" w:eastAsia="Consolas" w:hAnsi="Consolas" w:cs="Consolas"/>
                        <w:color w:val="50A14F"/>
                        <w:sz w:val="21"/>
                      </w:rPr>
                      <w:t>'</w:t>
                    </w:r>
                    <w:r w:rsidRPr="00002D6B">
                      <w:rPr>
                        <w:rFonts w:ascii="Consolas" w:eastAsia="Consolas" w:hAnsi="Consolas" w:cs="Consolas"/>
                        <w:color w:val="5C5C5C"/>
                        <w:sz w:val="21"/>
                      </w:rPr>
                      <w:t>);</w:t>
                    </w:r>
                  </w:ins>
                </w:p>
                <w:p w14:paraId="373DD49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73" w:author="yukina minato" w:date="2025-09-07T17:09:00Z" w16du:dateUtc="2025-09-07T09:09:00Z"/>
                      <w:rFonts w:eastAsia="宋体"/>
                      <w:color w:val="5C5C5C"/>
                      <w:szCs w:val="22"/>
                    </w:rPr>
                  </w:pPr>
                  <w:proofErr w:type="spellStart"/>
                  <w:ins w:id="1874" w:author="yukina minato" w:date="2025-09-07T17:09:00Z" w16du:dateUtc="2025-09-07T09:09:00Z">
                    <w:r w:rsidRPr="00002D6B">
                      <w:rPr>
                        <w:rFonts w:ascii="Consolas" w:eastAsia="Consolas" w:hAnsi="Consolas" w:cs="Consolas"/>
                        <w:color w:val="5C5C5C"/>
                        <w:sz w:val="21"/>
                        <w:shd w:val="clear" w:color="auto" w:fill="F8F8F8"/>
                      </w:rPr>
                      <w:t>xlabel</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代数</w:t>
                    </w:r>
                    <w:r w:rsidRPr="00002D6B">
                      <w:rPr>
                        <w:rFonts w:ascii="Consolas" w:eastAsia="Consolas" w:hAnsi="Consolas" w:cs="Consolas"/>
                        <w:color w:val="50A14F"/>
                        <w:sz w:val="21"/>
                        <w:shd w:val="clear" w:color="auto" w:fill="F8F8F8"/>
                      </w:rPr>
                      <w:t> (Generation)'</w:t>
                    </w:r>
                    <w:r w:rsidRPr="00002D6B">
                      <w:rPr>
                        <w:rFonts w:ascii="Consolas" w:eastAsia="Consolas" w:hAnsi="Consolas" w:cs="Consolas"/>
                        <w:color w:val="5C5C5C"/>
                        <w:sz w:val="21"/>
                        <w:shd w:val="clear" w:color="auto" w:fill="F8F8F8"/>
                      </w:rPr>
                      <w:t>);</w:t>
                    </w:r>
                  </w:ins>
                </w:p>
                <w:p w14:paraId="5A107C0A"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75" w:author="yukina minato" w:date="2025-09-07T17:09:00Z" w16du:dateUtc="2025-09-07T09:09:00Z"/>
                      <w:rFonts w:eastAsia="宋体"/>
                      <w:color w:val="5C5C5C"/>
                      <w:szCs w:val="22"/>
                    </w:rPr>
                  </w:pPr>
                  <w:proofErr w:type="spellStart"/>
                  <w:ins w:id="1876" w:author="yukina minato" w:date="2025-09-07T17:09:00Z" w16du:dateUtc="2025-09-07T09:09:00Z">
                    <w:r w:rsidRPr="00002D6B">
                      <w:rPr>
                        <w:rFonts w:ascii="Consolas" w:eastAsia="Consolas" w:hAnsi="Consolas" w:cs="Consolas"/>
                        <w:color w:val="5C5C5C"/>
                        <w:sz w:val="21"/>
                      </w:rPr>
                      <w:t>ylabel</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最优适应度</w:t>
                    </w:r>
                    <w:r w:rsidRPr="00002D6B">
                      <w:rPr>
                        <w:rFonts w:ascii="Consolas" w:eastAsia="Consolas" w:hAnsi="Consolas" w:cs="Consolas"/>
                        <w:color w:val="50A14F"/>
                        <w:sz w:val="21"/>
                      </w:rPr>
                      <w:t> (</w:t>
                    </w:r>
                    <w:r w:rsidRPr="00002D6B">
                      <w:rPr>
                        <w:rFonts w:ascii="宋体" w:eastAsia="宋体" w:hAnsi="宋体" w:cs="宋体" w:hint="eastAsia"/>
                        <w:color w:val="50A14F"/>
                        <w:sz w:val="21"/>
                      </w:rPr>
                      <w:t>最大遮蔽时长</w:t>
                    </w:r>
                    <w:r w:rsidRPr="00002D6B">
                      <w:rPr>
                        <w:rFonts w:ascii="Consolas" w:eastAsia="Consolas" w:hAnsi="Consolas" w:cs="Consolas"/>
                        <w:color w:val="50A14F"/>
                        <w:sz w:val="21"/>
                      </w:rPr>
                      <w:t> s)'</w:t>
                    </w:r>
                    <w:r w:rsidRPr="00002D6B">
                      <w:rPr>
                        <w:rFonts w:ascii="Consolas" w:eastAsia="Consolas" w:hAnsi="Consolas" w:cs="Consolas"/>
                        <w:color w:val="5C5C5C"/>
                        <w:sz w:val="21"/>
                      </w:rPr>
                      <w:t>);</w:t>
                    </w:r>
                  </w:ins>
                </w:p>
                <w:p w14:paraId="457382C5"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77" w:author="yukina minato" w:date="2025-09-07T17:09:00Z" w16du:dateUtc="2025-09-07T09:09:00Z"/>
                      <w:rFonts w:eastAsia="宋体"/>
                      <w:color w:val="5C5C5C"/>
                      <w:szCs w:val="22"/>
                    </w:rPr>
                  </w:pPr>
                  <w:ins w:id="1878" w:author="yukina minato" w:date="2025-09-07T17:09:00Z" w16du:dateUtc="2025-09-07T09:09:00Z">
                    <w:r w:rsidRPr="00002D6B">
                      <w:rPr>
                        <w:rFonts w:ascii="Consolas" w:eastAsia="Consolas" w:hAnsi="Consolas" w:cs="Consolas"/>
                        <w:color w:val="5C5C5C"/>
                        <w:sz w:val="21"/>
                        <w:shd w:val="clear" w:color="auto" w:fill="F8F8F8"/>
                      </w:rPr>
                      <w:t>grid </w:t>
                    </w:r>
                    <w:r w:rsidRPr="00002D6B">
                      <w:rPr>
                        <w:rFonts w:ascii="Consolas" w:eastAsia="Consolas" w:hAnsi="Consolas" w:cs="Consolas"/>
                        <w:color w:val="A626A4"/>
                        <w:sz w:val="21"/>
                        <w:shd w:val="clear" w:color="auto" w:fill="F8F8F8"/>
                      </w:rPr>
                      <w:t>on</w:t>
                    </w:r>
                    <w:r w:rsidRPr="00002D6B">
                      <w:rPr>
                        <w:rFonts w:ascii="Consolas" w:eastAsia="Consolas" w:hAnsi="Consolas" w:cs="Consolas"/>
                        <w:color w:val="5C5C5C"/>
                        <w:sz w:val="21"/>
                        <w:shd w:val="clear" w:color="auto" w:fill="F8F8F8"/>
                      </w:rPr>
                      <w:t>;</w:t>
                    </w:r>
                  </w:ins>
                </w:p>
                <w:p w14:paraId="7B6C920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1879" w:author="yukina minato" w:date="2025-09-07T17:09:00Z" w16du:dateUtc="2025-09-07T09:09:00Z"/>
                      <w:rFonts w:eastAsia="宋体"/>
                      <w:color w:val="5C5C5C"/>
                      <w:szCs w:val="22"/>
                    </w:rPr>
                  </w:pPr>
                </w:p>
                <w:p w14:paraId="0F2C492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80" w:author="yukina minato" w:date="2025-09-07T17:09:00Z" w16du:dateUtc="2025-09-07T09:09:00Z"/>
                      <w:rFonts w:eastAsia="宋体"/>
                      <w:color w:val="5C5C5C"/>
                      <w:szCs w:val="22"/>
                    </w:rPr>
                  </w:pPr>
                  <w:ins w:id="1881" w:author="yukina minato" w:date="2025-09-07T17:09:00Z" w16du:dateUtc="2025-09-07T09:09:00Z">
                    <w:r w:rsidRPr="00002D6B">
                      <w:rPr>
                        <w:rFonts w:ascii="Consolas" w:eastAsia="Consolas" w:hAnsi="Consolas" w:cs="Consolas"/>
                        <w:color w:val="5C5C5C"/>
                        <w:sz w:val="21"/>
                        <w:shd w:val="clear" w:color="auto" w:fill="F8F8F8"/>
                      </w:rPr>
                      <w:t>filename = </w:t>
                    </w:r>
                    <w:r w:rsidRPr="00002D6B">
                      <w:rPr>
                        <w:rFonts w:ascii="Consolas" w:eastAsia="Consolas" w:hAnsi="Consolas" w:cs="Consolas"/>
                        <w:color w:val="50A14F"/>
                        <w:sz w:val="21"/>
                        <w:shd w:val="clear" w:color="auto" w:fill="F8F8F8"/>
                      </w:rPr>
                      <w:t>'a2.png'</w:t>
                    </w:r>
                    <w:r w:rsidRPr="00002D6B">
                      <w:rPr>
                        <w:rFonts w:ascii="Consolas" w:eastAsia="Consolas" w:hAnsi="Consolas" w:cs="Consolas"/>
                        <w:color w:val="5C5C5C"/>
                        <w:sz w:val="21"/>
                        <w:shd w:val="clear" w:color="auto" w:fill="F8F8F8"/>
                      </w:rPr>
                      <w:t>;</w:t>
                    </w:r>
                  </w:ins>
                </w:p>
                <w:p w14:paraId="30FE3E3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82" w:author="yukina minato" w:date="2025-09-07T17:09:00Z" w16du:dateUtc="2025-09-07T09:09:00Z"/>
                      <w:rFonts w:eastAsia="宋体"/>
                      <w:color w:val="5C5C5C"/>
                      <w:szCs w:val="22"/>
                    </w:rPr>
                  </w:pPr>
                  <w:proofErr w:type="spellStart"/>
                  <w:proofErr w:type="gramStart"/>
                  <w:ins w:id="1883" w:author="yukina minato" w:date="2025-09-07T17:09:00Z" w16du:dateUtc="2025-09-07T09:09:00Z">
                    <w:r w:rsidRPr="00002D6B">
                      <w:rPr>
                        <w:rFonts w:ascii="Consolas" w:eastAsia="Consolas" w:hAnsi="Consolas" w:cs="Consolas"/>
                        <w:color w:val="5C5C5C"/>
                        <w:sz w:val="21"/>
                      </w:rPr>
                      <w:t>saveas</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gcf</w:t>
                    </w:r>
                    <w:proofErr w:type="spellEnd"/>
                    <w:r w:rsidRPr="00002D6B">
                      <w:rPr>
                        <w:rFonts w:ascii="Consolas" w:eastAsia="Consolas" w:hAnsi="Consolas" w:cs="Consolas"/>
                        <w:color w:val="5C5C5C"/>
                        <w:sz w:val="21"/>
                      </w:rPr>
                      <w:t>, filename);</w:t>
                    </w:r>
                  </w:ins>
                </w:p>
                <w:p w14:paraId="24A6C6C3"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1884" w:author="yukina minato" w:date="2025-09-07T17:09:00Z" w16du:dateUtc="2025-09-07T09:09:00Z"/>
                      <w:rFonts w:eastAsia="宋体"/>
                      <w:color w:val="5C5C5C"/>
                      <w:szCs w:val="22"/>
                    </w:rPr>
                  </w:pPr>
                </w:p>
                <w:p w14:paraId="2D23F272"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85" w:author="yukina minato" w:date="2025-09-07T17:09:00Z" w16du:dateUtc="2025-09-07T09:09:00Z"/>
                      <w:rFonts w:eastAsia="宋体"/>
                      <w:color w:val="5C5C5C"/>
                      <w:szCs w:val="22"/>
                    </w:rPr>
                  </w:pPr>
                  <w:ins w:id="1886" w:author="yukina minato" w:date="2025-09-07T17:09:00Z" w16du:dateUtc="2025-09-07T09:09:00Z">
                    <w:r w:rsidRPr="00002D6B">
                      <w:rPr>
                        <w:rFonts w:ascii="Consolas" w:eastAsia="Consolas" w:hAnsi="Consolas" w:cs="Consolas"/>
                        <w:color w:val="A626A4"/>
                        <w:sz w:val="21"/>
                      </w:rPr>
                      <w:t>function</w:t>
                    </w:r>
                    <w:r w:rsidRPr="00002D6B">
                      <w:rPr>
                        <w:rFonts w:ascii="Consolas" w:eastAsia="Consolas" w:hAnsi="Consolas" w:cs="Consolas"/>
                        <w:color w:val="5C5C5C"/>
                        <w:sz w:val="21"/>
                      </w:rPr>
                      <w:t> o_t_ggg = c_o_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5C5C5C"/>
                        <w:sz w:val="21"/>
                      </w:rPr>
                      <w:t>t_d_ggg, d_p_ggg, d_v_ggg, l_d_ggg, m_t_ggg, a_p_ggg, t_f_ggg)</w:t>
                    </w:r>
                  </w:ins>
                </w:p>
                <w:p w14:paraId="5718BD74"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87" w:author="yukina minato" w:date="2025-09-07T17:09:00Z" w16du:dateUtc="2025-09-07T09:09:00Z"/>
                      <w:rFonts w:eastAsia="宋体"/>
                      <w:color w:val="5C5C5C"/>
                      <w:szCs w:val="22"/>
                    </w:rPr>
                  </w:pPr>
                  <w:ins w:id="1888"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global</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v_down</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r_s</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 dt g;</w:t>
                    </w:r>
                  </w:ins>
                </w:p>
                <w:p w14:paraId="6B28F44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89" w:author="yukina minato" w:date="2025-09-07T17:09:00Z" w16du:dateUtc="2025-09-07T09:09:00Z"/>
                      <w:rFonts w:eastAsia="宋体"/>
                      <w:color w:val="5C5C5C"/>
                      <w:szCs w:val="22"/>
                    </w:rPr>
                  </w:pPr>
                  <w:ins w:id="1890"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t_exp</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t_d_ggg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l_d_ggg</w:t>
                    </w:r>
                    <w:proofErr w:type="spellEnd"/>
                    <w:r w:rsidRPr="00002D6B">
                      <w:rPr>
                        <w:rFonts w:ascii="Consolas" w:eastAsia="Consolas" w:hAnsi="Consolas" w:cs="Consolas"/>
                        <w:color w:val="5C5C5C"/>
                        <w:sz w:val="21"/>
                      </w:rPr>
                      <w:t>;</w:t>
                    </w:r>
                  </w:ins>
                </w:p>
                <w:p w14:paraId="1D2FA87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91" w:author="yukina minato" w:date="2025-09-07T17:09:00Z" w16du:dateUtc="2025-09-07T09:09:00Z"/>
                      <w:rFonts w:eastAsia="宋体"/>
                      <w:color w:val="5C5C5C"/>
                      <w:szCs w:val="22"/>
                    </w:rPr>
                  </w:pPr>
                  <w:ins w:id="1892"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s_e_ggg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t_exp</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 </w:t>
                    </w:r>
                  </w:ins>
                </w:p>
                <w:p w14:paraId="485F06CB"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93" w:author="yukina minato" w:date="2025-09-07T17:09:00Z" w16du:dateUtc="2025-09-07T09:09:00Z"/>
                      <w:rFonts w:eastAsia="宋体"/>
                      <w:color w:val="5C5C5C"/>
                      <w:szCs w:val="22"/>
                    </w:rPr>
                  </w:pPr>
                  <w:ins w:id="1894"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start_idx</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C18401"/>
                        <w:sz w:val="21"/>
                      </w:rPr>
                      <w:t>floor</w:t>
                    </w:r>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t_exp</w:t>
                    </w:r>
                    <w:proofErr w:type="spellEnd"/>
                    <w:r w:rsidRPr="00002D6B">
                      <w:rPr>
                        <w:rFonts w:ascii="Consolas" w:eastAsia="Consolas" w:hAnsi="Consolas" w:cs="Consolas"/>
                        <w:color w:val="5C5C5C"/>
                        <w:sz w:val="21"/>
                      </w:rPr>
                      <w:t> / dt)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0094759D"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95" w:author="yukina minato" w:date="2025-09-07T17:09:00Z" w16du:dateUtc="2025-09-07T09:09:00Z"/>
                      <w:rFonts w:eastAsia="宋体"/>
                      <w:color w:val="5C5C5C"/>
                      <w:szCs w:val="22"/>
                    </w:rPr>
                  </w:pPr>
                  <w:ins w:id="1896"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end_idx</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C18401"/>
                        <w:sz w:val="21"/>
                        <w:shd w:val="clear" w:color="auto" w:fill="F8F8F8"/>
                      </w:rPr>
                      <w:t>min</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C18401"/>
                        <w:sz w:val="21"/>
                        <w:shd w:val="clear" w:color="auto" w:fill="F8F8F8"/>
                      </w:rPr>
                      <w:t>floor</w:t>
                    </w:r>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s_e_ggg</w:t>
                    </w:r>
                    <w:proofErr w:type="spellEnd"/>
                    <w:r w:rsidRPr="00002D6B">
                      <w:rPr>
                        <w:rFonts w:ascii="Consolas" w:eastAsia="Consolas" w:hAnsi="Consolas" w:cs="Consolas"/>
                        <w:color w:val="5C5C5C"/>
                        <w:sz w:val="21"/>
                        <w:shd w:val="clear" w:color="auto" w:fill="F8F8F8"/>
                      </w:rPr>
                      <w:t> / dt)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length(</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ins>
                </w:p>
                <w:p w14:paraId="5A70AFAC"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897" w:author="yukina minato" w:date="2025-09-07T17:09:00Z" w16du:dateUtc="2025-09-07T09:09:00Z"/>
                      <w:rFonts w:eastAsia="宋体"/>
                      <w:color w:val="5C5C5C"/>
                      <w:szCs w:val="22"/>
                    </w:rPr>
                  </w:pPr>
                  <w:ins w:id="1898" w:author="yukina minato" w:date="2025-09-07T17:09:00Z" w16du:dateUtc="2025-09-07T09:09:00Z">
                    <w:r w:rsidRPr="00002D6B">
                      <w:rPr>
                        <w:rFonts w:ascii="Consolas" w:eastAsia="Consolas" w:hAnsi="Consolas" w:cs="Consolas"/>
                        <w:color w:val="5C5C5C"/>
                        <w:sz w:val="21"/>
                      </w:rPr>
                      <w:t>    if </w:t>
                    </w:r>
                    <w:proofErr w:type="spellStart"/>
                    <w:r w:rsidRPr="00002D6B">
                      <w:rPr>
                        <w:rFonts w:ascii="Consolas" w:eastAsia="Consolas" w:hAnsi="Consolas" w:cs="Consolas"/>
                        <w:color w:val="5C5C5C"/>
                        <w:sz w:val="21"/>
                      </w:rPr>
                      <w:t>start_idx</w:t>
                    </w:r>
                    <w:proofErr w:type="spellEnd"/>
                    <w:r w:rsidRPr="00002D6B">
                      <w:rPr>
                        <w:rFonts w:ascii="Consolas" w:eastAsia="Consolas" w:hAnsi="Consolas" w:cs="Consolas"/>
                        <w:color w:val="5C5C5C"/>
                        <w:sz w:val="21"/>
                      </w:rPr>
                      <w:t> &gt; </w:t>
                    </w:r>
                    <w:proofErr w:type="spellStart"/>
                    <w:r w:rsidRPr="00002D6B">
                      <w:rPr>
                        <w:rFonts w:ascii="Consolas" w:eastAsia="Consolas" w:hAnsi="Consolas" w:cs="Consolas"/>
                        <w:color w:val="5C5C5C"/>
                        <w:sz w:val="21"/>
                      </w:rPr>
                      <w:t>end_idx</w:t>
                    </w:r>
                    <w:proofErr w:type="spellEnd"/>
                  </w:ins>
                </w:p>
                <w:p w14:paraId="301036B3"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899" w:author="yukina minato" w:date="2025-09-07T17:09:00Z" w16du:dateUtc="2025-09-07T09:09:00Z"/>
                      <w:rFonts w:eastAsia="宋体"/>
                      <w:color w:val="5C5C5C"/>
                      <w:szCs w:val="22"/>
                    </w:rPr>
                  </w:pPr>
                  <w:ins w:id="1900"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o_t_ggg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ins>
                </w:p>
                <w:p w14:paraId="790F2E77"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01" w:author="yukina minato" w:date="2025-09-07T17:09:00Z" w16du:dateUtc="2025-09-07T09:09:00Z"/>
                      <w:rFonts w:eastAsia="宋体"/>
                      <w:color w:val="5C5C5C"/>
                      <w:szCs w:val="22"/>
                    </w:rPr>
                  </w:pPr>
                  <w:ins w:id="1902"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w:t>
                    </w:r>
                  </w:ins>
                </w:p>
                <w:p w14:paraId="56768955"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03" w:author="yukina minato" w:date="2025-09-07T17:09:00Z" w16du:dateUtc="2025-09-07T09:09:00Z"/>
                      <w:rFonts w:eastAsia="宋体"/>
                      <w:color w:val="5C5C5C"/>
                      <w:szCs w:val="22"/>
                    </w:rPr>
                  </w:pPr>
                  <w:ins w:id="1904"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1C7F76B2"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05" w:author="yukina minato" w:date="2025-09-07T17:09:00Z" w16du:dateUtc="2025-09-07T09:09:00Z"/>
                      <w:rFonts w:eastAsia="宋体"/>
                      <w:color w:val="5C5C5C"/>
                      <w:szCs w:val="22"/>
                    </w:rPr>
                  </w:pPr>
                  <w:ins w:id="1906"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ins>
                </w:p>
                <w:p w14:paraId="60F944F5"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07" w:author="yukina minato" w:date="2025-09-07T17:09:00Z" w16du:dateUtc="2025-09-07T09:09:00Z"/>
                      <w:rFonts w:eastAsia="宋体"/>
                      <w:color w:val="5C5C5C"/>
                      <w:szCs w:val="22"/>
                    </w:rPr>
                  </w:pPr>
                  <w:ins w:id="1908" w:author="yukina minato" w:date="2025-09-07T17:09:00Z" w16du:dateUtc="2025-09-07T09:09:00Z">
                    <w:r w:rsidRPr="00002D6B">
                      <w:rPr>
                        <w:rFonts w:ascii="Consolas" w:eastAsia="Consolas" w:hAnsi="Consolas" w:cs="Consolas"/>
                        <w:color w:val="5C5C5C"/>
                        <w:sz w:val="21"/>
                        <w:shd w:val="clear" w:color="auto" w:fill="F8F8F8"/>
                      </w:rPr>
                      <w:t>    s_p_ggg = d_p_ggg + d_v_ggg*l_d_ggg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-0.5</w:t>
                    </w:r>
                    <w:r w:rsidRPr="00002D6B">
                      <w:rPr>
                        <w:rFonts w:ascii="Consolas" w:eastAsia="Consolas" w:hAnsi="Consolas" w:cs="Consolas"/>
                        <w:color w:val="5C5C5C"/>
                        <w:sz w:val="21"/>
                        <w:shd w:val="clear" w:color="auto" w:fill="F8F8F8"/>
                      </w:rPr>
                      <w:t>*g*l_d_ggg^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w:t>
                    </w:r>
                  </w:ins>
                </w:p>
                <w:p w14:paraId="55D750FB"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09" w:author="yukina minato" w:date="2025-09-07T17:09:00Z" w16du:dateUtc="2025-09-07T09:09:00Z"/>
                      <w:rFonts w:eastAsia="宋体"/>
                      <w:color w:val="5C5C5C"/>
                      <w:szCs w:val="22"/>
                    </w:rPr>
                  </w:pPr>
                  <w:ins w:id="1910"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start_</w:t>
                    </w:r>
                    <w:proofErr w:type="gramStart"/>
                    <w:r w:rsidRPr="00002D6B">
                      <w:rPr>
                        <w:rFonts w:ascii="Consolas" w:eastAsia="Consolas" w:hAnsi="Consolas" w:cs="Consolas"/>
                        <w:color w:val="5C5C5C"/>
                        <w:sz w:val="21"/>
                      </w:rPr>
                      <w:t>idx:end</w:t>
                    </w:r>
                    <w:proofErr w:type="gramEnd"/>
                    <w:r w:rsidRPr="00002D6B">
                      <w:rPr>
                        <w:rFonts w:ascii="Consolas" w:eastAsia="Consolas" w:hAnsi="Consolas" w:cs="Consolas"/>
                        <w:color w:val="5C5C5C"/>
                        <w:sz w:val="21"/>
                      </w:rPr>
                      <w:t>_idx</w:t>
                    </w:r>
                    <w:proofErr w:type="spellEnd"/>
                  </w:ins>
                </w:p>
                <w:p w14:paraId="404A8F3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11" w:author="yukina minato" w:date="2025-09-07T17:09:00Z" w16du:dateUtc="2025-09-07T09:09:00Z"/>
                      <w:rFonts w:eastAsia="宋体"/>
                      <w:color w:val="5C5C5C"/>
                      <w:szCs w:val="22"/>
                    </w:rPr>
                  </w:pPr>
                  <w:ins w:id="1912" w:author="yukina minato" w:date="2025-09-07T17:09:00Z" w16du:dateUtc="2025-09-07T09:09:00Z">
                    <w:r w:rsidRPr="00002D6B">
                      <w:rPr>
                        <w:rFonts w:ascii="Consolas" w:eastAsia="Consolas" w:hAnsi="Consolas" w:cs="Consolas"/>
                        <w:color w:val="5C5C5C"/>
                        <w:sz w:val="21"/>
                        <w:shd w:val="clear" w:color="auto" w:fill="F8F8F8"/>
                      </w:rPr>
                      <w:t>        t = </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w:t>
                    </w:r>
                  </w:ins>
                </w:p>
                <w:p w14:paraId="076414C2"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13" w:author="yukina minato" w:date="2025-09-07T17:09:00Z" w16du:dateUtc="2025-09-07T09:09:00Z"/>
                      <w:rFonts w:eastAsia="宋体"/>
                      <w:color w:val="5C5C5C"/>
                      <w:szCs w:val="22"/>
                    </w:rPr>
                  </w:pPr>
                  <w:ins w:id="1914"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missile_pos</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m_t_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ins>
                </w:p>
                <w:p w14:paraId="257D14A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15" w:author="yukina minato" w:date="2025-09-07T17:09:00Z" w16du:dateUtc="2025-09-07T09:09:00Z"/>
                      <w:rFonts w:eastAsia="宋体"/>
                      <w:color w:val="5C5C5C"/>
                      <w:szCs w:val="22"/>
                    </w:rPr>
                  </w:pPr>
                  <w:ins w:id="1916"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e_t_ggg</w:t>
                    </w:r>
                    <w:proofErr w:type="spellEnd"/>
                    <w:r w:rsidRPr="00002D6B">
                      <w:rPr>
                        <w:rFonts w:ascii="Consolas" w:eastAsia="Consolas" w:hAnsi="Consolas" w:cs="Consolas"/>
                        <w:color w:val="5C5C5C"/>
                        <w:sz w:val="21"/>
                        <w:shd w:val="clear" w:color="auto" w:fill="F8F8F8"/>
                      </w:rPr>
                      <w:t> = t - </w:t>
                    </w:r>
                    <w:proofErr w:type="spellStart"/>
                    <w:r w:rsidRPr="00002D6B">
                      <w:rPr>
                        <w:rFonts w:ascii="Consolas" w:eastAsia="Consolas" w:hAnsi="Consolas" w:cs="Consolas"/>
                        <w:color w:val="5C5C5C"/>
                        <w:sz w:val="21"/>
                        <w:shd w:val="clear" w:color="auto" w:fill="F8F8F8"/>
                      </w:rPr>
                      <w:t>t_exp</w:t>
                    </w:r>
                    <w:proofErr w:type="spellEnd"/>
                    <w:r w:rsidRPr="00002D6B">
                      <w:rPr>
                        <w:rFonts w:ascii="Consolas" w:eastAsia="Consolas" w:hAnsi="Consolas" w:cs="Consolas"/>
                        <w:color w:val="5C5C5C"/>
                        <w:sz w:val="21"/>
                        <w:shd w:val="clear" w:color="auto" w:fill="F8F8F8"/>
                      </w:rPr>
                      <w:t>; </w:t>
                    </w:r>
                  </w:ins>
                </w:p>
                <w:p w14:paraId="4A8EB4D2"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17" w:author="yukina minato" w:date="2025-09-07T17:09:00Z" w16du:dateUtc="2025-09-07T09:09:00Z"/>
                      <w:rFonts w:eastAsia="宋体"/>
                      <w:color w:val="5C5C5C"/>
                      <w:szCs w:val="22"/>
                    </w:rPr>
                  </w:pPr>
                  <w:ins w:id="1918"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s_o_ggg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s_p_ggg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v_down</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e_t_ggg</w:t>
                    </w:r>
                    <w:proofErr w:type="spellEnd"/>
                    <w:r w:rsidRPr="00002D6B">
                      <w:rPr>
                        <w:rFonts w:ascii="Consolas" w:eastAsia="Consolas" w:hAnsi="Consolas" w:cs="Consolas"/>
                        <w:color w:val="5C5C5C"/>
                        <w:sz w:val="21"/>
                      </w:rPr>
                      <w:t>]; </w:t>
                    </w:r>
                  </w:ins>
                </w:p>
                <w:p w14:paraId="5FBBA7D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19" w:author="yukina minato" w:date="2025-09-07T17:09:00Z" w16du:dateUtc="2025-09-07T09:09:00Z"/>
                      <w:rFonts w:eastAsia="宋体"/>
                      <w:color w:val="5C5C5C"/>
                      <w:szCs w:val="22"/>
                    </w:rPr>
                  </w:pPr>
                  <w:ins w:id="1920" w:author="yukina minato" w:date="2025-09-07T17:09:00Z" w16du:dateUtc="2025-09-07T09:09:00Z">
                    <w:r w:rsidRPr="00002D6B">
                      <w:rPr>
                        <w:rFonts w:ascii="Consolas" w:eastAsia="Consolas" w:hAnsi="Consolas" w:cs="Consolas"/>
                        <w:color w:val="5C5C5C"/>
                        <w:sz w:val="21"/>
                        <w:shd w:val="clear" w:color="auto" w:fill="F8F8F8"/>
                      </w:rPr>
                      <w:t>        if </w:t>
                    </w:r>
                    <w:proofErr w:type="spellStart"/>
                    <w:r w:rsidRPr="00002D6B">
                      <w:rPr>
                        <w:rFonts w:ascii="Consolas" w:eastAsia="Consolas" w:hAnsi="Consolas" w:cs="Consolas"/>
                        <w:color w:val="5C5C5C"/>
                        <w:sz w:val="21"/>
                        <w:shd w:val="clear" w:color="auto" w:fill="F8F8F8"/>
                      </w:rPr>
                      <w:t>c_i_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missile_pos</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a_p_ggg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s_o_ggg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r_s</w:t>
                    </w:r>
                    <w:proofErr w:type="spellEnd"/>
                    <w:r w:rsidRPr="00002D6B">
                      <w:rPr>
                        <w:rFonts w:ascii="Consolas" w:eastAsia="Consolas" w:hAnsi="Consolas" w:cs="Consolas"/>
                        <w:color w:val="5C5C5C"/>
                        <w:sz w:val="21"/>
                        <w:shd w:val="clear" w:color="auto" w:fill="F8F8F8"/>
                      </w:rPr>
                      <w:t>) </w:t>
                    </w:r>
                  </w:ins>
                </w:p>
                <w:p w14:paraId="3D21DA5D"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21" w:author="yukina minato" w:date="2025-09-07T17:09:00Z" w16du:dateUtc="2025-09-07T09:09:00Z"/>
                      <w:rFonts w:eastAsia="宋体"/>
                      <w:color w:val="5C5C5C"/>
                      <w:szCs w:val="22"/>
                    </w:rPr>
                  </w:pPr>
                  <w:ins w:id="1922"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o_s_ggg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o_s_ggg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56C2E8A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23" w:author="yukina minato" w:date="2025-09-07T17:09:00Z" w16du:dateUtc="2025-09-07T09:09:00Z"/>
                      <w:rFonts w:eastAsia="宋体"/>
                      <w:color w:val="5C5C5C"/>
                      <w:szCs w:val="22"/>
                    </w:rPr>
                  </w:pPr>
                  <w:ins w:id="1924"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0E64BB8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25" w:author="yukina minato" w:date="2025-09-07T17:09:00Z" w16du:dateUtc="2025-09-07T09:09:00Z"/>
                      <w:rFonts w:eastAsia="宋体"/>
                      <w:color w:val="5C5C5C"/>
                      <w:szCs w:val="22"/>
                    </w:rPr>
                  </w:pPr>
                  <w:ins w:id="1926"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497A972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27" w:author="yukina minato" w:date="2025-09-07T17:09:00Z" w16du:dateUtc="2025-09-07T09:09:00Z"/>
                      <w:rFonts w:eastAsia="宋体"/>
                      <w:color w:val="5C5C5C"/>
                      <w:szCs w:val="22"/>
                    </w:rPr>
                  </w:pPr>
                  <w:ins w:id="1928"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o_s_ggg</w:t>
                    </w:r>
                    <w:proofErr w:type="spellEnd"/>
                    <w:r w:rsidRPr="00002D6B">
                      <w:rPr>
                        <w:rFonts w:ascii="Consolas" w:eastAsia="Consolas" w:hAnsi="Consolas" w:cs="Consolas"/>
                        <w:color w:val="5C5C5C"/>
                        <w:sz w:val="21"/>
                        <w:shd w:val="clear" w:color="auto" w:fill="F8F8F8"/>
                      </w:rPr>
                      <w:t> * dt;</w:t>
                    </w:r>
                  </w:ins>
                </w:p>
                <w:p w14:paraId="7F05E26C"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29" w:author="yukina minato" w:date="2025-09-07T17:09:00Z" w16du:dateUtc="2025-09-07T09:09:00Z"/>
                      <w:rFonts w:eastAsia="宋体"/>
                      <w:color w:val="5C5C5C"/>
                      <w:szCs w:val="22"/>
                    </w:rPr>
                  </w:pPr>
                  <w:ins w:id="1930" w:author="yukina minato" w:date="2025-09-07T17:09:00Z" w16du:dateUtc="2025-09-07T09:09:00Z">
                    <w:r w:rsidRPr="00002D6B">
                      <w:rPr>
                        <w:rFonts w:ascii="Consolas" w:eastAsia="Consolas" w:hAnsi="Consolas" w:cs="Consolas"/>
                        <w:color w:val="A626A4"/>
                        <w:sz w:val="21"/>
                      </w:rPr>
                      <w:t>end</w:t>
                    </w:r>
                  </w:ins>
                </w:p>
                <w:p w14:paraId="1FCC43F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1931" w:author="yukina minato" w:date="2025-09-07T17:09:00Z" w16du:dateUtc="2025-09-07T09:09:00Z"/>
                      <w:rFonts w:eastAsia="宋体"/>
                      <w:color w:val="5C5C5C"/>
                      <w:szCs w:val="22"/>
                    </w:rPr>
                  </w:pPr>
                </w:p>
                <w:p w14:paraId="7A5848F2"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32" w:author="yukina minato" w:date="2025-09-07T17:09:00Z" w16du:dateUtc="2025-09-07T09:09:00Z"/>
                      <w:rFonts w:eastAsia="宋体"/>
                      <w:color w:val="5C5C5C"/>
                      <w:szCs w:val="22"/>
                    </w:rPr>
                  </w:pPr>
                  <w:ins w:id="1933" w:author="yukina minato" w:date="2025-09-07T17:09:00Z" w16du:dateUtc="2025-09-07T09:09:00Z">
                    <w:r w:rsidRPr="00002D6B">
                      <w:rPr>
                        <w:rFonts w:ascii="Consolas" w:eastAsia="Consolas" w:hAnsi="Consolas" w:cs="Consolas"/>
                        <w:color w:val="A626A4"/>
                        <w:sz w:val="21"/>
                      </w:rPr>
                      <w:t>function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p_m_ggg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g_p_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t_v_ggg</w:t>
                    </w:r>
                    <w:proofErr w:type="spellEnd"/>
                    <w:r w:rsidRPr="00002D6B">
                      <w:rPr>
                        <w:rFonts w:ascii="Consolas" w:eastAsia="Consolas" w:hAnsi="Consolas" w:cs="Consolas"/>
                        <w:color w:val="5C5C5C"/>
                        <w:sz w:val="21"/>
                      </w:rPr>
                      <w:t>, M0, </w:t>
                    </w:r>
                    <w:proofErr w:type="spellStart"/>
                    <w:r w:rsidRPr="00002D6B">
                      <w:rPr>
                        <w:rFonts w:ascii="Consolas" w:eastAsia="Consolas" w:hAnsi="Consolas" w:cs="Consolas"/>
                        <w:color w:val="5C5C5C"/>
                        <w:sz w:val="21"/>
                      </w:rPr>
                      <w:t>v_m</w:t>
                    </w:r>
                    <w:proofErr w:type="spellEnd"/>
                    <w:r w:rsidRPr="00002D6B">
                      <w:rPr>
                        <w:rFonts w:ascii="Consolas" w:eastAsia="Consolas" w:hAnsi="Consolas" w:cs="Consolas"/>
                        <w:color w:val="5C5C5C"/>
                        <w:sz w:val="21"/>
                      </w:rPr>
                      <w:t>, O) </w:t>
                    </w:r>
                  </w:ins>
                </w:p>
                <w:p w14:paraId="27F3738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34" w:author="yukina minato" w:date="2025-09-07T17:09:00Z" w16du:dateUtc="2025-09-07T09:09:00Z"/>
                      <w:rFonts w:eastAsia="宋体"/>
                      <w:color w:val="5C5C5C"/>
                      <w:szCs w:val="22"/>
                    </w:rPr>
                  </w:pPr>
                  <w:ins w:id="1935"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d_v_ggg</w:t>
                    </w:r>
                    <w:proofErr w:type="spellEnd"/>
                    <w:r w:rsidRPr="00002D6B">
                      <w:rPr>
                        <w:rFonts w:ascii="Consolas" w:eastAsia="Consolas" w:hAnsi="Consolas" w:cs="Consolas"/>
                        <w:color w:val="5C5C5C"/>
                        <w:sz w:val="21"/>
                        <w:shd w:val="clear" w:color="auto" w:fill="F8F8F8"/>
                      </w:rPr>
                      <w:t> = (O - M0) / </w:t>
                    </w:r>
                    <w:proofErr w:type="gramStart"/>
                    <w:r w:rsidRPr="00002D6B">
                      <w:rPr>
                        <w:rFonts w:ascii="Consolas" w:eastAsia="Consolas" w:hAnsi="Consolas" w:cs="Consolas"/>
                        <w:color w:val="5C5C5C"/>
                        <w:sz w:val="21"/>
                        <w:shd w:val="clear" w:color="auto" w:fill="F8F8F8"/>
                      </w:rPr>
                      <w:t>norm(</w:t>
                    </w:r>
                    <w:proofErr w:type="gramEnd"/>
                    <w:r w:rsidRPr="00002D6B">
                      <w:rPr>
                        <w:rFonts w:ascii="Consolas" w:eastAsia="Consolas" w:hAnsi="Consolas" w:cs="Consolas"/>
                        <w:color w:val="5C5C5C"/>
                        <w:sz w:val="21"/>
                        <w:shd w:val="clear" w:color="auto" w:fill="F8F8F8"/>
                      </w:rPr>
                      <w:t>O - M0); </w:t>
                    </w:r>
                  </w:ins>
                </w:p>
                <w:p w14:paraId="41A41FEB"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36" w:author="yukina minato" w:date="2025-09-07T17:09:00Z" w16du:dateUtc="2025-09-07T09:09:00Z"/>
                      <w:rFonts w:eastAsia="宋体"/>
                      <w:color w:val="5C5C5C"/>
                      <w:szCs w:val="22"/>
                    </w:rPr>
                  </w:pPr>
                  <w:ins w:id="1937"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p_m_ggg</w:t>
                    </w:r>
                    <w:proofErr w:type="spellEnd"/>
                    <w:r w:rsidRPr="00002D6B">
                      <w:rPr>
                        <w:rFonts w:ascii="Consolas" w:eastAsia="Consolas" w:hAnsi="Consolas" w:cs="Consolas"/>
                        <w:color w:val="5C5C5C"/>
                        <w:sz w:val="21"/>
                      </w:rPr>
                      <w:t> = M0 + </w:t>
                    </w:r>
                    <w:proofErr w:type="spellStart"/>
                    <w:r w:rsidRPr="00002D6B">
                      <w:rPr>
                        <w:rFonts w:ascii="Consolas" w:eastAsia="Consolas" w:hAnsi="Consolas" w:cs="Consolas"/>
                        <w:color w:val="5C5C5C"/>
                        <w:sz w:val="21"/>
                      </w:rPr>
                      <w:t>t_v_ggg</w:t>
                    </w:r>
                    <w:proofErr w:type="spellEnd"/>
                    <w:r w:rsidRPr="00002D6B">
                      <w:rPr>
                        <w:rFonts w:ascii="Consolas" w:eastAsia="Consolas" w:hAnsi="Consolas" w:cs="Consolas"/>
                        <w:color w:val="50A14F"/>
                        <w:sz w:val="21"/>
                      </w:rPr>
                      <w:t>' * (</w:t>
                    </w:r>
                    <w:proofErr w:type="spellStart"/>
                    <w:r w:rsidRPr="00002D6B">
                      <w:rPr>
                        <w:rFonts w:ascii="Consolas" w:eastAsia="Consolas" w:hAnsi="Consolas" w:cs="Consolas"/>
                        <w:color w:val="50A14F"/>
                        <w:sz w:val="21"/>
                      </w:rPr>
                      <w:t>v_m</w:t>
                    </w:r>
                    <w:proofErr w:type="spellEnd"/>
                    <w:r w:rsidRPr="00002D6B">
                      <w:rPr>
                        <w:rFonts w:ascii="Consolas" w:eastAsia="Consolas" w:hAnsi="Consolas" w:cs="Consolas"/>
                        <w:color w:val="50A14F"/>
                        <w:sz w:val="21"/>
                      </w:rPr>
                      <w:t> * </w:t>
                    </w:r>
                    <w:proofErr w:type="spellStart"/>
                    <w:r w:rsidRPr="00002D6B">
                      <w:rPr>
                        <w:rFonts w:ascii="Consolas" w:eastAsia="Consolas" w:hAnsi="Consolas" w:cs="Consolas"/>
                        <w:color w:val="50A14F"/>
                        <w:sz w:val="21"/>
                      </w:rPr>
                      <w:t>d_v_ggg</w:t>
                    </w:r>
                    <w:proofErr w:type="spellEnd"/>
                    <w:r w:rsidRPr="00002D6B">
                      <w:rPr>
                        <w:rFonts w:ascii="Consolas" w:eastAsia="Consolas" w:hAnsi="Consolas" w:cs="Consolas"/>
                        <w:color w:val="50A14F"/>
                        <w:sz w:val="21"/>
                      </w:rPr>
                      <w:t>); </w:t>
                    </w:r>
                  </w:ins>
                </w:p>
                <w:p w14:paraId="5069495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38" w:author="yukina minato" w:date="2025-09-07T17:09:00Z" w16du:dateUtc="2025-09-07T09:09:00Z"/>
                      <w:rFonts w:eastAsia="宋体"/>
                      <w:color w:val="5C5C5C"/>
                      <w:szCs w:val="22"/>
                    </w:rPr>
                  </w:pPr>
                  <w:ins w:id="1939" w:author="yukina minato" w:date="2025-09-07T17:09:00Z" w16du:dateUtc="2025-09-07T09:09:00Z">
                    <w:r w:rsidRPr="00002D6B">
                      <w:rPr>
                        <w:rFonts w:ascii="Consolas" w:eastAsia="Consolas" w:hAnsi="Consolas" w:cs="Consolas"/>
                        <w:color w:val="5C5C5C"/>
                        <w:sz w:val="21"/>
                        <w:shd w:val="clear" w:color="auto" w:fill="F8F8F8"/>
                      </w:rPr>
                      <w:t>end</w:t>
                    </w:r>
                  </w:ins>
                </w:p>
                <w:p w14:paraId="722FA00A"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1940" w:author="yukina minato" w:date="2025-09-07T17:09:00Z" w16du:dateUtc="2025-09-07T09:09:00Z"/>
                      <w:rFonts w:eastAsia="宋体"/>
                      <w:color w:val="5C5C5C"/>
                      <w:szCs w:val="22"/>
                    </w:rPr>
                  </w:pPr>
                </w:p>
                <w:p w14:paraId="281B8F2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41" w:author="yukina minato" w:date="2025-09-07T17:09:00Z" w16du:dateUtc="2025-09-07T09:09:00Z"/>
                      <w:rFonts w:eastAsia="宋体"/>
                      <w:color w:val="5C5C5C"/>
                      <w:szCs w:val="22"/>
                    </w:rPr>
                  </w:pPr>
                  <w:ins w:id="1942" w:author="yukina minato" w:date="2025-09-07T17:09:00Z" w16du:dateUtc="2025-09-07T09:09:00Z">
                    <w:r w:rsidRPr="00002D6B">
                      <w:rPr>
                        <w:rFonts w:ascii="Consolas" w:eastAsia="Consolas" w:hAnsi="Consolas" w:cs="Consolas"/>
                        <w:color w:val="5C5C5C"/>
                        <w:sz w:val="21"/>
                        <w:shd w:val="clear" w:color="auto" w:fill="F8F8F8"/>
                      </w:rPr>
                      <w:t>function </w:t>
                    </w:r>
                    <w:proofErr w:type="spellStart"/>
                    <w:r w:rsidRPr="00002D6B">
                      <w:rPr>
                        <w:rFonts w:ascii="Consolas" w:eastAsia="Consolas" w:hAnsi="Consolas" w:cs="Consolas"/>
                        <w:color w:val="5C5C5C"/>
                        <w:sz w:val="21"/>
                        <w:shd w:val="clear" w:color="auto" w:fill="F8F8F8"/>
                      </w:rPr>
                      <w:t>i_f_ggg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c_i_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P, </w:t>
                    </w:r>
                    <w:proofErr w:type="spellStart"/>
                    <w:r w:rsidRPr="00002D6B">
                      <w:rPr>
                        <w:rFonts w:ascii="Consolas" w:eastAsia="Consolas" w:hAnsi="Consolas" w:cs="Consolas"/>
                        <w:color w:val="5C5C5C"/>
                        <w:sz w:val="21"/>
                        <w:shd w:val="clear" w:color="auto" w:fill="F8F8F8"/>
                      </w:rPr>
                      <w:t>q_m_ggg</w:t>
                    </w:r>
                    <w:proofErr w:type="spellEnd"/>
                    <w:r w:rsidRPr="00002D6B">
                      <w:rPr>
                        <w:rFonts w:ascii="Consolas" w:eastAsia="Consolas" w:hAnsi="Consolas" w:cs="Consolas"/>
                        <w:color w:val="5C5C5C"/>
                        <w:sz w:val="21"/>
                        <w:shd w:val="clear" w:color="auto" w:fill="F8F8F8"/>
                      </w:rPr>
                      <w:t>, C, r) </w:t>
                    </w:r>
                  </w:ins>
                </w:p>
                <w:p w14:paraId="444EA34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43" w:author="yukina minato" w:date="2025-09-07T17:09:00Z" w16du:dateUtc="2025-09-07T09:09:00Z"/>
                      <w:rFonts w:eastAsia="宋体"/>
                      <w:color w:val="5C5C5C"/>
                      <w:szCs w:val="22"/>
                    </w:rPr>
                  </w:pPr>
                  <w:ins w:id="1944"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v_r_ggg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q_m_ggg</w:t>
                    </w:r>
                    <w:proofErr w:type="spellEnd"/>
                    <w:r w:rsidRPr="00002D6B">
                      <w:rPr>
                        <w:rFonts w:ascii="Consolas" w:eastAsia="Consolas" w:hAnsi="Consolas" w:cs="Consolas"/>
                        <w:color w:val="5C5C5C"/>
                        <w:sz w:val="21"/>
                      </w:rPr>
                      <w:t>'</w:t>
                    </w:r>
                    <w:r w:rsidRPr="00002D6B">
                      <w:rPr>
                        <w:rFonts w:ascii="Consolas" w:eastAsia="Consolas" w:hAnsi="Consolas" w:cs="Consolas"/>
                        <w:color w:val="5C5C5C"/>
                        <w:sz w:val="21"/>
                        <w:bdr w:val="single" w:sz="18" w:space="0" w:color="6CE26C"/>
                      </w:rPr>
                      <w:t> </w:t>
                    </w:r>
                    <w:r w:rsidRPr="00002D6B">
                      <w:rPr>
                        <w:rFonts w:ascii="Consolas" w:eastAsia="Consolas" w:hAnsi="Consolas" w:cs="Consolas"/>
                        <w:color w:val="5C5C5C"/>
                        <w:sz w:val="21"/>
                      </w:rPr>
                      <w:t>-</w:t>
                    </w:r>
                    <w:r w:rsidRPr="00002D6B">
                      <w:rPr>
                        <w:rFonts w:ascii="Consolas" w:eastAsia="Consolas" w:hAnsi="Consolas" w:cs="Consolas"/>
                        <w:color w:val="5C5C5C"/>
                        <w:sz w:val="21"/>
                        <w:bdr w:val="single" w:sz="18" w:space="0" w:color="6CE26C"/>
                      </w:rPr>
                      <w:t> P; </w:t>
                    </w:r>
                  </w:ins>
                </w:p>
                <w:p w14:paraId="17D9CC4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45" w:author="yukina minato" w:date="2025-09-07T17:09:00Z" w16du:dateUtc="2025-09-07T09:09:00Z"/>
                      <w:rFonts w:eastAsia="宋体"/>
                      <w:color w:val="5C5C5C"/>
                      <w:szCs w:val="22"/>
                    </w:rPr>
                  </w:pPr>
                  <w:ins w:id="1946"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v_p_ggg</w:t>
                    </w:r>
                    <w:proofErr w:type="spellEnd"/>
                    <w:r w:rsidRPr="00002D6B">
                      <w:rPr>
                        <w:rFonts w:ascii="Consolas" w:eastAsia="Consolas" w:hAnsi="Consolas" w:cs="Consolas"/>
                        <w:color w:val="5C5C5C"/>
                        <w:sz w:val="21"/>
                        <w:shd w:val="clear" w:color="auto" w:fill="F8F8F8"/>
                      </w:rPr>
                      <w:t> = C - P;   </w:t>
                    </w:r>
                  </w:ins>
                </w:p>
                <w:p w14:paraId="197EAD9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47" w:author="yukina minato" w:date="2025-09-07T17:09:00Z" w16du:dateUtc="2025-09-07T09:09:00Z"/>
                      <w:rFonts w:eastAsia="宋体"/>
                      <w:color w:val="5C5C5C"/>
                      <w:szCs w:val="22"/>
                    </w:rPr>
                  </w:pPr>
                  <w:ins w:id="1948" w:author="yukina minato" w:date="2025-09-07T17:09:00Z" w16du:dateUtc="2025-09-07T09:09:00Z">
                    <w:r w:rsidRPr="00002D6B">
                      <w:rPr>
                        <w:rFonts w:ascii="Consolas" w:eastAsia="Consolas" w:hAnsi="Consolas" w:cs="Consolas"/>
                        <w:color w:val="5C5C5C"/>
                        <w:sz w:val="21"/>
                      </w:rPr>
                      <w:t>    t = </w:t>
                    </w:r>
                    <w:proofErr w:type="gramStart"/>
                    <w:r w:rsidRPr="00002D6B">
                      <w:rPr>
                        <w:rFonts w:ascii="Consolas" w:eastAsia="Consolas" w:hAnsi="Consolas" w:cs="Consolas"/>
                        <w:color w:val="5C5C5C"/>
                        <w:sz w:val="21"/>
                      </w:rPr>
                      <w:t>dot(</w:t>
                    </w:r>
                    <w:proofErr w:type="gramEnd"/>
                    <w:r w:rsidRPr="00002D6B">
                      <w:rPr>
                        <w:rFonts w:ascii="Consolas" w:eastAsia="Consolas" w:hAnsi="Consolas" w:cs="Consolas"/>
                        <w:color w:val="5C5C5C"/>
                        <w:sz w:val="21"/>
                      </w:rPr>
                      <w:t>v_r_ggg, </w:t>
                    </w:r>
                    <w:proofErr w:type="gramStart"/>
                    <w:r w:rsidRPr="00002D6B">
                      <w:rPr>
                        <w:rFonts w:ascii="Consolas" w:eastAsia="Consolas" w:hAnsi="Consolas" w:cs="Consolas"/>
                        <w:color w:val="5C5C5C"/>
                        <w:sz w:val="21"/>
                      </w:rPr>
                      <w:t>repmat(</w:t>
                    </w:r>
                    <w:proofErr w:type="gramEnd"/>
                    <w:r w:rsidRPr="00002D6B">
                      <w:rPr>
                        <w:rFonts w:ascii="Consolas" w:eastAsia="Consolas" w:hAnsi="Consolas" w:cs="Consolas"/>
                        <w:color w:val="5C5C5C"/>
                        <w:sz w:val="21"/>
                      </w:rPr>
                      <w:t>v_p_ggg, </w:t>
                    </w:r>
                    <w:proofErr w:type="gramStart"/>
                    <w:r w:rsidRPr="00002D6B">
                      <w:rPr>
                        <w:rFonts w:ascii="Consolas" w:eastAsia="Consolas" w:hAnsi="Consolas" w:cs="Consolas"/>
                        <w:color w:val="5C5C5C"/>
                        <w:sz w:val="21"/>
                      </w:rPr>
                      <w:t>size(</w:t>
                    </w:r>
                    <w:proofErr w:type="gramEnd"/>
                    <w:r w:rsidRPr="00002D6B">
                      <w:rPr>
                        <w:rFonts w:ascii="Consolas" w:eastAsia="Consolas" w:hAnsi="Consolas" w:cs="Consolas"/>
                        <w:color w:val="5C5C5C"/>
                        <w:sz w:val="21"/>
                      </w:rPr>
                      <w:t>v_r_ggg,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r w:rsidRPr="00002D6B">
                      <w:rPr>
                        <w:rFonts w:ascii="Consolas" w:eastAsia="Consolas" w:hAnsi="Consolas" w:cs="Consolas"/>
                        <w:color w:val="986801"/>
                        <w:sz w:val="21"/>
                      </w:rPr>
                      <w:t>2</w:t>
                    </w:r>
                    <w:proofErr w:type="gramStart"/>
                    <w:r w:rsidRPr="00002D6B">
                      <w:rPr>
                        <w:rFonts w:ascii="Consolas" w:eastAsia="Consolas" w:hAnsi="Consolas" w:cs="Consolas"/>
                        <w:color w:val="5C5C5C"/>
                        <w:sz w:val="21"/>
                      </w:rPr>
                      <w:t>) .</w:t>
                    </w:r>
                    <w:proofErr w:type="gramEnd"/>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dot(</w:t>
                    </w:r>
                    <w:proofErr w:type="gramEnd"/>
                    <w:r w:rsidRPr="00002D6B">
                      <w:rPr>
                        <w:rFonts w:ascii="Consolas" w:eastAsia="Consolas" w:hAnsi="Consolas" w:cs="Consolas"/>
                        <w:color w:val="5C5C5C"/>
                        <w:sz w:val="21"/>
                      </w:rPr>
                      <w:t>v_r_ggg, v_r_ggg, </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2BD54B2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49" w:author="yukina minato" w:date="2025-09-07T17:09:00Z" w16du:dateUtc="2025-09-07T09:09:00Z"/>
                      <w:rFonts w:eastAsia="宋体"/>
                      <w:color w:val="5C5C5C"/>
                      <w:szCs w:val="22"/>
                    </w:rPr>
                  </w:pPr>
                  <w:ins w:id="1950"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v_t_ggg</w:t>
                    </w:r>
                    <w:proofErr w:type="spellEnd"/>
                    <w:r w:rsidRPr="00002D6B">
                      <w:rPr>
                        <w:rFonts w:ascii="Consolas" w:eastAsia="Consolas" w:hAnsi="Consolas" w:cs="Consolas"/>
                        <w:color w:val="5C5C5C"/>
                        <w:sz w:val="21"/>
                        <w:shd w:val="clear" w:color="auto" w:fill="F8F8F8"/>
                      </w:rPr>
                      <w:t> = t &gt;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ins>
                </w:p>
                <w:p w14:paraId="30AFCDFD"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51" w:author="yukina minato" w:date="2025-09-07T17:09:00Z" w16du:dateUtc="2025-09-07T09:09:00Z"/>
                      <w:rFonts w:eastAsia="宋体"/>
                      <w:color w:val="5C5C5C"/>
                      <w:szCs w:val="22"/>
                    </w:rPr>
                  </w:pPr>
                  <w:ins w:id="1952" w:author="yukina minato" w:date="2025-09-07T17:09:00Z" w16du:dateUtc="2025-09-07T09:09:00Z">
                    <w:r w:rsidRPr="00002D6B">
                      <w:rPr>
                        <w:rFonts w:ascii="Consolas" w:eastAsia="Consolas" w:hAnsi="Consolas" w:cs="Consolas"/>
                        <w:color w:val="5C5C5C"/>
                        <w:sz w:val="21"/>
                      </w:rPr>
                      <w:t>    if ~</w:t>
                    </w:r>
                    <w:r w:rsidRPr="00002D6B">
                      <w:rPr>
                        <w:rFonts w:ascii="Consolas" w:eastAsia="Consolas" w:hAnsi="Consolas" w:cs="Consolas"/>
                        <w:color w:val="A626A4"/>
                        <w:sz w:val="21"/>
                      </w:rPr>
                      <w:t>any</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v_t_ggg</w:t>
                    </w:r>
                    <w:proofErr w:type="spellEnd"/>
                    <w:r w:rsidRPr="00002D6B">
                      <w:rPr>
                        <w:rFonts w:ascii="Consolas" w:eastAsia="Consolas" w:hAnsi="Consolas" w:cs="Consolas"/>
                        <w:color w:val="5C5C5C"/>
                        <w:sz w:val="21"/>
                      </w:rPr>
                      <w:t>)</w:t>
                    </w:r>
                  </w:ins>
                </w:p>
                <w:p w14:paraId="637E21B3"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53" w:author="yukina minato" w:date="2025-09-07T17:09:00Z" w16du:dateUtc="2025-09-07T09:09:00Z"/>
                      <w:rFonts w:eastAsia="宋体"/>
                      <w:color w:val="5C5C5C"/>
                      <w:szCs w:val="22"/>
                    </w:rPr>
                  </w:pPr>
                  <w:ins w:id="1954"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i_f_ggg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0184BB"/>
                        <w:sz w:val="21"/>
                        <w:shd w:val="clear" w:color="auto" w:fill="F8F8F8"/>
                      </w:rPr>
                      <w:t>false</w:t>
                    </w:r>
                    <w:r w:rsidRPr="00002D6B">
                      <w:rPr>
                        <w:rFonts w:ascii="Consolas" w:eastAsia="Consolas" w:hAnsi="Consolas" w:cs="Consolas"/>
                        <w:color w:val="5C5C5C"/>
                        <w:sz w:val="21"/>
                        <w:shd w:val="clear" w:color="auto" w:fill="F8F8F8"/>
                      </w:rPr>
                      <w:t>; </w:t>
                    </w:r>
                  </w:ins>
                </w:p>
                <w:p w14:paraId="78DFB21B"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55" w:author="yukina minato" w:date="2025-09-07T17:09:00Z" w16du:dateUtc="2025-09-07T09:09:00Z"/>
                      <w:rFonts w:eastAsia="宋体"/>
                      <w:color w:val="5C5C5C"/>
                      <w:szCs w:val="22"/>
                    </w:rPr>
                  </w:pPr>
                  <w:ins w:id="1956"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w:t>
                    </w:r>
                  </w:ins>
                </w:p>
                <w:p w14:paraId="38C0AD1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57" w:author="yukina minato" w:date="2025-09-07T17:09:00Z" w16du:dateUtc="2025-09-07T09:09:00Z"/>
                      <w:rFonts w:eastAsia="宋体"/>
                      <w:color w:val="5C5C5C"/>
                      <w:szCs w:val="22"/>
                    </w:rPr>
                  </w:pPr>
                  <w:ins w:id="1958"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52BD5227"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59" w:author="yukina minato" w:date="2025-09-07T17:09:00Z" w16du:dateUtc="2025-09-07T09:09:00Z"/>
                      <w:rFonts w:eastAsia="宋体"/>
                      <w:color w:val="5C5C5C"/>
                      <w:szCs w:val="22"/>
                    </w:rPr>
                  </w:pPr>
                  <w:ins w:id="1960" w:author="yukina minato" w:date="2025-09-07T17:09:00Z" w16du:dateUtc="2025-09-07T09:09:00Z">
                    <w:r w:rsidRPr="00002D6B">
                      <w:rPr>
                        <w:rFonts w:ascii="Consolas" w:eastAsia="Consolas" w:hAnsi="Consolas" w:cs="Consolas"/>
                        <w:color w:val="5C5C5C"/>
                        <w:sz w:val="21"/>
                      </w:rPr>
                      <w:t>    d_s_ggg = norm(v_p_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 (t.^</w:t>
                    </w:r>
                    <w:r w:rsidRPr="00002D6B">
                      <w:rPr>
                        <w:rFonts w:ascii="Consolas" w:eastAsia="Consolas" w:hAnsi="Consolas" w:cs="Consolas"/>
                        <w:color w:val="986801"/>
                        <w:sz w:val="21"/>
                      </w:rPr>
                      <w:t>2</w:t>
                    </w:r>
                    <w:proofErr w:type="gramStart"/>
                    <w:r w:rsidRPr="00002D6B">
                      <w:rPr>
                        <w:rFonts w:ascii="Consolas" w:eastAsia="Consolas" w:hAnsi="Consolas" w:cs="Consolas"/>
                        <w:color w:val="5C5C5C"/>
                        <w:sz w:val="21"/>
                      </w:rPr>
                      <w:t>) .</w:t>
                    </w:r>
                    <w:proofErr w:type="gramEnd"/>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dot(</w:t>
                    </w:r>
                    <w:proofErr w:type="gramEnd"/>
                    <w:r w:rsidRPr="00002D6B">
                      <w:rPr>
                        <w:rFonts w:ascii="Consolas" w:eastAsia="Consolas" w:hAnsi="Consolas" w:cs="Consolas"/>
                        <w:color w:val="5C5C5C"/>
                        <w:sz w:val="21"/>
                      </w:rPr>
                      <w:t>v_r_ggg, v_r_ggg, </w:t>
                    </w:r>
                    <w:r w:rsidRPr="00002D6B">
                      <w:rPr>
                        <w:rFonts w:ascii="Consolas" w:eastAsia="Consolas" w:hAnsi="Consolas" w:cs="Consolas"/>
                        <w:color w:val="986801"/>
                        <w:sz w:val="21"/>
                      </w:rPr>
                      <w:t>2</w:t>
                    </w:r>
                    <w:r w:rsidRPr="00002D6B">
                      <w:rPr>
                        <w:rFonts w:ascii="Consolas" w:eastAsia="Consolas" w:hAnsi="Consolas" w:cs="Consolas"/>
                        <w:color w:val="5C5C5C"/>
                        <w:sz w:val="21"/>
                      </w:rPr>
                      <w:t>); </w:t>
                    </w:r>
                  </w:ins>
                </w:p>
                <w:p w14:paraId="4405733E"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61" w:author="yukina minato" w:date="2025-09-07T17:09:00Z" w16du:dateUtc="2025-09-07T09:09:00Z"/>
                      <w:rFonts w:eastAsia="宋体"/>
                      <w:color w:val="5C5C5C"/>
                      <w:szCs w:val="22"/>
                    </w:rPr>
                  </w:pPr>
                  <w:ins w:id="1962"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intersect</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d_s_ggg</w:t>
                    </w:r>
                    <w:proofErr w:type="spellEnd"/>
                    <w:r w:rsidRPr="00002D6B">
                      <w:rPr>
                        <w:rFonts w:ascii="Consolas" w:eastAsia="Consolas" w:hAnsi="Consolas" w:cs="Consolas"/>
                        <w:color w:val="5C5C5C"/>
                        <w:sz w:val="21"/>
                        <w:shd w:val="clear" w:color="auto" w:fill="F8F8F8"/>
                      </w:rPr>
                      <w:t> &lt;= r^</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2022D988"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63" w:author="yukina minato" w:date="2025-09-07T17:09:00Z" w16du:dateUtc="2025-09-07T09:09:00Z"/>
                      <w:rFonts w:eastAsia="宋体"/>
                      <w:color w:val="5C5C5C"/>
                      <w:szCs w:val="22"/>
                    </w:rPr>
                  </w:pPr>
                  <w:ins w:id="1964"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i_f_ggg</w:t>
                    </w:r>
                    <w:proofErr w:type="spellEnd"/>
                    <w:r w:rsidRPr="00002D6B">
                      <w:rPr>
                        <w:rFonts w:ascii="Consolas" w:eastAsia="Consolas" w:hAnsi="Consolas" w:cs="Consolas"/>
                        <w:color w:val="5C5C5C"/>
                        <w:sz w:val="21"/>
                      </w:rPr>
                      <w:t> = </w:t>
                    </w:r>
                    <w:r w:rsidRPr="00002D6B">
                      <w:rPr>
                        <w:rFonts w:ascii="Consolas" w:eastAsia="Consolas" w:hAnsi="Consolas" w:cs="Consolas"/>
                        <w:color w:val="A626A4"/>
                        <w:sz w:val="21"/>
                      </w:rPr>
                      <w:t>all</w:t>
                    </w:r>
                    <w:r w:rsidRPr="00002D6B">
                      <w:rPr>
                        <w:rFonts w:ascii="Consolas" w:eastAsia="Consolas" w:hAnsi="Consolas" w:cs="Consolas"/>
                        <w:color w:val="5C5C5C"/>
                        <w:sz w:val="21"/>
                      </w:rPr>
                      <w:t>(</w:t>
                    </w:r>
                    <w:r w:rsidRPr="00002D6B">
                      <w:rPr>
                        <w:rFonts w:ascii="Consolas" w:eastAsia="Consolas" w:hAnsi="Consolas" w:cs="Consolas"/>
                        <w:color w:val="A626A4"/>
                        <w:sz w:val="21"/>
                      </w:rPr>
                      <w:t>intersect</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v_t_ggg</w:t>
                    </w:r>
                    <w:proofErr w:type="spellEnd"/>
                    <w:r w:rsidRPr="00002D6B">
                      <w:rPr>
                        <w:rFonts w:ascii="Consolas" w:eastAsia="Consolas" w:hAnsi="Consolas" w:cs="Consolas"/>
                        <w:color w:val="5C5C5C"/>
                        <w:sz w:val="21"/>
                      </w:rPr>
                      <w:t>));</w:t>
                    </w:r>
                  </w:ins>
                </w:p>
                <w:p w14:paraId="73FFFF3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65" w:author="yukina minato" w:date="2025-09-07T17:09:00Z" w16du:dateUtc="2025-09-07T09:09:00Z"/>
                      <w:rFonts w:eastAsia="宋体"/>
                      <w:color w:val="5C5C5C"/>
                      <w:szCs w:val="22"/>
                    </w:rPr>
                  </w:pPr>
                  <w:ins w:id="1966" w:author="yukina minato" w:date="2025-09-07T17:09:00Z" w16du:dateUtc="2025-09-07T09:09:00Z">
                    <w:r w:rsidRPr="00002D6B">
                      <w:rPr>
                        <w:rFonts w:ascii="Consolas" w:eastAsia="Consolas" w:hAnsi="Consolas" w:cs="Consolas"/>
                        <w:color w:val="A626A4"/>
                        <w:sz w:val="21"/>
                        <w:shd w:val="clear" w:color="auto" w:fill="F8F8F8"/>
                      </w:rPr>
                      <w:t>end</w:t>
                    </w:r>
                  </w:ins>
                </w:p>
                <w:p w14:paraId="3EEF8FEA"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1967" w:author="yukina minato" w:date="2025-09-07T17:09:00Z" w16du:dateUtc="2025-09-07T09:09:00Z"/>
                      <w:rFonts w:eastAsia="宋体"/>
                      <w:color w:val="5C5C5C"/>
                      <w:szCs w:val="22"/>
                    </w:rPr>
                  </w:pPr>
                </w:p>
                <w:p w14:paraId="0770EC3D"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68" w:author="yukina minato" w:date="2025-09-07T17:09:00Z" w16du:dateUtc="2025-09-07T09:09:00Z"/>
                      <w:rFonts w:eastAsia="宋体"/>
                      <w:color w:val="5C5C5C"/>
                      <w:szCs w:val="22"/>
                    </w:rPr>
                  </w:pPr>
                  <w:ins w:id="1969" w:author="yukina minato" w:date="2025-09-07T17:09:00Z" w16du:dateUtc="2025-09-07T09:09:00Z">
                    <w:r w:rsidRPr="00002D6B">
                      <w:rPr>
                        <w:rFonts w:ascii="Consolas" w:eastAsia="Consolas" w:hAnsi="Consolas" w:cs="Consolas"/>
                        <w:color w:val="A626A4"/>
                        <w:sz w:val="21"/>
                        <w:shd w:val="clear" w:color="auto" w:fill="F8F8F8"/>
                      </w:rPr>
                      <w:t>function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s_e_ggg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s_t_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fitness, </w:t>
                    </w:r>
                    <w:proofErr w:type="spellStart"/>
                    <w:r w:rsidRPr="00002D6B">
                      <w:rPr>
                        <w:rFonts w:ascii="Consolas" w:eastAsia="Consolas" w:hAnsi="Consolas" w:cs="Consolas"/>
                        <w:color w:val="5C5C5C"/>
                        <w:sz w:val="21"/>
                        <w:shd w:val="clear" w:color="auto" w:fill="F8F8F8"/>
                      </w:rPr>
                      <w:t>t_o_ggg</w:t>
                    </w:r>
                    <w:proofErr w:type="spellEnd"/>
                    <w:r w:rsidRPr="00002D6B">
                      <w:rPr>
                        <w:rFonts w:ascii="Consolas" w:eastAsia="Consolas" w:hAnsi="Consolas" w:cs="Consolas"/>
                        <w:color w:val="5C5C5C"/>
                        <w:sz w:val="21"/>
                        <w:shd w:val="clear" w:color="auto" w:fill="F8F8F8"/>
                      </w:rPr>
                      <w:t>)</w:t>
                    </w:r>
                  </w:ins>
                </w:p>
                <w:p w14:paraId="122386AD"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70" w:author="yukina minato" w:date="2025-09-07T17:09:00Z" w16du:dateUtc="2025-09-07T09:09:00Z"/>
                      <w:rFonts w:eastAsia="宋体"/>
                      <w:color w:val="5C5C5C"/>
                      <w:szCs w:val="22"/>
                    </w:rPr>
                  </w:pPr>
                  <w:ins w:id="1971"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p_s_ggg</w:t>
                    </w:r>
                    <w:proofErr w:type="spellEnd"/>
                    <w:r w:rsidRPr="00002D6B">
                      <w:rPr>
                        <w:rFonts w:ascii="Consolas" w:eastAsia="Consolas" w:hAnsi="Consolas" w:cs="Consolas"/>
                        <w:color w:val="5C5C5C"/>
                        <w:sz w:val="21"/>
                      </w:rPr>
                      <w:t> = length(fitness);</w:t>
                    </w:r>
                  </w:ins>
                </w:p>
                <w:p w14:paraId="77F25C42"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72" w:author="yukina minato" w:date="2025-09-07T17:09:00Z" w16du:dateUtc="2025-09-07T09:09:00Z"/>
                      <w:rFonts w:eastAsia="宋体"/>
                      <w:color w:val="5C5C5C"/>
                      <w:szCs w:val="22"/>
                    </w:rPr>
                  </w:pPr>
                  <w:ins w:id="1973" w:author="yukina minato" w:date="2025-09-07T17:09:00Z" w16du:dateUtc="2025-09-07T09:09:00Z">
                    <w:r w:rsidRPr="00002D6B">
                      <w:rPr>
                        <w:rFonts w:ascii="Consolas" w:eastAsia="Consolas" w:hAnsi="Consolas" w:cs="Consolas"/>
                        <w:color w:val="5C5C5C"/>
                        <w:sz w:val="21"/>
                        <w:shd w:val="clear" w:color="auto" w:fill="F8F8F8"/>
                      </w:rPr>
                      <w:t>    indices = </w:t>
                    </w:r>
                    <w:proofErr w:type="spellStart"/>
                    <w:proofErr w:type="gramStart"/>
                    <w:r w:rsidRPr="00002D6B">
                      <w:rPr>
                        <w:rFonts w:ascii="Consolas" w:eastAsia="Consolas" w:hAnsi="Consolas" w:cs="Consolas"/>
                        <w:color w:val="5C5C5C"/>
                        <w:sz w:val="21"/>
                        <w:shd w:val="clear" w:color="auto" w:fill="F8F8F8"/>
                      </w:rPr>
                      <w:t>randi</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p_s_ggg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t_o_ggg</w:t>
                    </w:r>
                    <w:proofErr w:type="spellEnd"/>
                    <w:r w:rsidRPr="00002D6B">
                      <w:rPr>
                        <w:rFonts w:ascii="Consolas" w:eastAsia="Consolas" w:hAnsi="Consolas" w:cs="Consolas"/>
                        <w:color w:val="5C5C5C"/>
                        <w:sz w:val="21"/>
                        <w:shd w:val="clear" w:color="auto" w:fill="F8F8F8"/>
                      </w:rPr>
                      <w:t>);</w:t>
                    </w:r>
                  </w:ins>
                </w:p>
                <w:p w14:paraId="27CA3FC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74" w:author="yukina minato" w:date="2025-09-07T17:09:00Z" w16du:dateUtc="2025-09-07T09:09:00Z"/>
                      <w:rFonts w:eastAsia="宋体"/>
                      <w:color w:val="5C5C5C"/>
                      <w:szCs w:val="22"/>
                    </w:rPr>
                  </w:pPr>
                  <w:ins w:id="1975"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t_i_ggg</w:t>
                    </w:r>
                    <w:proofErr w:type="spellEnd"/>
                    <w:r w:rsidRPr="00002D6B">
                      <w:rPr>
                        <w:rFonts w:ascii="Consolas" w:eastAsia="Consolas" w:hAnsi="Consolas" w:cs="Consolas"/>
                        <w:color w:val="5C5C5C"/>
                        <w:sz w:val="21"/>
                      </w:rPr>
                      <w:t> = fitness(indices); </w:t>
                    </w:r>
                  </w:ins>
                </w:p>
                <w:p w14:paraId="14FD42B5"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76" w:author="yukina minato" w:date="2025-09-07T17:09:00Z" w16du:dateUtc="2025-09-07T09:09:00Z"/>
                      <w:rFonts w:eastAsia="宋体"/>
                      <w:color w:val="5C5C5C"/>
                      <w:szCs w:val="22"/>
                    </w:rPr>
                  </w:pPr>
                  <w:ins w:id="1977" w:author="yukina minato" w:date="2025-09-07T17:09:00Z" w16du:dateUtc="2025-09-07T09:09:00Z">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b_t_ggg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C18401"/>
                        <w:sz w:val="21"/>
                        <w:shd w:val="clear" w:color="auto" w:fill="F8F8F8"/>
                      </w:rPr>
                      <w:t>max</w:t>
                    </w:r>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t_i_ggg</w:t>
                    </w:r>
                    <w:proofErr w:type="spellEnd"/>
                    <w:r w:rsidRPr="00002D6B">
                      <w:rPr>
                        <w:rFonts w:ascii="Consolas" w:eastAsia="Consolas" w:hAnsi="Consolas" w:cs="Consolas"/>
                        <w:color w:val="5C5C5C"/>
                        <w:sz w:val="21"/>
                        <w:shd w:val="clear" w:color="auto" w:fill="F8F8F8"/>
                      </w:rPr>
                      <w:t>); </w:t>
                    </w:r>
                  </w:ins>
                </w:p>
                <w:p w14:paraId="52F4E0E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78" w:author="yukina minato" w:date="2025-09-07T17:09:00Z" w16du:dateUtc="2025-09-07T09:09:00Z"/>
                      <w:rFonts w:eastAsia="宋体"/>
                      <w:color w:val="5C5C5C"/>
                      <w:szCs w:val="22"/>
                    </w:rPr>
                  </w:pPr>
                  <w:ins w:id="1979"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s_e_ggg</w:t>
                    </w:r>
                    <w:proofErr w:type="spellEnd"/>
                    <w:r w:rsidRPr="00002D6B">
                      <w:rPr>
                        <w:rFonts w:ascii="Consolas" w:eastAsia="Consolas" w:hAnsi="Consolas" w:cs="Consolas"/>
                        <w:color w:val="5C5C5C"/>
                        <w:sz w:val="21"/>
                      </w:rPr>
                      <w:t> = indices(</w:t>
                    </w:r>
                    <w:proofErr w:type="spellStart"/>
                    <w:r w:rsidRPr="00002D6B">
                      <w:rPr>
                        <w:rFonts w:ascii="Consolas" w:eastAsia="Consolas" w:hAnsi="Consolas" w:cs="Consolas"/>
                        <w:color w:val="5C5C5C"/>
                        <w:sz w:val="21"/>
                      </w:rPr>
                      <w:t>b_t_ggg</w:t>
                    </w:r>
                    <w:proofErr w:type="spellEnd"/>
                    <w:r w:rsidRPr="00002D6B">
                      <w:rPr>
                        <w:rFonts w:ascii="Consolas" w:eastAsia="Consolas" w:hAnsi="Consolas" w:cs="Consolas"/>
                        <w:color w:val="5C5C5C"/>
                        <w:sz w:val="21"/>
                      </w:rPr>
                      <w:t>); </w:t>
                    </w:r>
                  </w:ins>
                </w:p>
                <w:p w14:paraId="1766201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80" w:author="yukina minato" w:date="2025-09-07T17:09:00Z" w16du:dateUtc="2025-09-07T09:09:00Z"/>
                      <w:rFonts w:eastAsia="宋体"/>
                      <w:color w:val="5C5C5C"/>
                      <w:szCs w:val="22"/>
                    </w:rPr>
                  </w:pPr>
                  <w:ins w:id="1981" w:author="yukina minato" w:date="2025-09-07T17:09:00Z" w16du:dateUtc="2025-09-07T09:09:00Z">
                    <w:r w:rsidRPr="00002D6B">
                      <w:rPr>
                        <w:rFonts w:ascii="Consolas" w:eastAsia="Consolas" w:hAnsi="Consolas" w:cs="Consolas"/>
                        <w:color w:val="A626A4"/>
                        <w:sz w:val="21"/>
                        <w:shd w:val="clear" w:color="auto" w:fill="F8F8F8"/>
                      </w:rPr>
                      <w:t>end</w:t>
                    </w:r>
                  </w:ins>
                </w:p>
                <w:p w14:paraId="43EA087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1982" w:author="yukina minato" w:date="2025-09-07T17:09:00Z" w16du:dateUtc="2025-09-07T09:09:00Z"/>
                      <w:rFonts w:eastAsia="宋体"/>
                      <w:color w:val="5C5C5C"/>
                      <w:szCs w:val="22"/>
                    </w:rPr>
                  </w:pPr>
                </w:p>
                <w:p w14:paraId="0452BB16"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83" w:author="yukina minato" w:date="2025-09-07T17:09:00Z" w16du:dateUtc="2025-09-07T09:09:00Z"/>
                      <w:rFonts w:eastAsia="宋体"/>
                      <w:color w:val="5C5C5C"/>
                      <w:szCs w:val="22"/>
                    </w:rPr>
                  </w:pPr>
                  <w:ins w:id="1984" w:author="yukina minato" w:date="2025-09-07T17:09:00Z" w16du:dateUtc="2025-09-07T09:09:00Z">
                    <w:r w:rsidRPr="00002D6B">
                      <w:rPr>
                        <w:rFonts w:ascii="Consolas" w:eastAsia="Consolas" w:hAnsi="Consolas" w:cs="Consolas"/>
                        <w:color w:val="A626A4"/>
                        <w:sz w:val="21"/>
                        <w:shd w:val="clear" w:color="auto" w:fill="F8F8F8"/>
                      </w:rPr>
                      <w:t>function</w:t>
                    </w:r>
                    <w:r w:rsidRPr="00002D6B">
                      <w:rPr>
                        <w:rFonts w:ascii="Consolas" w:eastAsia="Consolas" w:hAnsi="Consolas" w:cs="Consolas"/>
                        <w:color w:val="5C5C5C"/>
                        <w:sz w:val="21"/>
                        <w:shd w:val="clear" w:color="auto" w:fill="F8F8F8"/>
                      </w:rPr>
                      <w:t> individual = </w:t>
                    </w:r>
                    <w:proofErr w:type="spellStart"/>
                    <w:r w:rsidRPr="00002D6B">
                      <w:rPr>
                        <w:rFonts w:ascii="Consolas" w:eastAsia="Consolas" w:hAnsi="Consolas" w:cs="Consolas"/>
                        <w:color w:val="5C5C5C"/>
                        <w:sz w:val="21"/>
                        <w:shd w:val="clear" w:color="auto" w:fill="F8F8F8"/>
                      </w:rPr>
                      <w:t>m_m_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individual, </w:t>
                    </w:r>
                    <w:proofErr w:type="spellStart"/>
                    <w:r w:rsidRPr="00002D6B">
                      <w:rPr>
                        <w:rFonts w:ascii="Consolas" w:eastAsia="Consolas" w:hAnsi="Consolas" w:cs="Consolas"/>
                        <w:color w:val="5C5C5C"/>
                        <w:sz w:val="21"/>
                        <w:shd w:val="clear" w:color="auto" w:fill="F8F8F8"/>
                      </w:rPr>
                      <w:t>m_r_ggg</w:t>
                    </w:r>
                    <w:proofErr w:type="spellEnd"/>
                    <w:r w:rsidRPr="00002D6B">
                      <w:rPr>
                        <w:rFonts w:ascii="Consolas" w:eastAsia="Consolas" w:hAnsi="Consolas" w:cs="Consolas"/>
                        <w:color w:val="5C5C5C"/>
                        <w:sz w:val="21"/>
                        <w:shd w:val="clear" w:color="auto" w:fill="F8F8F8"/>
                      </w:rPr>
                      <w:t>, bounds)</w:t>
                    </w:r>
                  </w:ins>
                </w:p>
                <w:p w14:paraId="74DFDAE9"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85" w:author="yukina minato" w:date="2025-09-07T17:09:00Z" w16du:dateUtc="2025-09-07T09:09:00Z"/>
                      <w:rFonts w:eastAsia="宋体"/>
                      <w:color w:val="5C5C5C"/>
                      <w:szCs w:val="22"/>
                    </w:rPr>
                  </w:pPr>
                  <w:ins w:id="1986"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:length</w:t>
                    </w:r>
                    <w:proofErr w:type="gramEnd"/>
                    <w:r w:rsidRPr="00002D6B">
                      <w:rPr>
                        <w:rFonts w:ascii="Consolas" w:eastAsia="Consolas" w:hAnsi="Consolas" w:cs="Consolas"/>
                        <w:color w:val="5C5C5C"/>
                        <w:sz w:val="21"/>
                      </w:rPr>
                      <w:t>(individual)</w:t>
                    </w:r>
                  </w:ins>
                </w:p>
                <w:p w14:paraId="4ADE0505"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87" w:author="yukina minato" w:date="2025-09-07T17:09:00Z" w16du:dateUtc="2025-09-07T09:09:00Z"/>
                      <w:rFonts w:eastAsia="宋体"/>
                      <w:color w:val="5C5C5C"/>
                      <w:szCs w:val="22"/>
                    </w:rPr>
                  </w:pPr>
                  <w:ins w:id="1988" w:author="yukina minato" w:date="2025-09-07T17:09:00Z" w16du:dateUtc="2025-09-07T09:09:00Z">
                    <w:r w:rsidRPr="00002D6B">
                      <w:rPr>
                        <w:rFonts w:ascii="Consolas" w:eastAsia="Consolas" w:hAnsi="Consolas" w:cs="Consolas"/>
                        <w:color w:val="5C5C5C"/>
                        <w:sz w:val="21"/>
                        <w:shd w:val="clear" w:color="auto" w:fill="F8F8F8"/>
                      </w:rPr>
                      <w:t>        if rand &lt; </w:t>
                    </w:r>
                    <w:proofErr w:type="spellStart"/>
                    <w:r w:rsidRPr="00002D6B">
                      <w:rPr>
                        <w:rFonts w:ascii="Consolas" w:eastAsia="Consolas" w:hAnsi="Consolas" w:cs="Consolas"/>
                        <w:color w:val="5C5C5C"/>
                        <w:sz w:val="21"/>
                        <w:shd w:val="clear" w:color="auto" w:fill="F8F8F8"/>
                      </w:rPr>
                      <w:t>m_r_ggg</w:t>
                    </w:r>
                    <w:proofErr w:type="spellEnd"/>
                  </w:ins>
                </w:p>
                <w:p w14:paraId="42736BB4"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89" w:author="yukina minato" w:date="2025-09-07T17:09:00Z" w16du:dateUtc="2025-09-07T09:09:00Z"/>
                      <w:rFonts w:eastAsia="宋体"/>
                      <w:color w:val="5C5C5C"/>
                      <w:szCs w:val="22"/>
                    </w:rPr>
                  </w:pPr>
                  <w:ins w:id="1990"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range</w:t>
                    </w:r>
                    <w:r w:rsidRPr="00002D6B">
                      <w:rPr>
                        <w:rFonts w:ascii="Consolas" w:eastAsia="Consolas" w:hAnsi="Consolas" w:cs="Consolas"/>
                        <w:color w:val="5C5C5C"/>
                        <w:sz w:val="21"/>
                      </w:rPr>
                      <w:t> = </w:t>
                    </w:r>
                    <w:proofErr w:type="spellStart"/>
                    <w:proofErr w:type="gramStart"/>
                    <w:r w:rsidRPr="00002D6B">
                      <w:rPr>
                        <w:rFonts w:ascii="Consolas" w:eastAsia="Consolas" w:hAnsi="Consolas" w:cs="Consolas"/>
                        <w:color w:val="5C5C5C"/>
                        <w:sz w:val="21"/>
                      </w:rPr>
                      <w:t>bounds.</w:t>
                    </w:r>
                    <w:r w:rsidRPr="00002D6B">
                      <w:rPr>
                        <w:rFonts w:ascii="Consolas" w:eastAsia="Consolas" w:hAnsi="Consolas" w:cs="Consolas"/>
                        <w:color w:val="C18401"/>
                        <w:sz w:val="21"/>
                      </w:rPr>
                      <w:t>upper</w:t>
                    </w:r>
                    <w:proofErr w:type="spellEnd"/>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proofErr w:type="gramStart"/>
                    <w:r w:rsidRPr="00002D6B">
                      <w:rPr>
                        <w:rFonts w:ascii="Consolas" w:eastAsia="Consolas" w:hAnsi="Consolas" w:cs="Consolas"/>
                        <w:color w:val="5C5C5C"/>
                        <w:sz w:val="21"/>
                      </w:rPr>
                      <w:t>bounds.</w:t>
                    </w:r>
                    <w:r w:rsidRPr="00002D6B">
                      <w:rPr>
                        <w:rFonts w:ascii="Consolas" w:eastAsia="Consolas" w:hAnsi="Consolas" w:cs="Consolas"/>
                        <w:color w:val="C18401"/>
                        <w:sz w:val="21"/>
                      </w:rPr>
                      <w:t>lower</w:t>
                    </w:r>
                    <w:proofErr w:type="spellEnd"/>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w:t>
                    </w:r>
                  </w:ins>
                </w:p>
                <w:p w14:paraId="60F7BEE4"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91" w:author="yukina minato" w:date="2025-09-07T17:09:00Z" w16du:dateUtc="2025-09-07T09:09:00Z"/>
                      <w:rFonts w:eastAsia="宋体"/>
                      <w:color w:val="5C5C5C"/>
                      <w:szCs w:val="22"/>
                    </w:rPr>
                  </w:pPr>
                  <w:ins w:id="1992"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m_v_ggg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A626A4"/>
                        <w:sz w:val="21"/>
                        <w:shd w:val="clear" w:color="auto" w:fill="F8F8F8"/>
                      </w:rPr>
                      <w:t>range</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0.1</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randn</w:t>
                    </w:r>
                    <w:proofErr w:type="spellEnd"/>
                    <w:r w:rsidRPr="00002D6B">
                      <w:rPr>
                        <w:rFonts w:ascii="Consolas" w:eastAsia="Consolas" w:hAnsi="Consolas" w:cs="Consolas"/>
                        <w:color w:val="5C5C5C"/>
                        <w:sz w:val="21"/>
                        <w:shd w:val="clear" w:color="auto" w:fill="F8F8F8"/>
                      </w:rPr>
                      <w:t>;</w:t>
                    </w:r>
                  </w:ins>
                </w:p>
                <w:p w14:paraId="1B631D40"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93" w:author="yukina minato" w:date="2025-09-07T17:09:00Z" w16du:dateUtc="2025-09-07T09:09:00Z"/>
                      <w:rFonts w:eastAsia="宋体"/>
                      <w:color w:val="5C5C5C"/>
                      <w:szCs w:val="22"/>
                    </w:rPr>
                  </w:pPr>
                  <w:ins w:id="1994" w:author="yukina minato" w:date="2025-09-07T17:09:00Z" w16du:dateUtc="2025-09-07T09:09:00Z">
                    <w:r w:rsidRPr="00002D6B">
                      <w:rPr>
                        <w:rFonts w:ascii="Consolas" w:eastAsia="Consolas" w:hAnsi="Consolas" w:cs="Consolas"/>
                        <w:color w:val="5C5C5C"/>
                        <w:sz w:val="21"/>
                      </w:rPr>
                      <w:t>            individual(</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individual(</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m_v_ggg</w:t>
                    </w:r>
                    <w:proofErr w:type="spellEnd"/>
                    <w:r w:rsidRPr="00002D6B">
                      <w:rPr>
                        <w:rFonts w:ascii="Consolas" w:eastAsia="Consolas" w:hAnsi="Consolas" w:cs="Consolas"/>
                        <w:color w:val="5C5C5C"/>
                        <w:sz w:val="21"/>
                      </w:rPr>
                      <w:t>;</w:t>
                    </w:r>
                  </w:ins>
                </w:p>
                <w:p w14:paraId="4465F3B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95" w:author="yukina minato" w:date="2025-09-07T17:09:00Z" w16du:dateUtc="2025-09-07T09:09:00Z"/>
                      <w:rFonts w:eastAsia="宋体"/>
                      <w:color w:val="5C5C5C"/>
                      <w:szCs w:val="22"/>
                    </w:rPr>
                  </w:pPr>
                  <w:ins w:id="1996" w:author="yukina minato" w:date="2025-09-07T17:09:00Z" w16du:dateUtc="2025-09-07T09:09:00Z">
                    <w:r w:rsidRPr="00002D6B">
                      <w:rPr>
                        <w:rFonts w:ascii="Consolas" w:eastAsia="Consolas" w:hAnsi="Consolas" w:cs="Consolas"/>
                        <w:color w:val="5C5C5C"/>
                        <w:sz w:val="21"/>
                        <w:shd w:val="clear" w:color="auto" w:fill="F8F8F8"/>
                      </w:rPr>
                      <w:t>            individual(</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C18401"/>
                        <w:sz w:val="21"/>
                        <w:shd w:val="clear" w:color="auto" w:fill="F8F8F8"/>
                      </w:rPr>
                      <w:t>max</w:t>
                    </w:r>
                    <w:r w:rsidRPr="00002D6B">
                      <w:rPr>
                        <w:rFonts w:ascii="Consolas" w:eastAsia="Consolas" w:hAnsi="Consolas" w:cs="Consolas"/>
                        <w:color w:val="5C5C5C"/>
                        <w:sz w:val="21"/>
                        <w:shd w:val="clear" w:color="auto" w:fill="F8F8F8"/>
                      </w:rPr>
                      <w:t>(individual(</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bounds.</w:t>
                    </w:r>
                    <w:r w:rsidRPr="00002D6B">
                      <w:rPr>
                        <w:rFonts w:ascii="Consolas" w:eastAsia="Consolas" w:hAnsi="Consolas" w:cs="Consolas"/>
                        <w:color w:val="C18401"/>
                        <w:sz w:val="21"/>
                        <w:shd w:val="clear" w:color="auto" w:fill="F8F8F8"/>
                      </w:rPr>
                      <w:t>lower</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w:t>
                    </w:r>
                  </w:ins>
                </w:p>
                <w:p w14:paraId="1643C106"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1997" w:author="yukina minato" w:date="2025-09-07T17:09:00Z" w16du:dateUtc="2025-09-07T09:09:00Z"/>
                      <w:rFonts w:eastAsia="宋体"/>
                      <w:color w:val="5C5C5C"/>
                      <w:szCs w:val="22"/>
                    </w:rPr>
                  </w:pPr>
                  <w:ins w:id="1998" w:author="yukina minato" w:date="2025-09-07T17:09:00Z" w16du:dateUtc="2025-09-07T09:09:00Z">
                    <w:r w:rsidRPr="00002D6B">
                      <w:rPr>
                        <w:rFonts w:ascii="Consolas" w:eastAsia="Consolas" w:hAnsi="Consolas" w:cs="Consolas"/>
                        <w:color w:val="5C5C5C"/>
                        <w:sz w:val="21"/>
                      </w:rPr>
                      <w:t>            individual(</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r w:rsidRPr="00002D6B">
                      <w:rPr>
                        <w:rFonts w:ascii="Consolas" w:eastAsia="Consolas" w:hAnsi="Consolas" w:cs="Consolas"/>
                        <w:color w:val="C18401"/>
                        <w:sz w:val="21"/>
                      </w:rPr>
                      <w:t>min</w:t>
                    </w:r>
                    <w:r w:rsidRPr="00002D6B">
                      <w:rPr>
                        <w:rFonts w:ascii="Consolas" w:eastAsia="Consolas" w:hAnsi="Consolas" w:cs="Consolas"/>
                        <w:color w:val="5C5C5C"/>
                        <w:sz w:val="21"/>
                      </w:rPr>
                      <w:t>(individual(</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proofErr w:type="spellStart"/>
                    <w:proofErr w:type="gramStart"/>
                    <w:r w:rsidRPr="00002D6B">
                      <w:rPr>
                        <w:rFonts w:ascii="Consolas" w:eastAsia="Consolas" w:hAnsi="Consolas" w:cs="Consolas"/>
                        <w:color w:val="5C5C5C"/>
                        <w:sz w:val="21"/>
                      </w:rPr>
                      <w:t>bounds.</w:t>
                    </w:r>
                    <w:r w:rsidRPr="00002D6B">
                      <w:rPr>
                        <w:rFonts w:ascii="Consolas" w:eastAsia="Consolas" w:hAnsi="Consolas" w:cs="Consolas"/>
                        <w:color w:val="C18401"/>
                        <w:sz w:val="21"/>
                      </w:rPr>
                      <w:t>upper</w:t>
                    </w:r>
                    <w:proofErr w:type="spellEnd"/>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w:t>
                    </w:r>
                  </w:ins>
                </w:p>
                <w:p w14:paraId="4050BB3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1999" w:author="yukina minato" w:date="2025-09-07T17:09:00Z" w16du:dateUtc="2025-09-07T09:09:00Z"/>
                      <w:rFonts w:eastAsia="宋体"/>
                      <w:color w:val="5C5C5C"/>
                      <w:szCs w:val="22"/>
                    </w:rPr>
                  </w:pPr>
                  <w:ins w:id="2000"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742B74D0"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2001" w:author="yukina minato" w:date="2025-09-07T17:09:00Z" w16du:dateUtc="2025-09-07T09:09:00Z"/>
                      <w:rFonts w:eastAsia="宋体"/>
                      <w:color w:val="5C5C5C"/>
                      <w:szCs w:val="22"/>
                    </w:rPr>
                  </w:pPr>
                  <w:ins w:id="2002"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422D3A1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2003" w:author="yukina minato" w:date="2025-09-07T17:09:00Z" w16du:dateUtc="2025-09-07T09:09:00Z"/>
                      <w:rFonts w:eastAsia="宋体"/>
                      <w:color w:val="5C5C5C"/>
                      <w:szCs w:val="22"/>
                    </w:rPr>
                  </w:pPr>
                  <w:ins w:id="2004" w:author="yukina minato" w:date="2025-09-07T17:09:00Z" w16du:dateUtc="2025-09-07T09:09:00Z">
                    <w:r w:rsidRPr="00002D6B">
                      <w:rPr>
                        <w:rFonts w:ascii="Consolas" w:eastAsia="Consolas" w:hAnsi="Consolas" w:cs="Consolas"/>
                        <w:color w:val="A626A4"/>
                        <w:sz w:val="21"/>
                        <w:shd w:val="clear" w:color="auto" w:fill="F8F8F8"/>
                      </w:rPr>
                      <w:t>end</w:t>
                    </w:r>
                  </w:ins>
                </w:p>
                <w:p w14:paraId="5C1B2966" w14:textId="77777777" w:rsidR="00002D6B" w:rsidRPr="00002D6B" w:rsidRDefault="00002D6B" w:rsidP="00002D6B">
                  <w:pPr>
                    <w:widowControl w:val="0"/>
                    <w:spacing w:before="0" w:after="0"/>
                    <w:jc w:val="both"/>
                    <w:rPr>
                      <w:ins w:id="2005" w:author="yukina minato" w:date="2025-09-07T17:09:00Z" w16du:dateUtc="2025-09-07T09:09:00Z"/>
                      <w:rFonts w:eastAsia="宋体"/>
                      <w:szCs w:val="22"/>
                    </w:rPr>
                  </w:pPr>
                </w:p>
              </w:tc>
            </w:tr>
          </w:tbl>
          <w:p w14:paraId="1953339D" w14:textId="77777777" w:rsidR="00002D6B" w:rsidRPr="00002D6B" w:rsidRDefault="00002D6B" w:rsidP="00002D6B">
            <w:pPr>
              <w:widowControl w:val="0"/>
              <w:spacing w:before="0" w:after="0"/>
              <w:jc w:val="both"/>
              <w:rPr>
                <w:ins w:id="2006" w:author="yukina minato" w:date="2025-09-07T17:09:00Z" w16du:dateUtc="2025-09-07T09:09:00Z"/>
                <w:rFonts w:eastAsia="宋体"/>
                <w:szCs w:val="22"/>
              </w:rPr>
            </w:pPr>
          </w:p>
          <w:p w14:paraId="27EFC87B" w14:textId="77777777" w:rsidR="00002D6B" w:rsidRPr="00002D6B" w:rsidRDefault="00002D6B" w:rsidP="00002D6B">
            <w:pPr>
              <w:widowControl w:val="0"/>
              <w:spacing w:before="0" w:after="0"/>
              <w:jc w:val="both"/>
              <w:rPr>
                <w:ins w:id="2007" w:author="yukina minato" w:date="2025-09-07T17:09:00Z" w16du:dateUtc="2025-09-07T09:09:00Z"/>
                <w:rFonts w:eastAsia="宋体"/>
                <w:szCs w:val="22"/>
              </w:rPr>
            </w:pPr>
          </w:p>
          <w:p w14:paraId="34EAE43C" w14:textId="77777777" w:rsidR="00002D6B" w:rsidRPr="00002D6B" w:rsidRDefault="00002D6B" w:rsidP="00002D6B">
            <w:pPr>
              <w:widowControl w:val="0"/>
              <w:spacing w:before="0" w:after="0"/>
              <w:jc w:val="both"/>
              <w:rPr>
                <w:ins w:id="2008" w:author="yukina minato" w:date="2025-09-07T17:09:00Z" w16du:dateUtc="2025-09-07T09:09:00Z"/>
                <w:rFonts w:eastAsia="宋体"/>
                <w:szCs w:val="22"/>
              </w:rPr>
            </w:pPr>
          </w:p>
          <w:p w14:paraId="3242AB90" w14:textId="77777777" w:rsidR="00002D6B" w:rsidRPr="00002D6B" w:rsidRDefault="00002D6B" w:rsidP="00002D6B">
            <w:pPr>
              <w:widowControl w:val="0"/>
              <w:spacing w:before="0" w:after="0"/>
              <w:jc w:val="both"/>
              <w:rPr>
                <w:ins w:id="2009" w:author="yukina minato" w:date="2025-09-07T17:09:00Z" w16du:dateUtc="2025-09-07T09:09:00Z"/>
                <w:rFonts w:eastAsia="宋体"/>
                <w:szCs w:val="22"/>
              </w:rPr>
            </w:pPr>
          </w:p>
          <w:p w14:paraId="42BC7E04" w14:textId="77777777" w:rsidR="00002D6B" w:rsidRPr="00002D6B" w:rsidRDefault="00002D6B" w:rsidP="00002D6B">
            <w:pPr>
              <w:widowControl w:val="0"/>
              <w:spacing w:before="0" w:after="0"/>
              <w:jc w:val="both"/>
              <w:rPr>
                <w:ins w:id="2010" w:author="yukina minato" w:date="2025-09-07T17:09:00Z" w16du:dateUtc="2025-09-07T09:09:00Z"/>
                <w:rFonts w:eastAsia="宋体"/>
                <w:szCs w:val="22"/>
              </w:rPr>
            </w:pPr>
          </w:p>
          <w:p w14:paraId="543B3CF6" w14:textId="77777777" w:rsidR="00002D6B" w:rsidRPr="00002D6B" w:rsidRDefault="00002D6B" w:rsidP="00002D6B">
            <w:pPr>
              <w:widowControl w:val="0"/>
              <w:spacing w:before="0" w:after="0"/>
              <w:jc w:val="both"/>
              <w:rPr>
                <w:ins w:id="2011" w:author="yukina minato" w:date="2025-09-07T17:09:00Z" w16du:dateUtc="2025-09-07T09:09:00Z"/>
                <w:rFonts w:eastAsia="宋体"/>
                <w:szCs w:val="22"/>
              </w:rPr>
            </w:pPr>
          </w:p>
          <w:p w14:paraId="7F9E9D94" w14:textId="77777777" w:rsidR="00002D6B" w:rsidRPr="00002D6B" w:rsidRDefault="00002D6B" w:rsidP="00002D6B">
            <w:pPr>
              <w:widowControl w:val="0"/>
              <w:spacing w:before="0" w:after="0"/>
              <w:jc w:val="both"/>
              <w:rPr>
                <w:ins w:id="2012" w:author="yukina minato" w:date="2025-09-07T17:09:00Z" w16du:dateUtc="2025-09-07T09:09:00Z"/>
                <w:rFonts w:eastAsia="宋体"/>
                <w:szCs w:val="22"/>
              </w:rPr>
            </w:pPr>
          </w:p>
          <w:p w14:paraId="03102C68" w14:textId="77777777" w:rsidR="00002D6B" w:rsidRPr="00002D6B" w:rsidRDefault="00002D6B" w:rsidP="00002D6B">
            <w:pPr>
              <w:widowControl w:val="0"/>
              <w:spacing w:before="0" w:after="0"/>
              <w:jc w:val="both"/>
              <w:rPr>
                <w:ins w:id="2013" w:author="yukina minato" w:date="2025-09-07T17:09:00Z" w16du:dateUtc="2025-09-07T09:09:00Z"/>
                <w:rFonts w:eastAsia="宋体"/>
                <w:szCs w:val="22"/>
              </w:rPr>
            </w:pPr>
          </w:p>
          <w:p w14:paraId="1E844C27" w14:textId="77777777" w:rsidR="00002D6B" w:rsidRPr="00002D6B" w:rsidRDefault="00002D6B" w:rsidP="00002D6B">
            <w:pPr>
              <w:widowControl w:val="0"/>
              <w:spacing w:before="0" w:after="0"/>
              <w:jc w:val="both"/>
              <w:rPr>
                <w:ins w:id="2014" w:author="yukina minato" w:date="2025-09-07T17:09:00Z" w16du:dateUtc="2025-09-07T09:09:00Z"/>
                <w:rFonts w:eastAsia="宋体"/>
                <w:szCs w:val="22"/>
              </w:rPr>
            </w:pPr>
          </w:p>
          <w:tbl>
            <w:tblPr>
              <w:tblStyle w:val="14"/>
              <w:tblW w:w="0" w:type="auto"/>
              <w:tblLook w:val="04A0" w:firstRow="1" w:lastRow="0" w:firstColumn="1" w:lastColumn="0" w:noHBand="0" w:noVBand="1"/>
            </w:tblPr>
            <w:tblGrid>
              <w:gridCol w:w="8834"/>
            </w:tblGrid>
            <w:tr w:rsidR="00002D6B" w:rsidRPr="00002D6B" w14:paraId="0A5CCCA4" w14:textId="77777777" w:rsidTr="004E6A00">
              <w:trPr>
                <w:ins w:id="2015" w:author="yukina minato" w:date="2025-09-07T17:09:00Z" w16du:dateUtc="2025-09-07T09:09:00Z"/>
              </w:trPr>
              <w:tc>
                <w:tcPr>
                  <w:tcW w:w="8834" w:type="dxa"/>
                  <w:shd w:val="clear" w:color="auto" w:fill="BFBFBF" w:themeFill="background1" w:themeFillShade="BF"/>
                </w:tcPr>
                <w:p w14:paraId="546A3AC0" w14:textId="77777777" w:rsidR="00002D6B" w:rsidRPr="00002D6B" w:rsidRDefault="00002D6B" w:rsidP="00002D6B">
                  <w:pPr>
                    <w:widowControl w:val="0"/>
                    <w:spacing w:before="0" w:after="0"/>
                    <w:jc w:val="left"/>
                    <w:rPr>
                      <w:ins w:id="2016" w:author="yukina minato" w:date="2025-09-07T17:09:00Z" w16du:dateUtc="2025-09-07T09:09:00Z"/>
                      <w:rFonts w:eastAsia="宋体"/>
                      <w:b/>
                      <w:sz w:val="21"/>
                    </w:rPr>
                  </w:pPr>
                  <w:ins w:id="2017" w:author="yukina minato" w:date="2025-09-07T17:09:00Z" w16du:dateUtc="2025-09-07T09:09:00Z">
                    <w:r w:rsidRPr="00002D6B">
                      <w:rPr>
                        <w:rFonts w:eastAsia="宋体" w:hint="eastAsia"/>
                        <w:b/>
                        <w:sz w:val="21"/>
                      </w:rPr>
                      <w:t>附录</w:t>
                    </w:r>
                    <w:r w:rsidRPr="00002D6B">
                      <w:rPr>
                        <w:rFonts w:eastAsia="宋体" w:hint="eastAsia"/>
                        <w:b/>
                        <w:sz w:val="21"/>
                      </w:rPr>
                      <w:t>5</w:t>
                    </w:r>
                  </w:ins>
                </w:p>
              </w:tc>
            </w:tr>
            <w:tr w:rsidR="00002D6B" w:rsidRPr="00002D6B" w14:paraId="5BACC9F6" w14:textId="77777777" w:rsidTr="004E6A00">
              <w:trPr>
                <w:ins w:id="2018" w:author="yukina minato" w:date="2025-09-07T17:09:00Z" w16du:dateUtc="2025-09-07T09:09:00Z"/>
              </w:trPr>
              <w:tc>
                <w:tcPr>
                  <w:tcW w:w="8834" w:type="dxa"/>
                  <w:shd w:val="clear" w:color="auto" w:fill="BFBFBF" w:themeFill="background1" w:themeFillShade="BF"/>
                </w:tcPr>
                <w:p w14:paraId="252370D8" w14:textId="77777777" w:rsidR="00002D6B" w:rsidRPr="00002D6B" w:rsidRDefault="00002D6B" w:rsidP="00002D6B">
                  <w:pPr>
                    <w:widowControl w:val="0"/>
                    <w:spacing w:before="0" w:after="0"/>
                    <w:jc w:val="both"/>
                    <w:rPr>
                      <w:ins w:id="2019" w:author="yukina minato" w:date="2025-09-07T17:09:00Z" w16du:dateUtc="2025-09-07T09:09:00Z"/>
                      <w:rFonts w:eastAsia="宋体"/>
                      <w:szCs w:val="22"/>
                    </w:rPr>
                  </w:pPr>
                  <w:ins w:id="2020" w:author="yukina minato" w:date="2025-09-07T17:09:00Z" w16du:dateUtc="2025-09-07T09:09:00Z">
                    <w:r w:rsidRPr="00002D6B">
                      <w:rPr>
                        <w:rFonts w:eastAsia="宋体" w:hint="eastAsia"/>
                        <w:szCs w:val="22"/>
                      </w:rPr>
                      <w:t>问题二求解结果</w:t>
                    </w:r>
                  </w:ins>
                </w:p>
              </w:tc>
            </w:tr>
            <w:tr w:rsidR="00002D6B" w:rsidRPr="00002D6B" w14:paraId="49830B07" w14:textId="77777777" w:rsidTr="004E6A00">
              <w:trPr>
                <w:ins w:id="2021" w:author="yukina minato" w:date="2025-09-07T17:09:00Z" w16du:dateUtc="2025-09-07T09:09:00Z"/>
              </w:trPr>
              <w:tc>
                <w:tcPr>
                  <w:tcW w:w="8834" w:type="dxa"/>
                </w:tcPr>
                <w:p w14:paraId="0ECCC4C0" w14:textId="77777777" w:rsidR="00002D6B" w:rsidRPr="00002D6B" w:rsidRDefault="00002D6B" w:rsidP="00002D6B">
                  <w:pPr>
                    <w:widowControl w:val="0"/>
                    <w:spacing w:before="0" w:after="0"/>
                    <w:jc w:val="both"/>
                    <w:rPr>
                      <w:ins w:id="2022" w:author="yukina minato" w:date="2025-09-07T17:09:00Z" w16du:dateUtc="2025-09-07T09:09:00Z"/>
                      <w:rFonts w:eastAsia="宋体"/>
                      <w:szCs w:val="22"/>
                    </w:rPr>
                  </w:pPr>
                  <w:ins w:id="2023" w:author="yukina minato" w:date="2025-09-07T17:09:00Z" w16du:dateUtc="2025-09-07T09:09:00Z">
                    <w:r w:rsidRPr="00002D6B">
                      <w:rPr>
                        <w:rFonts w:eastAsia="宋体"/>
                        <w:szCs w:val="22"/>
                      </w:rPr>
                      <w:t>投放时间</w:t>
                    </w:r>
                    <w:r w:rsidRPr="00002D6B">
                      <w:rPr>
                        <w:rFonts w:eastAsia="宋体"/>
                        <w:szCs w:val="22"/>
                      </w:rPr>
                      <w:t>:0.00 s</w:t>
                    </w:r>
                  </w:ins>
                </w:p>
                <w:p w14:paraId="60A4C02E" w14:textId="77777777" w:rsidR="00002D6B" w:rsidRPr="00002D6B" w:rsidRDefault="00002D6B" w:rsidP="00002D6B">
                  <w:pPr>
                    <w:widowControl w:val="0"/>
                    <w:spacing w:before="0" w:after="0"/>
                    <w:jc w:val="both"/>
                    <w:rPr>
                      <w:ins w:id="2024" w:author="yukina minato" w:date="2025-09-07T17:09:00Z" w16du:dateUtc="2025-09-07T09:09:00Z"/>
                      <w:rFonts w:eastAsia="宋体"/>
                      <w:szCs w:val="22"/>
                    </w:rPr>
                  </w:pPr>
                  <w:ins w:id="2025" w:author="yukina minato" w:date="2025-09-07T17:09:00Z" w16du:dateUtc="2025-09-07T09:09:00Z">
                    <w:r w:rsidRPr="00002D6B">
                      <w:rPr>
                        <w:rFonts w:eastAsia="宋体"/>
                        <w:szCs w:val="22"/>
                      </w:rPr>
                      <w:t>投放后无人机速度</w:t>
                    </w:r>
                    <w:r w:rsidRPr="00002D6B">
                      <w:rPr>
                        <w:rFonts w:eastAsia="宋体"/>
                        <w:szCs w:val="22"/>
                      </w:rPr>
                      <w:t>:138.00 m/s</w:t>
                    </w:r>
                  </w:ins>
                </w:p>
                <w:p w14:paraId="2B6D9B06" w14:textId="77777777" w:rsidR="00002D6B" w:rsidRPr="00002D6B" w:rsidRDefault="00002D6B" w:rsidP="00002D6B">
                  <w:pPr>
                    <w:widowControl w:val="0"/>
                    <w:spacing w:before="0" w:after="0"/>
                    <w:jc w:val="both"/>
                    <w:rPr>
                      <w:ins w:id="2026" w:author="yukina minato" w:date="2025-09-07T17:09:00Z" w16du:dateUtc="2025-09-07T09:09:00Z"/>
                      <w:rFonts w:eastAsia="宋体"/>
                      <w:szCs w:val="22"/>
                    </w:rPr>
                  </w:pPr>
                  <w:ins w:id="2027" w:author="yukina minato" w:date="2025-09-07T17:09:00Z" w16du:dateUtc="2025-09-07T09:09:00Z">
                    <w:r w:rsidRPr="00002D6B">
                      <w:rPr>
                        <w:rFonts w:eastAsia="宋体"/>
                        <w:szCs w:val="22"/>
                      </w:rPr>
                      <w:t>投放后无人机方向</w:t>
                    </w:r>
                    <w:r w:rsidRPr="00002D6B">
                      <w:rPr>
                        <w:rFonts w:eastAsia="宋体"/>
                        <w:szCs w:val="22"/>
                      </w:rPr>
                      <w:t>(</w:t>
                    </w:r>
                    <w:r w:rsidRPr="00002D6B">
                      <w:rPr>
                        <w:rFonts w:eastAsia="宋体"/>
                        <w:szCs w:val="22"/>
                      </w:rPr>
                      <w:t>偏航角</w:t>
                    </w:r>
                    <w:r w:rsidRPr="00002D6B">
                      <w:rPr>
                        <w:rFonts w:eastAsia="宋体"/>
                        <w:szCs w:val="22"/>
                      </w:rPr>
                      <w:t xml:space="preserve">):0.12 rad(6.78 </w:t>
                    </w:r>
                    <w:r w:rsidRPr="00002D6B">
                      <w:rPr>
                        <w:rFonts w:eastAsia="宋体"/>
                        <w:szCs w:val="22"/>
                      </w:rPr>
                      <w:t>度</w:t>
                    </w:r>
                    <w:r w:rsidRPr="00002D6B">
                      <w:rPr>
                        <w:rFonts w:eastAsia="宋体"/>
                        <w:szCs w:val="22"/>
                      </w:rPr>
                      <w:t>)</w:t>
                    </w:r>
                  </w:ins>
                </w:p>
                <w:p w14:paraId="26E107C1" w14:textId="77777777" w:rsidR="00002D6B" w:rsidRPr="00002D6B" w:rsidRDefault="00002D6B" w:rsidP="00002D6B">
                  <w:pPr>
                    <w:widowControl w:val="0"/>
                    <w:spacing w:before="0" w:after="0"/>
                    <w:jc w:val="both"/>
                    <w:rPr>
                      <w:ins w:id="2028" w:author="yukina minato" w:date="2025-09-07T17:09:00Z" w16du:dateUtc="2025-09-07T09:09:00Z"/>
                      <w:rFonts w:eastAsia="宋体"/>
                      <w:szCs w:val="22"/>
                    </w:rPr>
                  </w:pPr>
                  <w:ins w:id="2029" w:author="yukina minato" w:date="2025-09-07T17:09:00Z" w16du:dateUtc="2025-09-07T09:09:00Z">
                    <w:r w:rsidRPr="00002D6B">
                      <w:rPr>
                        <w:rFonts w:eastAsia="宋体"/>
                        <w:szCs w:val="22"/>
                      </w:rPr>
                      <w:t>延迟起爆时间</w:t>
                    </w:r>
                    <w:r w:rsidRPr="00002D6B">
                      <w:rPr>
                        <w:rFonts w:eastAsia="宋体"/>
                        <w:szCs w:val="22"/>
                      </w:rPr>
                      <w:t>:0.75 s</w:t>
                    </w:r>
                  </w:ins>
                </w:p>
                <w:p w14:paraId="21F33109" w14:textId="77777777" w:rsidR="00002D6B" w:rsidRPr="00002D6B" w:rsidRDefault="00002D6B" w:rsidP="00002D6B">
                  <w:pPr>
                    <w:widowControl w:val="0"/>
                    <w:spacing w:before="0" w:after="0"/>
                    <w:jc w:val="both"/>
                    <w:rPr>
                      <w:ins w:id="2030" w:author="yukina minato" w:date="2025-09-07T17:09:00Z" w16du:dateUtc="2025-09-07T09:09:00Z"/>
                      <w:rFonts w:eastAsia="宋体"/>
                      <w:szCs w:val="22"/>
                    </w:rPr>
                  </w:pPr>
                  <w:ins w:id="2031" w:author="yukina minato" w:date="2025-09-07T17:09:00Z" w16du:dateUtc="2025-09-07T09:09:00Z">
                    <w:r w:rsidRPr="00002D6B">
                      <w:rPr>
                        <w:rFonts w:eastAsia="宋体"/>
                        <w:szCs w:val="22"/>
                      </w:rPr>
                      <w:t>投放点</w:t>
                    </w:r>
                    <w:r w:rsidRPr="00002D6B">
                      <w:rPr>
                        <w:rFonts w:eastAsia="宋体"/>
                        <w:szCs w:val="22"/>
                      </w:rPr>
                      <w:t>:(17799.92</w:t>
                    </w:r>
                    <w:r w:rsidRPr="00002D6B">
                      <w:rPr>
                        <w:rFonts w:eastAsia="宋体"/>
                        <w:szCs w:val="22"/>
                      </w:rPr>
                      <w:t>，</w:t>
                    </w:r>
                    <w:r w:rsidRPr="00002D6B">
                      <w:rPr>
                        <w:rFonts w:eastAsia="宋体"/>
                        <w:szCs w:val="22"/>
                      </w:rPr>
                      <w:t>0.00</w:t>
                    </w:r>
                    <w:r w:rsidRPr="00002D6B">
                      <w:rPr>
                        <w:rFonts w:eastAsia="宋体"/>
                        <w:szCs w:val="22"/>
                      </w:rPr>
                      <w:t>，</w:t>
                    </w:r>
                    <w:r w:rsidRPr="00002D6B">
                      <w:rPr>
                        <w:rFonts w:eastAsia="宋体"/>
                        <w:szCs w:val="22"/>
                      </w:rPr>
                      <w:t>1799.99)</w:t>
                    </w:r>
                    <w:r w:rsidRPr="00002D6B">
                      <w:rPr>
                        <w:rFonts w:eastAsia="宋体"/>
                        <w:szCs w:val="22"/>
                      </w:rPr>
                      <w:t>起爆点</w:t>
                    </w:r>
                    <w:r w:rsidRPr="00002D6B">
                      <w:rPr>
                        <w:rFonts w:eastAsia="宋体"/>
                        <w:szCs w:val="22"/>
                      </w:rPr>
                      <w:t>:(17903.37</w:t>
                    </w:r>
                    <w:r w:rsidRPr="00002D6B">
                      <w:rPr>
                        <w:rFonts w:eastAsia="宋体"/>
                        <w:szCs w:val="22"/>
                      </w:rPr>
                      <w:t>，</w:t>
                    </w:r>
                    <w:r w:rsidRPr="00002D6B">
                      <w:rPr>
                        <w:rFonts w:eastAsia="宋体"/>
                        <w:szCs w:val="22"/>
                      </w:rPr>
                      <w:t>12.30</w:t>
                    </w:r>
                    <w:r w:rsidRPr="00002D6B">
                      <w:rPr>
                        <w:rFonts w:eastAsia="宋体"/>
                        <w:szCs w:val="22"/>
                      </w:rPr>
                      <w:t>，</w:t>
                    </w:r>
                    <w:r w:rsidRPr="00002D6B">
                      <w:rPr>
                        <w:rFonts w:eastAsia="宋体"/>
                        <w:szCs w:val="22"/>
                      </w:rPr>
                      <w:t>1797.20)</w:t>
                    </w:r>
                  </w:ins>
                </w:p>
                <w:p w14:paraId="09ACE969" w14:textId="77777777" w:rsidR="00002D6B" w:rsidRPr="00002D6B" w:rsidRDefault="00002D6B" w:rsidP="00002D6B">
                  <w:pPr>
                    <w:widowControl w:val="0"/>
                    <w:spacing w:before="0" w:after="0"/>
                    <w:jc w:val="both"/>
                    <w:rPr>
                      <w:ins w:id="2032" w:author="yukina minato" w:date="2025-09-07T17:09:00Z" w16du:dateUtc="2025-09-07T09:09:00Z"/>
                      <w:rFonts w:eastAsia="宋体"/>
                      <w:szCs w:val="22"/>
                    </w:rPr>
                  </w:pPr>
                  <w:ins w:id="2033" w:author="yukina minato" w:date="2025-09-07T17:09:00Z" w16du:dateUtc="2025-09-07T09:09:00Z">
                    <w:r w:rsidRPr="00002D6B">
                      <w:rPr>
                        <w:rFonts w:eastAsia="宋体"/>
                        <w:szCs w:val="22"/>
                      </w:rPr>
                      <w:t>**</w:t>
                    </w:r>
                    <w:r w:rsidRPr="00002D6B">
                      <w:rPr>
                        <w:rFonts w:eastAsia="宋体"/>
                        <w:szCs w:val="22"/>
                      </w:rPr>
                      <w:t>该弹单独有效遮蔽时长</w:t>
                    </w:r>
                    <w:r w:rsidRPr="00002D6B">
                      <w:rPr>
                        <w:rFonts w:eastAsia="宋体"/>
                        <w:szCs w:val="22"/>
                      </w:rPr>
                      <w:t>:4.54s**</w:t>
                    </w:r>
                  </w:ins>
                </w:p>
              </w:tc>
            </w:tr>
          </w:tbl>
          <w:p w14:paraId="434AF9FD" w14:textId="77777777" w:rsidR="00002D6B" w:rsidRPr="00002D6B" w:rsidRDefault="00002D6B" w:rsidP="00002D6B">
            <w:pPr>
              <w:widowControl w:val="0"/>
              <w:spacing w:before="0" w:after="0"/>
              <w:jc w:val="both"/>
              <w:rPr>
                <w:ins w:id="2034" w:author="yukina minato" w:date="2025-09-07T17:09:00Z" w16du:dateUtc="2025-09-07T09:09:00Z"/>
                <w:rFonts w:eastAsia="宋体"/>
                <w:szCs w:val="22"/>
                <w:lang w:eastAsia="zh-CN"/>
              </w:rPr>
            </w:pPr>
          </w:p>
          <w:p w14:paraId="2E652EB6" w14:textId="77777777" w:rsidR="00002D6B" w:rsidRPr="00002D6B" w:rsidRDefault="00002D6B" w:rsidP="00002D6B">
            <w:pPr>
              <w:widowControl w:val="0"/>
              <w:spacing w:before="0" w:after="0"/>
              <w:jc w:val="both"/>
              <w:rPr>
                <w:ins w:id="2035" w:author="yukina minato" w:date="2025-09-07T17:09:00Z" w16du:dateUtc="2025-09-07T09:09:00Z"/>
                <w:rFonts w:eastAsia="宋体"/>
                <w:szCs w:val="22"/>
                <w:lang w:eastAsia="zh-CN"/>
              </w:rPr>
            </w:pPr>
          </w:p>
          <w:tbl>
            <w:tblPr>
              <w:tblStyle w:val="14"/>
              <w:tblW w:w="0" w:type="auto"/>
              <w:tblLook w:val="04A0" w:firstRow="1" w:lastRow="0" w:firstColumn="1" w:lastColumn="0" w:noHBand="0" w:noVBand="1"/>
            </w:tblPr>
            <w:tblGrid>
              <w:gridCol w:w="8834"/>
            </w:tblGrid>
            <w:tr w:rsidR="00002D6B" w:rsidRPr="00002D6B" w14:paraId="5C986E46" w14:textId="77777777" w:rsidTr="004E6A00">
              <w:trPr>
                <w:ins w:id="2036" w:author="yukina minato" w:date="2025-09-07T17:09:00Z" w16du:dateUtc="2025-09-07T09:09:00Z"/>
              </w:trPr>
              <w:tc>
                <w:tcPr>
                  <w:tcW w:w="8834" w:type="dxa"/>
                  <w:shd w:val="clear" w:color="auto" w:fill="BFBFBF" w:themeFill="background1" w:themeFillShade="BF"/>
                </w:tcPr>
                <w:p w14:paraId="7ABDC0C0" w14:textId="77777777" w:rsidR="00002D6B" w:rsidRPr="00002D6B" w:rsidRDefault="00002D6B" w:rsidP="00002D6B">
                  <w:pPr>
                    <w:widowControl w:val="0"/>
                    <w:spacing w:before="0" w:after="0"/>
                    <w:jc w:val="left"/>
                    <w:rPr>
                      <w:ins w:id="2037" w:author="yukina minato" w:date="2025-09-07T17:09:00Z" w16du:dateUtc="2025-09-07T09:09:00Z"/>
                      <w:rFonts w:eastAsia="宋体"/>
                      <w:b/>
                      <w:sz w:val="21"/>
                    </w:rPr>
                  </w:pPr>
                  <w:ins w:id="2038" w:author="yukina minato" w:date="2025-09-07T17:09:00Z" w16du:dateUtc="2025-09-07T09:09:00Z">
                    <w:r w:rsidRPr="00002D6B">
                      <w:rPr>
                        <w:rFonts w:eastAsia="宋体" w:hint="eastAsia"/>
                        <w:b/>
                        <w:sz w:val="21"/>
                      </w:rPr>
                      <w:t>附录</w:t>
                    </w:r>
                    <w:r w:rsidRPr="00002D6B">
                      <w:rPr>
                        <w:rFonts w:eastAsia="宋体" w:hint="eastAsia"/>
                        <w:b/>
                        <w:sz w:val="21"/>
                      </w:rPr>
                      <w:t>6</w:t>
                    </w:r>
                  </w:ins>
                </w:p>
              </w:tc>
            </w:tr>
            <w:tr w:rsidR="00002D6B" w:rsidRPr="00002D6B" w14:paraId="3A9F07E0" w14:textId="77777777" w:rsidTr="004E6A00">
              <w:trPr>
                <w:ins w:id="2039" w:author="yukina minato" w:date="2025-09-07T17:09:00Z" w16du:dateUtc="2025-09-07T09:09:00Z"/>
              </w:trPr>
              <w:tc>
                <w:tcPr>
                  <w:tcW w:w="8834" w:type="dxa"/>
                  <w:shd w:val="clear" w:color="auto" w:fill="BFBFBF" w:themeFill="background1" w:themeFillShade="BF"/>
                </w:tcPr>
                <w:p w14:paraId="5ECB5C41" w14:textId="77777777" w:rsidR="00002D6B" w:rsidRPr="00002D6B" w:rsidRDefault="00002D6B" w:rsidP="00002D6B">
                  <w:pPr>
                    <w:widowControl w:val="0"/>
                    <w:spacing w:before="0" w:after="0"/>
                    <w:jc w:val="both"/>
                    <w:rPr>
                      <w:ins w:id="2040" w:author="yukina minato" w:date="2025-09-07T17:09:00Z" w16du:dateUtc="2025-09-07T09:09:00Z"/>
                      <w:rFonts w:eastAsia="宋体"/>
                      <w:szCs w:val="22"/>
                    </w:rPr>
                  </w:pPr>
                  <w:ins w:id="2041" w:author="yukina minato" w:date="2025-09-07T17:09:00Z" w16du:dateUtc="2025-09-07T09:09:00Z">
                    <w:r w:rsidRPr="00002D6B">
                      <w:rPr>
                        <w:rFonts w:eastAsia="宋体" w:hint="eastAsia"/>
                        <w:szCs w:val="22"/>
                      </w:rPr>
                      <w:t>问题三求解（</w:t>
                    </w:r>
                    <w:r w:rsidRPr="00002D6B">
                      <w:rPr>
                        <w:rFonts w:eastAsia="宋体" w:hint="eastAsia"/>
                        <w:szCs w:val="22"/>
                      </w:rPr>
                      <w:t>MATLAB</w:t>
                    </w:r>
                    <w:r w:rsidRPr="00002D6B">
                      <w:rPr>
                        <w:rFonts w:eastAsia="宋体" w:hint="eastAsia"/>
                        <w:szCs w:val="22"/>
                      </w:rPr>
                      <w:t>源码）</w:t>
                    </w:r>
                  </w:ins>
                </w:p>
              </w:tc>
            </w:tr>
            <w:tr w:rsidR="00002D6B" w:rsidRPr="00002D6B" w14:paraId="2024BDE4" w14:textId="77777777" w:rsidTr="004E6A00">
              <w:trPr>
                <w:ins w:id="2042" w:author="yukina minato" w:date="2025-09-07T17:09:00Z" w16du:dateUtc="2025-09-07T09:09:00Z"/>
              </w:trPr>
              <w:tc>
                <w:tcPr>
                  <w:tcW w:w="8834" w:type="dxa"/>
                </w:tcPr>
                <w:p w14:paraId="01FDE33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043" w:author="yukina minato" w:date="2025-09-07T17:09:00Z" w16du:dateUtc="2025-09-07T09:09:00Z"/>
                      <w:rFonts w:eastAsia="宋体"/>
                      <w:color w:val="5C5C5C"/>
                      <w:szCs w:val="22"/>
                    </w:rPr>
                  </w:pPr>
                  <w:ins w:id="2044" w:author="yukina minato" w:date="2025-09-07T17:09:00Z" w16du:dateUtc="2025-09-07T09:09:00Z">
                    <w:r w:rsidRPr="00002D6B">
                      <w:rPr>
                        <w:rFonts w:ascii="Consolas" w:eastAsia="Consolas" w:hAnsi="Consolas" w:cs="Consolas"/>
                        <w:color w:val="5C5C5C"/>
                        <w:sz w:val="21"/>
                      </w:rPr>
                      <w:t>clear; </w:t>
                    </w:r>
                    <w:proofErr w:type="spellStart"/>
                    <w:r w:rsidRPr="00002D6B">
                      <w:rPr>
                        <w:rFonts w:ascii="Consolas" w:eastAsia="Consolas" w:hAnsi="Consolas" w:cs="Consolas"/>
                        <w:color w:val="5C5C5C"/>
                        <w:sz w:val="21"/>
                      </w:rPr>
                      <w:t>clc</w:t>
                    </w:r>
                    <w:proofErr w:type="spellEnd"/>
                    <w:r w:rsidRPr="00002D6B">
                      <w:rPr>
                        <w:rFonts w:ascii="Consolas" w:eastAsia="Consolas" w:hAnsi="Consolas" w:cs="Consolas"/>
                        <w:color w:val="5C5C5C"/>
                        <w:sz w:val="21"/>
                      </w:rPr>
                      <w:t>;</w:t>
                    </w:r>
                  </w:ins>
                </w:p>
                <w:p w14:paraId="04014E8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045" w:author="yukina minato" w:date="2025-09-07T17:09:00Z" w16du:dateUtc="2025-09-07T09:09:00Z"/>
                      <w:rFonts w:eastAsia="宋体"/>
                      <w:color w:val="5C5C5C"/>
                      <w:szCs w:val="22"/>
                    </w:rPr>
                  </w:pPr>
                  <w:ins w:id="2046" w:author="yukina minato" w:date="2025-09-07T17:09:00Z" w16du:dateUtc="2025-09-07T09:09:00Z">
                    <w:r w:rsidRPr="00002D6B">
                      <w:rPr>
                        <w:rFonts w:ascii="Consolas" w:eastAsia="Consolas" w:hAnsi="Consolas" w:cs="Consolas"/>
                        <w:color w:val="5C5C5C"/>
                        <w:sz w:val="21"/>
                        <w:shd w:val="clear" w:color="auto" w:fill="F8F8F8"/>
                      </w:rPr>
                      <w:t>tic; %</w:t>
                    </w:r>
                    <w:r w:rsidRPr="00002D6B">
                      <w:rPr>
                        <w:rFonts w:ascii="宋体" w:eastAsia="宋体" w:hAnsi="宋体" w:cs="宋体" w:hint="eastAsia"/>
                        <w:color w:val="5C5C5C"/>
                        <w:sz w:val="21"/>
                        <w:shd w:val="clear" w:color="auto" w:fill="F8F8F8"/>
                      </w:rPr>
                      <w:t>计时</w:t>
                    </w:r>
                  </w:ins>
                </w:p>
                <w:p w14:paraId="412D68D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2047" w:author="yukina minato" w:date="2025-09-07T17:09:00Z" w16du:dateUtc="2025-09-07T09:09:00Z"/>
                      <w:rFonts w:eastAsia="宋体"/>
                      <w:color w:val="5C5C5C"/>
                      <w:szCs w:val="22"/>
                    </w:rPr>
                  </w:pPr>
                </w:p>
                <w:p w14:paraId="061B862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048" w:author="yukina minato" w:date="2025-09-07T17:09:00Z" w16du:dateUtc="2025-09-07T09:09:00Z"/>
                      <w:rFonts w:eastAsia="宋体"/>
                      <w:color w:val="5C5C5C"/>
                      <w:szCs w:val="22"/>
                    </w:rPr>
                  </w:pPr>
                  <w:ins w:id="2049" w:author="yukina minato" w:date="2025-09-07T17:09:00Z" w16du:dateUtc="2025-09-07T09:09:00Z">
                    <w:r w:rsidRPr="00002D6B">
                      <w:rPr>
                        <w:rFonts w:ascii="Consolas" w:eastAsia="Consolas" w:hAnsi="Consolas" w:cs="Consolas"/>
                        <w:color w:val="A626A4"/>
                        <w:sz w:val="21"/>
                        <w:shd w:val="clear" w:color="auto" w:fill="F8F8F8"/>
                      </w:rPr>
                      <w:t>global</w:t>
                    </w:r>
                    <w:r w:rsidRPr="00002D6B">
                      <w:rPr>
                        <w:rFonts w:ascii="Consolas" w:eastAsia="Consolas" w:hAnsi="Consolas" w:cs="Consolas"/>
                        <w:color w:val="5C5C5C"/>
                        <w:sz w:val="21"/>
                        <w:shd w:val="clear" w:color="auto" w:fill="F8F8F8"/>
                      </w:rPr>
                      <w:t> M0 </w:t>
                    </w:r>
                    <w:proofErr w:type="spellStart"/>
                    <w:r w:rsidRPr="00002D6B">
                      <w:rPr>
                        <w:rFonts w:ascii="Consolas" w:eastAsia="Consolas" w:hAnsi="Consolas" w:cs="Consolas"/>
                        <w:color w:val="5C5C5C"/>
                        <w:sz w:val="21"/>
                        <w:shd w:val="clear" w:color="auto" w:fill="F8F8F8"/>
                      </w:rPr>
                      <w:t>v_m</w:t>
                    </w:r>
                    <w:proofErr w:type="spellEnd"/>
                    <w:r w:rsidRPr="00002D6B">
                      <w:rPr>
                        <w:rFonts w:ascii="Consolas" w:eastAsia="Consolas" w:hAnsi="Consolas" w:cs="Consolas"/>
                        <w:color w:val="5C5C5C"/>
                        <w:sz w:val="21"/>
                        <w:shd w:val="clear" w:color="auto" w:fill="F8F8F8"/>
                      </w:rPr>
                      <w:t> O </w:t>
                    </w:r>
                    <w:proofErr w:type="spellStart"/>
                    <w:r w:rsidRPr="00002D6B">
                      <w:rPr>
                        <w:rFonts w:ascii="Consolas" w:eastAsia="Consolas" w:hAnsi="Consolas" w:cs="Consolas"/>
                        <w:color w:val="5C5C5C"/>
                        <w:sz w:val="21"/>
                        <w:shd w:val="clear" w:color="auto" w:fill="F8F8F8"/>
                      </w:rPr>
                      <w:t>T_c</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r_t</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h_t</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v_down</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r_s</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 dt g A0 </w:t>
                    </w:r>
                    <w:proofErr w:type="spellStart"/>
                    <w:r w:rsidRPr="00002D6B">
                      <w:rPr>
                        <w:rFonts w:ascii="Consolas" w:eastAsia="Consolas" w:hAnsi="Consolas" w:cs="Consolas"/>
                        <w:color w:val="5C5C5C"/>
                        <w:sz w:val="21"/>
                        <w:shd w:val="clear" w:color="auto" w:fill="F8F8F8"/>
                      </w:rPr>
                      <w:t>v_a</w:t>
                    </w:r>
                    <w:proofErr w:type="spellEnd"/>
                    <w:r w:rsidRPr="00002D6B">
                      <w:rPr>
                        <w:rFonts w:ascii="Consolas" w:eastAsia="Consolas" w:hAnsi="Consolas" w:cs="Consolas"/>
                        <w:color w:val="5C5C5C"/>
                        <w:sz w:val="21"/>
                        <w:shd w:val="clear" w:color="auto" w:fill="F8F8F8"/>
                      </w:rPr>
                      <w:t>; </w:t>
                    </w:r>
                  </w:ins>
                </w:p>
                <w:p w14:paraId="68F6DF2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2050" w:author="yukina minato" w:date="2025-09-07T17:09:00Z" w16du:dateUtc="2025-09-07T09:09:00Z"/>
                      <w:rFonts w:eastAsia="宋体"/>
                      <w:color w:val="5C5C5C"/>
                      <w:szCs w:val="22"/>
                    </w:rPr>
                  </w:pPr>
                </w:p>
                <w:p w14:paraId="61DC02E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051" w:author="yukina minato" w:date="2025-09-07T17:09:00Z" w16du:dateUtc="2025-09-07T09:09:00Z"/>
                      <w:rFonts w:eastAsia="宋体"/>
                      <w:color w:val="5C5C5C"/>
                      <w:szCs w:val="22"/>
                    </w:rPr>
                  </w:pPr>
                  <w:ins w:id="2052" w:author="yukina minato" w:date="2025-09-07T17:09:00Z" w16du:dateUtc="2025-09-07T09:09:00Z">
                    <w:r w:rsidRPr="00002D6B">
                      <w:rPr>
                        <w:rFonts w:ascii="Consolas" w:eastAsia="Consolas" w:hAnsi="Consolas" w:cs="Consolas"/>
                        <w:color w:val="5C5C5C"/>
                        <w:sz w:val="21"/>
                        <w:shd w:val="clear" w:color="auto" w:fill="F8F8F8"/>
                      </w:rPr>
                      <w:t>M0 = [</w:t>
                    </w:r>
                    <w:r w:rsidRPr="00002D6B">
                      <w:rPr>
                        <w:rFonts w:ascii="Consolas" w:eastAsia="Consolas" w:hAnsi="Consolas" w:cs="Consolas"/>
                        <w:color w:val="986801"/>
                        <w:sz w:val="21"/>
                        <w:shd w:val="clear" w:color="auto" w:fill="F8F8F8"/>
                      </w:rPr>
                      <w:t>20000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2000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导弹</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初</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始</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坐标</w:t>
                    </w:r>
                    <w:r w:rsidRPr="00002D6B">
                      <w:rPr>
                        <w:rFonts w:ascii="Consolas" w:eastAsia="Consolas" w:hAnsi="Consolas" w:cs="Consolas"/>
                        <w:color w:val="5C5C5C"/>
                        <w:sz w:val="21"/>
                        <w:shd w:val="clear" w:color="auto" w:fill="F8F8F8"/>
                      </w:rPr>
                      <w:t> </w:t>
                    </w:r>
                  </w:ins>
                </w:p>
                <w:p w14:paraId="506958E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053" w:author="yukina minato" w:date="2025-09-07T17:09:00Z" w16du:dateUtc="2025-09-07T09:09:00Z"/>
                      <w:rFonts w:eastAsia="宋体"/>
                      <w:color w:val="5C5C5C"/>
                      <w:szCs w:val="22"/>
                    </w:rPr>
                  </w:pPr>
                  <w:proofErr w:type="spellStart"/>
                  <w:ins w:id="2054" w:author="yukina minato" w:date="2025-09-07T17:09:00Z" w16du:dateUtc="2025-09-07T09:09:00Z">
                    <w:r w:rsidRPr="00002D6B">
                      <w:rPr>
                        <w:rFonts w:ascii="Consolas" w:eastAsia="Consolas" w:hAnsi="Consolas" w:cs="Consolas"/>
                        <w:color w:val="5C5C5C"/>
                        <w:sz w:val="21"/>
                      </w:rPr>
                      <w:t>v_m</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300</w:t>
                    </w:r>
                    <w:r w:rsidRPr="00002D6B">
                      <w:rPr>
                        <w:rFonts w:ascii="Consolas" w:eastAsia="Consolas" w:hAnsi="Consolas" w:cs="Consolas"/>
                        <w:color w:val="5C5C5C"/>
                        <w:sz w:val="21"/>
                      </w:rPr>
                      <w:t>;               %</w:t>
                    </w:r>
                    <w:r w:rsidRPr="00002D6B">
                      <w:rPr>
                        <w:rFonts w:ascii="宋体" w:eastAsia="宋体" w:hAnsi="宋体" w:cs="宋体" w:hint="eastAsia"/>
                        <w:color w:val="5C5C5C"/>
                        <w:sz w:val="21"/>
                      </w:rPr>
                      <w:t>导弹</w:t>
                    </w:r>
                    <w:r w:rsidRPr="00002D6B">
                      <w:rPr>
                        <w:rFonts w:ascii="Consolas" w:eastAsia="Consolas" w:hAnsi="Consolas" w:cs="Consolas"/>
                        <w:color w:val="5C5C5C"/>
                        <w:sz w:val="21"/>
                      </w:rPr>
                      <w:t>   </w:t>
                    </w:r>
                    <w:r w:rsidRPr="00002D6B">
                      <w:rPr>
                        <w:rFonts w:ascii="宋体" w:eastAsia="宋体" w:hAnsi="宋体" w:cs="宋体" w:hint="eastAsia"/>
                        <w:color w:val="5C5C5C"/>
                        <w:sz w:val="21"/>
                      </w:rPr>
                      <w:t>速度</w:t>
                    </w:r>
                  </w:ins>
                </w:p>
                <w:p w14:paraId="748453B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055" w:author="yukina minato" w:date="2025-09-07T17:09:00Z" w16du:dateUtc="2025-09-07T09:09:00Z"/>
                      <w:rFonts w:eastAsia="宋体"/>
                      <w:color w:val="5C5C5C"/>
                      <w:szCs w:val="22"/>
                    </w:rPr>
                  </w:pPr>
                  <w:ins w:id="2056" w:author="yukina minato" w:date="2025-09-07T17:09:00Z" w16du:dateUtc="2025-09-07T09:09:00Z">
                    <w:r w:rsidRPr="00002D6B">
                      <w:rPr>
                        <w:rFonts w:ascii="Consolas" w:eastAsia="Consolas" w:hAnsi="Consolas" w:cs="Consolas"/>
                        <w:color w:val="5C5C5C"/>
                        <w:sz w:val="21"/>
                        <w:shd w:val="clear" w:color="auto" w:fill="F8F8F8"/>
                      </w:rPr>
                      <w:t>A0 = [</w:t>
                    </w:r>
                    <w:r w:rsidRPr="00002D6B">
                      <w:rPr>
                        <w:rFonts w:ascii="Consolas" w:eastAsia="Consolas" w:hAnsi="Consolas" w:cs="Consolas"/>
                        <w:color w:val="986801"/>
                        <w:sz w:val="21"/>
                        <w:shd w:val="clear" w:color="auto" w:fill="F8F8F8"/>
                      </w:rPr>
                      <w:t>17800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1800</w:t>
                    </w:r>
                    <w:r w:rsidRPr="00002D6B">
                      <w:rPr>
                        <w:rFonts w:ascii="Consolas" w:eastAsia="Consolas" w:hAnsi="Consolas" w:cs="Consolas"/>
                        <w:color w:val="5C5C5C"/>
                        <w:sz w:val="21"/>
                        <w:shd w:val="clear" w:color="auto" w:fill="F8F8F8"/>
                      </w:rPr>
                      <w:t>];  </w:t>
                    </w:r>
                  </w:ins>
                </w:p>
                <w:p w14:paraId="138D278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057" w:author="yukina minato" w:date="2025-09-07T17:09:00Z" w16du:dateUtc="2025-09-07T09:09:00Z"/>
                      <w:rFonts w:eastAsia="宋体"/>
                      <w:color w:val="5C5C5C"/>
                      <w:szCs w:val="22"/>
                    </w:rPr>
                  </w:pPr>
                  <w:proofErr w:type="spellStart"/>
                  <w:ins w:id="2058" w:author="yukina minato" w:date="2025-09-07T17:09:00Z" w16du:dateUtc="2025-09-07T09:09:00Z">
                    <w:r w:rsidRPr="00002D6B">
                      <w:rPr>
                        <w:rFonts w:ascii="Consolas" w:eastAsia="Consolas" w:hAnsi="Consolas" w:cs="Consolas"/>
                        <w:color w:val="5C5C5C"/>
                        <w:sz w:val="21"/>
                      </w:rPr>
                      <w:t>v_a</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120</w:t>
                    </w:r>
                    <w:r w:rsidRPr="00002D6B">
                      <w:rPr>
                        <w:rFonts w:ascii="Consolas" w:eastAsia="Consolas" w:hAnsi="Consolas" w:cs="Consolas"/>
                        <w:color w:val="5C5C5C"/>
                        <w:sz w:val="21"/>
                      </w:rPr>
                      <w:t>;               %</w:t>
                    </w:r>
                    <w:r w:rsidRPr="00002D6B">
                      <w:rPr>
                        <w:rFonts w:ascii="宋体" w:eastAsia="宋体" w:hAnsi="宋体" w:cs="宋体" w:hint="eastAsia"/>
                        <w:color w:val="5C5C5C"/>
                        <w:sz w:val="21"/>
                      </w:rPr>
                      <w:t>无人机</w:t>
                    </w:r>
                    <w:r w:rsidRPr="00002D6B">
                      <w:rPr>
                        <w:rFonts w:ascii="Consolas" w:eastAsia="Consolas" w:hAnsi="Consolas" w:cs="Consolas"/>
                        <w:color w:val="5C5C5C"/>
                        <w:sz w:val="21"/>
                      </w:rPr>
                      <w:t>    </w:t>
                    </w:r>
                    <w:r w:rsidRPr="00002D6B">
                      <w:rPr>
                        <w:rFonts w:ascii="宋体" w:eastAsia="宋体" w:hAnsi="宋体" w:cs="宋体" w:hint="eastAsia"/>
                        <w:color w:val="5C5C5C"/>
                        <w:sz w:val="21"/>
                      </w:rPr>
                      <w:t>投放前</w:t>
                    </w:r>
                    <w:r w:rsidRPr="00002D6B">
                      <w:rPr>
                        <w:rFonts w:ascii="Consolas" w:eastAsia="Consolas" w:hAnsi="Consolas" w:cs="Consolas"/>
                        <w:color w:val="5C5C5C"/>
                        <w:sz w:val="21"/>
                      </w:rPr>
                      <w:t>   </w:t>
                    </w:r>
                    <w:r w:rsidRPr="00002D6B">
                      <w:rPr>
                        <w:rFonts w:ascii="宋体" w:eastAsia="宋体" w:hAnsi="宋体" w:cs="宋体" w:hint="eastAsia"/>
                        <w:color w:val="5C5C5C"/>
                        <w:sz w:val="21"/>
                      </w:rPr>
                      <w:t>速度</w:t>
                    </w:r>
                    <w:r w:rsidRPr="00002D6B">
                      <w:rPr>
                        <w:rFonts w:ascii="Consolas" w:eastAsia="Consolas" w:hAnsi="Consolas" w:cs="Consolas"/>
                        <w:color w:val="5C5C5C"/>
                        <w:sz w:val="21"/>
                      </w:rPr>
                      <w:t>  </w:t>
                    </w:r>
                    <w:r w:rsidRPr="00002D6B">
                      <w:rPr>
                        <w:rFonts w:ascii="宋体" w:eastAsia="宋体" w:hAnsi="宋体" w:cs="宋体" w:hint="eastAsia"/>
                        <w:color w:val="5C5C5C"/>
                        <w:sz w:val="21"/>
                      </w:rPr>
                      <w:t>假设值</w:t>
                    </w:r>
                  </w:ins>
                </w:p>
                <w:p w14:paraId="2931D31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059" w:author="yukina minato" w:date="2025-09-07T17:09:00Z" w16du:dateUtc="2025-09-07T09:09:00Z"/>
                      <w:rFonts w:eastAsia="宋体"/>
                      <w:color w:val="5C5C5C"/>
                      <w:szCs w:val="22"/>
                    </w:rPr>
                  </w:pPr>
                  <w:ins w:id="2060" w:author="yukina minato" w:date="2025-09-07T17:09:00Z" w16du:dateUtc="2025-09-07T09:09:00Z">
                    <w:r w:rsidRPr="00002D6B">
                      <w:rPr>
                        <w:rFonts w:ascii="Consolas" w:eastAsia="Consolas" w:hAnsi="Consolas" w:cs="Consolas"/>
                        <w:color w:val="5C5C5C"/>
                        <w:sz w:val="21"/>
                        <w:shd w:val="clear" w:color="auto" w:fill="F8F8F8"/>
                      </w:rPr>
                      <w:t>O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ins>
                </w:p>
                <w:p w14:paraId="777BCE8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2061" w:author="yukina minato" w:date="2025-09-07T17:09:00Z" w16du:dateUtc="2025-09-07T09:09:00Z"/>
                      <w:rFonts w:eastAsia="宋体"/>
                      <w:color w:val="5C5C5C"/>
                      <w:szCs w:val="22"/>
                    </w:rPr>
                  </w:pPr>
                </w:p>
                <w:p w14:paraId="63AFF61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062" w:author="yukina minato" w:date="2025-09-07T17:09:00Z" w16du:dateUtc="2025-09-07T09:09:00Z"/>
                      <w:rFonts w:eastAsia="宋体"/>
                      <w:color w:val="5C5C5C"/>
                      <w:szCs w:val="22"/>
                    </w:rPr>
                  </w:pPr>
                  <w:ins w:id="2063" w:author="yukina minato" w:date="2025-09-07T17:09:00Z" w16du:dateUtc="2025-09-07T09:09:00Z">
                    <w:r w:rsidRPr="00002D6B">
                      <w:rPr>
                        <w:rFonts w:ascii="Consolas" w:eastAsia="Consolas" w:hAnsi="Consolas" w:cs="Consolas"/>
                        <w:color w:val="5C5C5C"/>
                        <w:sz w:val="21"/>
                        <w:shd w:val="clear" w:color="auto" w:fill="F8F8F8"/>
                      </w:rPr>
                      <w:t>%</w:t>
                    </w:r>
                    <w:r w:rsidRPr="00002D6B">
                      <w:rPr>
                        <w:rFonts w:ascii="宋体" w:eastAsia="宋体" w:hAnsi="宋体" w:cs="宋体" w:hint="eastAsia"/>
                        <w:color w:val="5C5C5C"/>
                        <w:sz w:val="21"/>
                        <w:shd w:val="clear" w:color="auto" w:fill="F8F8F8"/>
                      </w:rPr>
                      <w:t>真实目标</w:t>
                    </w:r>
                  </w:ins>
                </w:p>
                <w:p w14:paraId="708024A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064" w:author="yukina minato" w:date="2025-09-07T17:09:00Z" w16du:dateUtc="2025-09-07T09:09:00Z"/>
                      <w:rFonts w:eastAsia="宋体"/>
                      <w:color w:val="5C5C5C"/>
                      <w:szCs w:val="22"/>
                    </w:rPr>
                  </w:pPr>
                  <w:proofErr w:type="spellStart"/>
                  <w:ins w:id="2065" w:author="yukina minato" w:date="2025-09-07T17:09:00Z" w16du:dateUtc="2025-09-07T09:09:00Z">
                    <w:r w:rsidRPr="00002D6B">
                      <w:rPr>
                        <w:rFonts w:ascii="Consolas" w:eastAsia="Consolas" w:hAnsi="Consolas" w:cs="Consolas"/>
                        <w:color w:val="5C5C5C"/>
                        <w:sz w:val="21"/>
                      </w:rPr>
                      <w:t>T_c</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200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ins>
                </w:p>
                <w:p w14:paraId="7F0BB84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066" w:author="yukina minato" w:date="2025-09-07T17:09:00Z" w16du:dateUtc="2025-09-07T09:09:00Z"/>
                      <w:rFonts w:eastAsia="宋体"/>
                      <w:color w:val="5C5C5C"/>
                      <w:szCs w:val="22"/>
                    </w:rPr>
                  </w:pPr>
                  <w:proofErr w:type="spellStart"/>
                  <w:ins w:id="2067" w:author="yukina minato" w:date="2025-09-07T17:09:00Z" w16du:dateUtc="2025-09-07T09:09:00Z">
                    <w:r w:rsidRPr="00002D6B">
                      <w:rPr>
                        <w:rFonts w:ascii="Consolas" w:eastAsia="Consolas" w:hAnsi="Consolas" w:cs="Consolas"/>
                        <w:color w:val="5C5C5C"/>
                        <w:sz w:val="21"/>
                        <w:shd w:val="clear" w:color="auto" w:fill="F8F8F8"/>
                      </w:rPr>
                      <w:t>r_t</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7</w:t>
                    </w:r>
                    <w:r w:rsidRPr="00002D6B">
                      <w:rPr>
                        <w:rFonts w:ascii="Consolas" w:eastAsia="Consolas" w:hAnsi="Consolas" w:cs="Consolas"/>
                        <w:color w:val="5C5C5C"/>
                        <w:sz w:val="21"/>
                        <w:shd w:val="clear" w:color="auto" w:fill="F8F8F8"/>
                      </w:rPr>
                      <w:t>;               </w:t>
                    </w:r>
                  </w:ins>
                </w:p>
                <w:p w14:paraId="7FA9FEF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068" w:author="yukina minato" w:date="2025-09-07T17:09:00Z" w16du:dateUtc="2025-09-07T09:09:00Z"/>
                      <w:rFonts w:eastAsia="宋体"/>
                      <w:color w:val="5C5C5C"/>
                      <w:szCs w:val="22"/>
                    </w:rPr>
                  </w:pPr>
                  <w:proofErr w:type="spellStart"/>
                  <w:ins w:id="2069" w:author="yukina minato" w:date="2025-09-07T17:09:00Z" w16du:dateUtc="2025-09-07T09:09:00Z">
                    <w:r w:rsidRPr="00002D6B">
                      <w:rPr>
                        <w:rFonts w:ascii="Consolas" w:eastAsia="Consolas" w:hAnsi="Consolas" w:cs="Consolas"/>
                        <w:color w:val="5C5C5C"/>
                        <w:sz w:val="21"/>
                      </w:rPr>
                      <w:t>h_t</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ins>
                </w:p>
                <w:p w14:paraId="37A7555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070" w:author="yukina minato" w:date="2025-09-07T17:09:00Z" w16du:dateUtc="2025-09-07T09:09:00Z"/>
                      <w:rFonts w:eastAsia="宋体"/>
                      <w:color w:val="5C5C5C"/>
                      <w:szCs w:val="22"/>
                    </w:rPr>
                  </w:pPr>
                </w:p>
                <w:p w14:paraId="298113E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071" w:author="yukina minato" w:date="2025-09-07T17:09:00Z" w16du:dateUtc="2025-09-07T09:09:00Z"/>
                      <w:rFonts w:eastAsia="宋体"/>
                      <w:color w:val="5C5C5C"/>
                      <w:szCs w:val="22"/>
                    </w:rPr>
                  </w:pPr>
                  <w:ins w:id="2072" w:author="yukina minato" w:date="2025-09-07T17:09:00Z" w16du:dateUtc="2025-09-07T09:09:00Z">
                    <w:r w:rsidRPr="00002D6B">
                      <w:rPr>
                        <w:rFonts w:ascii="Consolas" w:eastAsia="Consolas" w:hAnsi="Consolas" w:cs="Consolas"/>
                        <w:color w:val="5C5C5C"/>
                        <w:sz w:val="21"/>
                      </w:rPr>
                      <w:t>%</w:t>
                    </w:r>
                    <w:r w:rsidRPr="00002D6B">
                      <w:rPr>
                        <w:rFonts w:ascii="宋体" w:eastAsia="宋体" w:hAnsi="宋体" w:cs="宋体" w:hint="eastAsia"/>
                        <w:color w:val="5C5C5C"/>
                        <w:sz w:val="21"/>
                      </w:rPr>
                      <w:t>干扰弹和烟雾</w:t>
                    </w:r>
                  </w:ins>
                </w:p>
                <w:p w14:paraId="57E5CBC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073" w:author="yukina minato" w:date="2025-09-07T17:09:00Z" w16du:dateUtc="2025-09-07T09:09:00Z"/>
                      <w:rFonts w:eastAsia="宋体"/>
                      <w:color w:val="5C5C5C"/>
                      <w:szCs w:val="22"/>
                    </w:rPr>
                  </w:pPr>
                  <w:proofErr w:type="spellStart"/>
                  <w:ins w:id="2074" w:author="yukina minato" w:date="2025-09-07T17:09:00Z" w16du:dateUtc="2025-09-07T09:09:00Z">
                    <w:r w:rsidRPr="00002D6B">
                      <w:rPr>
                        <w:rFonts w:ascii="Consolas" w:eastAsia="Consolas" w:hAnsi="Consolas" w:cs="Consolas"/>
                        <w:color w:val="5C5C5C"/>
                        <w:sz w:val="21"/>
                        <w:shd w:val="clear" w:color="auto" w:fill="F8F8F8"/>
                      </w:rPr>
                      <w:t>v_down</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烟下沉速度</w:t>
                    </w:r>
                  </w:ins>
                </w:p>
                <w:p w14:paraId="25C76DF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075" w:author="yukina minato" w:date="2025-09-07T17:09:00Z" w16du:dateUtc="2025-09-07T09:09:00Z"/>
                      <w:rFonts w:eastAsia="宋体"/>
                      <w:color w:val="5C5C5C"/>
                      <w:szCs w:val="22"/>
                    </w:rPr>
                  </w:pPr>
                  <w:proofErr w:type="spellStart"/>
                  <w:ins w:id="2076" w:author="yukina minato" w:date="2025-09-07T17:09:00Z" w16du:dateUtc="2025-09-07T09:09:00Z">
                    <w:r w:rsidRPr="00002D6B">
                      <w:rPr>
                        <w:rFonts w:ascii="Consolas" w:eastAsia="Consolas" w:hAnsi="Consolas" w:cs="Consolas"/>
                        <w:color w:val="5C5C5C"/>
                        <w:sz w:val="21"/>
                      </w:rPr>
                      <w:t>r_s</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宋体" w:eastAsia="宋体" w:hAnsi="宋体" w:cs="宋体" w:hint="eastAsia"/>
                        <w:color w:val="5C5C5C"/>
                        <w:sz w:val="21"/>
                      </w:rPr>
                      <w:t>半径</w:t>
                    </w:r>
                  </w:ins>
                </w:p>
                <w:p w14:paraId="6ED3041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077" w:author="yukina minato" w:date="2025-09-07T17:09:00Z" w16du:dateUtc="2025-09-07T09:09:00Z"/>
                      <w:rFonts w:eastAsia="宋体"/>
                      <w:color w:val="5C5C5C"/>
                      <w:szCs w:val="22"/>
                    </w:rPr>
                  </w:pPr>
                  <w:proofErr w:type="spellStart"/>
                  <w:ins w:id="2078" w:author="yukina minato" w:date="2025-09-07T17:09:00Z" w16du:dateUtc="2025-09-07T09:09:00Z">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遮蔽时长</w:t>
                    </w:r>
                    <w:r w:rsidRPr="00002D6B">
                      <w:rPr>
                        <w:rFonts w:ascii="Consolas" w:eastAsia="Consolas" w:hAnsi="Consolas" w:cs="Consolas"/>
                        <w:color w:val="5C5C5C"/>
                        <w:sz w:val="21"/>
                        <w:shd w:val="clear" w:color="auto" w:fill="F8F8F8"/>
                      </w:rPr>
                      <w:t> </w:t>
                    </w:r>
                  </w:ins>
                </w:p>
                <w:p w14:paraId="30517C6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079" w:author="yukina minato" w:date="2025-09-07T17:09:00Z" w16du:dateUtc="2025-09-07T09:09:00Z"/>
                      <w:rFonts w:eastAsia="宋体"/>
                      <w:color w:val="5C5C5C"/>
                      <w:szCs w:val="22"/>
                    </w:rPr>
                  </w:pPr>
                  <w:ins w:id="2080" w:author="yukina minato" w:date="2025-09-07T17:09:00Z" w16du:dateUtc="2025-09-07T09:09:00Z">
                    <w:r w:rsidRPr="00002D6B">
                      <w:rPr>
                        <w:rFonts w:ascii="Consolas" w:eastAsia="Consolas" w:hAnsi="Consolas" w:cs="Consolas"/>
                        <w:color w:val="5C5C5C"/>
                        <w:sz w:val="21"/>
                      </w:rPr>
                      <w:t>g = </w:t>
                    </w:r>
                    <w:r w:rsidRPr="00002D6B">
                      <w:rPr>
                        <w:rFonts w:ascii="Consolas" w:eastAsia="Consolas" w:hAnsi="Consolas" w:cs="Consolas"/>
                        <w:color w:val="986801"/>
                        <w:sz w:val="21"/>
                      </w:rPr>
                      <w:t>9.8</w:t>
                    </w:r>
                    <w:r w:rsidRPr="00002D6B">
                      <w:rPr>
                        <w:rFonts w:ascii="Consolas" w:eastAsia="Consolas" w:hAnsi="Consolas" w:cs="Consolas"/>
                        <w:color w:val="5C5C5C"/>
                        <w:sz w:val="21"/>
                      </w:rPr>
                      <w:t>;         </w:t>
                    </w:r>
                  </w:ins>
                </w:p>
                <w:p w14:paraId="411ECB0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081" w:author="yukina minato" w:date="2025-09-07T17:09:00Z" w16du:dateUtc="2025-09-07T09:09:00Z"/>
                      <w:rFonts w:eastAsia="宋体"/>
                      <w:color w:val="5C5C5C"/>
                      <w:szCs w:val="22"/>
                    </w:rPr>
                  </w:pPr>
                </w:p>
                <w:p w14:paraId="55604B5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082" w:author="yukina minato" w:date="2025-09-07T17:09:00Z" w16du:dateUtc="2025-09-07T09:09:00Z"/>
                      <w:rFonts w:eastAsia="宋体"/>
                      <w:color w:val="5C5C5C"/>
                      <w:szCs w:val="22"/>
                    </w:rPr>
                  </w:pPr>
                  <w:ins w:id="2083" w:author="yukina minato" w:date="2025-09-07T17:09:00Z" w16du:dateUtc="2025-09-07T09:09:00Z">
                    <w:r w:rsidRPr="00002D6B">
                      <w:rPr>
                        <w:rFonts w:ascii="Consolas" w:eastAsia="Consolas" w:hAnsi="Consolas" w:cs="Consolas"/>
                        <w:color w:val="5C5C5C"/>
                        <w:sz w:val="21"/>
                      </w:rPr>
                      <w:t>%</w:t>
                    </w:r>
                    <w:r w:rsidRPr="00002D6B">
                      <w:rPr>
                        <w:rFonts w:ascii="宋体" w:eastAsia="宋体" w:hAnsi="宋体" w:cs="宋体" w:hint="eastAsia"/>
                        <w:color w:val="5C5C5C"/>
                        <w:sz w:val="21"/>
                      </w:rPr>
                      <w:t>模拟时间参数</w:t>
                    </w:r>
                  </w:ins>
                </w:p>
                <w:p w14:paraId="6A3773D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084" w:author="yukina minato" w:date="2025-09-07T17:09:00Z" w16du:dateUtc="2025-09-07T09:09:00Z"/>
                      <w:rFonts w:eastAsia="宋体"/>
                      <w:color w:val="5C5C5C"/>
                      <w:szCs w:val="22"/>
                    </w:rPr>
                  </w:pPr>
                  <w:proofErr w:type="spellStart"/>
                  <w:ins w:id="2085" w:author="yukina minato" w:date="2025-09-07T17:09:00Z" w16du:dateUtc="2025-09-07T09:09:00Z">
                    <w:r w:rsidRPr="00002D6B">
                      <w:rPr>
                        <w:rFonts w:ascii="Consolas" w:eastAsia="Consolas" w:hAnsi="Consolas" w:cs="Consolas"/>
                        <w:color w:val="5C5C5C"/>
                        <w:sz w:val="21"/>
                        <w:shd w:val="clear" w:color="auto" w:fill="F8F8F8"/>
                      </w:rPr>
                      <w:t>t_start</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6C62F4A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086" w:author="yukina minato" w:date="2025-09-07T17:09:00Z" w16du:dateUtc="2025-09-07T09:09:00Z"/>
                      <w:rFonts w:eastAsia="宋体"/>
                      <w:color w:val="5C5C5C"/>
                      <w:szCs w:val="22"/>
                    </w:rPr>
                  </w:pPr>
                  <w:proofErr w:type="spellStart"/>
                  <w:ins w:id="2087" w:author="yukina minato" w:date="2025-09-07T17:09:00Z" w16du:dateUtc="2025-09-07T09:09:00Z">
                    <w:r w:rsidRPr="00002D6B">
                      <w:rPr>
                        <w:rFonts w:ascii="Consolas" w:eastAsia="Consolas" w:hAnsi="Consolas" w:cs="Consolas"/>
                        <w:color w:val="5C5C5C"/>
                        <w:sz w:val="21"/>
                      </w:rPr>
                      <w:t>t_end</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60</w:t>
                    </w:r>
                    <w:r w:rsidRPr="00002D6B">
                      <w:rPr>
                        <w:rFonts w:ascii="Consolas" w:eastAsia="Consolas" w:hAnsi="Consolas" w:cs="Consolas"/>
                        <w:color w:val="5C5C5C"/>
                        <w:sz w:val="21"/>
                      </w:rPr>
                      <w:t>;              %</w:t>
                    </w:r>
                    <w:proofErr w:type="gramStart"/>
                    <w:r w:rsidRPr="00002D6B">
                      <w:rPr>
                        <w:rFonts w:ascii="宋体" w:eastAsia="宋体" w:hAnsi="宋体" w:cs="宋体" w:hint="eastAsia"/>
                        <w:color w:val="5C5C5C"/>
                        <w:sz w:val="21"/>
                      </w:rPr>
                      <w:t>模拟总</w:t>
                    </w:r>
                    <w:proofErr w:type="gramEnd"/>
                    <w:r w:rsidRPr="00002D6B">
                      <w:rPr>
                        <w:rFonts w:ascii="宋体" w:eastAsia="宋体" w:hAnsi="宋体" w:cs="宋体" w:hint="eastAsia"/>
                        <w:color w:val="5C5C5C"/>
                        <w:sz w:val="21"/>
                      </w:rPr>
                      <w:t>时长</w:t>
                    </w:r>
                  </w:ins>
                </w:p>
                <w:p w14:paraId="2B4FF7A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088" w:author="yukina minato" w:date="2025-09-07T17:09:00Z" w16du:dateUtc="2025-09-07T09:09:00Z"/>
                      <w:rFonts w:eastAsia="宋体"/>
                      <w:color w:val="5C5C5C"/>
                      <w:szCs w:val="22"/>
                    </w:rPr>
                  </w:pPr>
                  <w:ins w:id="2089" w:author="yukina minato" w:date="2025-09-07T17:09:00Z" w16du:dateUtc="2025-09-07T09:09:00Z">
                    <w:r w:rsidRPr="00002D6B">
                      <w:rPr>
                        <w:rFonts w:ascii="Consolas" w:eastAsia="Consolas" w:hAnsi="Consolas" w:cs="Consolas"/>
                        <w:color w:val="5C5C5C"/>
                        <w:sz w:val="21"/>
                        <w:shd w:val="clear" w:color="auto" w:fill="F8F8F8"/>
                      </w:rPr>
                      <w:t>dt = </w:t>
                    </w:r>
                    <w:r w:rsidRPr="00002D6B">
                      <w:rPr>
                        <w:rFonts w:ascii="Consolas" w:eastAsia="Consolas" w:hAnsi="Consolas" w:cs="Consolas"/>
                        <w:color w:val="986801"/>
                        <w:sz w:val="21"/>
                        <w:shd w:val="clear" w:color="auto" w:fill="F8F8F8"/>
                      </w:rPr>
                      <w:t>0.01</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时间步长</w:t>
                    </w:r>
                  </w:ins>
                </w:p>
                <w:p w14:paraId="35DC341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090" w:author="yukina minato" w:date="2025-09-07T17:09:00Z" w16du:dateUtc="2025-09-07T09:09:00Z"/>
                      <w:rFonts w:eastAsia="宋体"/>
                      <w:color w:val="5C5C5C"/>
                      <w:szCs w:val="22"/>
                    </w:rPr>
                  </w:pPr>
                  <w:proofErr w:type="spellStart"/>
                  <w:ins w:id="2091" w:author="yukina minato" w:date="2025-09-07T17:09:00Z" w16du:dateUtc="2025-09-07T09:09:00Z">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w:t>
                    </w:r>
                    <w:proofErr w:type="gramStart"/>
                    <w:r w:rsidRPr="00002D6B">
                      <w:rPr>
                        <w:rFonts w:ascii="Consolas" w:eastAsia="Consolas" w:hAnsi="Consolas" w:cs="Consolas"/>
                        <w:color w:val="5C5C5C"/>
                        <w:sz w:val="21"/>
                      </w:rPr>
                      <w:t>start:dt</w:t>
                    </w:r>
                    <w:proofErr w:type="gramEnd"/>
                    <w:r w:rsidRPr="00002D6B">
                      <w:rPr>
                        <w:rFonts w:ascii="Consolas" w:eastAsia="Consolas" w:hAnsi="Consolas" w:cs="Consolas"/>
                        <w:color w:val="5C5C5C"/>
                        <w:sz w:val="21"/>
                      </w:rPr>
                      <w:t>:t_end</w:t>
                    </w:r>
                    <w:proofErr w:type="spellEnd"/>
                    <w:r w:rsidRPr="00002D6B">
                      <w:rPr>
                        <w:rFonts w:ascii="Consolas" w:eastAsia="Consolas" w:hAnsi="Consolas" w:cs="Consolas"/>
                        <w:color w:val="5C5C5C"/>
                        <w:sz w:val="21"/>
                      </w:rPr>
                      <w:t>; </w:t>
                    </w:r>
                  </w:ins>
                </w:p>
                <w:p w14:paraId="5BC7CE5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092" w:author="yukina minato" w:date="2025-09-07T17:09:00Z" w16du:dateUtc="2025-09-07T09:09:00Z"/>
                      <w:rFonts w:eastAsia="宋体"/>
                      <w:color w:val="5C5C5C"/>
                      <w:szCs w:val="22"/>
                    </w:rPr>
                  </w:pPr>
                </w:p>
                <w:p w14:paraId="1B44CED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093" w:author="yukina minato" w:date="2025-09-07T17:09:00Z" w16du:dateUtc="2025-09-07T09:09:00Z"/>
                      <w:rFonts w:eastAsia="宋体"/>
                      <w:color w:val="5C5C5C"/>
                      <w:szCs w:val="22"/>
                    </w:rPr>
                  </w:pPr>
                  <w:proofErr w:type="spellStart"/>
                  <w:ins w:id="2094" w:author="yukina minato" w:date="2025-09-07T17:09:00Z" w16du:dateUtc="2025-09-07T09:09: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进行</w:t>
                    </w:r>
                    <w:proofErr w:type="gramStart"/>
                    <w:r w:rsidRPr="00002D6B">
                      <w:rPr>
                        <w:rFonts w:ascii="宋体" w:eastAsia="宋体" w:hAnsi="宋体" w:cs="宋体" w:hint="eastAsia"/>
                        <w:color w:val="50A14F"/>
                        <w:sz w:val="21"/>
                      </w:rPr>
                      <w:t>预计算以加速</w:t>
                    </w:r>
                    <w:proofErr w:type="gramEnd"/>
                    <w:r w:rsidRPr="00002D6B">
                      <w:rPr>
                        <w:rFonts w:ascii="宋体" w:eastAsia="宋体" w:hAnsi="宋体" w:cs="宋体" w:hint="eastAsia"/>
                        <w:color w:val="50A14F"/>
                        <w:sz w:val="21"/>
                      </w:rPr>
                      <w:t>优化过程</w:t>
                    </w:r>
                    <w:r w:rsidRPr="00002D6B">
                      <w:rPr>
                        <w:rFonts w:ascii="Consolas" w:eastAsia="Consolas" w:hAnsi="Consolas" w:cs="Consolas"/>
                        <w:color w:val="50A14F"/>
                        <w:sz w:val="21"/>
                      </w:rPr>
                      <w:t>...\n'</w:t>
                    </w:r>
                    <w:r w:rsidRPr="00002D6B">
                      <w:rPr>
                        <w:rFonts w:ascii="Consolas" w:eastAsia="Consolas" w:hAnsi="Consolas" w:cs="Consolas"/>
                        <w:color w:val="5C5C5C"/>
                        <w:sz w:val="21"/>
                      </w:rPr>
                      <w:t>);</w:t>
                    </w:r>
                  </w:ins>
                </w:p>
                <w:p w14:paraId="39BF7D5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095" w:author="yukina minato" w:date="2025-09-07T17:09:00Z" w16du:dateUtc="2025-09-07T09:09:00Z"/>
                      <w:rFonts w:eastAsia="宋体"/>
                      <w:color w:val="5C5C5C"/>
                      <w:szCs w:val="22"/>
                    </w:rPr>
                  </w:pPr>
                  <w:proofErr w:type="spellStart"/>
                  <w:ins w:id="2096" w:author="yukina minato" w:date="2025-09-07T17:09:00Z" w16du:dateUtc="2025-09-07T09:09:00Z">
                    <w:r w:rsidRPr="00002D6B">
                      <w:rPr>
                        <w:rFonts w:ascii="Consolas" w:eastAsia="Consolas" w:hAnsi="Consolas" w:cs="Consolas"/>
                        <w:color w:val="5C5C5C"/>
                        <w:sz w:val="21"/>
                        <w:shd w:val="clear" w:color="auto" w:fill="F8F8F8"/>
                      </w:rPr>
                      <w:t>m_t_ggg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g_m_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 M0, </w:t>
                    </w:r>
                    <w:proofErr w:type="spellStart"/>
                    <w:r w:rsidRPr="00002D6B">
                      <w:rPr>
                        <w:rFonts w:ascii="Consolas" w:eastAsia="Consolas" w:hAnsi="Consolas" w:cs="Consolas"/>
                        <w:color w:val="5C5C5C"/>
                        <w:sz w:val="21"/>
                        <w:shd w:val="clear" w:color="auto" w:fill="F8F8F8"/>
                      </w:rPr>
                      <w:t>v_m</w:t>
                    </w:r>
                    <w:proofErr w:type="spellEnd"/>
                    <w:r w:rsidRPr="00002D6B">
                      <w:rPr>
                        <w:rFonts w:ascii="Consolas" w:eastAsia="Consolas" w:hAnsi="Consolas" w:cs="Consolas"/>
                        <w:color w:val="5C5C5C"/>
                        <w:sz w:val="21"/>
                        <w:shd w:val="clear" w:color="auto" w:fill="F8F8F8"/>
                      </w:rPr>
                      <w:t>, O); </w:t>
                    </w:r>
                  </w:ins>
                </w:p>
                <w:p w14:paraId="0237989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097" w:author="yukina minato" w:date="2025-09-07T17:09:00Z" w16du:dateUtc="2025-09-07T09:09:00Z"/>
                      <w:rFonts w:eastAsia="宋体"/>
                      <w:color w:val="5C5C5C"/>
                      <w:szCs w:val="22"/>
                    </w:rPr>
                  </w:pPr>
                  <w:proofErr w:type="spellStart"/>
                  <w:ins w:id="2098" w:author="yukina minato" w:date="2025-09-07T17:09:00Z" w16du:dateUtc="2025-09-07T09:09:00Z">
                    <w:r w:rsidRPr="00002D6B">
                      <w:rPr>
                        <w:rFonts w:ascii="Consolas" w:eastAsia="Consolas" w:hAnsi="Consolas" w:cs="Consolas"/>
                        <w:color w:val="5C5C5C"/>
                        <w:sz w:val="21"/>
                      </w:rPr>
                      <w:t>n_s_ggg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50</w:t>
                    </w:r>
                    <w:r w:rsidRPr="00002D6B">
                      <w:rPr>
                        <w:rFonts w:ascii="Consolas" w:eastAsia="Consolas" w:hAnsi="Consolas" w:cs="Consolas"/>
                        <w:color w:val="5C5C5C"/>
                        <w:sz w:val="21"/>
                      </w:rPr>
                      <w:t>;</w:t>
                    </w:r>
                  </w:ins>
                </w:p>
                <w:p w14:paraId="29E6B978"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099" w:author="yukina minato" w:date="2025-09-07T17:09:00Z" w16du:dateUtc="2025-09-07T09:09:00Z"/>
                      <w:rFonts w:eastAsia="宋体"/>
                      <w:color w:val="5C5C5C"/>
                      <w:szCs w:val="22"/>
                    </w:rPr>
                  </w:pPr>
                  <w:proofErr w:type="spellStart"/>
                  <w:ins w:id="2100" w:author="yukina minato" w:date="2025-09-07T17:09:00Z" w16du:dateUtc="2025-09-07T09:09:00Z">
                    <w:r w:rsidRPr="00002D6B">
                      <w:rPr>
                        <w:rFonts w:ascii="Consolas" w:eastAsia="Consolas" w:hAnsi="Consolas" w:cs="Consolas"/>
                        <w:color w:val="5C5C5C"/>
                        <w:sz w:val="21"/>
                        <w:shd w:val="clear" w:color="auto" w:fill="F8F8F8"/>
                      </w:rPr>
                      <w:t>t_v_ggg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linspace</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*pi, </w:t>
                    </w:r>
                    <w:proofErr w:type="spellStart"/>
                    <w:r w:rsidRPr="00002D6B">
                      <w:rPr>
                        <w:rFonts w:ascii="Consolas" w:eastAsia="Consolas" w:hAnsi="Consolas" w:cs="Consolas"/>
                        <w:color w:val="5C5C5C"/>
                        <w:sz w:val="21"/>
                        <w:shd w:val="clear" w:color="auto" w:fill="F8F8F8"/>
                      </w:rPr>
                      <w:t>n_s_ggg</w:t>
                    </w:r>
                    <w:proofErr w:type="spellEnd"/>
                    <w:r w:rsidRPr="00002D6B">
                      <w:rPr>
                        <w:rFonts w:ascii="Consolas" w:eastAsia="Consolas" w:hAnsi="Consolas" w:cs="Consolas"/>
                        <w:color w:val="5C5C5C"/>
                        <w:sz w:val="21"/>
                        <w:shd w:val="clear" w:color="auto" w:fill="F8F8F8"/>
                      </w:rPr>
                      <w:t>); </w:t>
                    </w:r>
                  </w:ins>
                </w:p>
                <w:p w14:paraId="136602C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01" w:author="yukina minato" w:date="2025-09-07T17:09:00Z" w16du:dateUtc="2025-09-07T09:09:00Z"/>
                      <w:rFonts w:eastAsia="宋体"/>
                      <w:color w:val="5C5C5C"/>
                      <w:szCs w:val="22"/>
                    </w:rPr>
                  </w:pPr>
                  <w:ins w:id="2102" w:author="yukina minato" w:date="2025-09-07T17:09:00Z" w16du:dateUtc="2025-09-07T09:09:00Z">
                    <w:r w:rsidRPr="00002D6B">
                      <w:rPr>
                        <w:rFonts w:ascii="Consolas" w:eastAsia="Consolas" w:hAnsi="Consolas" w:cs="Consolas"/>
                        <w:color w:val="5C5C5C"/>
                        <w:sz w:val="21"/>
                      </w:rPr>
                      <w:t>t_b_ggg = [T_</w:t>
                    </w:r>
                    <w:proofErr w:type="gramStart"/>
                    <w:r w:rsidRPr="00002D6B">
                      <w:rPr>
                        <w:rFonts w:ascii="Consolas" w:eastAsia="Consolas" w:hAnsi="Consolas" w:cs="Consolas"/>
                        <w:color w:val="5C5C5C"/>
                        <w:sz w:val="21"/>
                      </w:rPr>
                      <w:t>c(</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 r_t * </w:t>
                    </w:r>
                    <w:r w:rsidRPr="00002D6B">
                      <w:rPr>
                        <w:rFonts w:ascii="Consolas" w:eastAsia="Consolas" w:hAnsi="Consolas" w:cs="Consolas"/>
                        <w:color w:val="C18401"/>
                        <w:sz w:val="21"/>
                      </w:rPr>
                      <w:t>cos</w:t>
                    </w:r>
                    <w:r w:rsidRPr="00002D6B">
                      <w:rPr>
                        <w:rFonts w:ascii="Consolas" w:eastAsia="Consolas" w:hAnsi="Consolas" w:cs="Consolas"/>
                        <w:color w:val="5C5C5C"/>
                        <w:sz w:val="21"/>
                      </w:rPr>
                      <w:t>(t_v_ggg); T_</w:t>
                    </w:r>
                    <w:proofErr w:type="gramStart"/>
                    <w:r w:rsidRPr="00002D6B">
                      <w:rPr>
                        <w:rFonts w:ascii="Consolas" w:eastAsia="Consolas" w:hAnsi="Consolas" w:cs="Consolas"/>
                        <w:color w:val="5C5C5C"/>
                        <w:sz w:val="21"/>
                      </w:rPr>
                      <w:t>c(</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 r_t * </w:t>
                    </w:r>
                    <w:r w:rsidRPr="00002D6B">
                      <w:rPr>
                        <w:rFonts w:ascii="Consolas" w:eastAsia="Consolas" w:hAnsi="Consolas" w:cs="Consolas"/>
                        <w:color w:val="C18401"/>
                        <w:sz w:val="21"/>
                      </w:rPr>
                      <w:t>sin</w:t>
                    </w:r>
                    <w:r w:rsidRPr="00002D6B">
                      <w:rPr>
                        <w:rFonts w:ascii="Consolas" w:eastAsia="Consolas" w:hAnsi="Consolas" w:cs="Consolas"/>
                        <w:color w:val="5C5C5C"/>
                        <w:sz w:val="21"/>
                      </w:rPr>
                      <w:t>(t_v_ggg); repmat(T_</w:t>
                    </w:r>
                    <w:proofErr w:type="gramStart"/>
                    <w:r w:rsidRPr="00002D6B">
                      <w:rPr>
                        <w:rFonts w:ascii="Consolas" w:eastAsia="Consolas" w:hAnsi="Consolas" w:cs="Consolas"/>
                        <w:color w:val="5C5C5C"/>
                        <w:sz w:val="21"/>
                      </w:rPr>
                      <w:t>c(</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 - h_t/</w:t>
                    </w:r>
                    <w:r w:rsidRPr="00002D6B">
                      <w:rPr>
                        <w:rFonts w:ascii="Consolas" w:eastAsia="Consolas" w:hAnsi="Consolas" w:cs="Consolas"/>
                        <w:color w:val="986801"/>
                        <w:sz w:val="21"/>
                      </w:rPr>
                      <w:t>2</w:t>
                    </w:r>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 n_s_ggg)];</w:t>
                    </w:r>
                  </w:ins>
                </w:p>
                <w:p w14:paraId="4B85FA3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103" w:author="yukina minato" w:date="2025-09-07T17:09:00Z" w16du:dateUtc="2025-09-07T09:09:00Z"/>
                      <w:rFonts w:eastAsia="宋体"/>
                      <w:color w:val="5C5C5C"/>
                      <w:szCs w:val="22"/>
                    </w:rPr>
                  </w:pPr>
                  <w:ins w:id="2104" w:author="yukina minato" w:date="2025-09-07T17:09:00Z" w16du:dateUtc="2025-09-07T09:09:00Z">
                    <w:r w:rsidRPr="00002D6B">
                      <w:rPr>
                        <w:rFonts w:ascii="Consolas" w:eastAsia="Consolas" w:hAnsi="Consolas" w:cs="Consolas"/>
                        <w:color w:val="5C5C5C"/>
                        <w:sz w:val="21"/>
                        <w:shd w:val="clear" w:color="auto" w:fill="F8F8F8"/>
                      </w:rPr>
                      <w:t>t_p_ggg = [T_</w:t>
                    </w:r>
                    <w:proofErr w:type="gramStart"/>
                    <w:r w:rsidRPr="00002D6B">
                      <w:rPr>
                        <w:rFonts w:ascii="Consolas" w:eastAsia="Consolas" w:hAnsi="Consolas" w:cs="Consolas"/>
                        <w:color w:val="5C5C5C"/>
                        <w:sz w:val="21"/>
                        <w:shd w:val="clear" w:color="auto" w:fill="F8F8F8"/>
                      </w:rPr>
                      <w:t>c(</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r_t * </w:t>
                    </w:r>
                    <w:r w:rsidRPr="00002D6B">
                      <w:rPr>
                        <w:rFonts w:ascii="Consolas" w:eastAsia="Consolas" w:hAnsi="Consolas" w:cs="Consolas"/>
                        <w:color w:val="C18401"/>
                        <w:sz w:val="21"/>
                        <w:shd w:val="clear" w:color="auto" w:fill="F8F8F8"/>
                      </w:rPr>
                      <w:t>sin</w:t>
                    </w:r>
                    <w:r w:rsidRPr="00002D6B">
                      <w:rPr>
                        <w:rFonts w:ascii="Consolas" w:eastAsia="Consolas" w:hAnsi="Consolas" w:cs="Consolas"/>
                        <w:color w:val="5C5C5C"/>
                        <w:sz w:val="21"/>
                        <w:shd w:val="clear" w:color="auto" w:fill="F8F8F8"/>
                      </w:rPr>
                      <w:t>(t_v_ggg); T_</w:t>
                    </w:r>
                    <w:proofErr w:type="gramStart"/>
                    <w:r w:rsidRPr="00002D6B">
                      <w:rPr>
                        <w:rFonts w:ascii="Consolas" w:eastAsia="Consolas" w:hAnsi="Consolas" w:cs="Consolas"/>
                        <w:color w:val="5C5C5C"/>
                        <w:sz w:val="21"/>
                        <w:shd w:val="clear" w:color="auto" w:fill="F8F8F8"/>
                      </w:rPr>
                      <w:t>c(</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r_t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(t_v_ggg); repmat(T_</w:t>
                    </w:r>
                    <w:proofErr w:type="gramStart"/>
                    <w:r w:rsidRPr="00002D6B">
                      <w:rPr>
                        <w:rFonts w:ascii="Consolas" w:eastAsia="Consolas" w:hAnsi="Consolas" w:cs="Consolas"/>
                        <w:color w:val="5C5C5C"/>
                        <w:sz w:val="21"/>
                        <w:shd w:val="clear" w:color="auto" w:fill="F8F8F8"/>
                      </w:rPr>
                      <w:t>c(</w:t>
                    </w:r>
                    <w:proofErr w:type="gramEnd"/>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 h_t/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n_s_ggg)]; </w:t>
                    </w:r>
                  </w:ins>
                </w:p>
                <w:p w14:paraId="6DDBF87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05" w:author="yukina minato" w:date="2025-09-07T17:09:00Z" w16du:dateUtc="2025-09-07T09:09:00Z"/>
                      <w:rFonts w:eastAsia="宋体"/>
                      <w:color w:val="5C5C5C"/>
                      <w:szCs w:val="22"/>
                    </w:rPr>
                  </w:pPr>
                  <w:proofErr w:type="spellStart"/>
                  <w:ins w:id="2106" w:author="yukina minato" w:date="2025-09-07T17:09:00Z" w16du:dateUtc="2025-09-07T09:09:00Z">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t_b_ggg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t_p_ggg</w:t>
                    </w:r>
                    <w:proofErr w:type="spellEnd"/>
                    <w:r w:rsidRPr="00002D6B">
                      <w:rPr>
                        <w:rFonts w:ascii="Consolas" w:eastAsia="Consolas" w:hAnsi="Consolas" w:cs="Consolas"/>
                        <w:color w:val="5C5C5C"/>
                        <w:sz w:val="21"/>
                      </w:rPr>
                      <w:t>]; </w:t>
                    </w:r>
                  </w:ins>
                </w:p>
                <w:p w14:paraId="2AD82F8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107" w:author="yukina minato" w:date="2025-09-07T17:09:00Z" w16du:dateUtc="2025-09-07T09:09:00Z"/>
                      <w:rFonts w:eastAsia="宋体"/>
                      <w:color w:val="5C5C5C"/>
                      <w:szCs w:val="22"/>
                    </w:rPr>
                  </w:pPr>
                </w:p>
                <w:p w14:paraId="42A3DB0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08" w:author="yukina minato" w:date="2025-09-07T17:09:00Z" w16du:dateUtc="2025-09-07T09:09:00Z"/>
                      <w:rFonts w:eastAsia="宋体"/>
                      <w:color w:val="5C5C5C"/>
                      <w:szCs w:val="22"/>
                    </w:rPr>
                  </w:pPr>
                  <w:proofErr w:type="spellStart"/>
                  <w:ins w:id="2109" w:author="yukina minato" w:date="2025-09-07T17:09:00Z" w16du:dateUtc="2025-09-07T09:09: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开始进行三枚烟幕弹干扰方案优化</w:t>
                    </w:r>
                    <w:r w:rsidRPr="00002D6B">
                      <w:rPr>
                        <w:rFonts w:ascii="Consolas" w:eastAsia="Consolas" w:hAnsi="Consolas" w:cs="Consolas"/>
                        <w:color w:val="50A14F"/>
                        <w:sz w:val="21"/>
                      </w:rPr>
                      <w:t> (</w:t>
                    </w:r>
                    <w:r w:rsidRPr="00002D6B">
                      <w:rPr>
                        <w:rFonts w:ascii="宋体" w:eastAsia="宋体" w:hAnsi="宋体" w:cs="宋体" w:hint="eastAsia"/>
                        <w:color w:val="50A14F"/>
                        <w:sz w:val="21"/>
                      </w:rPr>
                      <w:t>遗传算法</w:t>
                    </w:r>
                    <w:r w:rsidRPr="00002D6B">
                      <w:rPr>
                        <w:rFonts w:ascii="Consolas" w:eastAsia="Consolas" w:hAnsi="Consolas" w:cs="Consolas"/>
                        <w:color w:val="50A14F"/>
                        <w:sz w:val="21"/>
                      </w:rPr>
                      <w:t>)...\n'</w:t>
                    </w:r>
                    <w:r w:rsidRPr="00002D6B">
                      <w:rPr>
                        <w:rFonts w:ascii="Consolas" w:eastAsia="Consolas" w:hAnsi="Consolas" w:cs="Consolas"/>
                        <w:color w:val="5C5C5C"/>
                        <w:sz w:val="21"/>
                      </w:rPr>
                      <w:t>);</w:t>
                    </w:r>
                  </w:ins>
                </w:p>
                <w:p w14:paraId="23159F7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110" w:author="yukina minato" w:date="2025-09-07T17:09:00Z" w16du:dateUtc="2025-09-07T09:09:00Z"/>
                      <w:rFonts w:eastAsia="宋体"/>
                      <w:color w:val="5C5C5C"/>
                      <w:szCs w:val="22"/>
                    </w:rPr>
                  </w:pPr>
                </w:p>
                <w:p w14:paraId="0F93538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11" w:author="yukina minato" w:date="2025-09-07T17:09:00Z" w16du:dateUtc="2025-09-07T09:09:00Z"/>
                      <w:rFonts w:eastAsia="宋体"/>
                      <w:color w:val="5C5C5C"/>
                      <w:szCs w:val="22"/>
                    </w:rPr>
                  </w:pPr>
                  <w:proofErr w:type="spellStart"/>
                  <w:ins w:id="2112" w:author="yukina minato" w:date="2025-09-07T17:09:00Z" w16du:dateUtc="2025-09-07T09:09:00Z">
                    <w:r w:rsidRPr="00002D6B">
                      <w:rPr>
                        <w:rFonts w:ascii="Consolas" w:eastAsia="Consolas" w:hAnsi="Consolas" w:cs="Consolas"/>
                        <w:color w:val="5C5C5C"/>
                        <w:sz w:val="21"/>
                      </w:rPr>
                      <w:t>p_s_ggg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600</w:t>
                    </w:r>
                    <w:r w:rsidRPr="00002D6B">
                      <w:rPr>
                        <w:rFonts w:ascii="Consolas" w:eastAsia="Consolas" w:hAnsi="Consolas" w:cs="Consolas"/>
                        <w:color w:val="5C5C5C"/>
                        <w:sz w:val="21"/>
                      </w:rPr>
                      <w:t>;      %</w:t>
                    </w:r>
                    <w:r w:rsidRPr="00002D6B">
                      <w:rPr>
                        <w:rFonts w:ascii="宋体" w:eastAsia="宋体" w:hAnsi="宋体" w:cs="宋体" w:hint="eastAsia"/>
                        <w:color w:val="5C5C5C"/>
                        <w:sz w:val="21"/>
                      </w:rPr>
                      <w:t>种群</w:t>
                    </w:r>
                    <w:r w:rsidRPr="00002D6B">
                      <w:rPr>
                        <w:rFonts w:ascii="Consolas" w:eastAsia="Consolas" w:hAnsi="Consolas" w:cs="Consolas"/>
                        <w:color w:val="5C5C5C"/>
                        <w:sz w:val="21"/>
                      </w:rPr>
                      <w:t>   </w:t>
                    </w:r>
                    <w:r w:rsidRPr="00002D6B">
                      <w:rPr>
                        <w:rFonts w:ascii="宋体" w:eastAsia="宋体" w:hAnsi="宋体" w:cs="宋体" w:hint="eastAsia"/>
                        <w:color w:val="5C5C5C"/>
                        <w:sz w:val="21"/>
                      </w:rPr>
                      <w:t>大小</w:t>
                    </w:r>
                  </w:ins>
                </w:p>
                <w:p w14:paraId="21F722F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113" w:author="yukina minato" w:date="2025-09-07T17:09:00Z" w16du:dateUtc="2025-09-07T09:09:00Z"/>
                      <w:rFonts w:eastAsia="宋体"/>
                      <w:color w:val="5C5C5C"/>
                      <w:szCs w:val="22"/>
                    </w:rPr>
                  </w:pPr>
                  <w:proofErr w:type="spellStart"/>
                  <w:ins w:id="2114" w:author="yukina minato" w:date="2025-09-07T17:09:00Z" w16du:dateUtc="2025-09-07T09:09:00Z">
                    <w:r w:rsidRPr="00002D6B">
                      <w:rPr>
                        <w:rFonts w:ascii="Consolas" w:eastAsia="Consolas" w:hAnsi="Consolas" w:cs="Consolas"/>
                        <w:color w:val="5C5C5C"/>
                        <w:sz w:val="21"/>
                        <w:shd w:val="clear" w:color="auto" w:fill="F8F8F8"/>
                      </w:rPr>
                      <w:t>n_g_ggg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350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迭代</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代数</w:t>
                    </w:r>
                    <w:r w:rsidRPr="00002D6B">
                      <w:rPr>
                        <w:rFonts w:ascii="Consolas" w:eastAsia="Consolas" w:hAnsi="Consolas" w:cs="Consolas"/>
                        <w:color w:val="5C5C5C"/>
                        <w:sz w:val="21"/>
                        <w:shd w:val="clear" w:color="auto" w:fill="F8F8F8"/>
                      </w:rPr>
                      <w:t> </w:t>
                    </w:r>
                  </w:ins>
                </w:p>
                <w:p w14:paraId="2105A39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15" w:author="yukina minato" w:date="2025-09-07T17:09:00Z" w16du:dateUtc="2025-09-07T09:09:00Z"/>
                      <w:rFonts w:eastAsia="宋体"/>
                      <w:color w:val="5C5C5C"/>
                      <w:szCs w:val="22"/>
                    </w:rPr>
                  </w:pPr>
                  <w:proofErr w:type="spellStart"/>
                  <w:ins w:id="2116" w:author="yukina minato" w:date="2025-09-07T17:09:00Z" w16du:dateUtc="2025-09-07T09:09:00Z">
                    <w:r w:rsidRPr="00002D6B">
                      <w:rPr>
                        <w:rFonts w:ascii="Consolas" w:eastAsia="Consolas" w:hAnsi="Consolas" w:cs="Consolas"/>
                        <w:color w:val="5C5C5C"/>
                        <w:sz w:val="21"/>
                      </w:rPr>
                      <w:t>n_e_ggg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12</w:t>
                    </w:r>
                    <w:r w:rsidRPr="00002D6B">
                      <w:rPr>
                        <w:rFonts w:ascii="Consolas" w:eastAsia="Consolas" w:hAnsi="Consolas" w:cs="Consolas"/>
                        <w:color w:val="5C5C5C"/>
                        <w:sz w:val="21"/>
                      </w:rPr>
                      <w:t>;       %</w:t>
                    </w:r>
                    <w:r w:rsidRPr="00002D6B">
                      <w:rPr>
                        <w:rFonts w:ascii="宋体" w:eastAsia="宋体" w:hAnsi="宋体" w:cs="宋体" w:hint="eastAsia"/>
                        <w:color w:val="5C5C5C"/>
                        <w:sz w:val="21"/>
                      </w:rPr>
                      <w:t>基因</w:t>
                    </w:r>
                    <w:r w:rsidRPr="00002D6B">
                      <w:rPr>
                        <w:rFonts w:ascii="Consolas" w:eastAsia="Consolas" w:hAnsi="Consolas" w:cs="Consolas"/>
                        <w:color w:val="5C5C5C"/>
                        <w:sz w:val="21"/>
                      </w:rPr>
                      <w:t>   </w:t>
                    </w:r>
                    <w:r w:rsidRPr="00002D6B">
                      <w:rPr>
                        <w:rFonts w:ascii="宋体" w:eastAsia="宋体" w:hAnsi="宋体" w:cs="宋体" w:hint="eastAsia"/>
                        <w:color w:val="5C5C5C"/>
                        <w:sz w:val="21"/>
                      </w:rPr>
                      <w:t>数量</w:t>
                    </w:r>
                  </w:ins>
                </w:p>
                <w:p w14:paraId="7062B338"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117" w:author="yukina minato" w:date="2025-09-07T17:09:00Z" w16du:dateUtc="2025-09-07T09:09:00Z"/>
                      <w:rFonts w:eastAsia="宋体"/>
                      <w:color w:val="5C5C5C"/>
                      <w:szCs w:val="22"/>
                    </w:rPr>
                  </w:pPr>
                  <w:proofErr w:type="spellStart"/>
                  <w:ins w:id="2118" w:author="yukina minato" w:date="2025-09-07T17:09:00Z" w16du:dateUtc="2025-09-07T09:09:00Z">
                    <w:r w:rsidRPr="00002D6B">
                      <w:rPr>
                        <w:rFonts w:ascii="Consolas" w:eastAsia="Consolas" w:hAnsi="Consolas" w:cs="Consolas"/>
                        <w:color w:val="5C5C5C"/>
                        <w:sz w:val="21"/>
                        <w:shd w:val="clear" w:color="auto" w:fill="F8F8F8"/>
                      </w:rPr>
                      <w:t>c_r_ggg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0.86</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交叉</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概率</w:t>
                    </w:r>
                  </w:ins>
                </w:p>
                <w:p w14:paraId="15826ED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19" w:author="yukina minato" w:date="2025-09-07T17:09:00Z" w16du:dateUtc="2025-09-07T09:09:00Z"/>
                      <w:rFonts w:eastAsia="宋体"/>
                      <w:color w:val="5C5C5C"/>
                      <w:szCs w:val="22"/>
                    </w:rPr>
                  </w:pPr>
                  <w:proofErr w:type="spellStart"/>
                  <w:ins w:id="2120" w:author="yukina minato" w:date="2025-09-07T17:09:00Z" w16du:dateUtc="2025-09-07T09:09:00Z">
                    <w:r w:rsidRPr="00002D6B">
                      <w:rPr>
                        <w:rFonts w:ascii="Consolas" w:eastAsia="Consolas" w:hAnsi="Consolas" w:cs="Consolas"/>
                        <w:color w:val="5C5C5C"/>
                        <w:sz w:val="21"/>
                      </w:rPr>
                      <w:t>m_r_ggg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0.17</w:t>
                    </w:r>
                    <w:r w:rsidRPr="00002D6B">
                      <w:rPr>
                        <w:rFonts w:ascii="Consolas" w:eastAsia="Consolas" w:hAnsi="Consolas" w:cs="Consolas"/>
                        <w:color w:val="5C5C5C"/>
                        <w:sz w:val="21"/>
                      </w:rPr>
                      <w:t>;     %</w:t>
                    </w:r>
                    <w:r w:rsidRPr="00002D6B">
                      <w:rPr>
                        <w:rFonts w:ascii="宋体" w:eastAsia="宋体" w:hAnsi="宋体" w:cs="宋体" w:hint="eastAsia"/>
                        <w:color w:val="5C5C5C"/>
                        <w:sz w:val="21"/>
                      </w:rPr>
                      <w:t>变异</w:t>
                    </w:r>
                    <w:r w:rsidRPr="00002D6B">
                      <w:rPr>
                        <w:rFonts w:ascii="Consolas" w:eastAsia="Consolas" w:hAnsi="Consolas" w:cs="Consolas"/>
                        <w:color w:val="5C5C5C"/>
                        <w:sz w:val="21"/>
                      </w:rPr>
                      <w:t>     </w:t>
                    </w:r>
                    <w:r w:rsidRPr="00002D6B">
                      <w:rPr>
                        <w:rFonts w:ascii="宋体" w:eastAsia="宋体" w:hAnsi="宋体" w:cs="宋体" w:hint="eastAsia"/>
                        <w:color w:val="5C5C5C"/>
                        <w:sz w:val="21"/>
                      </w:rPr>
                      <w:t>概率</w:t>
                    </w:r>
                  </w:ins>
                </w:p>
                <w:p w14:paraId="47E325E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121" w:author="yukina minato" w:date="2025-09-07T17:09:00Z" w16du:dateUtc="2025-09-07T09:09:00Z"/>
                      <w:rFonts w:eastAsia="宋体"/>
                      <w:color w:val="5C5C5C"/>
                      <w:szCs w:val="22"/>
                    </w:rPr>
                  </w:pPr>
                  <w:proofErr w:type="spellStart"/>
                  <w:ins w:id="2122" w:author="yukina minato" w:date="2025-09-07T17:09:00Z" w16du:dateUtc="2025-09-07T09:09:00Z">
                    <w:r w:rsidRPr="00002D6B">
                      <w:rPr>
                        <w:rFonts w:ascii="Consolas" w:eastAsia="Consolas" w:hAnsi="Consolas" w:cs="Consolas"/>
                        <w:color w:val="5C5C5C"/>
                        <w:sz w:val="21"/>
                        <w:shd w:val="clear" w:color="auto" w:fill="F8F8F8"/>
                      </w:rPr>
                      <w:t>e_c_ggg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精英</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个体</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数量</w:t>
                    </w:r>
                  </w:ins>
                </w:p>
                <w:p w14:paraId="70326CD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23" w:author="yukina minato" w:date="2025-09-07T17:09:00Z" w16du:dateUtc="2025-09-07T09:09:00Z"/>
                      <w:rFonts w:eastAsia="宋体"/>
                      <w:color w:val="5C5C5C"/>
                      <w:szCs w:val="22"/>
                    </w:rPr>
                  </w:pPr>
                  <w:proofErr w:type="spellStart"/>
                  <w:ins w:id="2124" w:author="yukina minato" w:date="2025-09-07T17:09:00Z" w16du:dateUtc="2025-09-07T09:09:00Z">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w:t>
                    </w:r>
                    <w:r w:rsidRPr="00002D6B">
                      <w:rPr>
                        <w:rFonts w:ascii="Consolas" w:eastAsia="Consolas" w:hAnsi="Consolas" w:cs="Consolas"/>
                        <w:color w:val="5C5C5C"/>
                        <w:sz w:val="21"/>
                      </w:rPr>
                      <w:t>;        %</w:t>
                    </w:r>
                    <w:r w:rsidRPr="00002D6B">
                      <w:rPr>
                        <w:rFonts w:ascii="宋体" w:eastAsia="宋体" w:hAnsi="宋体" w:cs="宋体" w:hint="eastAsia"/>
                        <w:color w:val="5C5C5C"/>
                        <w:sz w:val="21"/>
                      </w:rPr>
                      <w:t>锦标赛</w:t>
                    </w:r>
                    <w:r w:rsidRPr="00002D6B">
                      <w:rPr>
                        <w:rFonts w:ascii="Consolas" w:eastAsia="Consolas" w:hAnsi="Consolas" w:cs="Consolas"/>
                        <w:color w:val="5C5C5C"/>
                        <w:sz w:val="21"/>
                      </w:rPr>
                      <w:t>  </w:t>
                    </w:r>
                    <w:r w:rsidRPr="00002D6B">
                      <w:rPr>
                        <w:rFonts w:ascii="宋体" w:eastAsia="宋体" w:hAnsi="宋体" w:cs="宋体" w:hint="eastAsia"/>
                        <w:color w:val="5C5C5C"/>
                        <w:sz w:val="21"/>
                      </w:rPr>
                      <w:t>选择</w:t>
                    </w:r>
                    <w:r w:rsidRPr="00002D6B">
                      <w:rPr>
                        <w:rFonts w:ascii="Consolas" w:eastAsia="Consolas" w:hAnsi="Consolas" w:cs="Consolas"/>
                        <w:color w:val="5C5C5C"/>
                        <w:sz w:val="21"/>
                      </w:rPr>
                      <w:t>  </w:t>
                    </w:r>
                    <w:r w:rsidRPr="00002D6B">
                      <w:rPr>
                        <w:rFonts w:ascii="宋体" w:eastAsia="宋体" w:hAnsi="宋体" w:cs="宋体" w:hint="eastAsia"/>
                        <w:color w:val="5C5C5C"/>
                        <w:sz w:val="21"/>
                      </w:rPr>
                      <w:t>规模</w:t>
                    </w:r>
                    <w:r w:rsidRPr="00002D6B">
                      <w:rPr>
                        <w:rFonts w:ascii="Consolas" w:eastAsia="Consolas" w:hAnsi="Consolas" w:cs="Consolas"/>
                        <w:color w:val="5C5C5C"/>
                        <w:sz w:val="21"/>
                      </w:rPr>
                      <w:t> </w:t>
                    </w:r>
                  </w:ins>
                </w:p>
                <w:p w14:paraId="5986E82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125" w:author="yukina minato" w:date="2025-09-07T17:09:00Z" w16du:dateUtc="2025-09-07T09:09:00Z"/>
                      <w:rFonts w:eastAsia="宋体"/>
                      <w:color w:val="5C5C5C"/>
                      <w:szCs w:val="22"/>
                    </w:rPr>
                  </w:pPr>
                </w:p>
                <w:p w14:paraId="2784C48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2126" w:author="yukina minato" w:date="2025-09-07T17:09:00Z" w16du:dateUtc="2025-09-07T09:09:00Z"/>
                      <w:rFonts w:eastAsia="宋体"/>
                      <w:color w:val="5C5C5C"/>
                      <w:szCs w:val="22"/>
                    </w:rPr>
                  </w:pPr>
                </w:p>
                <w:p w14:paraId="2B738CB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127" w:author="yukina minato" w:date="2025-09-07T17:09:00Z" w16du:dateUtc="2025-09-07T09:09:00Z"/>
                      <w:rFonts w:eastAsia="宋体"/>
                      <w:color w:val="5C5C5C"/>
                      <w:szCs w:val="22"/>
                    </w:rPr>
                  </w:pPr>
                  <w:proofErr w:type="gramStart"/>
                  <w:ins w:id="2128" w:author="yukina minato" w:date="2025-09-07T17:09:00Z" w16du:dateUtc="2025-09-07T09:09:00Z">
                    <w:r w:rsidRPr="00002D6B">
                      <w:rPr>
                        <w:rFonts w:ascii="Consolas" w:eastAsia="Consolas" w:hAnsi="Consolas" w:cs="Consolas"/>
                        <w:color w:val="5C5C5C"/>
                        <w:sz w:val="21"/>
                        <w:shd w:val="clear" w:color="auto" w:fill="F8F8F8"/>
                      </w:rPr>
                      <w:t>bounds.lower</w:t>
                    </w:r>
                    <w:proofErr w:type="gramEnd"/>
                    <w:r w:rsidRPr="00002D6B">
                      <w:rPr>
                        <w:rFonts w:ascii="Consolas" w:eastAsia="Consolas" w:hAnsi="Consolas" w:cs="Consolas"/>
                        <w:color w:val="5C5C5C"/>
                        <w:sz w:val="21"/>
                        <w:shd w:val="clear" w:color="auto" w:fill="F8F8F8"/>
                      </w:rPr>
                      <w:t> =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986801"/>
                        <w:sz w:val="21"/>
                        <w:shd w:val="clear" w:color="auto" w:fill="F8F8F8"/>
                      </w:rPr>
                      <w:t>70</w:t>
                    </w:r>
                    <w:r w:rsidRPr="00002D6B">
                      <w:rPr>
                        <w:rFonts w:ascii="Consolas" w:eastAsia="Consolas" w:hAnsi="Consolas" w:cs="Consolas"/>
                        <w:color w:val="5C5C5C"/>
                        <w:sz w:val="21"/>
                        <w:shd w:val="clear" w:color="auto" w:fill="F8F8F8"/>
                      </w:rPr>
                      <w:t>,   </w:t>
                    </w:r>
                    <w:proofErr w:type="gramEnd"/>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proofErr w:type="gramEnd"/>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70</w:t>
                    </w:r>
                    <w:proofErr w:type="gramEnd"/>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proofErr w:type="gram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986801"/>
                        <w:sz w:val="21"/>
                        <w:shd w:val="clear" w:color="auto" w:fill="F8F8F8"/>
                      </w:rPr>
                      <w:t>70</w:t>
                    </w:r>
                    <w:r w:rsidRPr="00002D6B">
                      <w:rPr>
                        <w:rFonts w:ascii="Consolas" w:eastAsia="Consolas" w:hAnsi="Consolas" w:cs="Consolas"/>
                        <w:color w:val="5C5C5C"/>
                        <w:sz w:val="21"/>
                        <w:shd w:val="clear" w:color="auto" w:fill="F8F8F8"/>
                      </w:rPr>
                      <w:t>,   </w:t>
                    </w:r>
                    <w:proofErr w:type="gramEnd"/>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proofErr w:type="gramEnd"/>
                    <w:r w:rsidRPr="00002D6B">
                      <w:rPr>
                        <w:rFonts w:ascii="Consolas" w:eastAsia="Consolas" w:hAnsi="Consolas" w:cs="Consolas"/>
                        <w:color w:val="5C5C5C"/>
                        <w:sz w:val="21"/>
                        <w:shd w:val="clear" w:color="auto" w:fill="F8F8F8"/>
                      </w:rPr>
                      <w:t>];</w:t>
                    </w:r>
                  </w:ins>
                </w:p>
                <w:p w14:paraId="0AEAFC8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29" w:author="yukina minato" w:date="2025-09-07T17:09:00Z" w16du:dateUtc="2025-09-07T09:09:00Z"/>
                      <w:rFonts w:eastAsia="宋体"/>
                      <w:color w:val="5C5C5C"/>
                      <w:szCs w:val="22"/>
                    </w:rPr>
                  </w:pPr>
                  <w:proofErr w:type="gramStart"/>
                  <w:ins w:id="2130" w:author="yukina minato" w:date="2025-09-07T17:09:00Z" w16du:dateUtc="2025-09-07T09:09:00Z">
                    <w:r w:rsidRPr="00002D6B">
                      <w:rPr>
                        <w:rFonts w:ascii="Consolas" w:eastAsia="Consolas" w:hAnsi="Consolas" w:cs="Consolas"/>
                        <w:color w:val="5C5C5C"/>
                        <w:sz w:val="21"/>
                      </w:rPr>
                      <w:t>bounds.upper</w:t>
                    </w:r>
                    <w:proofErr w:type="gramEnd"/>
                    <w:r w:rsidRPr="00002D6B">
                      <w:rPr>
                        <w:rFonts w:ascii="Consolas" w:eastAsia="Consolas" w:hAnsi="Consolas" w:cs="Consolas"/>
                        <w:color w:val="5C5C5C"/>
                        <w:sz w:val="21"/>
                      </w:rPr>
                      <w:t> = [</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Consolas" w:eastAsia="Consolas" w:hAnsi="Consolas" w:cs="Consolas"/>
                        <w:color w:val="986801"/>
                        <w:sz w:val="21"/>
                      </w:rPr>
                      <w:t>140</w:t>
                    </w:r>
                    <w:r w:rsidRPr="00002D6B">
                      <w:rPr>
                        <w:rFonts w:ascii="Consolas" w:eastAsia="Consolas" w:hAnsi="Consolas" w:cs="Consolas"/>
                        <w:color w:val="5C5C5C"/>
                        <w:sz w:val="21"/>
                      </w:rPr>
                      <w:t>, </w:t>
                    </w:r>
                    <w:r w:rsidRPr="00002D6B">
                      <w:rPr>
                        <w:rFonts w:ascii="Consolas" w:eastAsia="Consolas" w:hAnsi="Consolas" w:cs="Consolas"/>
                        <w:color w:val="986801"/>
                        <w:sz w:val="21"/>
                      </w:rPr>
                      <w:t>2</w:t>
                    </w:r>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pi,  </w:t>
                    </w:r>
                    <w:r w:rsidRPr="00002D6B">
                      <w:rPr>
                        <w:rFonts w:ascii="Consolas" w:eastAsia="Consolas" w:hAnsi="Consolas" w:cs="Consolas"/>
                        <w:color w:val="986801"/>
                        <w:sz w:val="21"/>
                      </w:rPr>
                      <w:t>8</w:t>
                    </w:r>
                    <w:proofErr w:type="gramEnd"/>
                    <w:r w:rsidRPr="00002D6B">
                      <w:rPr>
                        <w:rFonts w:ascii="Consolas" w:eastAsia="Consolas" w:hAnsi="Consolas" w:cs="Consolas"/>
                        <w:color w:val="5C5C5C"/>
                        <w:sz w:val="21"/>
                      </w:rPr>
                      <w:t>,   </w:t>
                    </w:r>
                    <w:r w:rsidRPr="00002D6B">
                      <w:rPr>
                        <w:rFonts w:ascii="Consolas" w:eastAsia="Consolas" w:hAnsi="Consolas" w:cs="Consolas"/>
                        <w:color w:val="986801"/>
                        <w:sz w:val="21"/>
                      </w:rPr>
                      <w:t>25</w:t>
                    </w:r>
                    <w:r w:rsidRPr="00002D6B">
                      <w:rPr>
                        <w:rFonts w:ascii="Consolas" w:eastAsia="Consolas" w:hAnsi="Consolas" w:cs="Consolas"/>
                        <w:color w:val="5C5C5C"/>
                        <w:sz w:val="21"/>
                      </w:rPr>
                      <w:t>, </w:t>
                    </w:r>
                    <w:r w:rsidRPr="00002D6B">
                      <w:rPr>
                        <w:rFonts w:ascii="Consolas" w:eastAsia="Consolas" w:hAnsi="Consolas" w:cs="Consolas"/>
                        <w:color w:val="986801"/>
                        <w:sz w:val="21"/>
                      </w:rPr>
                      <w:t>140</w:t>
                    </w:r>
                    <w:r w:rsidRPr="00002D6B">
                      <w:rPr>
                        <w:rFonts w:ascii="Consolas" w:eastAsia="Consolas" w:hAnsi="Consolas" w:cs="Consolas"/>
                        <w:color w:val="5C5C5C"/>
                        <w:sz w:val="21"/>
                      </w:rPr>
                      <w:t>, </w:t>
                    </w:r>
                    <w:r w:rsidRPr="00002D6B">
                      <w:rPr>
                        <w:rFonts w:ascii="Consolas" w:eastAsia="Consolas" w:hAnsi="Consolas" w:cs="Consolas"/>
                        <w:color w:val="986801"/>
                        <w:sz w:val="21"/>
                      </w:rPr>
                      <w:t>2</w:t>
                    </w:r>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pi,  </w:t>
                    </w:r>
                    <w:r w:rsidRPr="00002D6B">
                      <w:rPr>
                        <w:rFonts w:ascii="Consolas" w:eastAsia="Consolas" w:hAnsi="Consolas" w:cs="Consolas"/>
                        <w:color w:val="986801"/>
                        <w:sz w:val="21"/>
                      </w:rPr>
                      <w:t>8</w:t>
                    </w:r>
                    <w:proofErr w:type="gramEnd"/>
                    <w:r w:rsidRPr="00002D6B">
                      <w:rPr>
                        <w:rFonts w:ascii="Consolas" w:eastAsia="Consolas" w:hAnsi="Consolas" w:cs="Consolas"/>
                        <w:color w:val="5C5C5C"/>
                        <w:sz w:val="21"/>
                      </w:rPr>
                      <w:t>,   </w:t>
                    </w:r>
                    <w:r w:rsidRPr="00002D6B">
                      <w:rPr>
                        <w:rFonts w:ascii="Consolas" w:eastAsia="Consolas" w:hAnsi="Consolas" w:cs="Consolas"/>
                        <w:color w:val="986801"/>
                        <w:sz w:val="21"/>
                      </w:rPr>
                      <w:t>35</w:t>
                    </w:r>
                    <w:r w:rsidRPr="00002D6B">
                      <w:rPr>
                        <w:rFonts w:ascii="Consolas" w:eastAsia="Consolas" w:hAnsi="Consolas" w:cs="Consolas"/>
                        <w:color w:val="5C5C5C"/>
                        <w:sz w:val="21"/>
                      </w:rPr>
                      <w:t>, </w:t>
                    </w:r>
                    <w:r w:rsidRPr="00002D6B">
                      <w:rPr>
                        <w:rFonts w:ascii="Consolas" w:eastAsia="Consolas" w:hAnsi="Consolas" w:cs="Consolas"/>
                        <w:color w:val="986801"/>
                        <w:sz w:val="21"/>
                      </w:rPr>
                      <w:t>140</w:t>
                    </w:r>
                    <w:r w:rsidRPr="00002D6B">
                      <w:rPr>
                        <w:rFonts w:ascii="Consolas" w:eastAsia="Consolas" w:hAnsi="Consolas" w:cs="Consolas"/>
                        <w:color w:val="5C5C5C"/>
                        <w:sz w:val="21"/>
                      </w:rPr>
                      <w:t>, </w:t>
                    </w:r>
                    <w:r w:rsidRPr="00002D6B">
                      <w:rPr>
                        <w:rFonts w:ascii="Consolas" w:eastAsia="Consolas" w:hAnsi="Consolas" w:cs="Consolas"/>
                        <w:color w:val="986801"/>
                        <w:sz w:val="21"/>
                      </w:rPr>
                      <w:t>2</w:t>
                    </w:r>
                    <w:r w:rsidRPr="00002D6B">
                      <w:rPr>
                        <w:rFonts w:ascii="Consolas" w:eastAsia="Consolas" w:hAnsi="Consolas" w:cs="Consolas"/>
                        <w:color w:val="5C5C5C"/>
                        <w:sz w:val="21"/>
                      </w:rPr>
                      <w:t>*pi, </w:t>
                    </w:r>
                    <w:r w:rsidRPr="00002D6B">
                      <w:rPr>
                        <w:rFonts w:ascii="Consolas" w:eastAsia="Consolas" w:hAnsi="Consolas" w:cs="Consolas"/>
                        <w:color w:val="986801"/>
                        <w:sz w:val="21"/>
                      </w:rPr>
                      <w:t>8</w:t>
                    </w:r>
                    <w:r w:rsidRPr="00002D6B">
                      <w:rPr>
                        <w:rFonts w:ascii="Consolas" w:eastAsia="Consolas" w:hAnsi="Consolas" w:cs="Consolas"/>
                        <w:color w:val="5C5C5C"/>
                        <w:sz w:val="21"/>
                      </w:rPr>
                      <w:t>];</w:t>
                    </w:r>
                  </w:ins>
                </w:p>
                <w:p w14:paraId="73E5FCD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131" w:author="yukina minato" w:date="2025-09-07T17:09:00Z" w16du:dateUtc="2025-09-07T09:09:00Z"/>
                      <w:rFonts w:eastAsia="宋体"/>
                      <w:color w:val="5C5C5C"/>
                      <w:szCs w:val="22"/>
                    </w:rPr>
                  </w:pPr>
                </w:p>
                <w:p w14:paraId="59228AD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32" w:author="yukina minato" w:date="2025-09-07T17:09:00Z" w16du:dateUtc="2025-09-07T09:09:00Z"/>
                      <w:rFonts w:eastAsia="宋体"/>
                      <w:color w:val="5C5C5C"/>
                      <w:szCs w:val="22"/>
                    </w:rPr>
                  </w:pPr>
                  <w:proofErr w:type="spellStart"/>
                  <w:ins w:id="2133" w:author="yukina minato" w:date="2025-09-07T17:09:00Z" w16du:dateUtc="2025-09-07T09:09:00Z">
                    <w:r w:rsidRPr="00002D6B">
                      <w:rPr>
                        <w:rFonts w:ascii="Consolas" w:eastAsia="Consolas" w:hAnsi="Consolas" w:cs="Consolas"/>
                        <w:color w:val="5C5C5C"/>
                        <w:sz w:val="21"/>
                      </w:rPr>
                      <w:t>p_p_ggg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zeros(</w:t>
                    </w:r>
                    <w:proofErr w:type="spellStart"/>
                    <w:proofErr w:type="gramEnd"/>
                    <w:r w:rsidRPr="00002D6B">
                      <w:rPr>
                        <w:rFonts w:ascii="Consolas" w:eastAsia="Consolas" w:hAnsi="Consolas" w:cs="Consolas"/>
                        <w:color w:val="5C5C5C"/>
                        <w:sz w:val="21"/>
                      </w:rPr>
                      <w:t>p_s_ggg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n_e_ggg</w:t>
                    </w:r>
                    <w:proofErr w:type="spellEnd"/>
                    <w:r w:rsidRPr="00002D6B">
                      <w:rPr>
                        <w:rFonts w:ascii="Consolas" w:eastAsia="Consolas" w:hAnsi="Consolas" w:cs="Consolas"/>
                        <w:color w:val="5C5C5C"/>
                        <w:sz w:val="21"/>
                      </w:rPr>
                      <w:t>); </w:t>
                    </w:r>
                  </w:ins>
                </w:p>
                <w:p w14:paraId="1D3645B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134" w:author="yukina minato" w:date="2025-09-07T17:09:00Z" w16du:dateUtc="2025-09-07T09:09:00Z"/>
                      <w:rFonts w:eastAsia="宋体"/>
                      <w:color w:val="5C5C5C"/>
                      <w:szCs w:val="22"/>
                    </w:rPr>
                  </w:pPr>
                  <w:ins w:id="2135" w:author="yukina minato" w:date="2025-09-07T17:09:00Z" w16du:dateUtc="2025-09-07T09:09:00Z">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:n</w:t>
                    </w:r>
                    <w:proofErr w:type="gramEnd"/>
                    <w:r w:rsidRPr="00002D6B">
                      <w:rPr>
                        <w:rFonts w:ascii="Consolas" w:eastAsia="Consolas" w:hAnsi="Consolas" w:cs="Consolas"/>
                        <w:color w:val="5C5C5C"/>
                        <w:sz w:val="21"/>
                        <w:shd w:val="clear" w:color="auto" w:fill="F8F8F8"/>
                      </w:rPr>
                      <w:t>_e_ggg</w:t>
                    </w:r>
                  </w:ins>
                </w:p>
                <w:p w14:paraId="461E040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36" w:author="yukina minato" w:date="2025-09-07T17:09:00Z" w16du:dateUtc="2025-09-07T09:09:00Z"/>
                      <w:rFonts w:eastAsia="宋体"/>
                      <w:color w:val="5C5C5C"/>
                      <w:szCs w:val="22"/>
                    </w:rPr>
                  </w:pPr>
                  <w:ins w:id="2137" w:author="yukina minato" w:date="2025-09-07T17:09:00Z" w16du:dateUtc="2025-09-07T09:09:00Z">
                    <w:r w:rsidRPr="00002D6B">
                      <w:rPr>
                        <w:rFonts w:ascii="Consolas" w:eastAsia="Consolas" w:hAnsi="Consolas" w:cs="Consolas"/>
                        <w:color w:val="5C5C5C"/>
                        <w:sz w:val="21"/>
                      </w:rPr>
                      <w:t>    p_p_ggg</w:t>
                    </w:r>
                    <w:proofErr w:type="gramStart"/>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 i) = </w:t>
                    </w:r>
                    <w:proofErr w:type="gramStart"/>
                    <w:r w:rsidRPr="00002D6B">
                      <w:rPr>
                        <w:rFonts w:ascii="Consolas" w:eastAsia="Consolas" w:hAnsi="Consolas" w:cs="Consolas"/>
                        <w:color w:val="5C5C5C"/>
                        <w:sz w:val="21"/>
                      </w:rPr>
                      <w:t>bounds.</w:t>
                    </w:r>
                    <w:r w:rsidRPr="00002D6B">
                      <w:rPr>
                        <w:rFonts w:ascii="Consolas" w:eastAsia="Consolas" w:hAnsi="Consolas" w:cs="Consolas"/>
                        <w:color w:val="C18401"/>
                        <w:sz w:val="21"/>
                      </w:rPr>
                      <w:t>lower</w:t>
                    </w:r>
                    <w:proofErr w:type="gramEnd"/>
                    <w:r w:rsidRPr="00002D6B">
                      <w:rPr>
                        <w:rFonts w:ascii="Consolas" w:eastAsia="Consolas" w:hAnsi="Consolas" w:cs="Consolas"/>
                        <w:color w:val="5C5C5C"/>
                        <w:sz w:val="21"/>
                      </w:rPr>
                      <w:t>(i) + (</w:t>
                    </w:r>
                    <w:proofErr w:type="gramStart"/>
                    <w:r w:rsidRPr="00002D6B">
                      <w:rPr>
                        <w:rFonts w:ascii="Consolas" w:eastAsia="Consolas" w:hAnsi="Consolas" w:cs="Consolas"/>
                        <w:color w:val="5C5C5C"/>
                        <w:sz w:val="21"/>
                      </w:rPr>
                      <w:t>bounds.</w:t>
                    </w:r>
                    <w:r w:rsidRPr="00002D6B">
                      <w:rPr>
                        <w:rFonts w:ascii="Consolas" w:eastAsia="Consolas" w:hAnsi="Consolas" w:cs="Consolas"/>
                        <w:color w:val="C18401"/>
                        <w:sz w:val="21"/>
                      </w:rPr>
                      <w:t>upper</w:t>
                    </w:r>
                    <w:proofErr w:type="gramEnd"/>
                    <w:r w:rsidRPr="00002D6B">
                      <w:rPr>
                        <w:rFonts w:ascii="Consolas" w:eastAsia="Consolas" w:hAnsi="Consolas" w:cs="Consolas"/>
                        <w:color w:val="5C5C5C"/>
                        <w:sz w:val="21"/>
                      </w:rPr>
                      <w:t>(i) - </w:t>
                    </w:r>
                    <w:proofErr w:type="gramStart"/>
                    <w:r w:rsidRPr="00002D6B">
                      <w:rPr>
                        <w:rFonts w:ascii="Consolas" w:eastAsia="Consolas" w:hAnsi="Consolas" w:cs="Consolas"/>
                        <w:color w:val="5C5C5C"/>
                        <w:sz w:val="21"/>
                      </w:rPr>
                      <w:t>bounds.</w:t>
                    </w:r>
                    <w:r w:rsidRPr="00002D6B">
                      <w:rPr>
                        <w:rFonts w:ascii="Consolas" w:eastAsia="Consolas" w:hAnsi="Consolas" w:cs="Consolas"/>
                        <w:color w:val="C18401"/>
                        <w:sz w:val="21"/>
                      </w:rPr>
                      <w:t>lower</w:t>
                    </w:r>
                    <w:proofErr w:type="gramEnd"/>
                    <w:r w:rsidRPr="00002D6B">
                      <w:rPr>
                        <w:rFonts w:ascii="Consolas" w:eastAsia="Consolas" w:hAnsi="Consolas" w:cs="Consolas"/>
                        <w:color w:val="5C5C5C"/>
                        <w:sz w:val="21"/>
                      </w:rPr>
                      <w:t>(i)) * </w:t>
                    </w:r>
                    <w:proofErr w:type="gramStart"/>
                    <w:r w:rsidRPr="00002D6B">
                      <w:rPr>
                        <w:rFonts w:ascii="Consolas" w:eastAsia="Consolas" w:hAnsi="Consolas" w:cs="Consolas"/>
                        <w:color w:val="5C5C5C"/>
                        <w:sz w:val="21"/>
                      </w:rPr>
                      <w:t>rand(</w:t>
                    </w:r>
                    <w:proofErr w:type="gramEnd"/>
                    <w:r w:rsidRPr="00002D6B">
                      <w:rPr>
                        <w:rFonts w:ascii="Consolas" w:eastAsia="Consolas" w:hAnsi="Consolas" w:cs="Consolas"/>
                        <w:color w:val="5C5C5C"/>
                        <w:sz w:val="21"/>
                      </w:rPr>
                      <w:t>p_s_ggg,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088D6C5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138" w:author="yukina minato" w:date="2025-09-07T17:09:00Z" w16du:dateUtc="2025-09-07T09:09:00Z"/>
                      <w:rFonts w:eastAsia="宋体"/>
                      <w:color w:val="5C5C5C"/>
                      <w:szCs w:val="22"/>
                    </w:rPr>
                  </w:pPr>
                  <w:ins w:id="2139" w:author="yukina minato" w:date="2025-09-07T17:09:00Z" w16du:dateUtc="2025-09-07T09:09:00Z">
                    <w:r w:rsidRPr="00002D6B">
                      <w:rPr>
                        <w:rFonts w:ascii="Consolas" w:eastAsia="Consolas" w:hAnsi="Consolas" w:cs="Consolas"/>
                        <w:color w:val="A626A4"/>
                        <w:sz w:val="21"/>
                        <w:shd w:val="clear" w:color="auto" w:fill="F8F8F8"/>
                      </w:rPr>
                      <w:t>end</w:t>
                    </w:r>
                  </w:ins>
                </w:p>
                <w:p w14:paraId="3483143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2140" w:author="yukina minato" w:date="2025-09-07T17:09:00Z" w16du:dateUtc="2025-09-07T09:09:00Z"/>
                      <w:rFonts w:eastAsia="宋体"/>
                      <w:color w:val="5C5C5C"/>
                      <w:szCs w:val="22"/>
                    </w:rPr>
                  </w:pPr>
                </w:p>
                <w:p w14:paraId="23AC239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141" w:author="yukina minato" w:date="2025-09-07T17:09:00Z" w16du:dateUtc="2025-09-07T09:09:00Z"/>
                      <w:rFonts w:eastAsia="宋体"/>
                      <w:color w:val="5C5C5C"/>
                      <w:szCs w:val="22"/>
                    </w:rPr>
                  </w:pPr>
                  <w:proofErr w:type="spellStart"/>
                  <w:ins w:id="2142" w:author="yukina minato" w:date="2025-09-07T17:09:00Z" w16du:dateUtc="2025-09-07T09:09:00Z">
                    <w:r w:rsidRPr="00002D6B">
                      <w:rPr>
                        <w:rFonts w:ascii="Consolas" w:eastAsia="Consolas" w:hAnsi="Consolas" w:cs="Consolas"/>
                        <w:color w:val="5C5C5C"/>
                        <w:sz w:val="21"/>
                        <w:shd w:val="clear" w:color="auto" w:fill="F8F8F8"/>
                      </w:rPr>
                      <w:t>b_h_ggg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zeros(</w:t>
                    </w:r>
                    <w:proofErr w:type="spellStart"/>
                    <w:proofErr w:type="gramEnd"/>
                    <w:r w:rsidRPr="00002D6B">
                      <w:rPr>
                        <w:rFonts w:ascii="Consolas" w:eastAsia="Consolas" w:hAnsi="Consolas" w:cs="Consolas"/>
                        <w:color w:val="5C5C5C"/>
                        <w:sz w:val="21"/>
                        <w:shd w:val="clear" w:color="auto" w:fill="F8F8F8"/>
                      </w:rPr>
                      <w:t>n_g_ggg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ins>
                </w:p>
                <w:p w14:paraId="1DDDC02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43" w:author="yukina minato" w:date="2025-09-07T17:09:00Z" w16du:dateUtc="2025-09-07T09:09:00Z"/>
                      <w:rFonts w:eastAsia="宋体"/>
                      <w:color w:val="5C5C5C"/>
                      <w:szCs w:val="22"/>
                    </w:rPr>
                  </w:pPr>
                  <w:proofErr w:type="spellStart"/>
                  <w:ins w:id="2144" w:author="yukina minato" w:date="2025-09-07T17:09:00Z" w16du:dateUtc="2025-09-07T09:09:00Z">
                    <w:r w:rsidRPr="00002D6B">
                      <w:rPr>
                        <w:rFonts w:ascii="Consolas" w:eastAsia="Consolas" w:hAnsi="Consolas" w:cs="Consolas"/>
                        <w:color w:val="5C5C5C"/>
                        <w:sz w:val="21"/>
                      </w:rPr>
                      <w:t>g_f_ggg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5F226F4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145" w:author="yukina minato" w:date="2025-09-07T17:09:00Z" w16du:dateUtc="2025-09-07T09:09:00Z"/>
                      <w:rFonts w:eastAsia="宋体"/>
                      <w:color w:val="5C5C5C"/>
                      <w:szCs w:val="22"/>
                    </w:rPr>
                  </w:pPr>
                  <w:proofErr w:type="spellStart"/>
                  <w:ins w:id="2146" w:author="yukina minato" w:date="2025-09-07T17:09:00Z" w16du:dateUtc="2025-09-07T09:09:00Z">
                    <w:r w:rsidRPr="00002D6B">
                      <w:rPr>
                        <w:rFonts w:ascii="Consolas" w:eastAsia="Consolas" w:hAnsi="Consolas" w:cs="Consolas"/>
                        <w:color w:val="5C5C5C"/>
                        <w:sz w:val="21"/>
                        <w:shd w:val="clear" w:color="auto" w:fill="F8F8F8"/>
                      </w:rPr>
                      <w:t>g_i_ggg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zeros(</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n_e_ggg</w:t>
                    </w:r>
                    <w:proofErr w:type="spellEnd"/>
                    <w:r w:rsidRPr="00002D6B">
                      <w:rPr>
                        <w:rFonts w:ascii="Consolas" w:eastAsia="Consolas" w:hAnsi="Consolas" w:cs="Consolas"/>
                        <w:color w:val="5C5C5C"/>
                        <w:sz w:val="21"/>
                        <w:shd w:val="clear" w:color="auto" w:fill="F8F8F8"/>
                      </w:rPr>
                      <w:t>); </w:t>
                    </w:r>
                  </w:ins>
                </w:p>
                <w:p w14:paraId="4713534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47" w:author="yukina minato" w:date="2025-09-07T17:09:00Z" w16du:dateUtc="2025-09-07T09:09:00Z"/>
                      <w:rFonts w:eastAsia="宋体"/>
                      <w:color w:val="5C5C5C"/>
                      <w:szCs w:val="22"/>
                    </w:rPr>
                  </w:pPr>
                  <w:proofErr w:type="spellStart"/>
                  <w:ins w:id="2148" w:author="yukina minato" w:date="2025-09-07T17:09:00Z" w16du:dateUtc="2025-09-07T09:09:00Z">
                    <w:r w:rsidRPr="00002D6B">
                      <w:rPr>
                        <w:rFonts w:ascii="Consolas" w:eastAsia="Consolas" w:hAnsi="Consolas" w:cs="Consolas"/>
                        <w:color w:val="5C5C5C"/>
                        <w:sz w:val="21"/>
                      </w:rPr>
                      <w:t>d_i_ggg</w:t>
                    </w:r>
                    <w:proofErr w:type="spellEnd"/>
                    <w:r w:rsidRPr="00002D6B">
                      <w:rPr>
                        <w:rFonts w:ascii="Consolas" w:eastAsia="Consolas" w:hAnsi="Consolas" w:cs="Consolas"/>
                        <w:color w:val="5C5C5C"/>
                        <w:sz w:val="21"/>
                      </w:rPr>
                      <w:t> = (O - A0) / </w:t>
                    </w:r>
                    <w:proofErr w:type="gramStart"/>
                    <w:r w:rsidRPr="00002D6B">
                      <w:rPr>
                        <w:rFonts w:ascii="Consolas" w:eastAsia="Consolas" w:hAnsi="Consolas" w:cs="Consolas"/>
                        <w:color w:val="5C5C5C"/>
                        <w:sz w:val="21"/>
                      </w:rPr>
                      <w:t>norm(</w:t>
                    </w:r>
                    <w:proofErr w:type="gramEnd"/>
                    <w:r w:rsidRPr="00002D6B">
                      <w:rPr>
                        <w:rFonts w:ascii="Consolas" w:eastAsia="Consolas" w:hAnsi="Consolas" w:cs="Consolas"/>
                        <w:color w:val="5C5C5C"/>
                        <w:sz w:val="21"/>
                      </w:rPr>
                      <w:t>O - A0);</w:t>
                    </w:r>
                  </w:ins>
                </w:p>
                <w:p w14:paraId="4B6EA0E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149" w:author="yukina minato" w:date="2025-09-07T17:09:00Z" w16du:dateUtc="2025-09-07T09:09:00Z"/>
                      <w:rFonts w:eastAsia="宋体"/>
                      <w:color w:val="5C5C5C"/>
                      <w:szCs w:val="22"/>
                    </w:rPr>
                  </w:pPr>
                </w:p>
                <w:p w14:paraId="6E1EF2F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50" w:author="yukina minato" w:date="2025-09-07T17:09:00Z" w16du:dateUtc="2025-09-07T09:09:00Z"/>
                      <w:rFonts w:eastAsia="宋体"/>
                      <w:color w:val="5C5C5C"/>
                      <w:szCs w:val="22"/>
                    </w:rPr>
                  </w:pPr>
                  <w:ins w:id="2151" w:author="yukina minato" w:date="2025-09-07T17:09:00Z" w16du:dateUtc="2025-09-07T09:09:00Z">
                    <w:r w:rsidRPr="00002D6B">
                      <w:rPr>
                        <w:rFonts w:ascii="Consolas" w:eastAsia="Consolas" w:hAnsi="Consolas" w:cs="Consolas"/>
                        <w:color w:val="A626A4"/>
                        <w:sz w:val="21"/>
                      </w:rPr>
                      <w:t>for</w:t>
                    </w:r>
                    <w:r w:rsidRPr="00002D6B">
                      <w:rPr>
                        <w:rFonts w:ascii="Consolas" w:eastAsia="Consolas" w:hAnsi="Consolas" w:cs="Consolas"/>
                        <w:color w:val="5C5C5C"/>
                        <w:sz w:val="21"/>
                      </w:rPr>
                      <w:t> gen = </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:n</w:t>
                    </w:r>
                    <w:proofErr w:type="gramEnd"/>
                    <w:r w:rsidRPr="00002D6B">
                      <w:rPr>
                        <w:rFonts w:ascii="Consolas" w:eastAsia="Consolas" w:hAnsi="Consolas" w:cs="Consolas"/>
                        <w:color w:val="5C5C5C"/>
                        <w:sz w:val="21"/>
                      </w:rPr>
                      <w:t>_g_ggg</w:t>
                    </w:r>
                  </w:ins>
                </w:p>
                <w:p w14:paraId="345CBB89"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152" w:author="yukina minato" w:date="2025-09-07T17:09:00Z" w16du:dateUtc="2025-09-07T09:09:00Z"/>
                      <w:rFonts w:eastAsia="宋体"/>
                      <w:color w:val="5C5C5C"/>
                      <w:szCs w:val="22"/>
                    </w:rPr>
                  </w:pPr>
                  <w:ins w:id="2153" w:author="yukina minato" w:date="2025-09-07T17:09:00Z" w16du:dateUtc="2025-09-07T09:09:00Z">
                    <w:r w:rsidRPr="00002D6B">
                      <w:rPr>
                        <w:rFonts w:ascii="Consolas" w:eastAsia="Consolas" w:hAnsi="Consolas" w:cs="Consolas"/>
                        <w:color w:val="5C5C5C"/>
                        <w:sz w:val="21"/>
                        <w:shd w:val="clear" w:color="auto" w:fill="F8F8F8"/>
                      </w:rPr>
                      <w:t>    fitness = </w:t>
                    </w:r>
                    <w:proofErr w:type="gramStart"/>
                    <w:r w:rsidRPr="00002D6B">
                      <w:rPr>
                        <w:rFonts w:ascii="Consolas" w:eastAsia="Consolas" w:hAnsi="Consolas" w:cs="Consolas"/>
                        <w:color w:val="5C5C5C"/>
                        <w:sz w:val="21"/>
                        <w:shd w:val="clear" w:color="auto" w:fill="F8F8F8"/>
                      </w:rPr>
                      <w:t>zeros(</w:t>
                    </w:r>
                    <w:proofErr w:type="spellStart"/>
                    <w:proofErr w:type="gramEnd"/>
                    <w:r w:rsidRPr="00002D6B">
                      <w:rPr>
                        <w:rFonts w:ascii="Consolas" w:eastAsia="Consolas" w:hAnsi="Consolas" w:cs="Consolas"/>
                        <w:color w:val="5C5C5C"/>
                        <w:sz w:val="21"/>
                        <w:shd w:val="clear" w:color="auto" w:fill="F8F8F8"/>
                      </w:rPr>
                      <w:t>p_s_ggg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649358B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54" w:author="yukina minato" w:date="2025-09-07T17:09:00Z" w16du:dateUtc="2025-09-07T09:09:00Z"/>
                      <w:rFonts w:eastAsia="宋体"/>
                      <w:color w:val="5C5C5C"/>
                      <w:szCs w:val="22"/>
                    </w:rPr>
                  </w:pPr>
                  <w:ins w:id="2155"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:p</w:t>
                    </w:r>
                    <w:proofErr w:type="gramEnd"/>
                    <w:r w:rsidRPr="00002D6B">
                      <w:rPr>
                        <w:rFonts w:ascii="Consolas" w:eastAsia="Consolas" w:hAnsi="Consolas" w:cs="Consolas"/>
                        <w:color w:val="5C5C5C"/>
                        <w:sz w:val="21"/>
                      </w:rPr>
                      <w:t>_s_ggg</w:t>
                    </w:r>
                  </w:ins>
                </w:p>
                <w:p w14:paraId="03BEB46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156" w:author="yukina minato" w:date="2025-09-07T17:09:00Z" w16du:dateUtc="2025-09-07T09:09:00Z"/>
                      <w:rFonts w:eastAsia="宋体"/>
                      <w:color w:val="5C5C5C"/>
                      <w:szCs w:val="22"/>
                    </w:rPr>
                  </w:pPr>
                  <w:ins w:id="2157"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ind</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p_p_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ins>
                </w:p>
                <w:p w14:paraId="461AAF8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58" w:author="yukina minato" w:date="2025-09-07T17:09:00Z" w16du:dateUtc="2025-09-07T09:09:00Z"/>
                      <w:rFonts w:eastAsia="宋体"/>
                      <w:color w:val="5C5C5C"/>
                      <w:szCs w:val="22"/>
                    </w:rPr>
                  </w:pPr>
                  <w:ins w:id="2159" w:author="yukina minato" w:date="2025-09-07T17:09:00Z" w16du:dateUtc="2025-09-07T09:09:00Z">
                    <w:r w:rsidRPr="00002D6B">
                      <w:rPr>
                        <w:rFonts w:ascii="Consolas" w:eastAsia="Consolas" w:hAnsi="Consolas" w:cs="Consolas"/>
                        <w:color w:val="5C5C5C"/>
                        <w:sz w:val="21"/>
                      </w:rPr>
                      <w:t>        t_d1_ggg =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w:t>
                    </w:r>
                    <w:proofErr w:type="gramStart"/>
                    <w:r w:rsidRPr="00002D6B">
                      <w:rPr>
                        <w:rFonts w:ascii="Consolas" w:eastAsia="Consolas" w:hAnsi="Consolas" w:cs="Consolas"/>
                        <w:color w:val="5C5C5C"/>
                        <w:sz w:val="21"/>
                      </w:rPr>
                      <w:t>);  v</w:t>
                    </w:r>
                    <w:proofErr w:type="gramEnd"/>
                    <w:r w:rsidRPr="00002D6B">
                      <w:rPr>
                        <w:rFonts w:ascii="Consolas" w:eastAsia="Consolas" w:hAnsi="Consolas" w:cs="Consolas"/>
                        <w:color w:val="5C5C5C"/>
                        <w:sz w:val="21"/>
                      </w:rPr>
                      <w:t>_f1_ggg =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t_y1_ggg =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 t_l1_ggg =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4</w:t>
                    </w:r>
                    <w:r w:rsidRPr="00002D6B">
                      <w:rPr>
                        <w:rFonts w:ascii="Consolas" w:eastAsia="Consolas" w:hAnsi="Consolas" w:cs="Consolas"/>
                        <w:color w:val="5C5C5C"/>
                        <w:sz w:val="21"/>
                      </w:rPr>
                      <w:t>); % t_deploy1, v_fy1, theta_yaw1, t_delay1</w:t>
                    </w:r>
                  </w:ins>
                </w:p>
                <w:p w14:paraId="08CD848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160" w:author="yukina minato" w:date="2025-09-07T17:09:00Z" w16du:dateUtc="2025-09-07T09:09:00Z"/>
                      <w:rFonts w:eastAsia="宋体"/>
                      <w:color w:val="5C5C5C"/>
                      <w:szCs w:val="22"/>
                    </w:rPr>
                  </w:pPr>
                  <w:ins w:id="2161" w:author="yukina minato" w:date="2025-09-07T17:09:00Z" w16du:dateUtc="2025-09-07T09:09:00Z">
                    <w:r w:rsidRPr="00002D6B">
                      <w:rPr>
                        <w:rFonts w:ascii="Consolas" w:eastAsia="Consolas" w:hAnsi="Consolas" w:cs="Consolas"/>
                        <w:color w:val="5C5C5C"/>
                        <w:sz w:val="21"/>
                        <w:shd w:val="clear" w:color="auto" w:fill="F8F8F8"/>
                      </w:rPr>
                      <w:t>        d_t2_ggg = </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5</w:t>
                    </w:r>
                    <w:proofErr w:type="gramStart"/>
                    <w:r w:rsidRPr="00002D6B">
                      <w:rPr>
                        <w:rFonts w:ascii="Consolas" w:eastAsia="Consolas" w:hAnsi="Consolas" w:cs="Consolas"/>
                        <w:color w:val="5C5C5C"/>
                        <w:sz w:val="21"/>
                        <w:shd w:val="clear" w:color="auto" w:fill="F8F8F8"/>
                      </w:rPr>
                      <w:t>);  v</w:t>
                    </w:r>
                    <w:proofErr w:type="gramEnd"/>
                    <w:r w:rsidRPr="00002D6B">
                      <w:rPr>
                        <w:rFonts w:ascii="Consolas" w:eastAsia="Consolas" w:hAnsi="Consolas" w:cs="Consolas"/>
                        <w:color w:val="5C5C5C"/>
                        <w:sz w:val="21"/>
                        <w:shd w:val="clear" w:color="auto" w:fill="F8F8F8"/>
                      </w:rPr>
                      <w:t>_f2_ggg = </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6</w:t>
                    </w:r>
                    <w:r w:rsidRPr="00002D6B">
                      <w:rPr>
                        <w:rFonts w:ascii="Consolas" w:eastAsia="Consolas" w:hAnsi="Consolas" w:cs="Consolas"/>
                        <w:color w:val="5C5C5C"/>
                        <w:sz w:val="21"/>
                        <w:shd w:val="clear" w:color="auto" w:fill="F8F8F8"/>
                      </w:rPr>
                      <w:t>); t_y2_ggg = </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7</w:t>
                    </w:r>
                    <w:r w:rsidRPr="00002D6B">
                      <w:rPr>
                        <w:rFonts w:ascii="Consolas" w:eastAsia="Consolas" w:hAnsi="Consolas" w:cs="Consolas"/>
                        <w:color w:val="5C5C5C"/>
                        <w:sz w:val="21"/>
                        <w:shd w:val="clear" w:color="auto" w:fill="F8F8F8"/>
                      </w:rPr>
                      <w:t>); t_l2_ggg = </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 % delta_t2, v_fy2, theta_yaw2, t_delay2</w:t>
                    </w:r>
                  </w:ins>
                </w:p>
                <w:p w14:paraId="4F62BDE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62" w:author="yukina minato" w:date="2025-09-07T17:09:00Z" w16du:dateUtc="2025-09-07T09:09:00Z"/>
                      <w:rFonts w:eastAsia="宋体"/>
                      <w:color w:val="5C5C5C"/>
                      <w:szCs w:val="22"/>
                    </w:rPr>
                  </w:pPr>
                  <w:ins w:id="2163" w:author="yukina minato" w:date="2025-09-07T17:09:00Z" w16du:dateUtc="2025-09-07T09:09:00Z">
                    <w:r w:rsidRPr="00002D6B">
                      <w:rPr>
                        <w:rFonts w:ascii="Consolas" w:eastAsia="Consolas" w:hAnsi="Consolas" w:cs="Consolas"/>
                        <w:color w:val="5C5C5C"/>
                        <w:sz w:val="21"/>
                      </w:rPr>
                      <w:t>        d_t3_ggg =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9</w:t>
                    </w:r>
                    <w:proofErr w:type="gramStart"/>
                    <w:r w:rsidRPr="00002D6B">
                      <w:rPr>
                        <w:rFonts w:ascii="Consolas" w:eastAsia="Consolas" w:hAnsi="Consolas" w:cs="Consolas"/>
                        <w:color w:val="5C5C5C"/>
                        <w:sz w:val="21"/>
                      </w:rPr>
                      <w:t>);  v</w:t>
                    </w:r>
                    <w:proofErr w:type="gramEnd"/>
                    <w:r w:rsidRPr="00002D6B">
                      <w:rPr>
                        <w:rFonts w:ascii="Consolas" w:eastAsia="Consolas" w:hAnsi="Consolas" w:cs="Consolas"/>
                        <w:color w:val="5C5C5C"/>
                        <w:sz w:val="21"/>
                      </w:rPr>
                      <w:t>_f3_ggg =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10</w:t>
                    </w:r>
                    <w:proofErr w:type="gramStart"/>
                    <w:r w:rsidRPr="00002D6B">
                      <w:rPr>
                        <w:rFonts w:ascii="Consolas" w:eastAsia="Consolas" w:hAnsi="Consolas" w:cs="Consolas"/>
                        <w:color w:val="5C5C5C"/>
                        <w:sz w:val="21"/>
                      </w:rPr>
                      <w:t>);t</w:t>
                    </w:r>
                    <w:proofErr w:type="gramEnd"/>
                    <w:r w:rsidRPr="00002D6B">
                      <w:rPr>
                        <w:rFonts w:ascii="Consolas" w:eastAsia="Consolas" w:hAnsi="Consolas" w:cs="Consolas"/>
                        <w:color w:val="5C5C5C"/>
                        <w:sz w:val="21"/>
                      </w:rPr>
                      <w:t>_y3_ggg =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11</w:t>
                    </w:r>
                    <w:proofErr w:type="gramStart"/>
                    <w:r w:rsidRPr="00002D6B">
                      <w:rPr>
                        <w:rFonts w:ascii="Consolas" w:eastAsia="Consolas" w:hAnsi="Consolas" w:cs="Consolas"/>
                        <w:color w:val="5C5C5C"/>
                        <w:sz w:val="21"/>
                      </w:rPr>
                      <w:t>);t</w:t>
                    </w:r>
                    <w:proofErr w:type="gramEnd"/>
                    <w:r w:rsidRPr="00002D6B">
                      <w:rPr>
                        <w:rFonts w:ascii="Consolas" w:eastAsia="Consolas" w:hAnsi="Consolas" w:cs="Consolas"/>
                        <w:color w:val="5C5C5C"/>
                        <w:sz w:val="21"/>
                      </w:rPr>
                      <w:t>_l3_ggg =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12</w:t>
                    </w:r>
                    <w:proofErr w:type="gramStart"/>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 delta_t3, v_fy3, theta_yaw3, t_delay3</w:t>
                    </w:r>
                  </w:ins>
                </w:p>
                <w:p w14:paraId="1A1C5F5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164" w:author="yukina minato" w:date="2025-09-07T17:09:00Z" w16du:dateUtc="2025-09-07T09:09:00Z"/>
                      <w:rFonts w:eastAsia="宋体"/>
                      <w:color w:val="5C5C5C"/>
                      <w:szCs w:val="22"/>
                    </w:rPr>
                  </w:pPr>
                </w:p>
                <w:p w14:paraId="4D81B82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65" w:author="yukina minato" w:date="2025-09-07T17:09:00Z" w16du:dateUtc="2025-09-07T09:09:00Z"/>
                      <w:rFonts w:eastAsia="宋体"/>
                      <w:color w:val="5C5C5C"/>
                      <w:szCs w:val="22"/>
                    </w:rPr>
                  </w:pPr>
                  <w:ins w:id="2166" w:author="yukina minato" w:date="2025-09-07T17:09:00Z" w16du:dateUtc="2025-09-07T09:09:00Z">
                    <w:r w:rsidRPr="00002D6B">
                      <w:rPr>
                        <w:rFonts w:ascii="Consolas" w:eastAsia="Consolas" w:hAnsi="Consolas" w:cs="Consolas"/>
                        <w:color w:val="5C5C5C"/>
                        <w:sz w:val="21"/>
                      </w:rPr>
                      <w:t>        t_d2_ggg = t_d1_ggg + </w:t>
                    </w:r>
                    <w:r w:rsidRPr="00002D6B">
                      <w:rPr>
                        <w:rFonts w:ascii="Consolas" w:eastAsia="Consolas" w:hAnsi="Consolas" w:cs="Consolas"/>
                        <w:color w:val="986801"/>
                        <w:sz w:val="21"/>
                      </w:rPr>
                      <w:t>1</w:t>
                    </w:r>
                    <w:r w:rsidRPr="00002D6B">
                      <w:rPr>
                        <w:rFonts w:ascii="Consolas" w:eastAsia="Consolas" w:hAnsi="Consolas" w:cs="Consolas"/>
                        <w:color w:val="5C5C5C"/>
                        <w:sz w:val="21"/>
                      </w:rPr>
                      <w:t> + d_t2_ggg;</w:t>
                    </w:r>
                  </w:ins>
                </w:p>
                <w:p w14:paraId="0482E1E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167" w:author="yukina minato" w:date="2025-09-07T17:09:00Z" w16du:dateUtc="2025-09-07T09:09:00Z"/>
                      <w:rFonts w:eastAsia="宋体"/>
                      <w:color w:val="5C5C5C"/>
                      <w:szCs w:val="22"/>
                    </w:rPr>
                  </w:pPr>
                  <w:ins w:id="2168" w:author="yukina minato" w:date="2025-09-07T17:09:00Z" w16du:dateUtc="2025-09-07T09:09:00Z">
                    <w:r w:rsidRPr="00002D6B">
                      <w:rPr>
                        <w:rFonts w:ascii="Consolas" w:eastAsia="Consolas" w:hAnsi="Consolas" w:cs="Consolas"/>
                        <w:color w:val="5C5C5C"/>
                        <w:sz w:val="21"/>
                        <w:shd w:val="clear" w:color="auto" w:fill="F8F8F8"/>
                      </w:rPr>
                      <w:t>        t_d3_ggg = t_d2_ggg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d_t3_ggg; </w:t>
                    </w:r>
                  </w:ins>
                </w:p>
                <w:p w14:paraId="2C2108B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69" w:author="yukina minato" w:date="2025-09-07T17:09:00Z" w16du:dateUtc="2025-09-07T09:09:00Z"/>
                      <w:rFonts w:eastAsia="宋体"/>
                      <w:color w:val="5C5C5C"/>
                      <w:szCs w:val="22"/>
                    </w:rPr>
                  </w:pPr>
                  <w:ins w:id="2170" w:author="yukina minato" w:date="2025-09-07T17:09:00Z" w16du:dateUtc="2025-09-07T09:09:00Z">
                    <w:r w:rsidRPr="00002D6B">
                      <w:rPr>
                        <w:rFonts w:ascii="Consolas" w:eastAsia="Consolas" w:hAnsi="Consolas" w:cs="Consolas"/>
                        <w:color w:val="5C5C5C"/>
                        <w:sz w:val="21"/>
                      </w:rPr>
                      <w:t>        </w:t>
                    </w:r>
                  </w:ins>
                </w:p>
                <w:p w14:paraId="0A57943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171" w:author="yukina minato" w:date="2025-09-07T17:09:00Z" w16du:dateUtc="2025-09-07T09:09:00Z"/>
                      <w:rFonts w:eastAsia="宋体"/>
                      <w:color w:val="5C5C5C"/>
                      <w:szCs w:val="22"/>
                    </w:rPr>
                  </w:pPr>
                  <w:ins w:id="2172" w:author="yukina minato" w:date="2025-09-07T17:09:00Z" w16du:dateUtc="2025-09-07T09:09:00Z">
                    <w:r w:rsidRPr="00002D6B">
                      <w:rPr>
                        <w:rFonts w:ascii="Consolas" w:eastAsia="Consolas" w:hAnsi="Consolas" w:cs="Consolas"/>
                        <w:color w:val="5C5C5C"/>
                        <w:sz w:val="21"/>
                        <w:shd w:val="clear" w:color="auto" w:fill="F8F8F8"/>
                      </w:rPr>
                      <w:t>        if t_d3_ggg &gt; </w:t>
                    </w:r>
                    <w:proofErr w:type="spellStart"/>
                    <w:r w:rsidRPr="00002D6B">
                      <w:rPr>
                        <w:rFonts w:ascii="Consolas" w:eastAsia="Consolas" w:hAnsi="Consolas" w:cs="Consolas"/>
                        <w:color w:val="5C5C5C"/>
                        <w:sz w:val="21"/>
                        <w:shd w:val="clear" w:color="auto" w:fill="F8F8F8"/>
                      </w:rPr>
                      <w:t>t_end</w:t>
                    </w:r>
                    <w:proofErr w:type="spellEnd"/>
                  </w:ins>
                </w:p>
                <w:p w14:paraId="5CDCFB7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73" w:author="yukina minato" w:date="2025-09-07T17:09:00Z" w16du:dateUtc="2025-09-07T09:09:00Z"/>
                      <w:rFonts w:eastAsia="宋体"/>
                      <w:color w:val="5C5C5C"/>
                      <w:szCs w:val="22"/>
                    </w:rPr>
                  </w:pPr>
                  <w:ins w:id="2174" w:author="yukina minato" w:date="2025-09-07T17:09:00Z" w16du:dateUtc="2025-09-07T09:09:00Z">
                    <w:r w:rsidRPr="00002D6B">
                      <w:rPr>
                        <w:rFonts w:ascii="Consolas" w:eastAsia="Consolas" w:hAnsi="Consolas" w:cs="Consolas"/>
                        <w:color w:val="5C5C5C"/>
                        <w:sz w:val="21"/>
                      </w:rPr>
                      <w:t>            fitness(</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24A89C2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175" w:author="yukina minato" w:date="2025-09-07T17:09:00Z" w16du:dateUtc="2025-09-07T09:09:00Z"/>
                      <w:rFonts w:eastAsia="宋体"/>
                      <w:color w:val="5C5C5C"/>
                      <w:szCs w:val="22"/>
                    </w:rPr>
                  </w:pPr>
                  <w:ins w:id="2176" w:author="yukina minato" w:date="2025-09-07T17:09:00Z" w16du:dateUtc="2025-09-07T09:09:00Z">
                    <w:r w:rsidRPr="00002D6B">
                      <w:rPr>
                        <w:rFonts w:ascii="Consolas" w:eastAsia="Consolas" w:hAnsi="Consolas" w:cs="Consolas"/>
                        <w:color w:val="5C5C5C"/>
                        <w:sz w:val="21"/>
                        <w:shd w:val="clear" w:color="auto" w:fill="F8F8F8"/>
                      </w:rPr>
                      <w:t>            continue;</w:t>
                    </w:r>
                  </w:ins>
                </w:p>
                <w:p w14:paraId="737BC21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77" w:author="yukina minato" w:date="2025-09-07T17:09:00Z" w16du:dateUtc="2025-09-07T09:09:00Z"/>
                      <w:rFonts w:eastAsia="宋体"/>
                      <w:color w:val="5C5C5C"/>
                      <w:szCs w:val="22"/>
                    </w:rPr>
                  </w:pPr>
                  <w:ins w:id="2178"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6DD2979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179" w:author="yukina minato" w:date="2025-09-07T17:09:00Z" w16du:dateUtc="2025-09-07T09:09:00Z"/>
                      <w:rFonts w:eastAsia="宋体"/>
                      <w:color w:val="5C5C5C"/>
                      <w:szCs w:val="22"/>
                    </w:rPr>
                  </w:pPr>
                  <w:ins w:id="2180" w:author="yukina minato" w:date="2025-09-07T17:09:00Z" w16du:dateUtc="2025-09-07T09:09:00Z">
                    <w:r w:rsidRPr="00002D6B">
                      <w:rPr>
                        <w:rFonts w:ascii="Consolas" w:eastAsia="Consolas" w:hAnsi="Consolas" w:cs="Consolas"/>
                        <w:color w:val="5C5C5C"/>
                        <w:sz w:val="21"/>
                        <w:shd w:val="clear" w:color="auto" w:fill="F8F8F8"/>
                      </w:rPr>
                      <w:t>        </w:t>
                    </w:r>
                  </w:ins>
                </w:p>
                <w:p w14:paraId="430F748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81" w:author="yukina minato" w:date="2025-09-07T17:09:00Z" w16du:dateUtc="2025-09-07T09:09:00Z"/>
                      <w:rFonts w:eastAsia="宋体"/>
                      <w:color w:val="5C5C5C"/>
                      <w:szCs w:val="22"/>
                    </w:rPr>
                  </w:pPr>
                  <w:ins w:id="2182" w:author="yukina minato" w:date="2025-09-07T17:09:00Z" w16du:dateUtc="2025-09-07T09:09:00Z">
                    <w:r w:rsidRPr="00002D6B">
                      <w:rPr>
                        <w:rFonts w:ascii="Consolas" w:eastAsia="Consolas" w:hAnsi="Consolas" w:cs="Consolas"/>
                        <w:color w:val="5C5C5C"/>
                        <w:sz w:val="21"/>
                      </w:rPr>
                      <w:t>        a_p1_ggg = A0 + </w:t>
                    </w:r>
                    <w:proofErr w:type="spellStart"/>
                    <w:r w:rsidRPr="00002D6B">
                      <w:rPr>
                        <w:rFonts w:ascii="Consolas" w:eastAsia="Consolas" w:hAnsi="Consolas" w:cs="Consolas"/>
                        <w:color w:val="5C5C5C"/>
                        <w:sz w:val="21"/>
                      </w:rPr>
                      <w:t>v_a</w:t>
                    </w:r>
                    <w:proofErr w:type="spellEnd"/>
                    <w:r w:rsidRPr="00002D6B">
                      <w:rPr>
                        <w:rFonts w:ascii="Consolas" w:eastAsia="Consolas" w:hAnsi="Consolas" w:cs="Consolas"/>
                        <w:color w:val="5C5C5C"/>
                        <w:sz w:val="21"/>
                      </w:rPr>
                      <w:t> * t_d1_ggg * </w:t>
                    </w:r>
                    <w:proofErr w:type="spellStart"/>
                    <w:r w:rsidRPr="00002D6B">
                      <w:rPr>
                        <w:rFonts w:ascii="Consolas" w:eastAsia="Consolas" w:hAnsi="Consolas" w:cs="Consolas"/>
                        <w:color w:val="5C5C5C"/>
                        <w:sz w:val="21"/>
                      </w:rPr>
                      <w:t>d_i_ggg</w:t>
                    </w:r>
                    <w:proofErr w:type="spellEnd"/>
                    <w:r w:rsidRPr="00002D6B">
                      <w:rPr>
                        <w:rFonts w:ascii="Consolas" w:eastAsia="Consolas" w:hAnsi="Consolas" w:cs="Consolas"/>
                        <w:color w:val="5C5C5C"/>
                        <w:sz w:val="21"/>
                      </w:rPr>
                      <w:t>; </w:t>
                    </w:r>
                  </w:ins>
                </w:p>
                <w:p w14:paraId="42F5F05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183" w:author="yukina minato" w:date="2025-09-07T17:09:00Z" w16du:dateUtc="2025-09-07T09:09:00Z"/>
                      <w:rFonts w:eastAsia="宋体"/>
                      <w:color w:val="5C5C5C"/>
                      <w:szCs w:val="22"/>
                    </w:rPr>
                  </w:pPr>
                  <w:ins w:id="2184" w:author="yukina minato" w:date="2025-09-07T17:09:00Z" w16du:dateUtc="2025-09-07T09:09:00Z">
                    <w:r w:rsidRPr="00002D6B">
                      <w:rPr>
                        <w:rFonts w:ascii="Consolas" w:eastAsia="Consolas" w:hAnsi="Consolas" w:cs="Consolas"/>
                        <w:color w:val="5C5C5C"/>
                        <w:sz w:val="21"/>
                        <w:shd w:val="clear" w:color="auto" w:fill="F8F8F8"/>
                      </w:rPr>
                      <w:t>        d_v1_ggg = [v_f1_ggg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(t_y1_ggg), v_f1_ggg * </w:t>
                    </w:r>
                    <w:r w:rsidRPr="00002D6B">
                      <w:rPr>
                        <w:rFonts w:ascii="Consolas" w:eastAsia="Consolas" w:hAnsi="Consolas" w:cs="Consolas"/>
                        <w:color w:val="C18401"/>
                        <w:sz w:val="21"/>
                        <w:shd w:val="clear" w:color="auto" w:fill="F8F8F8"/>
                      </w:rPr>
                      <w:t>sin</w:t>
                    </w:r>
                    <w:r w:rsidRPr="00002D6B">
                      <w:rPr>
                        <w:rFonts w:ascii="Consolas" w:eastAsia="Consolas" w:hAnsi="Consolas" w:cs="Consolas"/>
                        <w:color w:val="5C5C5C"/>
                        <w:sz w:val="21"/>
                        <w:shd w:val="clear" w:color="auto" w:fill="F8F8F8"/>
                      </w:rPr>
                      <w:t>(t_y1_ggg),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ins>
                </w:p>
                <w:p w14:paraId="701284F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85" w:author="yukina minato" w:date="2025-09-07T17:09:00Z" w16du:dateUtc="2025-09-07T09:09:00Z"/>
                      <w:rFonts w:eastAsia="宋体"/>
                      <w:color w:val="5C5C5C"/>
                      <w:szCs w:val="22"/>
                    </w:rPr>
                  </w:pPr>
                  <w:ins w:id="2186" w:author="yukina minato" w:date="2025-09-07T17:09:00Z" w16du:dateUtc="2025-09-07T09:09:00Z">
                    <w:r w:rsidRPr="00002D6B">
                      <w:rPr>
                        <w:rFonts w:ascii="Consolas" w:eastAsia="Consolas" w:hAnsi="Consolas" w:cs="Consolas"/>
                        <w:color w:val="5C5C5C"/>
                        <w:sz w:val="21"/>
                      </w:rPr>
                      <w:t>        a_p2_ggg = a_p1_ggg + d_v1_ggg * (t_d2_ggg - t_d1_ggg);</w:t>
                    </w:r>
                  </w:ins>
                </w:p>
                <w:p w14:paraId="1183AA29"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187" w:author="yukina minato" w:date="2025-09-07T17:09:00Z" w16du:dateUtc="2025-09-07T09:09:00Z"/>
                      <w:rFonts w:eastAsia="宋体"/>
                      <w:color w:val="5C5C5C"/>
                      <w:szCs w:val="22"/>
                    </w:rPr>
                  </w:pPr>
                  <w:ins w:id="2188" w:author="yukina minato" w:date="2025-09-07T17:09:00Z" w16du:dateUtc="2025-09-07T09:09:00Z">
                    <w:r w:rsidRPr="00002D6B">
                      <w:rPr>
                        <w:rFonts w:ascii="Consolas" w:eastAsia="Consolas" w:hAnsi="Consolas" w:cs="Consolas"/>
                        <w:color w:val="5C5C5C"/>
                        <w:sz w:val="21"/>
                        <w:shd w:val="clear" w:color="auto" w:fill="F8F8F8"/>
                      </w:rPr>
                      <w:t>        d_v2_ggg = [v_f2_ggg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(t_y2_ggg), v_f2_ggg * </w:t>
                    </w:r>
                    <w:r w:rsidRPr="00002D6B">
                      <w:rPr>
                        <w:rFonts w:ascii="Consolas" w:eastAsia="Consolas" w:hAnsi="Consolas" w:cs="Consolas"/>
                        <w:color w:val="C18401"/>
                        <w:sz w:val="21"/>
                        <w:shd w:val="clear" w:color="auto" w:fill="F8F8F8"/>
                      </w:rPr>
                      <w:t>sin</w:t>
                    </w:r>
                    <w:r w:rsidRPr="00002D6B">
                      <w:rPr>
                        <w:rFonts w:ascii="Consolas" w:eastAsia="Consolas" w:hAnsi="Consolas" w:cs="Consolas"/>
                        <w:color w:val="5C5C5C"/>
                        <w:sz w:val="21"/>
                        <w:shd w:val="clear" w:color="auto" w:fill="F8F8F8"/>
                      </w:rPr>
                      <w:t>(t_y2_ggg),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0323A3D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89" w:author="yukina minato" w:date="2025-09-07T17:09:00Z" w16du:dateUtc="2025-09-07T09:09:00Z"/>
                      <w:rFonts w:eastAsia="宋体"/>
                      <w:color w:val="5C5C5C"/>
                      <w:szCs w:val="22"/>
                    </w:rPr>
                  </w:pPr>
                  <w:ins w:id="2190" w:author="yukina minato" w:date="2025-09-07T17:09:00Z" w16du:dateUtc="2025-09-07T09:09:00Z">
                    <w:r w:rsidRPr="00002D6B">
                      <w:rPr>
                        <w:rFonts w:ascii="Consolas" w:eastAsia="Consolas" w:hAnsi="Consolas" w:cs="Consolas"/>
                        <w:color w:val="5C5C5C"/>
                        <w:sz w:val="21"/>
                      </w:rPr>
                      <w:t>        a_p3_ggg = a_p2_ggg + d_v2_ggg * (t_d3_ggg - t_d2_ggg); </w:t>
                    </w:r>
                  </w:ins>
                </w:p>
                <w:p w14:paraId="09502FE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191" w:author="yukina minato" w:date="2025-09-07T17:09:00Z" w16du:dateUtc="2025-09-07T09:09:00Z"/>
                      <w:rFonts w:eastAsia="宋体"/>
                      <w:color w:val="5C5C5C"/>
                      <w:szCs w:val="22"/>
                    </w:rPr>
                  </w:pPr>
                  <w:ins w:id="2192" w:author="yukina minato" w:date="2025-09-07T17:09:00Z" w16du:dateUtc="2025-09-07T09:09:00Z">
                    <w:r w:rsidRPr="00002D6B">
                      <w:rPr>
                        <w:rFonts w:ascii="Consolas" w:eastAsia="Consolas" w:hAnsi="Consolas" w:cs="Consolas"/>
                        <w:color w:val="5C5C5C"/>
                        <w:sz w:val="21"/>
                        <w:shd w:val="clear" w:color="auto" w:fill="F8F8F8"/>
                      </w:rPr>
                      <w:t>        d_v3_ggg = [v_f3_ggg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(t_y3_ggg), v_f3_ggg * </w:t>
                    </w:r>
                    <w:r w:rsidRPr="00002D6B">
                      <w:rPr>
                        <w:rFonts w:ascii="Consolas" w:eastAsia="Consolas" w:hAnsi="Consolas" w:cs="Consolas"/>
                        <w:color w:val="C18401"/>
                        <w:sz w:val="21"/>
                        <w:shd w:val="clear" w:color="auto" w:fill="F8F8F8"/>
                      </w:rPr>
                      <w:t>sin</w:t>
                    </w:r>
                    <w:r w:rsidRPr="00002D6B">
                      <w:rPr>
                        <w:rFonts w:ascii="Consolas" w:eastAsia="Consolas" w:hAnsi="Consolas" w:cs="Consolas"/>
                        <w:color w:val="5C5C5C"/>
                        <w:sz w:val="21"/>
                        <w:shd w:val="clear" w:color="auto" w:fill="F8F8F8"/>
                      </w:rPr>
                      <w:t>(t_y3_ggg),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ins>
                </w:p>
                <w:p w14:paraId="644A02B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2193" w:author="yukina minato" w:date="2025-09-07T17:09:00Z" w16du:dateUtc="2025-09-07T09:09:00Z"/>
                      <w:rFonts w:eastAsia="宋体"/>
                      <w:color w:val="5C5C5C"/>
                      <w:szCs w:val="22"/>
                    </w:rPr>
                  </w:pPr>
                </w:p>
                <w:p w14:paraId="0656080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194" w:author="yukina minato" w:date="2025-09-07T17:09:00Z" w16du:dateUtc="2025-09-07T09:09:00Z"/>
                      <w:rFonts w:eastAsia="宋体"/>
                      <w:color w:val="5C5C5C"/>
                      <w:szCs w:val="22"/>
                    </w:rPr>
                  </w:pPr>
                  <w:ins w:id="2195" w:author="yukina minato" w:date="2025-09-07T17:09:00Z" w16du:dateUtc="2025-09-07T09:09:00Z">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5C5C5C"/>
                        <w:sz w:val="21"/>
                        <w:shd w:val="clear" w:color="auto" w:fill="F8F8F8"/>
                      </w:rPr>
                      <w:t>params.grenade</w:t>
                    </w:r>
                    <w:proofErr w:type="gramEnd"/>
                    <w:r w:rsidRPr="00002D6B">
                      <w:rPr>
                        <w:rFonts w:ascii="Consolas" w:eastAsia="Consolas" w:hAnsi="Consolas" w:cs="Consolas"/>
                        <w:color w:val="5C5C5C"/>
                        <w:sz w:val="21"/>
                        <w:shd w:val="clear" w:color="auto" w:fill="F8F8F8"/>
                      </w:rPr>
                      <w:t>1 = </w:t>
                    </w:r>
                    <w:proofErr w:type="gramStart"/>
                    <w:r w:rsidRPr="00002D6B">
                      <w:rPr>
                        <w:rFonts w:ascii="Consolas" w:eastAsia="Consolas" w:hAnsi="Consolas" w:cs="Consolas"/>
                        <w:color w:val="5C5C5C"/>
                        <w:sz w:val="21"/>
                        <w:shd w:val="clear" w:color="auto" w:fill="F8F8F8"/>
                      </w:rPr>
                      <w:t>struct(</w:t>
                    </w:r>
                    <w:proofErr w:type="gramEnd"/>
                    <w:r w:rsidRPr="00002D6B">
                      <w:rPr>
                        <w:rFonts w:ascii="Consolas" w:eastAsia="Consolas" w:hAnsi="Consolas" w:cs="Consolas"/>
                        <w:color w:val="50A14F"/>
                        <w:sz w:val="21"/>
                        <w:shd w:val="clear" w:color="auto" w:fill="F8F8F8"/>
                      </w:rPr>
                      <w:t>'t_deploy'</w:t>
                    </w:r>
                    <w:r w:rsidRPr="00002D6B">
                      <w:rPr>
                        <w:rFonts w:ascii="Consolas" w:eastAsia="Consolas" w:hAnsi="Consolas" w:cs="Consolas"/>
                        <w:color w:val="5C5C5C"/>
                        <w:sz w:val="21"/>
                        <w:shd w:val="clear" w:color="auto" w:fill="F8F8F8"/>
                      </w:rPr>
                      <w:t>, t_d1_ggg, </w:t>
                    </w:r>
                    <w:r w:rsidRPr="00002D6B">
                      <w:rPr>
                        <w:rFonts w:ascii="Consolas" w:eastAsia="Consolas" w:hAnsi="Consolas" w:cs="Consolas"/>
                        <w:color w:val="50A14F"/>
                        <w:sz w:val="21"/>
                        <w:shd w:val="clear" w:color="auto" w:fill="F8F8F8"/>
                      </w:rPr>
                      <w:t>'deploy_pos'</w:t>
                    </w:r>
                    <w:r w:rsidRPr="00002D6B">
                      <w:rPr>
                        <w:rFonts w:ascii="Consolas" w:eastAsia="Consolas" w:hAnsi="Consolas" w:cs="Consolas"/>
                        <w:color w:val="5C5C5C"/>
                        <w:sz w:val="21"/>
                        <w:shd w:val="clear" w:color="auto" w:fill="F8F8F8"/>
                      </w:rPr>
                      <w:t>, a_p1_ggg, </w:t>
                    </w:r>
                    <w:r w:rsidRPr="00002D6B">
                      <w:rPr>
                        <w:rFonts w:ascii="Consolas" w:eastAsia="Consolas" w:hAnsi="Consolas" w:cs="Consolas"/>
                        <w:color w:val="50A14F"/>
                        <w:sz w:val="21"/>
                        <w:shd w:val="clear" w:color="auto" w:fill="F8F8F8"/>
                      </w:rPr>
                      <w:t>'deploy_v_vec'</w:t>
                    </w:r>
                    <w:r w:rsidRPr="00002D6B">
                      <w:rPr>
                        <w:rFonts w:ascii="Consolas" w:eastAsia="Consolas" w:hAnsi="Consolas" w:cs="Consolas"/>
                        <w:color w:val="5C5C5C"/>
                        <w:sz w:val="21"/>
                        <w:shd w:val="clear" w:color="auto" w:fill="F8F8F8"/>
                      </w:rPr>
                      <w:t>, d_v1_ggg, </w:t>
                    </w:r>
                    <w:r w:rsidRPr="00002D6B">
                      <w:rPr>
                        <w:rFonts w:ascii="Consolas" w:eastAsia="Consolas" w:hAnsi="Consolas" w:cs="Consolas"/>
                        <w:color w:val="50A14F"/>
                        <w:sz w:val="21"/>
                        <w:shd w:val="clear" w:color="auto" w:fill="F8F8F8"/>
                      </w:rPr>
                      <w:t>'t_delay'</w:t>
                    </w:r>
                    <w:r w:rsidRPr="00002D6B">
                      <w:rPr>
                        <w:rFonts w:ascii="Consolas" w:eastAsia="Consolas" w:hAnsi="Consolas" w:cs="Consolas"/>
                        <w:color w:val="5C5C5C"/>
                        <w:sz w:val="21"/>
                        <w:shd w:val="clear" w:color="auto" w:fill="F8F8F8"/>
                      </w:rPr>
                      <w:t>, t_l1_ggg, </w:t>
                    </w:r>
                    <w:r w:rsidRPr="00002D6B">
                      <w:rPr>
                        <w:rFonts w:ascii="Consolas" w:eastAsia="Consolas" w:hAnsi="Consolas" w:cs="Consolas"/>
                        <w:color w:val="50A14F"/>
                        <w:sz w:val="21"/>
                        <w:shd w:val="clear" w:color="auto" w:fill="F8F8F8"/>
                      </w:rPr>
                      <w:t>'v_fy'</w:t>
                    </w:r>
                    <w:r w:rsidRPr="00002D6B">
                      <w:rPr>
                        <w:rFonts w:ascii="Consolas" w:eastAsia="Consolas" w:hAnsi="Consolas" w:cs="Consolas"/>
                        <w:color w:val="5C5C5C"/>
                        <w:sz w:val="21"/>
                        <w:shd w:val="clear" w:color="auto" w:fill="F8F8F8"/>
                      </w:rPr>
                      <w:t>, v_f1_ggg, </w:t>
                    </w:r>
                    <w:r w:rsidRPr="00002D6B">
                      <w:rPr>
                        <w:rFonts w:ascii="Consolas" w:eastAsia="Consolas" w:hAnsi="Consolas" w:cs="Consolas"/>
                        <w:color w:val="50A14F"/>
                        <w:sz w:val="21"/>
                        <w:shd w:val="clear" w:color="auto" w:fill="F8F8F8"/>
                      </w:rPr>
                      <w:t>'theta_yaw'</w:t>
                    </w:r>
                    <w:r w:rsidRPr="00002D6B">
                      <w:rPr>
                        <w:rFonts w:ascii="Consolas" w:eastAsia="Consolas" w:hAnsi="Consolas" w:cs="Consolas"/>
                        <w:color w:val="5C5C5C"/>
                        <w:sz w:val="21"/>
                        <w:shd w:val="clear" w:color="auto" w:fill="F8F8F8"/>
                      </w:rPr>
                      <w:t>, t_y1_ggg);</w:t>
                    </w:r>
                  </w:ins>
                </w:p>
                <w:p w14:paraId="2D7DAC0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196" w:author="yukina minato" w:date="2025-09-07T17:09:00Z" w16du:dateUtc="2025-09-07T09:09:00Z"/>
                      <w:rFonts w:eastAsia="宋体"/>
                      <w:color w:val="5C5C5C"/>
                      <w:szCs w:val="22"/>
                    </w:rPr>
                  </w:pPr>
                  <w:ins w:id="2197" w:author="yukina minato" w:date="2025-09-07T17:09:00Z" w16du:dateUtc="2025-09-07T09:09:00Z">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params.grenade</w:t>
                    </w:r>
                    <w:proofErr w:type="gramEnd"/>
                    <w:r w:rsidRPr="00002D6B">
                      <w:rPr>
                        <w:rFonts w:ascii="Consolas" w:eastAsia="Consolas" w:hAnsi="Consolas" w:cs="Consolas"/>
                        <w:color w:val="5C5C5C"/>
                        <w:sz w:val="21"/>
                      </w:rPr>
                      <w:t>2 = </w:t>
                    </w:r>
                    <w:proofErr w:type="gramStart"/>
                    <w:r w:rsidRPr="00002D6B">
                      <w:rPr>
                        <w:rFonts w:ascii="Consolas" w:eastAsia="Consolas" w:hAnsi="Consolas" w:cs="Consolas"/>
                        <w:color w:val="5C5C5C"/>
                        <w:sz w:val="21"/>
                      </w:rPr>
                      <w:t>struct(</w:t>
                    </w:r>
                    <w:proofErr w:type="gramEnd"/>
                    <w:r w:rsidRPr="00002D6B">
                      <w:rPr>
                        <w:rFonts w:ascii="Consolas" w:eastAsia="Consolas" w:hAnsi="Consolas" w:cs="Consolas"/>
                        <w:color w:val="50A14F"/>
                        <w:sz w:val="21"/>
                      </w:rPr>
                      <w:t>'t_deploy'</w:t>
                    </w:r>
                    <w:r w:rsidRPr="00002D6B">
                      <w:rPr>
                        <w:rFonts w:ascii="Consolas" w:eastAsia="Consolas" w:hAnsi="Consolas" w:cs="Consolas"/>
                        <w:color w:val="5C5C5C"/>
                        <w:sz w:val="21"/>
                      </w:rPr>
                      <w:t>, t_d2_ggg, </w:t>
                    </w:r>
                    <w:r w:rsidRPr="00002D6B">
                      <w:rPr>
                        <w:rFonts w:ascii="Consolas" w:eastAsia="Consolas" w:hAnsi="Consolas" w:cs="Consolas"/>
                        <w:color w:val="50A14F"/>
                        <w:sz w:val="21"/>
                      </w:rPr>
                      <w:t>'deploy_pos'</w:t>
                    </w:r>
                    <w:r w:rsidRPr="00002D6B">
                      <w:rPr>
                        <w:rFonts w:ascii="Consolas" w:eastAsia="Consolas" w:hAnsi="Consolas" w:cs="Consolas"/>
                        <w:color w:val="5C5C5C"/>
                        <w:sz w:val="21"/>
                      </w:rPr>
                      <w:t>, a_p2_ggg, </w:t>
                    </w:r>
                    <w:r w:rsidRPr="00002D6B">
                      <w:rPr>
                        <w:rFonts w:ascii="Consolas" w:eastAsia="Consolas" w:hAnsi="Consolas" w:cs="Consolas"/>
                        <w:color w:val="50A14F"/>
                        <w:sz w:val="21"/>
                      </w:rPr>
                      <w:t>'deploy_v_vec'</w:t>
                    </w:r>
                    <w:r w:rsidRPr="00002D6B">
                      <w:rPr>
                        <w:rFonts w:ascii="Consolas" w:eastAsia="Consolas" w:hAnsi="Consolas" w:cs="Consolas"/>
                        <w:color w:val="5C5C5C"/>
                        <w:sz w:val="21"/>
                      </w:rPr>
                      <w:t>, d_v2_ggg, </w:t>
                    </w:r>
                    <w:r w:rsidRPr="00002D6B">
                      <w:rPr>
                        <w:rFonts w:ascii="Consolas" w:eastAsia="Consolas" w:hAnsi="Consolas" w:cs="Consolas"/>
                        <w:color w:val="50A14F"/>
                        <w:sz w:val="21"/>
                      </w:rPr>
                      <w:t>'t_delay'</w:t>
                    </w:r>
                    <w:r w:rsidRPr="00002D6B">
                      <w:rPr>
                        <w:rFonts w:ascii="Consolas" w:eastAsia="Consolas" w:hAnsi="Consolas" w:cs="Consolas"/>
                        <w:color w:val="5C5C5C"/>
                        <w:sz w:val="21"/>
                      </w:rPr>
                      <w:t>, t_l2_ggg, </w:t>
                    </w:r>
                    <w:r w:rsidRPr="00002D6B">
                      <w:rPr>
                        <w:rFonts w:ascii="Consolas" w:eastAsia="Consolas" w:hAnsi="Consolas" w:cs="Consolas"/>
                        <w:color w:val="50A14F"/>
                        <w:sz w:val="21"/>
                      </w:rPr>
                      <w:t>'v_fy'</w:t>
                    </w:r>
                    <w:r w:rsidRPr="00002D6B">
                      <w:rPr>
                        <w:rFonts w:ascii="Consolas" w:eastAsia="Consolas" w:hAnsi="Consolas" w:cs="Consolas"/>
                        <w:color w:val="5C5C5C"/>
                        <w:sz w:val="21"/>
                      </w:rPr>
                      <w:t>, v_f2_ggg, </w:t>
                    </w:r>
                    <w:r w:rsidRPr="00002D6B">
                      <w:rPr>
                        <w:rFonts w:ascii="Consolas" w:eastAsia="Consolas" w:hAnsi="Consolas" w:cs="Consolas"/>
                        <w:color w:val="50A14F"/>
                        <w:sz w:val="21"/>
                      </w:rPr>
                      <w:t>'theta_yaw'</w:t>
                    </w:r>
                    <w:r w:rsidRPr="00002D6B">
                      <w:rPr>
                        <w:rFonts w:ascii="Consolas" w:eastAsia="Consolas" w:hAnsi="Consolas" w:cs="Consolas"/>
                        <w:color w:val="5C5C5C"/>
                        <w:sz w:val="21"/>
                      </w:rPr>
                      <w:t>, t_y2_ggg);</w:t>
                    </w:r>
                  </w:ins>
                </w:p>
                <w:p w14:paraId="493DAC69"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198" w:author="yukina minato" w:date="2025-09-07T17:09:00Z" w16du:dateUtc="2025-09-07T09:09:00Z"/>
                      <w:rFonts w:eastAsia="宋体"/>
                      <w:color w:val="5C5C5C"/>
                      <w:szCs w:val="22"/>
                    </w:rPr>
                  </w:pPr>
                  <w:ins w:id="2199" w:author="yukina minato" w:date="2025-09-07T17:09:00Z" w16du:dateUtc="2025-09-07T09:09:00Z">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5C5C5C"/>
                        <w:sz w:val="21"/>
                        <w:shd w:val="clear" w:color="auto" w:fill="F8F8F8"/>
                      </w:rPr>
                      <w:t>params.grenade</w:t>
                    </w:r>
                    <w:proofErr w:type="gramEnd"/>
                    <w:r w:rsidRPr="00002D6B">
                      <w:rPr>
                        <w:rFonts w:ascii="Consolas" w:eastAsia="Consolas" w:hAnsi="Consolas" w:cs="Consolas"/>
                        <w:color w:val="5C5C5C"/>
                        <w:sz w:val="21"/>
                        <w:shd w:val="clear" w:color="auto" w:fill="F8F8F8"/>
                      </w:rPr>
                      <w:t>3 = </w:t>
                    </w:r>
                    <w:proofErr w:type="gramStart"/>
                    <w:r w:rsidRPr="00002D6B">
                      <w:rPr>
                        <w:rFonts w:ascii="Consolas" w:eastAsia="Consolas" w:hAnsi="Consolas" w:cs="Consolas"/>
                        <w:color w:val="5C5C5C"/>
                        <w:sz w:val="21"/>
                        <w:shd w:val="clear" w:color="auto" w:fill="F8F8F8"/>
                      </w:rPr>
                      <w:t>struct(</w:t>
                    </w:r>
                    <w:proofErr w:type="gramEnd"/>
                    <w:r w:rsidRPr="00002D6B">
                      <w:rPr>
                        <w:rFonts w:ascii="Consolas" w:eastAsia="Consolas" w:hAnsi="Consolas" w:cs="Consolas"/>
                        <w:color w:val="50A14F"/>
                        <w:sz w:val="21"/>
                        <w:shd w:val="clear" w:color="auto" w:fill="F8F8F8"/>
                      </w:rPr>
                      <w:t>'t_deploy'</w:t>
                    </w:r>
                    <w:r w:rsidRPr="00002D6B">
                      <w:rPr>
                        <w:rFonts w:ascii="Consolas" w:eastAsia="Consolas" w:hAnsi="Consolas" w:cs="Consolas"/>
                        <w:color w:val="5C5C5C"/>
                        <w:sz w:val="21"/>
                        <w:shd w:val="clear" w:color="auto" w:fill="F8F8F8"/>
                      </w:rPr>
                      <w:t>, t_d3_ggg, </w:t>
                    </w:r>
                    <w:r w:rsidRPr="00002D6B">
                      <w:rPr>
                        <w:rFonts w:ascii="Consolas" w:eastAsia="Consolas" w:hAnsi="Consolas" w:cs="Consolas"/>
                        <w:color w:val="50A14F"/>
                        <w:sz w:val="21"/>
                        <w:shd w:val="clear" w:color="auto" w:fill="F8F8F8"/>
                      </w:rPr>
                      <w:t>'deploy_pos'</w:t>
                    </w:r>
                    <w:r w:rsidRPr="00002D6B">
                      <w:rPr>
                        <w:rFonts w:ascii="Consolas" w:eastAsia="Consolas" w:hAnsi="Consolas" w:cs="Consolas"/>
                        <w:color w:val="5C5C5C"/>
                        <w:sz w:val="21"/>
                        <w:shd w:val="clear" w:color="auto" w:fill="F8F8F8"/>
                      </w:rPr>
                      <w:t>, a_p3_ggg, </w:t>
                    </w:r>
                    <w:r w:rsidRPr="00002D6B">
                      <w:rPr>
                        <w:rFonts w:ascii="Consolas" w:eastAsia="Consolas" w:hAnsi="Consolas" w:cs="Consolas"/>
                        <w:color w:val="50A14F"/>
                        <w:sz w:val="21"/>
                        <w:shd w:val="clear" w:color="auto" w:fill="F8F8F8"/>
                      </w:rPr>
                      <w:t>'deploy_v_vec'</w:t>
                    </w:r>
                    <w:r w:rsidRPr="00002D6B">
                      <w:rPr>
                        <w:rFonts w:ascii="Consolas" w:eastAsia="Consolas" w:hAnsi="Consolas" w:cs="Consolas"/>
                        <w:color w:val="5C5C5C"/>
                        <w:sz w:val="21"/>
                        <w:shd w:val="clear" w:color="auto" w:fill="F8F8F8"/>
                      </w:rPr>
                      <w:t>, d_v3_ggg, </w:t>
                    </w:r>
                    <w:r w:rsidRPr="00002D6B">
                      <w:rPr>
                        <w:rFonts w:ascii="Consolas" w:eastAsia="Consolas" w:hAnsi="Consolas" w:cs="Consolas"/>
                        <w:color w:val="50A14F"/>
                        <w:sz w:val="21"/>
                        <w:shd w:val="clear" w:color="auto" w:fill="F8F8F8"/>
                      </w:rPr>
                      <w:t>'t_delay'</w:t>
                    </w:r>
                    <w:r w:rsidRPr="00002D6B">
                      <w:rPr>
                        <w:rFonts w:ascii="Consolas" w:eastAsia="Consolas" w:hAnsi="Consolas" w:cs="Consolas"/>
                        <w:color w:val="5C5C5C"/>
                        <w:sz w:val="21"/>
                        <w:shd w:val="clear" w:color="auto" w:fill="F8F8F8"/>
                      </w:rPr>
                      <w:t>, t_l3_ggg, </w:t>
                    </w:r>
                    <w:r w:rsidRPr="00002D6B">
                      <w:rPr>
                        <w:rFonts w:ascii="Consolas" w:eastAsia="Consolas" w:hAnsi="Consolas" w:cs="Consolas"/>
                        <w:color w:val="50A14F"/>
                        <w:sz w:val="21"/>
                        <w:shd w:val="clear" w:color="auto" w:fill="F8F8F8"/>
                      </w:rPr>
                      <w:t>'v_fy'</w:t>
                    </w:r>
                    <w:r w:rsidRPr="00002D6B">
                      <w:rPr>
                        <w:rFonts w:ascii="Consolas" w:eastAsia="Consolas" w:hAnsi="Consolas" w:cs="Consolas"/>
                        <w:color w:val="5C5C5C"/>
                        <w:sz w:val="21"/>
                        <w:shd w:val="clear" w:color="auto" w:fill="F8F8F8"/>
                      </w:rPr>
                      <w:t>, v_f3_ggg, </w:t>
                    </w:r>
                    <w:r w:rsidRPr="00002D6B">
                      <w:rPr>
                        <w:rFonts w:ascii="Consolas" w:eastAsia="Consolas" w:hAnsi="Consolas" w:cs="Consolas"/>
                        <w:color w:val="50A14F"/>
                        <w:sz w:val="21"/>
                        <w:shd w:val="clear" w:color="auto" w:fill="F8F8F8"/>
                      </w:rPr>
                      <w:t>'theta_yaw'</w:t>
                    </w:r>
                    <w:r w:rsidRPr="00002D6B">
                      <w:rPr>
                        <w:rFonts w:ascii="Consolas" w:eastAsia="Consolas" w:hAnsi="Consolas" w:cs="Consolas"/>
                        <w:color w:val="5C5C5C"/>
                        <w:sz w:val="21"/>
                        <w:shd w:val="clear" w:color="auto" w:fill="F8F8F8"/>
                      </w:rPr>
                      <w:t>, t_y3_ggg);</w:t>
                    </w:r>
                  </w:ins>
                </w:p>
                <w:p w14:paraId="5E0C1B7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00" w:author="yukina minato" w:date="2025-09-07T17:09:00Z" w16du:dateUtc="2025-09-07T09:09:00Z"/>
                      <w:rFonts w:eastAsia="宋体"/>
                      <w:color w:val="5C5C5C"/>
                      <w:szCs w:val="22"/>
                    </w:rPr>
                  </w:pPr>
                  <w:ins w:id="2201" w:author="yukina minato" w:date="2025-09-07T17:09:00Z" w16du:dateUtc="2025-09-07T09:09:00Z">
                    <w:r w:rsidRPr="00002D6B">
                      <w:rPr>
                        <w:rFonts w:ascii="Consolas" w:eastAsia="Consolas" w:hAnsi="Consolas" w:cs="Consolas"/>
                        <w:color w:val="5C5C5C"/>
                        <w:sz w:val="21"/>
                      </w:rPr>
                      <w:t>        </w:t>
                    </w:r>
                  </w:ins>
                </w:p>
                <w:p w14:paraId="1187D1C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02" w:author="yukina minato" w:date="2025-09-07T17:09:00Z" w16du:dateUtc="2025-09-07T09:09:00Z"/>
                      <w:rFonts w:eastAsia="宋体"/>
                      <w:color w:val="5C5C5C"/>
                      <w:szCs w:val="22"/>
                    </w:rPr>
                  </w:pPr>
                  <w:ins w:id="2203" w:author="yukina minato" w:date="2025-09-07T17:09:00Z" w16du:dateUtc="2025-09-07T09:09:00Z">
                    <w:r w:rsidRPr="00002D6B">
                      <w:rPr>
                        <w:rFonts w:ascii="Consolas" w:eastAsia="Consolas" w:hAnsi="Consolas" w:cs="Consolas"/>
                        <w:color w:val="5C5C5C"/>
                        <w:sz w:val="21"/>
                        <w:shd w:val="clear" w:color="auto" w:fill="F8F8F8"/>
                      </w:rPr>
                      <w:t>        fitness(</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c_t_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params, </w:t>
                    </w:r>
                    <w:proofErr w:type="spellStart"/>
                    <w:r w:rsidRPr="00002D6B">
                      <w:rPr>
                        <w:rFonts w:ascii="Consolas" w:eastAsia="Consolas" w:hAnsi="Consolas" w:cs="Consolas"/>
                        <w:color w:val="5C5C5C"/>
                        <w:sz w:val="21"/>
                        <w:shd w:val="clear" w:color="auto" w:fill="F8F8F8"/>
                      </w:rPr>
                      <w:t>m_t_ggg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a_p_ggg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ins>
                </w:p>
                <w:p w14:paraId="22883FD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04" w:author="yukina minato" w:date="2025-09-07T17:09:00Z" w16du:dateUtc="2025-09-07T09:09:00Z"/>
                      <w:rFonts w:eastAsia="宋体"/>
                      <w:color w:val="5C5C5C"/>
                      <w:szCs w:val="22"/>
                    </w:rPr>
                  </w:pPr>
                  <w:ins w:id="2205"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60063F4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06" w:author="yukina minato" w:date="2025-09-07T17:09:00Z" w16du:dateUtc="2025-09-07T09:09:00Z"/>
                      <w:rFonts w:eastAsia="宋体"/>
                      <w:color w:val="5C5C5C"/>
                      <w:szCs w:val="22"/>
                    </w:rPr>
                  </w:pPr>
                  <w:ins w:id="2207" w:author="yukina minato" w:date="2025-09-07T17:09:00Z" w16du:dateUtc="2025-09-07T09:09:00Z">
                    <w:r w:rsidRPr="00002D6B">
                      <w:rPr>
                        <w:rFonts w:ascii="Consolas" w:eastAsia="Consolas" w:hAnsi="Consolas" w:cs="Consolas"/>
                        <w:color w:val="5C5C5C"/>
                        <w:sz w:val="21"/>
                        <w:shd w:val="clear" w:color="auto" w:fill="F8F8F8"/>
                      </w:rPr>
                      <w:t>    </w:t>
                    </w:r>
                  </w:ins>
                </w:p>
                <w:p w14:paraId="6AB6394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08" w:author="yukina minato" w:date="2025-09-07T17:09:00Z" w16du:dateUtc="2025-09-07T09:09:00Z"/>
                      <w:rFonts w:eastAsia="宋体"/>
                      <w:color w:val="5C5C5C"/>
                      <w:szCs w:val="22"/>
                    </w:rPr>
                  </w:pPr>
                  <w:ins w:id="2209"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m_c_ggg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idx</w:t>
                    </w:r>
                    <w:proofErr w:type="spellEnd"/>
                    <w:r w:rsidRPr="00002D6B">
                      <w:rPr>
                        <w:rFonts w:ascii="Consolas" w:eastAsia="Consolas" w:hAnsi="Consolas" w:cs="Consolas"/>
                        <w:color w:val="5C5C5C"/>
                        <w:sz w:val="21"/>
                      </w:rPr>
                      <w:t>] = </w:t>
                    </w:r>
                    <w:r w:rsidRPr="00002D6B">
                      <w:rPr>
                        <w:rFonts w:ascii="Consolas" w:eastAsia="Consolas" w:hAnsi="Consolas" w:cs="Consolas"/>
                        <w:color w:val="C18401"/>
                        <w:sz w:val="21"/>
                      </w:rPr>
                      <w:t>max</w:t>
                    </w:r>
                    <w:r w:rsidRPr="00002D6B">
                      <w:rPr>
                        <w:rFonts w:ascii="Consolas" w:eastAsia="Consolas" w:hAnsi="Consolas" w:cs="Consolas"/>
                        <w:color w:val="5C5C5C"/>
                        <w:sz w:val="21"/>
                      </w:rPr>
                      <w:t>(fitness); </w:t>
                    </w:r>
                  </w:ins>
                </w:p>
                <w:p w14:paraId="6BC0DC6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10" w:author="yukina minato" w:date="2025-09-07T17:09:00Z" w16du:dateUtc="2025-09-07T09:09:00Z"/>
                      <w:rFonts w:eastAsia="宋体"/>
                      <w:color w:val="5C5C5C"/>
                      <w:szCs w:val="22"/>
                    </w:rPr>
                  </w:pPr>
                  <w:ins w:id="2211" w:author="yukina minato" w:date="2025-09-07T17:09:00Z" w16du:dateUtc="2025-09-07T09:09:00Z">
                    <w:r w:rsidRPr="00002D6B">
                      <w:rPr>
                        <w:rFonts w:ascii="Consolas" w:eastAsia="Consolas" w:hAnsi="Consolas" w:cs="Consolas"/>
                        <w:color w:val="5C5C5C"/>
                        <w:sz w:val="21"/>
                        <w:shd w:val="clear" w:color="auto" w:fill="F8F8F8"/>
                      </w:rPr>
                      <w:t>    if </w:t>
                    </w:r>
                    <w:proofErr w:type="spellStart"/>
                    <w:r w:rsidRPr="00002D6B">
                      <w:rPr>
                        <w:rFonts w:ascii="Consolas" w:eastAsia="Consolas" w:hAnsi="Consolas" w:cs="Consolas"/>
                        <w:color w:val="5C5C5C"/>
                        <w:sz w:val="21"/>
                        <w:shd w:val="clear" w:color="auto" w:fill="F8F8F8"/>
                      </w:rPr>
                      <w:t>m_c_ggg</w:t>
                    </w:r>
                    <w:proofErr w:type="spellEnd"/>
                    <w:r w:rsidRPr="00002D6B">
                      <w:rPr>
                        <w:rFonts w:ascii="Consolas" w:eastAsia="Consolas" w:hAnsi="Consolas" w:cs="Consolas"/>
                        <w:color w:val="5C5C5C"/>
                        <w:sz w:val="21"/>
                        <w:shd w:val="clear" w:color="auto" w:fill="F8F8F8"/>
                      </w:rPr>
                      <w:t> &gt; </w:t>
                    </w:r>
                    <w:proofErr w:type="spellStart"/>
                    <w:r w:rsidRPr="00002D6B">
                      <w:rPr>
                        <w:rFonts w:ascii="Consolas" w:eastAsia="Consolas" w:hAnsi="Consolas" w:cs="Consolas"/>
                        <w:color w:val="5C5C5C"/>
                        <w:sz w:val="21"/>
                        <w:shd w:val="clear" w:color="auto" w:fill="F8F8F8"/>
                      </w:rPr>
                      <w:t>g_f_ggg</w:t>
                    </w:r>
                    <w:proofErr w:type="spellEnd"/>
                  </w:ins>
                </w:p>
                <w:p w14:paraId="60D4DD7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12" w:author="yukina minato" w:date="2025-09-07T17:09:00Z" w16du:dateUtc="2025-09-07T09:09:00Z"/>
                      <w:rFonts w:eastAsia="宋体"/>
                      <w:color w:val="5C5C5C"/>
                      <w:szCs w:val="22"/>
                    </w:rPr>
                  </w:pPr>
                  <w:ins w:id="2213"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g_f_ggg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m_c_ggg</w:t>
                    </w:r>
                    <w:proofErr w:type="spellEnd"/>
                    <w:r w:rsidRPr="00002D6B">
                      <w:rPr>
                        <w:rFonts w:ascii="Consolas" w:eastAsia="Consolas" w:hAnsi="Consolas" w:cs="Consolas"/>
                        <w:color w:val="5C5C5C"/>
                        <w:sz w:val="21"/>
                      </w:rPr>
                      <w:t>;</w:t>
                    </w:r>
                  </w:ins>
                </w:p>
                <w:p w14:paraId="6141344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14" w:author="yukina minato" w:date="2025-09-07T17:09:00Z" w16du:dateUtc="2025-09-07T09:09:00Z"/>
                      <w:rFonts w:eastAsia="宋体"/>
                      <w:color w:val="5C5C5C"/>
                      <w:szCs w:val="22"/>
                    </w:rPr>
                  </w:pPr>
                  <w:ins w:id="2215"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g_i_ggg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p_p_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idx</w:t>
                    </w:r>
                    <w:proofErr w:type="spellEnd"/>
                    <w:r w:rsidRPr="00002D6B">
                      <w:rPr>
                        <w:rFonts w:ascii="Consolas" w:eastAsia="Consolas" w:hAnsi="Consolas" w:cs="Consolas"/>
                        <w:color w:val="5C5C5C"/>
                        <w:sz w:val="21"/>
                        <w:shd w:val="clear" w:color="auto" w:fill="F8F8F8"/>
                      </w:rPr>
                      <w:t>, :);</w:t>
                    </w:r>
                  </w:ins>
                </w:p>
                <w:p w14:paraId="1D80B43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16" w:author="yukina minato" w:date="2025-09-07T17:09:00Z" w16du:dateUtc="2025-09-07T09:09:00Z"/>
                      <w:rFonts w:eastAsia="宋体"/>
                      <w:color w:val="5C5C5C"/>
                      <w:szCs w:val="22"/>
                    </w:rPr>
                  </w:pPr>
                  <w:ins w:id="2217"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6D8F2D19"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18" w:author="yukina minato" w:date="2025-09-07T17:09:00Z" w16du:dateUtc="2025-09-07T09:09:00Z"/>
                      <w:rFonts w:eastAsia="宋体"/>
                      <w:color w:val="5C5C5C"/>
                      <w:szCs w:val="22"/>
                    </w:rPr>
                  </w:pPr>
                  <w:ins w:id="2219"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b_h_ggg</w:t>
                    </w:r>
                    <w:proofErr w:type="spellEnd"/>
                    <w:r w:rsidRPr="00002D6B">
                      <w:rPr>
                        <w:rFonts w:ascii="Consolas" w:eastAsia="Consolas" w:hAnsi="Consolas" w:cs="Consolas"/>
                        <w:color w:val="5C5C5C"/>
                        <w:sz w:val="21"/>
                        <w:shd w:val="clear" w:color="auto" w:fill="F8F8F8"/>
                      </w:rPr>
                      <w:t>(gen) = </w:t>
                    </w:r>
                    <w:proofErr w:type="spellStart"/>
                    <w:r w:rsidRPr="00002D6B">
                      <w:rPr>
                        <w:rFonts w:ascii="Consolas" w:eastAsia="Consolas" w:hAnsi="Consolas" w:cs="Consolas"/>
                        <w:color w:val="5C5C5C"/>
                        <w:sz w:val="21"/>
                        <w:shd w:val="clear" w:color="auto" w:fill="F8F8F8"/>
                      </w:rPr>
                      <w:t>g_f_ggg</w:t>
                    </w:r>
                    <w:proofErr w:type="spellEnd"/>
                    <w:r w:rsidRPr="00002D6B">
                      <w:rPr>
                        <w:rFonts w:ascii="Consolas" w:eastAsia="Consolas" w:hAnsi="Consolas" w:cs="Consolas"/>
                        <w:color w:val="5C5C5C"/>
                        <w:sz w:val="21"/>
                        <w:shd w:val="clear" w:color="auto" w:fill="F8F8F8"/>
                      </w:rPr>
                      <w:t>;</w:t>
                    </w:r>
                  </w:ins>
                </w:p>
                <w:p w14:paraId="28C206F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20" w:author="yukina minato" w:date="2025-09-07T17:09:00Z" w16du:dateUtc="2025-09-07T09:09:00Z"/>
                      <w:rFonts w:eastAsia="宋体"/>
                      <w:color w:val="5C5C5C"/>
                      <w:szCs w:val="22"/>
                    </w:rPr>
                  </w:pPr>
                  <w:ins w:id="2221"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第</w:t>
                    </w:r>
                    <w:r w:rsidRPr="00002D6B">
                      <w:rPr>
                        <w:rFonts w:ascii="Consolas" w:eastAsia="Consolas" w:hAnsi="Consolas" w:cs="Consolas"/>
                        <w:color w:val="50A14F"/>
                        <w:sz w:val="21"/>
                      </w:rPr>
                      <w:t> %d </w:t>
                    </w:r>
                    <w:r w:rsidRPr="00002D6B">
                      <w:rPr>
                        <w:rFonts w:ascii="宋体" w:eastAsia="宋体" w:hAnsi="宋体" w:cs="宋体" w:hint="eastAsia"/>
                        <w:color w:val="50A14F"/>
                        <w:sz w:val="21"/>
                      </w:rPr>
                      <w:t>代</w:t>
                    </w:r>
                    <w:r w:rsidRPr="00002D6B">
                      <w:rPr>
                        <w:rFonts w:ascii="Consolas" w:eastAsia="Consolas" w:hAnsi="Consolas" w:cs="Consolas"/>
                        <w:color w:val="50A14F"/>
                        <w:sz w:val="21"/>
                      </w:rPr>
                      <w:t>: </w:t>
                    </w:r>
                    <w:r w:rsidRPr="00002D6B">
                      <w:rPr>
                        <w:rFonts w:ascii="宋体" w:eastAsia="宋体" w:hAnsi="宋体" w:cs="宋体" w:hint="eastAsia"/>
                        <w:color w:val="50A14F"/>
                        <w:sz w:val="21"/>
                      </w:rPr>
                      <w:t>当前最优遮蔽时间</w:t>
                    </w:r>
                    <w:r w:rsidRPr="00002D6B">
                      <w:rPr>
                        <w:rFonts w:ascii="Consolas" w:eastAsia="Consolas" w:hAnsi="Consolas" w:cs="Consolas"/>
                        <w:color w:val="50A14F"/>
                        <w:sz w:val="21"/>
                      </w:rPr>
                      <w:t> = %.4f s, </w:t>
                    </w:r>
                    <w:r w:rsidRPr="00002D6B">
                      <w:rPr>
                        <w:rFonts w:ascii="宋体" w:eastAsia="宋体" w:hAnsi="宋体" w:cs="宋体" w:hint="eastAsia"/>
                        <w:color w:val="50A14F"/>
                        <w:sz w:val="21"/>
                      </w:rPr>
                      <w:t>全局最优</w:t>
                    </w:r>
                    <w:r w:rsidRPr="00002D6B">
                      <w:rPr>
                        <w:rFonts w:ascii="Consolas" w:eastAsia="Consolas" w:hAnsi="Consolas" w:cs="Consolas"/>
                        <w:color w:val="50A14F"/>
                        <w:sz w:val="21"/>
                      </w:rPr>
                      <w:t> = %.4f s\n'</w:t>
                    </w:r>
                    <w:r w:rsidRPr="00002D6B">
                      <w:rPr>
                        <w:rFonts w:ascii="Consolas" w:eastAsia="Consolas" w:hAnsi="Consolas" w:cs="Consolas"/>
                        <w:color w:val="5C5C5C"/>
                        <w:sz w:val="21"/>
                      </w:rPr>
                      <w:t>, gen, </w:t>
                    </w:r>
                    <w:proofErr w:type="spellStart"/>
                    <w:r w:rsidRPr="00002D6B">
                      <w:rPr>
                        <w:rFonts w:ascii="Consolas" w:eastAsia="Consolas" w:hAnsi="Consolas" w:cs="Consolas"/>
                        <w:color w:val="5C5C5C"/>
                        <w:sz w:val="21"/>
                      </w:rPr>
                      <w:t>m_c_ggg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g_f_ggg</w:t>
                    </w:r>
                    <w:proofErr w:type="spellEnd"/>
                    <w:r w:rsidRPr="00002D6B">
                      <w:rPr>
                        <w:rFonts w:ascii="Consolas" w:eastAsia="Consolas" w:hAnsi="Consolas" w:cs="Consolas"/>
                        <w:color w:val="5C5C5C"/>
                        <w:sz w:val="21"/>
                      </w:rPr>
                      <w:t>);</w:t>
                    </w:r>
                  </w:ins>
                </w:p>
                <w:p w14:paraId="3692781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222" w:author="yukina minato" w:date="2025-09-07T17:09:00Z" w16du:dateUtc="2025-09-07T09:09:00Z"/>
                      <w:rFonts w:eastAsia="宋体"/>
                      <w:color w:val="5C5C5C"/>
                      <w:szCs w:val="22"/>
                    </w:rPr>
                  </w:pPr>
                </w:p>
                <w:p w14:paraId="2C14F67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23" w:author="yukina minato" w:date="2025-09-07T17:09:00Z" w16du:dateUtc="2025-09-07T09:09:00Z"/>
                      <w:rFonts w:eastAsia="宋体"/>
                      <w:color w:val="5C5C5C"/>
                      <w:szCs w:val="22"/>
                    </w:rPr>
                  </w:pPr>
                  <w:ins w:id="2224"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n_p_ggg</w:t>
                    </w:r>
                    <w:proofErr w:type="spellEnd"/>
                    <w:r w:rsidRPr="00002D6B">
                      <w:rPr>
                        <w:rFonts w:ascii="Consolas" w:eastAsia="Consolas" w:hAnsi="Consolas" w:cs="Consolas"/>
                        <w:color w:val="5C5C5C"/>
                        <w:sz w:val="21"/>
                      </w:rPr>
                      <w:t> = zeros(size(</w:t>
                    </w:r>
                    <w:proofErr w:type="spellStart"/>
                    <w:r w:rsidRPr="00002D6B">
                      <w:rPr>
                        <w:rFonts w:ascii="Consolas" w:eastAsia="Consolas" w:hAnsi="Consolas" w:cs="Consolas"/>
                        <w:color w:val="5C5C5C"/>
                        <w:sz w:val="21"/>
                      </w:rPr>
                      <w:t>p_p_ggg</w:t>
                    </w:r>
                    <w:proofErr w:type="spellEnd"/>
                    <w:r w:rsidRPr="00002D6B">
                      <w:rPr>
                        <w:rFonts w:ascii="Consolas" w:eastAsia="Consolas" w:hAnsi="Consolas" w:cs="Consolas"/>
                        <w:color w:val="5C5C5C"/>
                        <w:sz w:val="21"/>
                      </w:rPr>
                      <w:t>)); </w:t>
                    </w:r>
                  </w:ins>
                </w:p>
                <w:p w14:paraId="3B3F5E3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25" w:author="yukina minato" w:date="2025-09-07T17:09:00Z" w16du:dateUtc="2025-09-07T09:09:00Z"/>
                      <w:rFonts w:eastAsia="宋体"/>
                      <w:color w:val="5C5C5C"/>
                      <w:szCs w:val="22"/>
                    </w:rPr>
                  </w:pPr>
                  <w:ins w:id="2226" w:author="yukina minato" w:date="2025-09-07T17:09:00Z" w16du:dateUtc="2025-09-07T09:09:00Z">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s_i_ggg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sort(</w:t>
                    </w:r>
                    <w:proofErr w:type="gramEnd"/>
                    <w:r w:rsidRPr="00002D6B">
                      <w:rPr>
                        <w:rFonts w:ascii="Consolas" w:eastAsia="Consolas" w:hAnsi="Consolas" w:cs="Consolas"/>
                        <w:color w:val="5C5C5C"/>
                        <w:sz w:val="21"/>
                        <w:shd w:val="clear" w:color="auto" w:fill="F8F8F8"/>
                      </w:rPr>
                      <w:t>fitness, </w:t>
                    </w:r>
                    <w:r w:rsidRPr="00002D6B">
                      <w:rPr>
                        <w:rFonts w:ascii="Consolas" w:eastAsia="Consolas" w:hAnsi="Consolas" w:cs="Consolas"/>
                        <w:color w:val="50A14F"/>
                        <w:sz w:val="21"/>
                        <w:shd w:val="clear" w:color="auto" w:fill="F8F8F8"/>
                      </w:rPr>
                      <w:t>'descend'</w:t>
                    </w:r>
                    <w:r w:rsidRPr="00002D6B">
                      <w:rPr>
                        <w:rFonts w:ascii="Consolas" w:eastAsia="Consolas" w:hAnsi="Consolas" w:cs="Consolas"/>
                        <w:color w:val="5C5C5C"/>
                        <w:sz w:val="21"/>
                        <w:shd w:val="clear" w:color="auto" w:fill="F8F8F8"/>
                      </w:rPr>
                      <w:t>);</w:t>
                    </w:r>
                  </w:ins>
                </w:p>
                <w:p w14:paraId="090D2B1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27" w:author="yukina minato" w:date="2025-09-07T17:09:00Z" w16du:dateUtc="2025-09-07T09:09:00Z"/>
                      <w:rFonts w:eastAsia="宋体"/>
                      <w:color w:val="5C5C5C"/>
                      <w:szCs w:val="22"/>
                    </w:rPr>
                  </w:pPr>
                  <w:ins w:id="2228"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r w:rsidRPr="00002D6B">
                      <w:rPr>
                        <w:rFonts w:ascii="Consolas" w:eastAsia="Consolas" w:hAnsi="Consolas" w:cs="Consolas"/>
                        <w:color w:val="986801"/>
                        <w:sz w:val="21"/>
                      </w:rPr>
                      <w:t>1</w:t>
                    </w:r>
                    <w:r w:rsidRPr="00002D6B">
                      <w:rPr>
                        <w:rFonts w:ascii="Consolas" w:eastAsia="Consolas" w:hAnsi="Consolas" w:cs="Consolas"/>
                        <w:color w:val="5C5C5C"/>
                        <w:sz w:val="21"/>
                      </w:rPr>
                      <w:t>:e</w:t>
                    </w:r>
                    <w:proofErr w:type="gramEnd"/>
                    <w:r w:rsidRPr="00002D6B">
                      <w:rPr>
                        <w:rFonts w:ascii="Consolas" w:eastAsia="Consolas" w:hAnsi="Consolas" w:cs="Consolas"/>
                        <w:color w:val="5C5C5C"/>
                        <w:sz w:val="21"/>
                      </w:rPr>
                      <w:t>_c_ggg, :) = </w:t>
                    </w:r>
                    <w:proofErr w:type="spellStart"/>
                    <w:r w:rsidRPr="00002D6B">
                      <w:rPr>
                        <w:rFonts w:ascii="Consolas" w:eastAsia="Consolas" w:hAnsi="Consolas" w:cs="Consolas"/>
                        <w:color w:val="5C5C5C"/>
                        <w:sz w:val="21"/>
                      </w:rPr>
                      <w:t>p_p_ggg</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s_i_ggg</w:t>
                    </w:r>
                    <w:proofErr w:type="spellEnd"/>
                    <w:r w:rsidRPr="00002D6B">
                      <w:rPr>
                        <w:rFonts w:ascii="Consolas" w:eastAsia="Consolas" w:hAnsi="Consolas" w:cs="Consolas"/>
                        <w:color w:val="5C5C5C"/>
                        <w:sz w:val="21"/>
                      </w:rPr>
                      <w:t>(</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:e</w:t>
                    </w:r>
                    <w:proofErr w:type="gramEnd"/>
                    <w:r w:rsidRPr="00002D6B">
                      <w:rPr>
                        <w:rFonts w:ascii="Consolas" w:eastAsia="Consolas" w:hAnsi="Consolas" w:cs="Consolas"/>
                        <w:color w:val="5C5C5C"/>
                        <w:sz w:val="21"/>
                      </w:rPr>
                      <w:t>_c_ggg), :);</w:t>
                    </w:r>
                  </w:ins>
                </w:p>
                <w:p w14:paraId="5939AD3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29" w:author="yukina minato" w:date="2025-09-07T17:09:00Z" w16du:dateUtc="2025-09-07T09:09:00Z"/>
                      <w:rFonts w:eastAsia="宋体"/>
                      <w:color w:val="5C5C5C"/>
                      <w:szCs w:val="22"/>
                    </w:rPr>
                  </w:pPr>
                  <w:ins w:id="2230" w:author="yukina minato" w:date="2025-09-07T17:09:00Z" w16du:dateUtc="2025-09-07T09:09:00Z">
                    <w:r w:rsidRPr="00002D6B">
                      <w:rPr>
                        <w:rFonts w:ascii="Consolas" w:eastAsia="Consolas" w:hAnsi="Consolas" w:cs="Consolas"/>
                        <w:color w:val="5C5C5C"/>
                        <w:sz w:val="21"/>
                        <w:shd w:val="clear" w:color="auto" w:fill="F8F8F8"/>
                      </w:rPr>
                      <w:t>    </w:t>
                    </w:r>
                  </w:ins>
                </w:p>
                <w:p w14:paraId="14B653B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31" w:author="yukina minato" w:date="2025-09-07T17:09:00Z" w16du:dateUtc="2025-09-07T09:09:00Z"/>
                      <w:rFonts w:eastAsia="宋体"/>
                      <w:color w:val="5C5C5C"/>
                      <w:szCs w:val="22"/>
                    </w:rPr>
                  </w:pPr>
                  <w:ins w:id="2232"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e_c_ggg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proofErr w:type="gramStart"/>
                    <w:r w:rsidRPr="00002D6B">
                      <w:rPr>
                        <w:rFonts w:ascii="Consolas" w:eastAsia="Consolas" w:hAnsi="Consolas" w:cs="Consolas"/>
                        <w:color w:val="986801"/>
                        <w:sz w:val="21"/>
                      </w:rPr>
                      <w:t>2</w:t>
                    </w:r>
                    <w:r w:rsidRPr="00002D6B">
                      <w:rPr>
                        <w:rFonts w:ascii="Consolas" w:eastAsia="Consolas" w:hAnsi="Consolas" w:cs="Consolas"/>
                        <w:color w:val="5C5C5C"/>
                        <w:sz w:val="21"/>
                      </w:rPr>
                      <w:t>:p</w:t>
                    </w:r>
                    <w:proofErr w:type="gramEnd"/>
                    <w:r w:rsidRPr="00002D6B">
                      <w:rPr>
                        <w:rFonts w:ascii="Consolas" w:eastAsia="Consolas" w:hAnsi="Consolas" w:cs="Consolas"/>
                        <w:color w:val="5C5C5C"/>
                        <w:sz w:val="21"/>
                      </w:rPr>
                      <w:t>_s_ggg</w:t>
                    </w:r>
                  </w:ins>
                </w:p>
                <w:p w14:paraId="31B5A929"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33" w:author="yukina minato" w:date="2025-09-07T17:09:00Z" w16du:dateUtc="2025-09-07T09:09:00Z"/>
                      <w:rFonts w:eastAsia="宋体"/>
                      <w:color w:val="5C5C5C"/>
                      <w:szCs w:val="22"/>
                    </w:rPr>
                  </w:pPr>
                  <w:ins w:id="2234" w:author="yukina minato" w:date="2025-09-07T17:09:00Z" w16du:dateUtc="2025-09-07T09:09:00Z">
                    <w:r w:rsidRPr="00002D6B">
                      <w:rPr>
                        <w:rFonts w:ascii="Consolas" w:eastAsia="Consolas" w:hAnsi="Consolas" w:cs="Consolas"/>
                        <w:color w:val="5C5C5C"/>
                        <w:sz w:val="21"/>
                        <w:shd w:val="clear" w:color="auto" w:fill="F8F8F8"/>
                      </w:rPr>
                      <w:t>        parent1 = </w:t>
                    </w:r>
                    <w:proofErr w:type="spellStart"/>
                    <w:r w:rsidRPr="00002D6B">
                      <w:rPr>
                        <w:rFonts w:ascii="Consolas" w:eastAsia="Consolas" w:hAnsi="Consolas" w:cs="Consolas"/>
                        <w:color w:val="5C5C5C"/>
                        <w:sz w:val="21"/>
                        <w:shd w:val="clear" w:color="auto" w:fill="F8F8F8"/>
                      </w:rPr>
                      <w:t>p_p_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s_t_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fitness, </w:t>
                    </w:r>
                    <w:proofErr w:type="spellStart"/>
                    <w:r w:rsidRPr="00002D6B">
                      <w:rPr>
                        <w:rFonts w:ascii="Consolas" w:eastAsia="Consolas" w:hAnsi="Consolas" w:cs="Consolas"/>
                        <w:color w:val="5C5C5C"/>
                        <w:sz w:val="21"/>
                        <w:shd w:val="clear" w:color="auto" w:fill="F8F8F8"/>
                      </w:rPr>
                      <w:t>t_s_ggg</w:t>
                    </w:r>
                    <w:proofErr w:type="spellEnd"/>
                    <w:r w:rsidRPr="00002D6B">
                      <w:rPr>
                        <w:rFonts w:ascii="Consolas" w:eastAsia="Consolas" w:hAnsi="Consolas" w:cs="Consolas"/>
                        <w:color w:val="5C5C5C"/>
                        <w:sz w:val="21"/>
                        <w:shd w:val="clear" w:color="auto" w:fill="F8F8F8"/>
                      </w:rPr>
                      <w:t>), :); </w:t>
                    </w:r>
                  </w:ins>
                </w:p>
                <w:p w14:paraId="2127470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35" w:author="yukina minato" w:date="2025-09-07T17:09:00Z" w16du:dateUtc="2025-09-07T09:09:00Z"/>
                      <w:rFonts w:eastAsia="宋体"/>
                      <w:color w:val="5C5C5C"/>
                      <w:szCs w:val="22"/>
                    </w:rPr>
                  </w:pPr>
                  <w:ins w:id="2236" w:author="yukina minato" w:date="2025-09-07T17:09:00Z" w16du:dateUtc="2025-09-07T09:09:00Z">
                    <w:r w:rsidRPr="00002D6B">
                      <w:rPr>
                        <w:rFonts w:ascii="Consolas" w:eastAsia="Consolas" w:hAnsi="Consolas" w:cs="Consolas"/>
                        <w:color w:val="5C5C5C"/>
                        <w:sz w:val="21"/>
                      </w:rPr>
                      <w:t>        parent2 = </w:t>
                    </w:r>
                    <w:proofErr w:type="spellStart"/>
                    <w:r w:rsidRPr="00002D6B">
                      <w:rPr>
                        <w:rFonts w:ascii="Consolas" w:eastAsia="Consolas" w:hAnsi="Consolas" w:cs="Consolas"/>
                        <w:color w:val="5C5C5C"/>
                        <w:sz w:val="21"/>
                      </w:rPr>
                      <w:t>p_p_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s_t_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fitness, </w:t>
                    </w:r>
                    <w:proofErr w:type="spellStart"/>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 :);</w:t>
                    </w:r>
                  </w:ins>
                </w:p>
                <w:p w14:paraId="7ADD067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37" w:author="yukina minato" w:date="2025-09-07T17:09:00Z" w16du:dateUtc="2025-09-07T09:09:00Z"/>
                      <w:rFonts w:eastAsia="宋体"/>
                      <w:color w:val="5C5C5C"/>
                      <w:szCs w:val="22"/>
                    </w:rPr>
                  </w:pPr>
                  <w:ins w:id="2238" w:author="yukina minato" w:date="2025-09-07T17:09:00Z" w16du:dateUtc="2025-09-07T09:09:00Z">
                    <w:r w:rsidRPr="00002D6B">
                      <w:rPr>
                        <w:rFonts w:ascii="Consolas" w:eastAsia="Consolas" w:hAnsi="Consolas" w:cs="Consolas"/>
                        <w:color w:val="5C5C5C"/>
                        <w:sz w:val="21"/>
                        <w:shd w:val="clear" w:color="auto" w:fill="F8F8F8"/>
                      </w:rPr>
                      <w:t>        </w:t>
                    </w:r>
                  </w:ins>
                </w:p>
                <w:p w14:paraId="0C4F3B5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39" w:author="yukina minato" w:date="2025-09-07T17:09:00Z" w16du:dateUtc="2025-09-07T09:09:00Z"/>
                      <w:rFonts w:eastAsia="宋体"/>
                      <w:color w:val="5C5C5C"/>
                      <w:szCs w:val="22"/>
                    </w:rPr>
                  </w:pPr>
                  <w:ins w:id="2240" w:author="yukina minato" w:date="2025-09-07T17:09:00Z" w16du:dateUtc="2025-09-07T09:09:00Z">
                    <w:r w:rsidRPr="00002D6B">
                      <w:rPr>
                        <w:rFonts w:ascii="Consolas" w:eastAsia="Consolas" w:hAnsi="Consolas" w:cs="Consolas"/>
                        <w:color w:val="5C5C5C"/>
                        <w:sz w:val="21"/>
                      </w:rPr>
                      <w:t>        child1 = parent1; child2 = parent2;</w:t>
                    </w:r>
                  </w:ins>
                </w:p>
                <w:p w14:paraId="56A510C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41" w:author="yukina minato" w:date="2025-09-07T17:09:00Z" w16du:dateUtc="2025-09-07T09:09:00Z"/>
                      <w:rFonts w:eastAsia="宋体"/>
                      <w:color w:val="5C5C5C"/>
                      <w:szCs w:val="22"/>
                    </w:rPr>
                  </w:pPr>
                  <w:ins w:id="2242" w:author="yukina minato" w:date="2025-09-07T17:09:00Z" w16du:dateUtc="2025-09-07T09:09:00Z">
                    <w:r w:rsidRPr="00002D6B">
                      <w:rPr>
                        <w:rFonts w:ascii="Consolas" w:eastAsia="Consolas" w:hAnsi="Consolas" w:cs="Consolas"/>
                        <w:color w:val="5C5C5C"/>
                        <w:sz w:val="21"/>
                        <w:shd w:val="clear" w:color="auto" w:fill="F8F8F8"/>
                      </w:rPr>
                      <w:t>        if rand &lt; </w:t>
                    </w:r>
                    <w:proofErr w:type="spellStart"/>
                    <w:r w:rsidRPr="00002D6B">
                      <w:rPr>
                        <w:rFonts w:ascii="Consolas" w:eastAsia="Consolas" w:hAnsi="Consolas" w:cs="Consolas"/>
                        <w:color w:val="5C5C5C"/>
                        <w:sz w:val="21"/>
                        <w:shd w:val="clear" w:color="auto" w:fill="F8F8F8"/>
                      </w:rPr>
                      <w:t>c_r_ggg</w:t>
                    </w:r>
                    <w:proofErr w:type="spellEnd"/>
                  </w:ins>
                </w:p>
                <w:p w14:paraId="1580E89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43" w:author="yukina minato" w:date="2025-09-07T17:09:00Z" w16du:dateUtc="2025-09-07T09:09:00Z"/>
                      <w:rFonts w:eastAsia="宋体"/>
                      <w:color w:val="5C5C5C"/>
                      <w:szCs w:val="22"/>
                    </w:rPr>
                  </w:pPr>
                  <w:ins w:id="2244" w:author="yukina minato" w:date="2025-09-07T17:09:00Z" w16du:dateUtc="2025-09-07T09:09:00Z">
                    <w:r w:rsidRPr="00002D6B">
                      <w:rPr>
                        <w:rFonts w:ascii="Consolas" w:eastAsia="Consolas" w:hAnsi="Consolas" w:cs="Consolas"/>
                        <w:color w:val="5C5C5C"/>
                        <w:sz w:val="21"/>
                      </w:rPr>
                      <w:t>            alpha = rand;</w:t>
                    </w:r>
                  </w:ins>
                </w:p>
                <w:p w14:paraId="0D6814A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45" w:author="yukina minato" w:date="2025-09-07T17:09:00Z" w16du:dateUtc="2025-09-07T09:09:00Z"/>
                      <w:rFonts w:eastAsia="宋体"/>
                      <w:color w:val="5C5C5C"/>
                      <w:szCs w:val="22"/>
                    </w:rPr>
                  </w:pPr>
                  <w:ins w:id="2246" w:author="yukina minato" w:date="2025-09-07T17:09:00Z" w16du:dateUtc="2025-09-07T09:09:00Z">
                    <w:r w:rsidRPr="00002D6B">
                      <w:rPr>
                        <w:rFonts w:ascii="Consolas" w:eastAsia="Consolas" w:hAnsi="Consolas" w:cs="Consolas"/>
                        <w:color w:val="5C5C5C"/>
                        <w:sz w:val="21"/>
                        <w:shd w:val="clear" w:color="auto" w:fill="F8F8F8"/>
                      </w:rPr>
                      <w:t>            child1 = alpha * parent1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alpha) * parent2;</w:t>
                    </w:r>
                  </w:ins>
                </w:p>
                <w:p w14:paraId="6CEDAAD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47" w:author="yukina minato" w:date="2025-09-07T17:09:00Z" w16du:dateUtc="2025-09-07T09:09:00Z"/>
                      <w:rFonts w:eastAsia="宋体"/>
                      <w:color w:val="5C5C5C"/>
                      <w:szCs w:val="22"/>
                    </w:rPr>
                  </w:pPr>
                  <w:ins w:id="2248" w:author="yukina minato" w:date="2025-09-07T17:09:00Z" w16du:dateUtc="2025-09-07T09:09:00Z">
                    <w:r w:rsidRPr="00002D6B">
                      <w:rPr>
                        <w:rFonts w:ascii="Consolas" w:eastAsia="Consolas" w:hAnsi="Consolas" w:cs="Consolas"/>
                        <w:color w:val="5C5C5C"/>
                        <w:sz w:val="21"/>
                      </w:rPr>
                      <w:t>            child2 = alpha * parent2 + (</w:t>
                    </w:r>
                    <w:r w:rsidRPr="00002D6B">
                      <w:rPr>
                        <w:rFonts w:ascii="Consolas" w:eastAsia="Consolas" w:hAnsi="Consolas" w:cs="Consolas"/>
                        <w:color w:val="986801"/>
                        <w:sz w:val="21"/>
                      </w:rPr>
                      <w:t>1</w:t>
                    </w:r>
                    <w:r w:rsidRPr="00002D6B">
                      <w:rPr>
                        <w:rFonts w:ascii="Consolas" w:eastAsia="Consolas" w:hAnsi="Consolas" w:cs="Consolas"/>
                        <w:color w:val="5C5C5C"/>
                        <w:sz w:val="21"/>
                      </w:rPr>
                      <w:t> - alpha) * parent1;</w:t>
                    </w:r>
                  </w:ins>
                </w:p>
                <w:p w14:paraId="74C0590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49" w:author="yukina minato" w:date="2025-09-07T17:09:00Z" w16du:dateUtc="2025-09-07T09:09:00Z"/>
                      <w:rFonts w:eastAsia="宋体"/>
                      <w:color w:val="5C5C5C"/>
                      <w:szCs w:val="22"/>
                    </w:rPr>
                  </w:pPr>
                  <w:ins w:id="2250"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1223D6F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51" w:author="yukina minato" w:date="2025-09-07T17:09:00Z" w16du:dateUtc="2025-09-07T09:09:00Z"/>
                      <w:rFonts w:eastAsia="宋体"/>
                      <w:color w:val="5C5C5C"/>
                      <w:szCs w:val="22"/>
                    </w:rPr>
                  </w:pPr>
                  <w:ins w:id="2252" w:author="yukina minato" w:date="2025-09-07T17:09:00Z" w16du:dateUtc="2025-09-07T09:09:00Z">
                    <w:r w:rsidRPr="00002D6B">
                      <w:rPr>
                        <w:rFonts w:ascii="Consolas" w:eastAsia="Consolas" w:hAnsi="Consolas" w:cs="Consolas"/>
                        <w:color w:val="5C5C5C"/>
                        <w:sz w:val="21"/>
                      </w:rPr>
                      <w:t>        </w:t>
                    </w:r>
                  </w:ins>
                </w:p>
                <w:p w14:paraId="03FB1DA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53" w:author="yukina minato" w:date="2025-09-07T17:09:00Z" w16du:dateUtc="2025-09-07T09:09:00Z"/>
                      <w:rFonts w:eastAsia="宋体"/>
                      <w:color w:val="5C5C5C"/>
                      <w:szCs w:val="22"/>
                    </w:rPr>
                  </w:pPr>
                  <w:ins w:id="2254" w:author="yukina minato" w:date="2025-09-07T17:09:00Z" w16du:dateUtc="2025-09-07T09:09:00Z">
                    <w:r w:rsidRPr="00002D6B">
                      <w:rPr>
                        <w:rFonts w:ascii="Consolas" w:eastAsia="Consolas" w:hAnsi="Consolas" w:cs="Consolas"/>
                        <w:color w:val="5C5C5C"/>
                        <w:sz w:val="21"/>
                        <w:shd w:val="clear" w:color="auto" w:fill="F8F8F8"/>
                      </w:rPr>
                      <w:t>        n_p_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5C5C5C"/>
                        <w:sz w:val="21"/>
                        <w:shd w:val="clear" w:color="auto" w:fill="F8F8F8"/>
                      </w:rPr>
                      <w:t>i, :) = m_m_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5C5C5C"/>
                        <w:sz w:val="21"/>
                        <w:shd w:val="clear" w:color="auto" w:fill="F8F8F8"/>
                      </w:rPr>
                      <w:t>child1, m_r_ggg, bounds); % mutate -&gt; m_m_ggg</w:t>
                    </w:r>
                  </w:ins>
                </w:p>
                <w:p w14:paraId="53AD213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55" w:author="yukina minato" w:date="2025-09-07T17:09:00Z" w16du:dateUtc="2025-09-07T09:09:00Z"/>
                      <w:rFonts w:eastAsia="宋体"/>
                      <w:color w:val="5C5C5C"/>
                      <w:szCs w:val="22"/>
                    </w:rPr>
                  </w:pPr>
                  <w:ins w:id="2256" w:author="yukina minato" w:date="2025-09-07T17:09:00Z" w16du:dateUtc="2025-09-07T09:09:00Z">
                    <w:r w:rsidRPr="00002D6B">
                      <w:rPr>
                        <w:rFonts w:ascii="Consolas" w:eastAsia="Consolas" w:hAnsi="Consolas" w:cs="Consolas"/>
                        <w:color w:val="5C5C5C"/>
                        <w:sz w:val="21"/>
                      </w:rPr>
                      <w:t>        if i+</w:t>
                    </w:r>
                    <w:r w:rsidRPr="00002D6B">
                      <w:rPr>
                        <w:rFonts w:ascii="Consolas" w:eastAsia="Consolas" w:hAnsi="Consolas" w:cs="Consolas"/>
                        <w:color w:val="986801"/>
                        <w:sz w:val="21"/>
                      </w:rPr>
                      <w:t>1</w:t>
                    </w:r>
                    <w:r w:rsidRPr="00002D6B">
                      <w:rPr>
                        <w:rFonts w:ascii="Consolas" w:eastAsia="Consolas" w:hAnsi="Consolas" w:cs="Consolas"/>
                        <w:color w:val="5C5C5C"/>
                        <w:sz w:val="21"/>
                      </w:rPr>
                      <w:t> &lt;= </w:t>
                    </w:r>
                    <w:proofErr w:type="spellStart"/>
                    <w:r w:rsidRPr="00002D6B">
                      <w:rPr>
                        <w:rFonts w:ascii="Consolas" w:eastAsia="Consolas" w:hAnsi="Consolas" w:cs="Consolas"/>
                        <w:color w:val="5C5C5C"/>
                        <w:sz w:val="21"/>
                      </w:rPr>
                      <w:t>p_s_ggg</w:t>
                    </w:r>
                    <w:proofErr w:type="spellEnd"/>
                  </w:ins>
                </w:p>
                <w:p w14:paraId="33DF8EB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57" w:author="yukina minato" w:date="2025-09-07T17:09:00Z" w16du:dateUtc="2025-09-07T09:09:00Z"/>
                      <w:rFonts w:eastAsia="宋体"/>
                      <w:color w:val="5C5C5C"/>
                      <w:szCs w:val="22"/>
                    </w:rPr>
                  </w:pPr>
                  <w:ins w:id="2258"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i+</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 </w:t>
                    </w:r>
                    <w:proofErr w:type="spellStart"/>
                    <w:r w:rsidRPr="00002D6B">
                      <w:rPr>
                        <w:rFonts w:ascii="Consolas" w:eastAsia="Consolas" w:hAnsi="Consolas" w:cs="Consolas"/>
                        <w:color w:val="5C5C5C"/>
                        <w:sz w:val="21"/>
                        <w:shd w:val="clear" w:color="auto" w:fill="F8F8F8"/>
                      </w:rPr>
                      <w:t>m_m_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child2, </w:t>
                    </w:r>
                    <w:proofErr w:type="spellStart"/>
                    <w:r w:rsidRPr="00002D6B">
                      <w:rPr>
                        <w:rFonts w:ascii="Consolas" w:eastAsia="Consolas" w:hAnsi="Consolas" w:cs="Consolas"/>
                        <w:color w:val="5C5C5C"/>
                        <w:sz w:val="21"/>
                        <w:shd w:val="clear" w:color="auto" w:fill="F8F8F8"/>
                      </w:rPr>
                      <w:t>m_r_ggg</w:t>
                    </w:r>
                    <w:proofErr w:type="spellEnd"/>
                    <w:r w:rsidRPr="00002D6B">
                      <w:rPr>
                        <w:rFonts w:ascii="Consolas" w:eastAsia="Consolas" w:hAnsi="Consolas" w:cs="Consolas"/>
                        <w:color w:val="5C5C5C"/>
                        <w:sz w:val="21"/>
                        <w:shd w:val="clear" w:color="auto" w:fill="F8F8F8"/>
                      </w:rPr>
                      <w:t>, bounds);</w:t>
                    </w:r>
                  </w:ins>
                </w:p>
                <w:p w14:paraId="2272357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59" w:author="yukina minato" w:date="2025-09-07T17:09:00Z" w16du:dateUtc="2025-09-07T09:09:00Z"/>
                      <w:rFonts w:eastAsia="宋体"/>
                      <w:color w:val="5C5C5C"/>
                      <w:szCs w:val="22"/>
                    </w:rPr>
                  </w:pPr>
                  <w:ins w:id="2260"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12798779"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61" w:author="yukina minato" w:date="2025-09-07T17:09:00Z" w16du:dateUtc="2025-09-07T09:09:00Z"/>
                      <w:rFonts w:eastAsia="宋体"/>
                      <w:color w:val="5C5C5C"/>
                      <w:szCs w:val="22"/>
                    </w:rPr>
                  </w:pPr>
                  <w:ins w:id="2262"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5B4EE8C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63" w:author="yukina minato" w:date="2025-09-07T17:09:00Z" w16du:dateUtc="2025-09-07T09:09:00Z"/>
                      <w:rFonts w:eastAsia="宋体"/>
                      <w:color w:val="5C5C5C"/>
                      <w:szCs w:val="22"/>
                    </w:rPr>
                  </w:pPr>
                  <w:ins w:id="2264"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p_p_ggg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n_p_ggg</w:t>
                    </w:r>
                    <w:proofErr w:type="spellEnd"/>
                    <w:r w:rsidRPr="00002D6B">
                      <w:rPr>
                        <w:rFonts w:ascii="Consolas" w:eastAsia="Consolas" w:hAnsi="Consolas" w:cs="Consolas"/>
                        <w:color w:val="5C5C5C"/>
                        <w:sz w:val="21"/>
                      </w:rPr>
                      <w:t>;</w:t>
                    </w:r>
                  </w:ins>
                </w:p>
                <w:p w14:paraId="7D43E5A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65" w:author="yukina minato" w:date="2025-09-07T17:09:00Z" w16du:dateUtc="2025-09-07T09:09:00Z"/>
                      <w:rFonts w:eastAsia="宋体"/>
                      <w:color w:val="5C5C5C"/>
                      <w:szCs w:val="22"/>
                    </w:rPr>
                  </w:pPr>
                  <w:ins w:id="2266" w:author="yukina minato" w:date="2025-09-07T17:09:00Z" w16du:dateUtc="2025-09-07T09:09:00Z">
                    <w:r w:rsidRPr="00002D6B">
                      <w:rPr>
                        <w:rFonts w:ascii="Consolas" w:eastAsia="Consolas" w:hAnsi="Consolas" w:cs="Consolas"/>
                        <w:color w:val="A626A4"/>
                        <w:sz w:val="21"/>
                        <w:shd w:val="clear" w:color="auto" w:fill="F8F8F8"/>
                      </w:rPr>
                      <w:t>end</w:t>
                    </w:r>
                  </w:ins>
                </w:p>
                <w:p w14:paraId="30CDA0E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2267" w:author="yukina minato" w:date="2025-09-07T17:09:00Z" w16du:dateUtc="2025-09-07T09:09:00Z"/>
                      <w:rFonts w:eastAsia="宋体"/>
                      <w:color w:val="5C5C5C"/>
                      <w:szCs w:val="22"/>
                    </w:rPr>
                  </w:pPr>
                </w:p>
                <w:p w14:paraId="5BA21C4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68" w:author="yukina minato" w:date="2025-09-07T17:09:00Z" w16du:dateUtc="2025-09-07T09:09:00Z"/>
                      <w:rFonts w:eastAsia="宋体"/>
                      <w:color w:val="5C5C5C"/>
                      <w:szCs w:val="22"/>
                    </w:rPr>
                  </w:pPr>
                  <w:proofErr w:type="spellStart"/>
                  <w:ins w:id="2269" w:author="yukina minato" w:date="2025-09-07T17:09:00Z" w16du:dateUtc="2025-09-07T09:09: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'\n</w:t>
                    </w:r>
                    <w:r w:rsidRPr="00002D6B">
                      <w:rPr>
                        <w:rFonts w:ascii="宋体" w:eastAsia="宋体" w:hAnsi="宋体" w:cs="宋体" w:hint="eastAsia"/>
                        <w:color w:val="50A14F"/>
                        <w:sz w:val="21"/>
                        <w:shd w:val="clear" w:color="auto" w:fill="F8F8F8"/>
                      </w:rPr>
                      <w:t>遗传算法优化完成！</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w:t>
                    </w:r>
                  </w:ins>
                </w:p>
                <w:p w14:paraId="7523944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2270" w:author="yukina minato" w:date="2025-09-07T17:09:00Z" w16du:dateUtc="2025-09-07T09:09:00Z"/>
                      <w:rFonts w:eastAsia="宋体"/>
                      <w:color w:val="5C5C5C"/>
                      <w:szCs w:val="22"/>
                    </w:rPr>
                  </w:pPr>
                </w:p>
                <w:p w14:paraId="70FC426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71" w:author="yukina minato" w:date="2025-09-07T17:09:00Z" w16du:dateUtc="2025-09-07T09:09:00Z"/>
                      <w:rFonts w:eastAsia="宋体"/>
                      <w:color w:val="5C5C5C"/>
                      <w:szCs w:val="22"/>
                    </w:rPr>
                  </w:pPr>
                  <w:proofErr w:type="spellStart"/>
                  <w:ins w:id="2272" w:author="yukina minato" w:date="2025-09-07T17:09:00Z" w16du:dateUtc="2025-09-07T09:09:00Z">
                    <w:r w:rsidRPr="00002D6B">
                      <w:rPr>
                        <w:rFonts w:ascii="Consolas" w:eastAsia="Consolas" w:hAnsi="Consolas" w:cs="Consolas"/>
                        <w:color w:val="5C5C5C"/>
                        <w:sz w:val="21"/>
                        <w:shd w:val="clear" w:color="auto" w:fill="F8F8F8"/>
                      </w:rPr>
                      <w:t>best_ind</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g_i_ggg</w:t>
                    </w:r>
                    <w:proofErr w:type="spellEnd"/>
                    <w:r w:rsidRPr="00002D6B">
                      <w:rPr>
                        <w:rFonts w:ascii="Consolas" w:eastAsia="Consolas" w:hAnsi="Consolas" w:cs="Consolas"/>
                        <w:color w:val="5C5C5C"/>
                        <w:sz w:val="21"/>
                        <w:shd w:val="clear" w:color="auto" w:fill="F8F8F8"/>
                      </w:rPr>
                      <w:t>;</w:t>
                    </w:r>
                  </w:ins>
                </w:p>
                <w:p w14:paraId="188B744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73" w:author="yukina minato" w:date="2025-09-07T17:09:00Z" w16du:dateUtc="2025-09-07T09:09:00Z"/>
                      <w:rFonts w:eastAsia="宋体"/>
                      <w:color w:val="5C5C5C"/>
                      <w:szCs w:val="22"/>
                    </w:rPr>
                  </w:pPr>
                  <w:ins w:id="2274" w:author="yukina minato" w:date="2025-09-07T17:09:00Z" w16du:dateUtc="2025-09-07T09:09:00Z">
                    <w:r w:rsidRPr="00002D6B">
                      <w:rPr>
                        <w:rFonts w:ascii="Consolas" w:eastAsia="Consolas" w:hAnsi="Consolas" w:cs="Consolas"/>
                        <w:color w:val="5C5C5C"/>
                        <w:sz w:val="21"/>
                      </w:rPr>
                      <w:t>p_f_</w:t>
                    </w:r>
                    <w:proofErr w:type="gramStart"/>
                    <w:r w:rsidRPr="00002D6B">
                      <w:rPr>
                        <w:rFonts w:ascii="Consolas" w:eastAsia="Consolas" w:hAnsi="Consolas" w:cs="Consolas"/>
                        <w:color w:val="5C5C5C"/>
                        <w:sz w:val="21"/>
                      </w:rPr>
                      <w:t>ggg.grenade1.t</w:t>
                    </w:r>
                    <w:proofErr w:type="gramEnd"/>
                    <w:r w:rsidRPr="00002D6B">
                      <w:rPr>
                        <w:rFonts w:ascii="Consolas" w:eastAsia="Consolas" w:hAnsi="Consolas" w:cs="Consolas"/>
                        <w:color w:val="5C5C5C"/>
                        <w:sz w:val="21"/>
                      </w:rPr>
                      <w:t>_deploy =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w:t>
                    </w:r>
                    <w:proofErr w:type="gramStart"/>
                    <w:r w:rsidRPr="00002D6B">
                      <w:rPr>
                        <w:rFonts w:ascii="Consolas" w:eastAsia="Consolas" w:hAnsi="Consolas" w:cs="Consolas"/>
                        <w:color w:val="5C5C5C"/>
                        <w:sz w:val="21"/>
                      </w:rPr>
                      <w:t>);  p</w:t>
                    </w:r>
                    <w:proofErr w:type="gramEnd"/>
                    <w:r w:rsidRPr="00002D6B">
                      <w:rPr>
                        <w:rFonts w:ascii="Consolas" w:eastAsia="Consolas" w:hAnsi="Consolas" w:cs="Consolas"/>
                        <w:color w:val="5C5C5C"/>
                        <w:sz w:val="21"/>
                      </w:rPr>
                      <w:t>_f_</w:t>
                    </w:r>
                    <w:proofErr w:type="gramStart"/>
                    <w:r w:rsidRPr="00002D6B">
                      <w:rPr>
                        <w:rFonts w:ascii="Consolas" w:eastAsia="Consolas" w:hAnsi="Consolas" w:cs="Consolas"/>
                        <w:color w:val="5C5C5C"/>
                        <w:sz w:val="21"/>
                      </w:rPr>
                      <w:t>ggg.grenade1.v</w:t>
                    </w:r>
                    <w:proofErr w:type="gramEnd"/>
                    <w:r w:rsidRPr="00002D6B">
                      <w:rPr>
                        <w:rFonts w:ascii="Consolas" w:eastAsia="Consolas" w:hAnsi="Consolas" w:cs="Consolas"/>
                        <w:color w:val="5C5C5C"/>
                        <w:sz w:val="21"/>
                      </w:rPr>
                      <w:t>_fy =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p_f_</w:t>
                    </w:r>
                    <w:proofErr w:type="gramStart"/>
                    <w:r w:rsidRPr="00002D6B">
                      <w:rPr>
                        <w:rFonts w:ascii="Consolas" w:eastAsia="Consolas" w:hAnsi="Consolas" w:cs="Consolas"/>
                        <w:color w:val="5C5C5C"/>
                        <w:sz w:val="21"/>
                      </w:rPr>
                      <w:t>ggg.grenade1.theta</w:t>
                    </w:r>
                    <w:proofErr w:type="gramEnd"/>
                    <w:r w:rsidRPr="00002D6B">
                      <w:rPr>
                        <w:rFonts w:ascii="Consolas" w:eastAsia="Consolas" w:hAnsi="Consolas" w:cs="Consolas"/>
                        <w:color w:val="5C5C5C"/>
                        <w:sz w:val="21"/>
                      </w:rPr>
                      <w:t>_yaw =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 p_f_</w:t>
                    </w:r>
                    <w:proofErr w:type="gramStart"/>
                    <w:r w:rsidRPr="00002D6B">
                      <w:rPr>
                        <w:rFonts w:ascii="Consolas" w:eastAsia="Consolas" w:hAnsi="Consolas" w:cs="Consolas"/>
                        <w:color w:val="5C5C5C"/>
                        <w:sz w:val="21"/>
                      </w:rPr>
                      <w:t>ggg.grenade1.t</w:t>
                    </w:r>
                    <w:proofErr w:type="gramEnd"/>
                    <w:r w:rsidRPr="00002D6B">
                      <w:rPr>
                        <w:rFonts w:ascii="Consolas" w:eastAsia="Consolas" w:hAnsi="Consolas" w:cs="Consolas"/>
                        <w:color w:val="5C5C5C"/>
                        <w:sz w:val="21"/>
                      </w:rPr>
                      <w:t>_delay =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4</w:t>
                    </w:r>
                    <w:r w:rsidRPr="00002D6B">
                      <w:rPr>
                        <w:rFonts w:ascii="Consolas" w:eastAsia="Consolas" w:hAnsi="Consolas" w:cs="Consolas"/>
                        <w:color w:val="5C5C5C"/>
                        <w:sz w:val="21"/>
                      </w:rPr>
                      <w:t>);</w:t>
                    </w:r>
                  </w:ins>
                </w:p>
                <w:p w14:paraId="38F9B1E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75" w:author="yukina minato" w:date="2025-09-07T17:09:00Z" w16du:dateUtc="2025-09-07T09:09:00Z"/>
                      <w:rFonts w:eastAsia="宋体"/>
                      <w:color w:val="5C5C5C"/>
                      <w:szCs w:val="22"/>
                    </w:rPr>
                  </w:pPr>
                  <w:ins w:id="2276" w:author="yukina minato" w:date="2025-09-07T17:09:00Z" w16du:dateUtc="2025-09-07T09:09:00Z">
                    <w:r w:rsidRPr="00002D6B">
                      <w:rPr>
                        <w:rFonts w:ascii="Consolas" w:eastAsia="Consolas" w:hAnsi="Consolas" w:cs="Consolas"/>
                        <w:color w:val="5C5C5C"/>
                        <w:sz w:val="21"/>
                        <w:shd w:val="clear" w:color="auto" w:fill="F8F8F8"/>
                      </w:rPr>
                      <w:t>d_t2_ggg = best_</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5</w:t>
                    </w:r>
                    <w:proofErr w:type="gramStart"/>
                    <w:r w:rsidRPr="00002D6B">
                      <w:rPr>
                        <w:rFonts w:ascii="Consolas" w:eastAsia="Consolas" w:hAnsi="Consolas" w:cs="Consolas"/>
                        <w:color w:val="5C5C5C"/>
                        <w:sz w:val="21"/>
                        <w:shd w:val="clear" w:color="auto" w:fill="F8F8F8"/>
                      </w:rPr>
                      <w:t>);  p</w:t>
                    </w:r>
                    <w:proofErr w:type="gramEnd"/>
                    <w:r w:rsidRPr="00002D6B">
                      <w:rPr>
                        <w:rFonts w:ascii="Consolas" w:eastAsia="Consolas" w:hAnsi="Consolas" w:cs="Consolas"/>
                        <w:color w:val="5C5C5C"/>
                        <w:sz w:val="21"/>
                        <w:shd w:val="clear" w:color="auto" w:fill="F8F8F8"/>
                      </w:rPr>
                      <w:t>_f_</w:t>
                    </w:r>
                    <w:proofErr w:type="gramStart"/>
                    <w:r w:rsidRPr="00002D6B">
                      <w:rPr>
                        <w:rFonts w:ascii="Consolas" w:eastAsia="Consolas" w:hAnsi="Consolas" w:cs="Consolas"/>
                        <w:color w:val="5C5C5C"/>
                        <w:sz w:val="21"/>
                        <w:shd w:val="clear" w:color="auto" w:fill="F8F8F8"/>
                      </w:rPr>
                      <w:t>ggg.grenade2.v</w:t>
                    </w:r>
                    <w:proofErr w:type="gramEnd"/>
                    <w:r w:rsidRPr="00002D6B">
                      <w:rPr>
                        <w:rFonts w:ascii="Consolas" w:eastAsia="Consolas" w:hAnsi="Consolas" w:cs="Consolas"/>
                        <w:color w:val="5C5C5C"/>
                        <w:sz w:val="21"/>
                        <w:shd w:val="clear" w:color="auto" w:fill="F8F8F8"/>
                      </w:rPr>
                      <w:t>_fy = best_</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6</w:t>
                    </w:r>
                    <w:r w:rsidRPr="00002D6B">
                      <w:rPr>
                        <w:rFonts w:ascii="Consolas" w:eastAsia="Consolas" w:hAnsi="Consolas" w:cs="Consolas"/>
                        <w:color w:val="5C5C5C"/>
                        <w:sz w:val="21"/>
                        <w:shd w:val="clear" w:color="auto" w:fill="F8F8F8"/>
                      </w:rPr>
                      <w:t>); p_f_</w:t>
                    </w:r>
                    <w:proofErr w:type="gramStart"/>
                    <w:r w:rsidRPr="00002D6B">
                      <w:rPr>
                        <w:rFonts w:ascii="Consolas" w:eastAsia="Consolas" w:hAnsi="Consolas" w:cs="Consolas"/>
                        <w:color w:val="5C5C5C"/>
                        <w:sz w:val="21"/>
                        <w:shd w:val="clear" w:color="auto" w:fill="F8F8F8"/>
                      </w:rPr>
                      <w:t>ggg.grenade2.theta</w:t>
                    </w:r>
                    <w:proofErr w:type="gramEnd"/>
                    <w:r w:rsidRPr="00002D6B">
                      <w:rPr>
                        <w:rFonts w:ascii="Consolas" w:eastAsia="Consolas" w:hAnsi="Consolas" w:cs="Consolas"/>
                        <w:color w:val="5C5C5C"/>
                        <w:sz w:val="21"/>
                        <w:shd w:val="clear" w:color="auto" w:fill="F8F8F8"/>
                      </w:rPr>
                      <w:t>_yaw = best_</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7</w:t>
                    </w:r>
                    <w:r w:rsidRPr="00002D6B">
                      <w:rPr>
                        <w:rFonts w:ascii="Consolas" w:eastAsia="Consolas" w:hAnsi="Consolas" w:cs="Consolas"/>
                        <w:color w:val="5C5C5C"/>
                        <w:sz w:val="21"/>
                        <w:shd w:val="clear" w:color="auto" w:fill="F8F8F8"/>
                      </w:rPr>
                      <w:t>); p_f_</w:t>
                    </w:r>
                    <w:proofErr w:type="gramStart"/>
                    <w:r w:rsidRPr="00002D6B">
                      <w:rPr>
                        <w:rFonts w:ascii="Consolas" w:eastAsia="Consolas" w:hAnsi="Consolas" w:cs="Consolas"/>
                        <w:color w:val="5C5C5C"/>
                        <w:sz w:val="21"/>
                        <w:shd w:val="clear" w:color="auto" w:fill="F8F8F8"/>
                      </w:rPr>
                      <w:t>ggg.grenade2.t</w:t>
                    </w:r>
                    <w:proofErr w:type="gramEnd"/>
                    <w:r w:rsidRPr="00002D6B">
                      <w:rPr>
                        <w:rFonts w:ascii="Consolas" w:eastAsia="Consolas" w:hAnsi="Consolas" w:cs="Consolas"/>
                        <w:color w:val="5C5C5C"/>
                        <w:sz w:val="21"/>
                        <w:shd w:val="clear" w:color="auto" w:fill="F8F8F8"/>
                      </w:rPr>
                      <w:t>_delay = best_</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w:t>
                    </w:r>
                  </w:ins>
                </w:p>
                <w:p w14:paraId="5E2B7F8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77" w:author="yukina minato" w:date="2025-09-07T17:09:00Z" w16du:dateUtc="2025-09-07T09:09:00Z"/>
                      <w:rFonts w:eastAsia="宋体"/>
                      <w:color w:val="5C5C5C"/>
                      <w:szCs w:val="22"/>
                    </w:rPr>
                  </w:pPr>
                  <w:ins w:id="2278" w:author="yukina minato" w:date="2025-09-07T17:09:00Z" w16du:dateUtc="2025-09-07T09:09:00Z">
                    <w:r w:rsidRPr="00002D6B">
                      <w:rPr>
                        <w:rFonts w:ascii="Consolas" w:eastAsia="Consolas" w:hAnsi="Consolas" w:cs="Consolas"/>
                        <w:color w:val="5C5C5C"/>
                        <w:sz w:val="21"/>
                      </w:rPr>
                      <w:t>d_t3_ggg =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9</w:t>
                    </w:r>
                    <w:proofErr w:type="gramStart"/>
                    <w:r w:rsidRPr="00002D6B">
                      <w:rPr>
                        <w:rFonts w:ascii="Consolas" w:eastAsia="Consolas" w:hAnsi="Consolas" w:cs="Consolas"/>
                        <w:color w:val="5C5C5C"/>
                        <w:sz w:val="21"/>
                      </w:rPr>
                      <w:t>);  p</w:t>
                    </w:r>
                    <w:proofErr w:type="gramEnd"/>
                    <w:r w:rsidRPr="00002D6B">
                      <w:rPr>
                        <w:rFonts w:ascii="Consolas" w:eastAsia="Consolas" w:hAnsi="Consolas" w:cs="Consolas"/>
                        <w:color w:val="5C5C5C"/>
                        <w:sz w:val="21"/>
                      </w:rPr>
                      <w:t>_f_</w:t>
                    </w:r>
                    <w:proofErr w:type="gramStart"/>
                    <w:r w:rsidRPr="00002D6B">
                      <w:rPr>
                        <w:rFonts w:ascii="Consolas" w:eastAsia="Consolas" w:hAnsi="Consolas" w:cs="Consolas"/>
                        <w:color w:val="5C5C5C"/>
                        <w:sz w:val="21"/>
                      </w:rPr>
                      <w:t>ggg.grenade3.v</w:t>
                    </w:r>
                    <w:proofErr w:type="gramEnd"/>
                    <w:r w:rsidRPr="00002D6B">
                      <w:rPr>
                        <w:rFonts w:ascii="Consolas" w:eastAsia="Consolas" w:hAnsi="Consolas" w:cs="Consolas"/>
                        <w:color w:val="5C5C5C"/>
                        <w:sz w:val="21"/>
                      </w:rPr>
                      <w:t>_fy =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10</w:t>
                    </w:r>
                    <w:proofErr w:type="gramStart"/>
                    <w:r w:rsidRPr="00002D6B">
                      <w:rPr>
                        <w:rFonts w:ascii="Consolas" w:eastAsia="Consolas" w:hAnsi="Consolas" w:cs="Consolas"/>
                        <w:color w:val="5C5C5C"/>
                        <w:sz w:val="21"/>
                      </w:rPr>
                      <w:t>);p</w:t>
                    </w:r>
                    <w:proofErr w:type="gramEnd"/>
                    <w:r w:rsidRPr="00002D6B">
                      <w:rPr>
                        <w:rFonts w:ascii="Consolas" w:eastAsia="Consolas" w:hAnsi="Consolas" w:cs="Consolas"/>
                        <w:color w:val="5C5C5C"/>
                        <w:sz w:val="21"/>
                      </w:rPr>
                      <w:t>_f_</w:t>
                    </w:r>
                    <w:proofErr w:type="gramStart"/>
                    <w:r w:rsidRPr="00002D6B">
                      <w:rPr>
                        <w:rFonts w:ascii="Consolas" w:eastAsia="Consolas" w:hAnsi="Consolas" w:cs="Consolas"/>
                        <w:color w:val="5C5C5C"/>
                        <w:sz w:val="21"/>
                      </w:rPr>
                      <w:t>ggg.grenade3.theta</w:t>
                    </w:r>
                    <w:proofErr w:type="gramEnd"/>
                    <w:r w:rsidRPr="00002D6B">
                      <w:rPr>
                        <w:rFonts w:ascii="Consolas" w:eastAsia="Consolas" w:hAnsi="Consolas" w:cs="Consolas"/>
                        <w:color w:val="5C5C5C"/>
                        <w:sz w:val="21"/>
                      </w:rPr>
                      <w:t>_yaw =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11</w:t>
                    </w:r>
                    <w:proofErr w:type="gramStart"/>
                    <w:r w:rsidRPr="00002D6B">
                      <w:rPr>
                        <w:rFonts w:ascii="Consolas" w:eastAsia="Consolas" w:hAnsi="Consolas" w:cs="Consolas"/>
                        <w:color w:val="5C5C5C"/>
                        <w:sz w:val="21"/>
                      </w:rPr>
                      <w:t>);p</w:t>
                    </w:r>
                    <w:proofErr w:type="gramEnd"/>
                    <w:r w:rsidRPr="00002D6B">
                      <w:rPr>
                        <w:rFonts w:ascii="Consolas" w:eastAsia="Consolas" w:hAnsi="Consolas" w:cs="Consolas"/>
                        <w:color w:val="5C5C5C"/>
                        <w:sz w:val="21"/>
                      </w:rPr>
                      <w:t>_f_</w:t>
                    </w:r>
                    <w:proofErr w:type="gramStart"/>
                    <w:r w:rsidRPr="00002D6B">
                      <w:rPr>
                        <w:rFonts w:ascii="Consolas" w:eastAsia="Consolas" w:hAnsi="Consolas" w:cs="Consolas"/>
                        <w:color w:val="5C5C5C"/>
                        <w:sz w:val="21"/>
                      </w:rPr>
                      <w:t>ggg.grenade3.t</w:t>
                    </w:r>
                    <w:proofErr w:type="gramEnd"/>
                    <w:r w:rsidRPr="00002D6B">
                      <w:rPr>
                        <w:rFonts w:ascii="Consolas" w:eastAsia="Consolas" w:hAnsi="Consolas" w:cs="Consolas"/>
                        <w:color w:val="5C5C5C"/>
                        <w:sz w:val="21"/>
                      </w:rPr>
                      <w:t>_delay =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12</w:t>
                    </w:r>
                    <w:r w:rsidRPr="00002D6B">
                      <w:rPr>
                        <w:rFonts w:ascii="Consolas" w:eastAsia="Consolas" w:hAnsi="Consolas" w:cs="Consolas"/>
                        <w:color w:val="5C5C5C"/>
                        <w:sz w:val="21"/>
                      </w:rPr>
                      <w:t>);</w:t>
                    </w:r>
                  </w:ins>
                </w:p>
                <w:p w14:paraId="45C935B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279" w:author="yukina minato" w:date="2025-09-07T17:09:00Z" w16du:dateUtc="2025-09-07T09:09:00Z"/>
                      <w:rFonts w:eastAsia="宋体"/>
                      <w:color w:val="5C5C5C"/>
                      <w:szCs w:val="22"/>
                    </w:rPr>
                  </w:pPr>
                </w:p>
                <w:p w14:paraId="531F749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80" w:author="yukina minato" w:date="2025-09-07T17:09:00Z" w16du:dateUtc="2025-09-07T09:09:00Z"/>
                      <w:rFonts w:eastAsia="宋体"/>
                      <w:color w:val="5C5C5C"/>
                      <w:szCs w:val="22"/>
                    </w:rPr>
                  </w:pPr>
                  <w:ins w:id="2281" w:author="yukina minato" w:date="2025-09-07T17:09:00Z" w16du:dateUtc="2025-09-07T09:09:00Z">
                    <w:r w:rsidRPr="00002D6B">
                      <w:rPr>
                        <w:rFonts w:ascii="Consolas" w:eastAsia="Consolas" w:hAnsi="Consolas" w:cs="Consolas"/>
                        <w:color w:val="5C5C5C"/>
                        <w:sz w:val="21"/>
                      </w:rPr>
                      <w:t>p_f_</w:t>
                    </w:r>
                    <w:proofErr w:type="gramStart"/>
                    <w:r w:rsidRPr="00002D6B">
                      <w:rPr>
                        <w:rFonts w:ascii="Consolas" w:eastAsia="Consolas" w:hAnsi="Consolas" w:cs="Consolas"/>
                        <w:color w:val="5C5C5C"/>
                        <w:sz w:val="21"/>
                      </w:rPr>
                      <w:t>ggg.grenade2.t</w:t>
                    </w:r>
                    <w:proofErr w:type="gramEnd"/>
                    <w:r w:rsidRPr="00002D6B">
                      <w:rPr>
                        <w:rFonts w:ascii="Consolas" w:eastAsia="Consolas" w:hAnsi="Consolas" w:cs="Consolas"/>
                        <w:color w:val="5C5C5C"/>
                        <w:sz w:val="21"/>
                      </w:rPr>
                      <w:t>_deploy = p_f_</w:t>
                    </w:r>
                    <w:proofErr w:type="gramStart"/>
                    <w:r w:rsidRPr="00002D6B">
                      <w:rPr>
                        <w:rFonts w:ascii="Consolas" w:eastAsia="Consolas" w:hAnsi="Consolas" w:cs="Consolas"/>
                        <w:color w:val="5C5C5C"/>
                        <w:sz w:val="21"/>
                      </w:rPr>
                      <w:t>ggg.grenade1.t</w:t>
                    </w:r>
                    <w:proofErr w:type="gramEnd"/>
                    <w:r w:rsidRPr="00002D6B">
                      <w:rPr>
                        <w:rFonts w:ascii="Consolas" w:eastAsia="Consolas" w:hAnsi="Consolas" w:cs="Consolas"/>
                        <w:color w:val="5C5C5C"/>
                        <w:sz w:val="21"/>
                      </w:rPr>
                      <w:t>_deploy + </w:t>
                    </w:r>
                    <w:r w:rsidRPr="00002D6B">
                      <w:rPr>
                        <w:rFonts w:ascii="Consolas" w:eastAsia="Consolas" w:hAnsi="Consolas" w:cs="Consolas"/>
                        <w:color w:val="986801"/>
                        <w:sz w:val="21"/>
                      </w:rPr>
                      <w:t>1</w:t>
                    </w:r>
                    <w:r w:rsidRPr="00002D6B">
                      <w:rPr>
                        <w:rFonts w:ascii="Consolas" w:eastAsia="Consolas" w:hAnsi="Consolas" w:cs="Consolas"/>
                        <w:color w:val="5C5C5C"/>
                        <w:sz w:val="21"/>
                      </w:rPr>
                      <w:t> + d_t2_ggg;</w:t>
                    </w:r>
                  </w:ins>
                </w:p>
                <w:p w14:paraId="78C9ACE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82" w:author="yukina minato" w:date="2025-09-07T17:09:00Z" w16du:dateUtc="2025-09-07T09:09:00Z"/>
                      <w:rFonts w:eastAsia="宋体"/>
                      <w:color w:val="5C5C5C"/>
                      <w:szCs w:val="22"/>
                    </w:rPr>
                  </w:pPr>
                  <w:ins w:id="2283" w:author="yukina minato" w:date="2025-09-07T17:09:00Z" w16du:dateUtc="2025-09-07T09:09:00Z">
                    <w:r w:rsidRPr="00002D6B">
                      <w:rPr>
                        <w:rFonts w:ascii="Consolas" w:eastAsia="Consolas" w:hAnsi="Consolas" w:cs="Consolas"/>
                        <w:color w:val="5C5C5C"/>
                        <w:sz w:val="21"/>
                        <w:shd w:val="clear" w:color="auto" w:fill="F8F8F8"/>
                      </w:rPr>
                      <w:t>p_f_</w:t>
                    </w:r>
                    <w:proofErr w:type="gramStart"/>
                    <w:r w:rsidRPr="00002D6B">
                      <w:rPr>
                        <w:rFonts w:ascii="Consolas" w:eastAsia="Consolas" w:hAnsi="Consolas" w:cs="Consolas"/>
                        <w:color w:val="5C5C5C"/>
                        <w:sz w:val="21"/>
                        <w:shd w:val="clear" w:color="auto" w:fill="F8F8F8"/>
                      </w:rPr>
                      <w:t>ggg.grenade3.t</w:t>
                    </w:r>
                    <w:proofErr w:type="gramEnd"/>
                    <w:r w:rsidRPr="00002D6B">
                      <w:rPr>
                        <w:rFonts w:ascii="Consolas" w:eastAsia="Consolas" w:hAnsi="Consolas" w:cs="Consolas"/>
                        <w:color w:val="5C5C5C"/>
                        <w:sz w:val="21"/>
                        <w:shd w:val="clear" w:color="auto" w:fill="F8F8F8"/>
                      </w:rPr>
                      <w:t>_deploy = p_f_</w:t>
                    </w:r>
                    <w:proofErr w:type="gramStart"/>
                    <w:r w:rsidRPr="00002D6B">
                      <w:rPr>
                        <w:rFonts w:ascii="Consolas" w:eastAsia="Consolas" w:hAnsi="Consolas" w:cs="Consolas"/>
                        <w:color w:val="5C5C5C"/>
                        <w:sz w:val="21"/>
                        <w:shd w:val="clear" w:color="auto" w:fill="F8F8F8"/>
                      </w:rPr>
                      <w:t>ggg.grenade2.t</w:t>
                    </w:r>
                    <w:proofErr w:type="gramEnd"/>
                    <w:r w:rsidRPr="00002D6B">
                      <w:rPr>
                        <w:rFonts w:ascii="Consolas" w:eastAsia="Consolas" w:hAnsi="Consolas" w:cs="Consolas"/>
                        <w:color w:val="5C5C5C"/>
                        <w:sz w:val="21"/>
                        <w:shd w:val="clear" w:color="auto" w:fill="F8F8F8"/>
                      </w:rPr>
                      <w:t>_deploy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d_t3_ggg;</w:t>
                    </w:r>
                  </w:ins>
                </w:p>
                <w:p w14:paraId="6BFA51F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2284" w:author="yukina minato" w:date="2025-09-07T17:09:00Z" w16du:dateUtc="2025-09-07T09:09:00Z"/>
                      <w:rFonts w:eastAsia="宋体"/>
                      <w:color w:val="5C5C5C"/>
                      <w:szCs w:val="22"/>
                    </w:rPr>
                  </w:pPr>
                </w:p>
                <w:p w14:paraId="7D28225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85" w:author="yukina minato" w:date="2025-09-07T17:09:00Z" w16du:dateUtc="2025-09-07T09:09:00Z"/>
                      <w:rFonts w:eastAsia="宋体"/>
                      <w:color w:val="5C5C5C"/>
                      <w:szCs w:val="22"/>
                    </w:rPr>
                  </w:pPr>
                  <w:ins w:id="2286" w:author="yukina minato" w:date="2025-09-07T17:09:00Z" w16du:dateUtc="2025-09-07T09:09:00Z">
                    <w:r w:rsidRPr="00002D6B">
                      <w:rPr>
                        <w:rFonts w:ascii="Consolas" w:eastAsia="Consolas" w:hAnsi="Consolas" w:cs="Consolas"/>
                        <w:color w:val="5C5C5C"/>
                        <w:sz w:val="21"/>
                        <w:shd w:val="clear" w:color="auto" w:fill="F8F8F8"/>
                      </w:rPr>
                      <w:t>g1 = p_f_</w:t>
                    </w:r>
                    <w:proofErr w:type="gramStart"/>
                    <w:r w:rsidRPr="00002D6B">
                      <w:rPr>
                        <w:rFonts w:ascii="Consolas" w:eastAsia="Consolas" w:hAnsi="Consolas" w:cs="Consolas"/>
                        <w:color w:val="5C5C5C"/>
                        <w:sz w:val="21"/>
                        <w:shd w:val="clear" w:color="auto" w:fill="F8F8F8"/>
                      </w:rPr>
                      <w:t>ggg.grenade</w:t>
                    </w:r>
                    <w:proofErr w:type="gramEnd"/>
                    <w:r w:rsidRPr="00002D6B">
                      <w:rPr>
                        <w:rFonts w:ascii="Consolas" w:eastAsia="Consolas" w:hAnsi="Consolas" w:cs="Consolas"/>
                        <w:color w:val="5C5C5C"/>
                        <w:sz w:val="21"/>
                        <w:shd w:val="clear" w:color="auto" w:fill="F8F8F8"/>
                      </w:rPr>
                      <w:t>1;</w:t>
                    </w:r>
                  </w:ins>
                </w:p>
                <w:p w14:paraId="07BB205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87" w:author="yukina minato" w:date="2025-09-07T17:09:00Z" w16du:dateUtc="2025-09-07T09:09:00Z"/>
                      <w:rFonts w:eastAsia="宋体"/>
                      <w:color w:val="5C5C5C"/>
                      <w:szCs w:val="22"/>
                    </w:rPr>
                  </w:pPr>
                  <w:ins w:id="2288" w:author="yukina minato" w:date="2025-09-07T17:09:00Z" w16du:dateUtc="2025-09-07T09:09:00Z">
                    <w:r w:rsidRPr="00002D6B">
                      <w:rPr>
                        <w:rFonts w:ascii="Consolas" w:eastAsia="Consolas" w:hAnsi="Consolas" w:cs="Consolas"/>
                        <w:color w:val="5C5C5C"/>
                        <w:sz w:val="21"/>
                      </w:rPr>
                      <w:t>g2 = p_f_</w:t>
                    </w:r>
                    <w:proofErr w:type="gramStart"/>
                    <w:r w:rsidRPr="00002D6B">
                      <w:rPr>
                        <w:rFonts w:ascii="Consolas" w:eastAsia="Consolas" w:hAnsi="Consolas" w:cs="Consolas"/>
                        <w:color w:val="5C5C5C"/>
                        <w:sz w:val="21"/>
                      </w:rPr>
                      <w:t>ggg.grenade</w:t>
                    </w:r>
                    <w:proofErr w:type="gramEnd"/>
                    <w:r w:rsidRPr="00002D6B">
                      <w:rPr>
                        <w:rFonts w:ascii="Consolas" w:eastAsia="Consolas" w:hAnsi="Consolas" w:cs="Consolas"/>
                        <w:color w:val="5C5C5C"/>
                        <w:sz w:val="21"/>
                      </w:rPr>
                      <w:t>2;</w:t>
                    </w:r>
                  </w:ins>
                </w:p>
                <w:p w14:paraId="30D4089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89" w:author="yukina minato" w:date="2025-09-07T17:09:00Z" w16du:dateUtc="2025-09-07T09:09:00Z"/>
                      <w:rFonts w:eastAsia="宋体"/>
                      <w:color w:val="5C5C5C"/>
                      <w:szCs w:val="22"/>
                    </w:rPr>
                  </w:pPr>
                  <w:ins w:id="2290" w:author="yukina minato" w:date="2025-09-07T17:09:00Z" w16du:dateUtc="2025-09-07T09:09:00Z">
                    <w:r w:rsidRPr="00002D6B">
                      <w:rPr>
                        <w:rFonts w:ascii="Consolas" w:eastAsia="Consolas" w:hAnsi="Consolas" w:cs="Consolas"/>
                        <w:color w:val="5C5C5C"/>
                        <w:sz w:val="21"/>
                        <w:shd w:val="clear" w:color="auto" w:fill="F8F8F8"/>
                      </w:rPr>
                      <w:t>g3 = p_f_</w:t>
                    </w:r>
                    <w:proofErr w:type="gramStart"/>
                    <w:r w:rsidRPr="00002D6B">
                      <w:rPr>
                        <w:rFonts w:ascii="Consolas" w:eastAsia="Consolas" w:hAnsi="Consolas" w:cs="Consolas"/>
                        <w:color w:val="5C5C5C"/>
                        <w:sz w:val="21"/>
                        <w:shd w:val="clear" w:color="auto" w:fill="F8F8F8"/>
                      </w:rPr>
                      <w:t>ggg.grenade</w:t>
                    </w:r>
                    <w:proofErr w:type="gramEnd"/>
                    <w:r w:rsidRPr="00002D6B">
                      <w:rPr>
                        <w:rFonts w:ascii="Consolas" w:eastAsia="Consolas" w:hAnsi="Consolas" w:cs="Consolas"/>
                        <w:color w:val="5C5C5C"/>
                        <w:sz w:val="21"/>
                        <w:shd w:val="clear" w:color="auto" w:fill="F8F8F8"/>
                      </w:rPr>
                      <w:t>3;</w:t>
                    </w:r>
                  </w:ins>
                </w:p>
                <w:p w14:paraId="5159522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2291" w:author="yukina minato" w:date="2025-09-07T17:09:00Z" w16du:dateUtc="2025-09-07T09:09:00Z"/>
                      <w:rFonts w:eastAsia="宋体"/>
                      <w:color w:val="5C5C5C"/>
                      <w:szCs w:val="22"/>
                    </w:rPr>
                  </w:pPr>
                </w:p>
                <w:p w14:paraId="6AB28EB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92" w:author="yukina minato" w:date="2025-09-07T17:09:00Z" w16du:dateUtc="2025-09-07T09:09:00Z"/>
                      <w:rFonts w:eastAsia="宋体"/>
                      <w:color w:val="5C5C5C"/>
                      <w:szCs w:val="22"/>
                    </w:rPr>
                  </w:pPr>
                  <w:ins w:id="2293" w:author="yukina minato" w:date="2025-09-07T17:09:00Z" w16du:dateUtc="2025-09-07T09:09:00Z">
                    <w:r w:rsidRPr="00002D6B">
                      <w:rPr>
                        <w:rFonts w:ascii="Consolas" w:eastAsia="Consolas" w:hAnsi="Consolas" w:cs="Consolas"/>
                        <w:color w:val="5C5C5C"/>
                        <w:sz w:val="21"/>
                        <w:shd w:val="clear" w:color="auto" w:fill="F8F8F8"/>
                      </w:rPr>
                      <w:t>g1.deploy_pos = A0 + </w:t>
                    </w:r>
                    <w:proofErr w:type="spellStart"/>
                    <w:r w:rsidRPr="00002D6B">
                      <w:rPr>
                        <w:rFonts w:ascii="Consolas" w:eastAsia="Consolas" w:hAnsi="Consolas" w:cs="Consolas"/>
                        <w:color w:val="5C5C5C"/>
                        <w:sz w:val="21"/>
                        <w:shd w:val="clear" w:color="auto" w:fill="F8F8F8"/>
                      </w:rPr>
                      <w:t>v_a</w:t>
                    </w:r>
                    <w:proofErr w:type="spellEnd"/>
                    <w:r w:rsidRPr="00002D6B">
                      <w:rPr>
                        <w:rFonts w:ascii="Consolas" w:eastAsia="Consolas" w:hAnsi="Consolas" w:cs="Consolas"/>
                        <w:color w:val="5C5C5C"/>
                        <w:sz w:val="21"/>
                        <w:shd w:val="clear" w:color="auto" w:fill="F8F8F8"/>
                      </w:rPr>
                      <w:t> * g1.t_deploy * </w:t>
                    </w:r>
                    <w:proofErr w:type="spellStart"/>
                    <w:r w:rsidRPr="00002D6B">
                      <w:rPr>
                        <w:rFonts w:ascii="Consolas" w:eastAsia="Consolas" w:hAnsi="Consolas" w:cs="Consolas"/>
                        <w:color w:val="5C5C5C"/>
                        <w:sz w:val="21"/>
                        <w:shd w:val="clear" w:color="auto" w:fill="F8F8F8"/>
                      </w:rPr>
                      <w:t>d_i_ggg</w:t>
                    </w:r>
                    <w:proofErr w:type="spellEnd"/>
                    <w:r w:rsidRPr="00002D6B">
                      <w:rPr>
                        <w:rFonts w:ascii="Consolas" w:eastAsia="Consolas" w:hAnsi="Consolas" w:cs="Consolas"/>
                        <w:color w:val="5C5C5C"/>
                        <w:sz w:val="21"/>
                        <w:shd w:val="clear" w:color="auto" w:fill="F8F8F8"/>
                      </w:rPr>
                      <w:t>;</w:t>
                    </w:r>
                  </w:ins>
                </w:p>
                <w:p w14:paraId="5F19104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94" w:author="yukina minato" w:date="2025-09-07T17:09:00Z" w16du:dateUtc="2025-09-07T09:09:00Z"/>
                      <w:rFonts w:eastAsia="宋体"/>
                      <w:color w:val="5C5C5C"/>
                      <w:szCs w:val="22"/>
                    </w:rPr>
                  </w:pPr>
                  <w:ins w:id="2295" w:author="yukina minato" w:date="2025-09-07T17:09:00Z" w16du:dateUtc="2025-09-07T09:09:00Z">
                    <w:r w:rsidRPr="00002D6B">
                      <w:rPr>
                        <w:rFonts w:ascii="Consolas" w:eastAsia="Consolas" w:hAnsi="Consolas" w:cs="Consolas"/>
                        <w:color w:val="5C5C5C"/>
                        <w:sz w:val="21"/>
                      </w:rPr>
                      <w:t>g1.deploy_v_vec = [g</w:t>
                    </w:r>
                    <w:proofErr w:type="gramStart"/>
                    <w:r w:rsidRPr="00002D6B">
                      <w:rPr>
                        <w:rFonts w:ascii="Consolas" w:eastAsia="Consolas" w:hAnsi="Consolas" w:cs="Consolas"/>
                        <w:color w:val="5C5C5C"/>
                        <w:sz w:val="21"/>
                      </w:rPr>
                      <w:t>1.v</w:t>
                    </w:r>
                    <w:proofErr w:type="gramEnd"/>
                    <w:r w:rsidRPr="00002D6B">
                      <w:rPr>
                        <w:rFonts w:ascii="Consolas" w:eastAsia="Consolas" w:hAnsi="Consolas" w:cs="Consolas"/>
                        <w:color w:val="5C5C5C"/>
                        <w:sz w:val="21"/>
                      </w:rPr>
                      <w:t>_fy * </w:t>
                    </w:r>
                    <w:r w:rsidRPr="00002D6B">
                      <w:rPr>
                        <w:rFonts w:ascii="Consolas" w:eastAsia="Consolas" w:hAnsi="Consolas" w:cs="Consolas"/>
                        <w:color w:val="C18401"/>
                        <w:sz w:val="21"/>
                      </w:rPr>
                      <w:t>cos</w:t>
                    </w:r>
                    <w:r w:rsidRPr="00002D6B">
                      <w:rPr>
                        <w:rFonts w:ascii="Consolas" w:eastAsia="Consolas" w:hAnsi="Consolas" w:cs="Consolas"/>
                        <w:color w:val="5C5C5C"/>
                        <w:sz w:val="21"/>
                      </w:rPr>
                      <w:t>(g</w:t>
                    </w:r>
                    <w:proofErr w:type="gramStart"/>
                    <w:r w:rsidRPr="00002D6B">
                      <w:rPr>
                        <w:rFonts w:ascii="Consolas" w:eastAsia="Consolas" w:hAnsi="Consolas" w:cs="Consolas"/>
                        <w:color w:val="5C5C5C"/>
                        <w:sz w:val="21"/>
                      </w:rPr>
                      <w:t>1.theta</w:t>
                    </w:r>
                    <w:proofErr w:type="gramEnd"/>
                    <w:r w:rsidRPr="00002D6B">
                      <w:rPr>
                        <w:rFonts w:ascii="Consolas" w:eastAsia="Consolas" w:hAnsi="Consolas" w:cs="Consolas"/>
                        <w:color w:val="5C5C5C"/>
                        <w:sz w:val="21"/>
                      </w:rPr>
                      <w:t>_yaw), g</w:t>
                    </w:r>
                    <w:proofErr w:type="gramStart"/>
                    <w:r w:rsidRPr="00002D6B">
                      <w:rPr>
                        <w:rFonts w:ascii="Consolas" w:eastAsia="Consolas" w:hAnsi="Consolas" w:cs="Consolas"/>
                        <w:color w:val="5C5C5C"/>
                        <w:sz w:val="21"/>
                      </w:rPr>
                      <w:t>1.v</w:t>
                    </w:r>
                    <w:proofErr w:type="gramEnd"/>
                    <w:r w:rsidRPr="00002D6B">
                      <w:rPr>
                        <w:rFonts w:ascii="Consolas" w:eastAsia="Consolas" w:hAnsi="Consolas" w:cs="Consolas"/>
                        <w:color w:val="5C5C5C"/>
                        <w:sz w:val="21"/>
                      </w:rPr>
                      <w:t>_fy * </w:t>
                    </w:r>
                    <w:r w:rsidRPr="00002D6B">
                      <w:rPr>
                        <w:rFonts w:ascii="Consolas" w:eastAsia="Consolas" w:hAnsi="Consolas" w:cs="Consolas"/>
                        <w:color w:val="C18401"/>
                        <w:sz w:val="21"/>
                      </w:rPr>
                      <w:t>sin</w:t>
                    </w:r>
                    <w:r w:rsidRPr="00002D6B">
                      <w:rPr>
                        <w:rFonts w:ascii="Consolas" w:eastAsia="Consolas" w:hAnsi="Consolas" w:cs="Consolas"/>
                        <w:color w:val="5C5C5C"/>
                        <w:sz w:val="21"/>
                      </w:rPr>
                      <w:t>(g</w:t>
                    </w:r>
                    <w:proofErr w:type="gramStart"/>
                    <w:r w:rsidRPr="00002D6B">
                      <w:rPr>
                        <w:rFonts w:ascii="Consolas" w:eastAsia="Consolas" w:hAnsi="Consolas" w:cs="Consolas"/>
                        <w:color w:val="5C5C5C"/>
                        <w:sz w:val="21"/>
                      </w:rPr>
                      <w:t>1.theta</w:t>
                    </w:r>
                    <w:proofErr w:type="gramEnd"/>
                    <w:r w:rsidRPr="00002D6B">
                      <w:rPr>
                        <w:rFonts w:ascii="Consolas" w:eastAsia="Consolas" w:hAnsi="Consolas" w:cs="Consolas"/>
                        <w:color w:val="5C5C5C"/>
                        <w:sz w:val="21"/>
                      </w:rPr>
                      <w:t>_yaw),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5F92C79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296" w:author="yukina minato" w:date="2025-09-07T17:09:00Z" w16du:dateUtc="2025-09-07T09:09:00Z"/>
                      <w:rFonts w:eastAsia="宋体"/>
                      <w:color w:val="5C5C5C"/>
                      <w:szCs w:val="22"/>
                    </w:rPr>
                  </w:pPr>
                  <w:ins w:id="2297" w:author="yukina minato" w:date="2025-09-07T17:09:00Z" w16du:dateUtc="2025-09-07T09:09:00Z">
                    <w:r w:rsidRPr="00002D6B">
                      <w:rPr>
                        <w:rFonts w:ascii="Consolas" w:eastAsia="Consolas" w:hAnsi="Consolas" w:cs="Consolas"/>
                        <w:color w:val="5C5C5C"/>
                        <w:sz w:val="21"/>
                        <w:shd w:val="clear" w:color="auto" w:fill="F8F8F8"/>
                      </w:rPr>
                      <w:t>g2.deploy_pos = g1.deploy_pos + g1.deploy_v_vec * (g2.t_deploy - g1.t_deploy);</w:t>
                    </w:r>
                  </w:ins>
                </w:p>
                <w:p w14:paraId="1D00BEF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298" w:author="yukina minato" w:date="2025-09-07T17:09:00Z" w16du:dateUtc="2025-09-07T09:09:00Z"/>
                      <w:rFonts w:eastAsia="宋体"/>
                      <w:color w:val="5C5C5C"/>
                      <w:szCs w:val="22"/>
                    </w:rPr>
                  </w:pPr>
                  <w:ins w:id="2299" w:author="yukina minato" w:date="2025-09-07T17:09:00Z" w16du:dateUtc="2025-09-07T09:09:00Z">
                    <w:r w:rsidRPr="00002D6B">
                      <w:rPr>
                        <w:rFonts w:ascii="Consolas" w:eastAsia="Consolas" w:hAnsi="Consolas" w:cs="Consolas"/>
                        <w:color w:val="5C5C5C"/>
                        <w:sz w:val="21"/>
                      </w:rPr>
                      <w:t>g2.deploy_v_vec = [g</w:t>
                    </w:r>
                    <w:proofErr w:type="gramStart"/>
                    <w:r w:rsidRPr="00002D6B">
                      <w:rPr>
                        <w:rFonts w:ascii="Consolas" w:eastAsia="Consolas" w:hAnsi="Consolas" w:cs="Consolas"/>
                        <w:color w:val="5C5C5C"/>
                        <w:sz w:val="21"/>
                      </w:rPr>
                      <w:t>2.v</w:t>
                    </w:r>
                    <w:proofErr w:type="gramEnd"/>
                    <w:r w:rsidRPr="00002D6B">
                      <w:rPr>
                        <w:rFonts w:ascii="Consolas" w:eastAsia="Consolas" w:hAnsi="Consolas" w:cs="Consolas"/>
                        <w:color w:val="5C5C5C"/>
                        <w:sz w:val="21"/>
                      </w:rPr>
                      <w:t>_fy * </w:t>
                    </w:r>
                    <w:r w:rsidRPr="00002D6B">
                      <w:rPr>
                        <w:rFonts w:ascii="Consolas" w:eastAsia="Consolas" w:hAnsi="Consolas" w:cs="Consolas"/>
                        <w:color w:val="C18401"/>
                        <w:sz w:val="21"/>
                      </w:rPr>
                      <w:t>cos</w:t>
                    </w:r>
                    <w:r w:rsidRPr="00002D6B">
                      <w:rPr>
                        <w:rFonts w:ascii="Consolas" w:eastAsia="Consolas" w:hAnsi="Consolas" w:cs="Consolas"/>
                        <w:color w:val="5C5C5C"/>
                        <w:sz w:val="21"/>
                      </w:rPr>
                      <w:t>(g</w:t>
                    </w:r>
                    <w:proofErr w:type="gramStart"/>
                    <w:r w:rsidRPr="00002D6B">
                      <w:rPr>
                        <w:rFonts w:ascii="Consolas" w:eastAsia="Consolas" w:hAnsi="Consolas" w:cs="Consolas"/>
                        <w:color w:val="5C5C5C"/>
                        <w:sz w:val="21"/>
                      </w:rPr>
                      <w:t>2.theta</w:t>
                    </w:r>
                    <w:proofErr w:type="gramEnd"/>
                    <w:r w:rsidRPr="00002D6B">
                      <w:rPr>
                        <w:rFonts w:ascii="Consolas" w:eastAsia="Consolas" w:hAnsi="Consolas" w:cs="Consolas"/>
                        <w:color w:val="5C5C5C"/>
                        <w:sz w:val="21"/>
                      </w:rPr>
                      <w:t>_yaw), g</w:t>
                    </w:r>
                    <w:proofErr w:type="gramStart"/>
                    <w:r w:rsidRPr="00002D6B">
                      <w:rPr>
                        <w:rFonts w:ascii="Consolas" w:eastAsia="Consolas" w:hAnsi="Consolas" w:cs="Consolas"/>
                        <w:color w:val="5C5C5C"/>
                        <w:sz w:val="21"/>
                      </w:rPr>
                      <w:t>2.v</w:t>
                    </w:r>
                    <w:proofErr w:type="gramEnd"/>
                    <w:r w:rsidRPr="00002D6B">
                      <w:rPr>
                        <w:rFonts w:ascii="Consolas" w:eastAsia="Consolas" w:hAnsi="Consolas" w:cs="Consolas"/>
                        <w:color w:val="5C5C5C"/>
                        <w:sz w:val="21"/>
                      </w:rPr>
                      <w:t>_fy * </w:t>
                    </w:r>
                    <w:r w:rsidRPr="00002D6B">
                      <w:rPr>
                        <w:rFonts w:ascii="Consolas" w:eastAsia="Consolas" w:hAnsi="Consolas" w:cs="Consolas"/>
                        <w:color w:val="C18401"/>
                        <w:sz w:val="21"/>
                      </w:rPr>
                      <w:t>sin</w:t>
                    </w:r>
                    <w:r w:rsidRPr="00002D6B">
                      <w:rPr>
                        <w:rFonts w:ascii="Consolas" w:eastAsia="Consolas" w:hAnsi="Consolas" w:cs="Consolas"/>
                        <w:color w:val="5C5C5C"/>
                        <w:sz w:val="21"/>
                      </w:rPr>
                      <w:t>(g</w:t>
                    </w:r>
                    <w:proofErr w:type="gramStart"/>
                    <w:r w:rsidRPr="00002D6B">
                      <w:rPr>
                        <w:rFonts w:ascii="Consolas" w:eastAsia="Consolas" w:hAnsi="Consolas" w:cs="Consolas"/>
                        <w:color w:val="5C5C5C"/>
                        <w:sz w:val="21"/>
                      </w:rPr>
                      <w:t>2.theta</w:t>
                    </w:r>
                    <w:proofErr w:type="gramEnd"/>
                    <w:r w:rsidRPr="00002D6B">
                      <w:rPr>
                        <w:rFonts w:ascii="Consolas" w:eastAsia="Consolas" w:hAnsi="Consolas" w:cs="Consolas"/>
                        <w:color w:val="5C5C5C"/>
                        <w:sz w:val="21"/>
                      </w:rPr>
                      <w:t>_yaw),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40AB811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300" w:author="yukina minato" w:date="2025-09-07T17:09:00Z" w16du:dateUtc="2025-09-07T09:09:00Z"/>
                      <w:rFonts w:eastAsia="宋体"/>
                      <w:color w:val="5C5C5C"/>
                      <w:szCs w:val="22"/>
                    </w:rPr>
                  </w:pPr>
                  <w:ins w:id="2301" w:author="yukina minato" w:date="2025-09-07T17:09:00Z" w16du:dateUtc="2025-09-07T09:09:00Z">
                    <w:r w:rsidRPr="00002D6B">
                      <w:rPr>
                        <w:rFonts w:ascii="Consolas" w:eastAsia="Consolas" w:hAnsi="Consolas" w:cs="Consolas"/>
                        <w:color w:val="5C5C5C"/>
                        <w:sz w:val="21"/>
                        <w:shd w:val="clear" w:color="auto" w:fill="F8F8F8"/>
                      </w:rPr>
                      <w:t>g3.deploy_pos = g2.deploy_pos + g2.deploy_v_vec * (g3.t_deploy - g2.t_deploy);</w:t>
                    </w:r>
                  </w:ins>
                </w:p>
                <w:p w14:paraId="0E8359D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02" w:author="yukina minato" w:date="2025-09-07T17:09:00Z" w16du:dateUtc="2025-09-07T09:09:00Z"/>
                      <w:rFonts w:eastAsia="宋体"/>
                      <w:color w:val="5C5C5C"/>
                      <w:szCs w:val="22"/>
                    </w:rPr>
                  </w:pPr>
                  <w:ins w:id="2303" w:author="yukina minato" w:date="2025-09-07T17:09:00Z" w16du:dateUtc="2025-09-07T09:09:00Z">
                    <w:r w:rsidRPr="00002D6B">
                      <w:rPr>
                        <w:rFonts w:ascii="Consolas" w:eastAsia="Consolas" w:hAnsi="Consolas" w:cs="Consolas"/>
                        <w:color w:val="5C5C5C"/>
                        <w:sz w:val="21"/>
                      </w:rPr>
                      <w:t>g3.deploy_v_vec = [g</w:t>
                    </w:r>
                    <w:proofErr w:type="gramStart"/>
                    <w:r w:rsidRPr="00002D6B">
                      <w:rPr>
                        <w:rFonts w:ascii="Consolas" w:eastAsia="Consolas" w:hAnsi="Consolas" w:cs="Consolas"/>
                        <w:color w:val="5C5C5C"/>
                        <w:sz w:val="21"/>
                      </w:rPr>
                      <w:t>3.v</w:t>
                    </w:r>
                    <w:proofErr w:type="gramEnd"/>
                    <w:r w:rsidRPr="00002D6B">
                      <w:rPr>
                        <w:rFonts w:ascii="Consolas" w:eastAsia="Consolas" w:hAnsi="Consolas" w:cs="Consolas"/>
                        <w:color w:val="5C5C5C"/>
                        <w:sz w:val="21"/>
                      </w:rPr>
                      <w:t>_fy * </w:t>
                    </w:r>
                    <w:r w:rsidRPr="00002D6B">
                      <w:rPr>
                        <w:rFonts w:ascii="Consolas" w:eastAsia="Consolas" w:hAnsi="Consolas" w:cs="Consolas"/>
                        <w:color w:val="C18401"/>
                        <w:sz w:val="21"/>
                      </w:rPr>
                      <w:t>cos</w:t>
                    </w:r>
                    <w:r w:rsidRPr="00002D6B">
                      <w:rPr>
                        <w:rFonts w:ascii="Consolas" w:eastAsia="Consolas" w:hAnsi="Consolas" w:cs="Consolas"/>
                        <w:color w:val="5C5C5C"/>
                        <w:sz w:val="21"/>
                      </w:rPr>
                      <w:t>(g</w:t>
                    </w:r>
                    <w:proofErr w:type="gramStart"/>
                    <w:r w:rsidRPr="00002D6B">
                      <w:rPr>
                        <w:rFonts w:ascii="Consolas" w:eastAsia="Consolas" w:hAnsi="Consolas" w:cs="Consolas"/>
                        <w:color w:val="5C5C5C"/>
                        <w:sz w:val="21"/>
                      </w:rPr>
                      <w:t>3.theta</w:t>
                    </w:r>
                    <w:proofErr w:type="gramEnd"/>
                    <w:r w:rsidRPr="00002D6B">
                      <w:rPr>
                        <w:rFonts w:ascii="Consolas" w:eastAsia="Consolas" w:hAnsi="Consolas" w:cs="Consolas"/>
                        <w:color w:val="5C5C5C"/>
                        <w:sz w:val="21"/>
                      </w:rPr>
                      <w:t>_yaw), g</w:t>
                    </w:r>
                    <w:proofErr w:type="gramStart"/>
                    <w:r w:rsidRPr="00002D6B">
                      <w:rPr>
                        <w:rFonts w:ascii="Consolas" w:eastAsia="Consolas" w:hAnsi="Consolas" w:cs="Consolas"/>
                        <w:color w:val="5C5C5C"/>
                        <w:sz w:val="21"/>
                      </w:rPr>
                      <w:t>3.v</w:t>
                    </w:r>
                    <w:proofErr w:type="gramEnd"/>
                    <w:r w:rsidRPr="00002D6B">
                      <w:rPr>
                        <w:rFonts w:ascii="Consolas" w:eastAsia="Consolas" w:hAnsi="Consolas" w:cs="Consolas"/>
                        <w:color w:val="5C5C5C"/>
                        <w:sz w:val="21"/>
                      </w:rPr>
                      <w:t>_fy * </w:t>
                    </w:r>
                    <w:r w:rsidRPr="00002D6B">
                      <w:rPr>
                        <w:rFonts w:ascii="Consolas" w:eastAsia="Consolas" w:hAnsi="Consolas" w:cs="Consolas"/>
                        <w:color w:val="C18401"/>
                        <w:sz w:val="21"/>
                      </w:rPr>
                      <w:t>sin</w:t>
                    </w:r>
                    <w:r w:rsidRPr="00002D6B">
                      <w:rPr>
                        <w:rFonts w:ascii="Consolas" w:eastAsia="Consolas" w:hAnsi="Consolas" w:cs="Consolas"/>
                        <w:color w:val="5C5C5C"/>
                        <w:sz w:val="21"/>
                      </w:rPr>
                      <w:t>(g</w:t>
                    </w:r>
                    <w:proofErr w:type="gramStart"/>
                    <w:r w:rsidRPr="00002D6B">
                      <w:rPr>
                        <w:rFonts w:ascii="Consolas" w:eastAsia="Consolas" w:hAnsi="Consolas" w:cs="Consolas"/>
                        <w:color w:val="5C5C5C"/>
                        <w:sz w:val="21"/>
                      </w:rPr>
                      <w:t>3.theta</w:t>
                    </w:r>
                    <w:proofErr w:type="gramEnd"/>
                    <w:r w:rsidRPr="00002D6B">
                      <w:rPr>
                        <w:rFonts w:ascii="Consolas" w:eastAsia="Consolas" w:hAnsi="Consolas" w:cs="Consolas"/>
                        <w:color w:val="5C5C5C"/>
                        <w:sz w:val="21"/>
                      </w:rPr>
                      <w:t>_yaw),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601B7AA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304" w:author="yukina minato" w:date="2025-09-07T17:09:00Z" w16du:dateUtc="2025-09-07T09:09:00Z"/>
                      <w:rFonts w:eastAsia="宋体"/>
                      <w:color w:val="5C5C5C"/>
                      <w:szCs w:val="22"/>
                    </w:rPr>
                  </w:pPr>
                </w:p>
                <w:p w14:paraId="193E47A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05" w:author="yukina minato" w:date="2025-09-07T17:09:00Z" w16du:dateUtc="2025-09-07T09:09:00Z"/>
                      <w:rFonts w:eastAsia="宋体"/>
                      <w:color w:val="5C5C5C"/>
                      <w:szCs w:val="22"/>
                    </w:rPr>
                  </w:pPr>
                  <w:ins w:id="2306" w:author="yukina minato" w:date="2025-09-07T17:09:00Z" w16du:dateUtc="2025-09-07T09:09:00Z">
                    <w:r w:rsidRPr="00002D6B">
                      <w:rPr>
                        <w:rFonts w:ascii="Consolas" w:eastAsia="Consolas" w:hAnsi="Consolas" w:cs="Consolas"/>
                        <w:color w:val="5C5C5C"/>
                        <w:sz w:val="21"/>
                      </w:rPr>
                      <w:t>e_p1_ggg = g1.deploy_pos + g1.deploy_v_vec * g1.t_delay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-0.5</w:t>
                    </w:r>
                    <w:r w:rsidRPr="00002D6B">
                      <w:rPr>
                        <w:rFonts w:ascii="Consolas" w:eastAsia="Consolas" w:hAnsi="Consolas" w:cs="Consolas"/>
                        <w:color w:val="5C5C5C"/>
                        <w:sz w:val="21"/>
                      </w:rPr>
                      <w:t> * g * g1.t_delay^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0550388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307" w:author="yukina minato" w:date="2025-09-07T17:09:00Z" w16du:dateUtc="2025-09-07T09:09:00Z"/>
                      <w:rFonts w:eastAsia="宋体"/>
                      <w:color w:val="5C5C5C"/>
                      <w:szCs w:val="22"/>
                    </w:rPr>
                  </w:pPr>
                  <w:ins w:id="2308" w:author="yukina minato" w:date="2025-09-07T17:09:00Z" w16du:dateUtc="2025-09-07T09:09:00Z">
                    <w:r w:rsidRPr="00002D6B">
                      <w:rPr>
                        <w:rFonts w:ascii="Consolas" w:eastAsia="Consolas" w:hAnsi="Consolas" w:cs="Consolas"/>
                        <w:color w:val="5C5C5C"/>
                        <w:sz w:val="21"/>
                        <w:shd w:val="clear" w:color="auto" w:fill="F8F8F8"/>
                      </w:rPr>
                      <w:t>e_p2_ggg = g2.deploy_pos + g2.deploy_v_vec * g2.t_delay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-0.5</w:t>
                    </w:r>
                    <w:r w:rsidRPr="00002D6B">
                      <w:rPr>
                        <w:rFonts w:ascii="Consolas" w:eastAsia="Consolas" w:hAnsi="Consolas" w:cs="Consolas"/>
                        <w:color w:val="5C5C5C"/>
                        <w:sz w:val="21"/>
                        <w:shd w:val="clear" w:color="auto" w:fill="F8F8F8"/>
                      </w:rPr>
                      <w:t> * g * g2.t_delay^</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7195388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09" w:author="yukina minato" w:date="2025-09-07T17:09:00Z" w16du:dateUtc="2025-09-07T09:09:00Z"/>
                      <w:rFonts w:eastAsia="宋体"/>
                      <w:color w:val="5C5C5C"/>
                      <w:szCs w:val="22"/>
                    </w:rPr>
                  </w:pPr>
                  <w:ins w:id="2310" w:author="yukina minato" w:date="2025-09-07T17:09:00Z" w16du:dateUtc="2025-09-07T09:09:00Z">
                    <w:r w:rsidRPr="00002D6B">
                      <w:rPr>
                        <w:rFonts w:ascii="Consolas" w:eastAsia="Consolas" w:hAnsi="Consolas" w:cs="Consolas"/>
                        <w:color w:val="5C5C5C"/>
                        <w:sz w:val="21"/>
                      </w:rPr>
                      <w:t>e_p3_ggg = g3.deploy_pos + g3.deploy_v_vec * g3.t_delay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-0.5</w:t>
                    </w:r>
                    <w:r w:rsidRPr="00002D6B">
                      <w:rPr>
                        <w:rFonts w:ascii="Consolas" w:eastAsia="Consolas" w:hAnsi="Consolas" w:cs="Consolas"/>
                        <w:color w:val="5C5C5C"/>
                        <w:sz w:val="21"/>
                      </w:rPr>
                      <w:t> * g * g3.t_delay^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04A5A62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311" w:author="yukina minato" w:date="2025-09-07T17:09:00Z" w16du:dateUtc="2025-09-07T09:09:00Z"/>
                      <w:rFonts w:eastAsia="宋体"/>
                      <w:color w:val="5C5C5C"/>
                      <w:szCs w:val="22"/>
                    </w:rPr>
                  </w:pPr>
                </w:p>
                <w:p w14:paraId="61E4C2D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12" w:author="yukina minato" w:date="2025-09-07T17:09:00Z" w16du:dateUtc="2025-09-07T09:09:00Z"/>
                      <w:rFonts w:eastAsia="宋体"/>
                      <w:color w:val="5C5C5C"/>
                      <w:szCs w:val="22"/>
                    </w:rPr>
                  </w:pPr>
                  <w:proofErr w:type="spellStart"/>
                  <w:ins w:id="2313" w:author="yukina minato" w:date="2025-09-07T17:09:00Z" w16du:dateUtc="2025-09-07T09:09: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正在计算各烟雾弹的单独贡献</w:t>
                    </w:r>
                    <w:r w:rsidRPr="00002D6B">
                      <w:rPr>
                        <w:rFonts w:ascii="Consolas" w:eastAsia="Consolas" w:hAnsi="Consolas" w:cs="Consolas"/>
                        <w:color w:val="50A14F"/>
                        <w:sz w:val="21"/>
                      </w:rPr>
                      <w:t>...\n'</w:t>
                    </w:r>
                    <w:r w:rsidRPr="00002D6B">
                      <w:rPr>
                        <w:rFonts w:ascii="Consolas" w:eastAsia="Consolas" w:hAnsi="Consolas" w:cs="Consolas"/>
                        <w:color w:val="5C5C5C"/>
                        <w:sz w:val="21"/>
                      </w:rPr>
                      <w:t>);</w:t>
                    </w:r>
                  </w:ins>
                </w:p>
                <w:p w14:paraId="2012CE2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314" w:author="yukina minato" w:date="2025-09-07T17:09:00Z" w16du:dateUtc="2025-09-07T09:09:00Z"/>
                      <w:rFonts w:eastAsia="宋体"/>
                      <w:color w:val="5C5C5C"/>
                      <w:szCs w:val="22"/>
                    </w:rPr>
                  </w:pPr>
                  <w:ins w:id="2315" w:author="yukina minato" w:date="2025-09-07T17:09:00Z" w16du:dateUtc="2025-09-07T09:09:00Z">
                    <w:r w:rsidRPr="00002D6B">
                      <w:rPr>
                        <w:rFonts w:ascii="Consolas" w:eastAsia="Consolas" w:hAnsi="Consolas" w:cs="Consolas"/>
                        <w:color w:val="5C5C5C"/>
                        <w:sz w:val="21"/>
                        <w:shd w:val="clear" w:color="auto" w:fill="F8F8F8"/>
                      </w:rPr>
                      <w:t>o_t_1_ggg = </w:t>
                    </w:r>
                    <w:proofErr w:type="spellStart"/>
                    <w:r w:rsidRPr="00002D6B">
                      <w:rPr>
                        <w:rFonts w:ascii="Consolas" w:eastAsia="Consolas" w:hAnsi="Consolas" w:cs="Consolas"/>
                        <w:color w:val="5C5C5C"/>
                        <w:sz w:val="21"/>
                        <w:shd w:val="clear" w:color="auto" w:fill="F8F8F8"/>
                      </w:rPr>
                      <w:t>c_i_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g1, </w:t>
                    </w:r>
                    <w:proofErr w:type="spellStart"/>
                    <w:r w:rsidRPr="00002D6B">
                      <w:rPr>
                        <w:rFonts w:ascii="Consolas" w:eastAsia="Consolas" w:hAnsi="Consolas" w:cs="Consolas"/>
                        <w:color w:val="5C5C5C"/>
                        <w:sz w:val="21"/>
                        <w:shd w:val="clear" w:color="auto" w:fill="F8F8F8"/>
                      </w:rPr>
                      <w:t>m_t_ggg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a_p_ggg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ins>
                </w:p>
                <w:p w14:paraId="0C7B7C2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16" w:author="yukina minato" w:date="2025-09-07T17:09:00Z" w16du:dateUtc="2025-09-07T09:09:00Z"/>
                      <w:rFonts w:eastAsia="宋体"/>
                      <w:color w:val="5C5C5C"/>
                      <w:szCs w:val="22"/>
                    </w:rPr>
                  </w:pPr>
                  <w:ins w:id="2317" w:author="yukina minato" w:date="2025-09-07T17:09:00Z" w16du:dateUtc="2025-09-07T09:09:00Z">
                    <w:r w:rsidRPr="00002D6B">
                      <w:rPr>
                        <w:rFonts w:ascii="Consolas" w:eastAsia="Consolas" w:hAnsi="Consolas" w:cs="Consolas"/>
                        <w:color w:val="5C5C5C"/>
                        <w:sz w:val="21"/>
                      </w:rPr>
                      <w:t>o_t_2_ggg = </w:t>
                    </w:r>
                    <w:proofErr w:type="spellStart"/>
                    <w:r w:rsidRPr="00002D6B">
                      <w:rPr>
                        <w:rFonts w:ascii="Consolas" w:eastAsia="Consolas" w:hAnsi="Consolas" w:cs="Consolas"/>
                        <w:color w:val="5C5C5C"/>
                        <w:sz w:val="21"/>
                      </w:rPr>
                      <w:t>c_i_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g2, </w:t>
                    </w:r>
                    <w:proofErr w:type="spellStart"/>
                    <w:r w:rsidRPr="00002D6B">
                      <w:rPr>
                        <w:rFonts w:ascii="Consolas" w:eastAsia="Consolas" w:hAnsi="Consolas" w:cs="Consolas"/>
                        <w:color w:val="5C5C5C"/>
                        <w:sz w:val="21"/>
                      </w:rPr>
                      <w:t>m_t_ggg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w:t>
                    </w:r>
                  </w:ins>
                </w:p>
                <w:p w14:paraId="78575AD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318" w:author="yukina minato" w:date="2025-09-07T17:09:00Z" w16du:dateUtc="2025-09-07T09:09:00Z"/>
                      <w:rFonts w:eastAsia="宋体"/>
                      <w:color w:val="5C5C5C"/>
                      <w:szCs w:val="22"/>
                    </w:rPr>
                  </w:pPr>
                  <w:ins w:id="2319" w:author="yukina minato" w:date="2025-09-07T17:09:00Z" w16du:dateUtc="2025-09-07T09:09:00Z">
                    <w:r w:rsidRPr="00002D6B">
                      <w:rPr>
                        <w:rFonts w:ascii="Consolas" w:eastAsia="Consolas" w:hAnsi="Consolas" w:cs="Consolas"/>
                        <w:color w:val="5C5C5C"/>
                        <w:sz w:val="21"/>
                        <w:shd w:val="clear" w:color="auto" w:fill="F8F8F8"/>
                      </w:rPr>
                      <w:t>o_t_3_ggg = </w:t>
                    </w:r>
                    <w:proofErr w:type="spellStart"/>
                    <w:r w:rsidRPr="00002D6B">
                      <w:rPr>
                        <w:rFonts w:ascii="Consolas" w:eastAsia="Consolas" w:hAnsi="Consolas" w:cs="Consolas"/>
                        <w:color w:val="5C5C5C"/>
                        <w:sz w:val="21"/>
                        <w:shd w:val="clear" w:color="auto" w:fill="F8F8F8"/>
                      </w:rPr>
                      <w:t>c_i_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g3, </w:t>
                    </w:r>
                    <w:proofErr w:type="spellStart"/>
                    <w:r w:rsidRPr="00002D6B">
                      <w:rPr>
                        <w:rFonts w:ascii="Consolas" w:eastAsia="Consolas" w:hAnsi="Consolas" w:cs="Consolas"/>
                        <w:color w:val="5C5C5C"/>
                        <w:sz w:val="21"/>
                        <w:shd w:val="clear" w:color="auto" w:fill="F8F8F8"/>
                      </w:rPr>
                      <w:t>m_t_ggg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a_p_ggg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ins>
                </w:p>
                <w:p w14:paraId="4A4475B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20" w:author="yukina minato" w:date="2025-09-07T17:09:00Z" w16du:dateUtc="2025-09-07T09:09:00Z"/>
                      <w:rFonts w:eastAsia="宋体"/>
                      <w:color w:val="5C5C5C"/>
                      <w:szCs w:val="22"/>
                    </w:rPr>
                  </w:pPr>
                  <w:proofErr w:type="spellStart"/>
                  <w:ins w:id="2321" w:author="yukina minato" w:date="2025-09-07T17:09:00Z" w16du:dateUtc="2025-09-07T09:09: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计算完成。</w:t>
                    </w:r>
                    <w:r w:rsidRPr="00002D6B">
                      <w:rPr>
                        <w:rFonts w:ascii="Consolas" w:eastAsia="Consolas" w:hAnsi="Consolas" w:cs="Consolas"/>
                        <w:color w:val="50A14F"/>
                        <w:sz w:val="21"/>
                      </w:rPr>
                      <w:t>\n\n'</w:t>
                    </w:r>
                    <w:r w:rsidRPr="00002D6B">
                      <w:rPr>
                        <w:rFonts w:ascii="Consolas" w:eastAsia="Consolas" w:hAnsi="Consolas" w:cs="Consolas"/>
                        <w:color w:val="5C5C5C"/>
                        <w:sz w:val="21"/>
                      </w:rPr>
                      <w:t>);</w:t>
                    </w:r>
                  </w:ins>
                </w:p>
                <w:p w14:paraId="3F64F3A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322" w:author="yukina minato" w:date="2025-09-07T17:09:00Z" w16du:dateUtc="2025-09-07T09:09:00Z"/>
                      <w:rFonts w:eastAsia="宋体"/>
                      <w:color w:val="5C5C5C"/>
                      <w:szCs w:val="22"/>
                    </w:rPr>
                  </w:pPr>
                </w:p>
                <w:p w14:paraId="1EE519E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23" w:author="yukina minato" w:date="2025-09-07T17:09:00Z" w16du:dateUtc="2025-09-07T09:09:00Z"/>
                      <w:rFonts w:eastAsia="宋体"/>
                      <w:color w:val="5C5C5C"/>
                      <w:szCs w:val="22"/>
                    </w:rPr>
                  </w:pPr>
                  <w:proofErr w:type="spellStart"/>
                  <w:ins w:id="2324" w:author="yukina minato" w:date="2025-09-07T17:09:00Z" w16du:dateUtc="2025-09-07T09:09: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proofErr w:type="gramStart"/>
                    <w:r w:rsidRPr="00002D6B">
                      <w:rPr>
                        <w:rFonts w:ascii="宋体" w:eastAsia="宋体" w:hAnsi="宋体" w:cs="宋体" w:hint="eastAsia"/>
                        <w:color w:val="50A14F"/>
                        <w:sz w:val="21"/>
                      </w:rPr>
                      <w:t>最大总</w:t>
                    </w:r>
                    <w:proofErr w:type="gramEnd"/>
                    <w:r w:rsidRPr="00002D6B">
                      <w:rPr>
                        <w:rFonts w:ascii="宋体" w:eastAsia="宋体" w:hAnsi="宋体" w:cs="宋体" w:hint="eastAsia"/>
                        <w:color w:val="50A14F"/>
                        <w:sz w:val="21"/>
                      </w:rPr>
                      <w:t>遮蔽时长</w:t>
                    </w:r>
                    <w:r w:rsidRPr="00002D6B">
                      <w:rPr>
                        <w:rFonts w:ascii="Consolas" w:eastAsia="Consolas" w:hAnsi="Consolas" w:cs="Consolas"/>
                        <w:color w:val="50A14F"/>
                        <w:sz w:val="21"/>
                      </w:rPr>
                      <w:t>: %.2f s\n\n'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g_f_ggg</w:t>
                    </w:r>
                    <w:proofErr w:type="spellEnd"/>
                    <w:r w:rsidRPr="00002D6B">
                      <w:rPr>
                        <w:rFonts w:ascii="Consolas" w:eastAsia="Consolas" w:hAnsi="Consolas" w:cs="Consolas"/>
                        <w:color w:val="5C5C5C"/>
                        <w:sz w:val="21"/>
                      </w:rPr>
                      <w:t>);</w:t>
                    </w:r>
                  </w:ins>
                </w:p>
                <w:p w14:paraId="561F758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325" w:author="yukina minato" w:date="2025-09-07T17:09:00Z" w16du:dateUtc="2025-09-07T09:09:00Z"/>
                      <w:rFonts w:eastAsia="宋体"/>
                      <w:color w:val="5C5C5C"/>
                      <w:szCs w:val="22"/>
                    </w:rPr>
                  </w:pPr>
                  <w:proofErr w:type="spellStart"/>
                  <w:ins w:id="2326" w:author="yukina minato" w:date="2025-09-07T17:09:00Z" w16du:dateUtc="2025-09-07T09:09: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烟雾弹</w:t>
                    </w:r>
                    <w:r w:rsidRPr="00002D6B">
                      <w:rPr>
                        <w:rFonts w:ascii="Consolas" w:eastAsia="Consolas" w:hAnsi="Consolas" w:cs="Consolas"/>
                        <w:color w:val="50A14F"/>
                        <w:sz w:val="21"/>
                        <w:shd w:val="clear" w:color="auto" w:fill="F8F8F8"/>
                      </w:rPr>
                      <w:t> 1 ---\n'</w:t>
                    </w:r>
                    <w:r w:rsidRPr="00002D6B">
                      <w:rPr>
                        <w:rFonts w:ascii="Consolas" w:eastAsia="Consolas" w:hAnsi="Consolas" w:cs="Consolas"/>
                        <w:color w:val="5C5C5C"/>
                        <w:sz w:val="21"/>
                        <w:shd w:val="clear" w:color="auto" w:fill="F8F8F8"/>
                      </w:rPr>
                      <w:t>);</w:t>
                    </w:r>
                  </w:ins>
                </w:p>
                <w:p w14:paraId="0FECA83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27" w:author="yukina minato" w:date="2025-09-07T17:09:00Z" w16du:dateUtc="2025-09-07T09:09:00Z"/>
                      <w:rFonts w:eastAsia="宋体"/>
                      <w:color w:val="5C5C5C"/>
                      <w:szCs w:val="22"/>
                    </w:rPr>
                  </w:pPr>
                  <w:proofErr w:type="spellStart"/>
                  <w:ins w:id="2328" w:author="yukina minato" w:date="2025-09-07T17:09:00Z" w16du:dateUtc="2025-09-07T09:09: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投放时间</w:t>
                    </w:r>
                    <w:r w:rsidRPr="00002D6B">
                      <w:rPr>
                        <w:rFonts w:ascii="Consolas" w:eastAsia="Consolas" w:hAnsi="Consolas" w:cs="Consolas"/>
                        <w:color w:val="50A14F"/>
                        <w:sz w:val="21"/>
                      </w:rPr>
                      <w:t>: %.2f s\n'</w:t>
                    </w:r>
                    <w:r w:rsidRPr="00002D6B">
                      <w:rPr>
                        <w:rFonts w:ascii="Consolas" w:eastAsia="Consolas" w:hAnsi="Consolas" w:cs="Consolas"/>
                        <w:color w:val="5C5C5C"/>
                        <w:sz w:val="21"/>
                      </w:rPr>
                      <w:t>, g1.t_deploy);</w:t>
                    </w:r>
                  </w:ins>
                </w:p>
                <w:p w14:paraId="04FF1118"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329" w:author="yukina minato" w:date="2025-09-07T17:09:00Z" w16du:dateUtc="2025-09-07T09:09:00Z"/>
                      <w:rFonts w:eastAsia="宋体"/>
                      <w:color w:val="5C5C5C"/>
                      <w:szCs w:val="22"/>
                    </w:rPr>
                  </w:pPr>
                  <w:proofErr w:type="spellStart"/>
                  <w:ins w:id="2330" w:author="yukina minato" w:date="2025-09-07T17:09:00Z" w16du:dateUtc="2025-09-07T09:09: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投放后无人机速度</w:t>
                    </w:r>
                    <w:r w:rsidRPr="00002D6B">
                      <w:rPr>
                        <w:rFonts w:ascii="Consolas" w:eastAsia="Consolas" w:hAnsi="Consolas" w:cs="Consolas"/>
                        <w:color w:val="50A14F"/>
                        <w:sz w:val="21"/>
                        <w:shd w:val="clear" w:color="auto" w:fill="F8F8F8"/>
                      </w:rPr>
                      <w:t>: %.2f m/s\n'</w:t>
                    </w:r>
                    <w:r w:rsidRPr="00002D6B">
                      <w:rPr>
                        <w:rFonts w:ascii="Consolas" w:eastAsia="Consolas" w:hAnsi="Consolas" w:cs="Consolas"/>
                        <w:color w:val="5C5C5C"/>
                        <w:sz w:val="21"/>
                        <w:shd w:val="clear" w:color="auto" w:fill="F8F8F8"/>
                      </w:rPr>
                      <w:t>, g1.v_fy);</w:t>
                    </w:r>
                  </w:ins>
                </w:p>
                <w:p w14:paraId="483F6C8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31" w:author="yukina minato" w:date="2025-09-07T17:09:00Z" w16du:dateUtc="2025-09-07T09:09:00Z"/>
                      <w:rFonts w:eastAsia="宋体"/>
                      <w:color w:val="5C5C5C"/>
                      <w:szCs w:val="22"/>
                    </w:rPr>
                  </w:pPr>
                  <w:proofErr w:type="spellStart"/>
                  <w:ins w:id="2332" w:author="yukina minato" w:date="2025-09-07T17:09:00Z" w16du:dateUtc="2025-09-07T09:09: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投放后无人机方向</w:t>
                    </w:r>
                    <w:r w:rsidRPr="00002D6B">
                      <w:rPr>
                        <w:rFonts w:ascii="Consolas" w:eastAsia="Consolas" w:hAnsi="Consolas" w:cs="Consolas"/>
                        <w:color w:val="50A14F"/>
                        <w:sz w:val="21"/>
                      </w:rPr>
                      <w:t> (</w:t>
                    </w:r>
                    <w:r w:rsidRPr="00002D6B">
                      <w:rPr>
                        <w:rFonts w:ascii="宋体" w:eastAsia="宋体" w:hAnsi="宋体" w:cs="宋体" w:hint="eastAsia"/>
                        <w:color w:val="50A14F"/>
                        <w:sz w:val="21"/>
                      </w:rPr>
                      <w:t>偏航角</w:t>
                    </w:r>
                    <w:r w:rsidRPr="00002D6B">
                      <w:rPr>
                        <w:rFonts w:ascii="Consolas" w:eastAsia="Consolas" w:hAnsi="Consolas" w:cs="Consolas"/>
                        <w:color w:val="50A14F"/>
                        <w:sz w:val="21"/>
                      </w:rPr>
                      <w:t>): %.2f rad (%.2f </w:t>
                    </w:r>
                    <w:r w:rsidRPr="00002D6B">
                      <w:rPr>
                        <w:rFonts w:ascii="宋体" w:eastAsia="宋体" w:hAnsi="宋体" w:cs="宋体" w:hint="eastAsia"/>
                        <w:color w:val="50A14F"/>
                        <w:sz w:val="21"/>
                      </w:rPr>
                      <w:t>度</w:t>
                    </w:r>
                    <w:r w:rsidRPr="00002D6B">
                      <w:rPr>
                        <w:rFonts w:ascii="Consolas" w:eastAsia="Consolas" w:hAnsi="Consolas" w:cs="Consolas"/>
                        <w:color w:val="50A14F"/>
                        <w:sz w:val="21"/>
                      </w:rPr>
                      <w:t>)\n'</w:t>
                    </w:r>
                    <w:r w:rsidRPr="00002D6B">
                      <w:rPr>
                        <w:rFonts w:ascii="Consolas" w:eastAsia="Consolas" w:hAnsi="Consolas" w:cs="Consolas"/>
                        <w:color w:val="5C5C5C"/>
                        <w:sz w:val="21"/>
                      </w:rPr>
                      <w:t>, g1.theta_yaw, rad2deg(g1.theta_yaw));</w:t>
                    </w:r>
                  </w:ins>
                </w:p>
                <w:p w14:paraId="44337AB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333" w:author="yukina minato" w:date="2025-09-07T17:09:00Z" w16du:dateUtc="2025-09-07T09:09:00Z"/>
                      <w:rFonts w:eastAsia="宋体"/>
                      <w:color w:val="5C5C5C"/>
                      <w:szCs w:val="22"/>
                    </w:rPr>
                  </w:pPr>
                  <w:proofErr w:type="spellStart"/>
                  <w:ins w:id="2334" w:author="yukina minato" w:date="2025-09-07T17:09:00Z" w16du:dateUtc="2025-09-07T09:09: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延迟起爆时间</w:t>
                    </w:r>
                    <w:r w:rsidRPr="00002D6B">
                      <w:rPr>
                        <w:rFonts w:ascii="Consolas" w:eastAsia="Consolas" w:hAnsi="Consolas" w:cs="Consolas"/>
                        <w:color w:val="50A14F"/>
                        <w:sz w:val="21"/>
                        <w:shd w:val="clear" w:color="auto" w:fill="F8F8F8"/>
                      </w:rPr>
                      <w:t>: %.2f s\n'</w:t>
                    </w:r>
                    <w:r w:rsidRPr="00002D6B">
                      <w:rPr>
                        <w:rFonts w:ascii="Consolas" w:eastAsia="Consolas" w:hAnsi="Consolas" w:cs="Consolas"/>
                        <w:color w:val="5C5C5C"/>
                        <w:sz w:val="21"/>
                        <w:shd w:val="clear" w:color="auto" w:fill="F8F8F8"/>
                      </w:rPr>
                      <w:t>, g1.t_delay);</w:t>
                    </w:r>
                  </w:ins>
                </w:p>
                <w:p w14:paraId="05F6B79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35" w:author="yukina minato" w:date="2025-09-07T17:09:00Z" w16du:dateUtc="2025-09-07T09:09:00Z"/>
                      <w:rFonts w:eastAsia="宋体"/>
                      <w:color w:val="5C5C5C"/>
                      <w:szCs w:val="22"/>
                    </w:rPr>
                  </w:pPr>
                  <w:proofErr w:type="spellStart"/>
                  <w:ins w:id="2336" w:author="yukina minato" w:date="2025-09-07T17:09:00Z" w16du:dateUtc="2025-09-07T09:09: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投放点</w:t>
                    </w:r>
                    <w:r w:rsidRPr="00002D6B">
                      <w:rPr>
                        <w:rFonts w:ascii="Consolas" w:eastAsia="Consolas" w:hAnsi="Consolas" w:cs="Consolas"/>
                        <w:color w:val="50A14F"/>
                        <w:sz w:val="21"/>
                      </w:rPr>
                      <w:t>: (%.2f, %.2f, %.2f)\n'</w:t>
                    </w:r>
                    <w:r w:rsidRPr="00002D6B">
                      <w:rPr>
                        <w:rFonts w:ascii="Consolas" w:eastAsia="Consolas" w:hAnsi="Consolas" w:cs="Consolas"/>
                        <w:color w:val="5C5C5C"/>
                        <w:sz w:val="21"/>
                      </w:rPr>
                      <w:t>, g1.deploy_pos);</w:t>
                    </w:r>
                  </w:ins>
                </w:p>
                <w:p w14:paraId="64EEB74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337" w:author="yukina minato" w:date="2025-09-07T17:09:00Z" w16du:dateUtc="2025-09-07T09:09:00Z"/>
                      <w:rFonts w:eastAsia="宋体"/>
                      <w:color w:val="5C5C5C"/>
                      <w:szCs w:val="22"/>
                    </w:rPr>
                  </w:pPr>
                  <w:proofErr w:type="spellStart"/>
                  <w:ins w:id="2338" w:author="yukina minato" w:date="2025-09-07T17:09:00Z" w16du:dateUtc="2025-09-07T09:09: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起爆点</w:t>
                    </w:r>
                    <w:r w:rsidRPr="00002D6B">
                      <w:rPr>
                        <w:rFonts w:ascii="Consolas" w:eastAsia="Consolas" w:hAnsi="Consolas" w:cs="Consolas"/>
                        <w:color w:val="50A14F"/>
                        <w:sz w:val="21"/>
                        <w:shd w:val="clear" w:color="auto" w:fill="F8F8F8"/>
                      </w:rPr>
                      <w:t>: (%.2f, %.2f, %.2f)\n'</w:t>
                    </w:r>
                    <w:r w:rsidRPr="00002D6B">
                      <w:rPr>
                        <w:rFonts w:ascii="Consolas" w:eastAsia="Consolas" w:hAnsi="Consolas" w:cs="Consolas"/>
                        <w:color w:val="5C5C5C"/>
                        <w:sz w:val="21"/>
                        <w:shd w:val="clear" w:color="auto" w:fill="F8F8F8"/>
                      </w:rPr>
                      <w:t>, e_p1_ggg);</w:t>
                    </w:r>
                  </w:ins>
                </w:p>
                <w:p w14:paraId="34FB312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39" w:author="yukina minato" w:date="2025-09-07T17:09:00Z" w16du:dateUtc="2025-09-07T09:09:00Z"/>
                      <w:rFonts w:eastAsia="宋体"/>
                      <w:color w:val="5C5C5C"/>
                      <w:szCs w:val="22"/>
                    </w:rPr>
                  </w:pPr>
                  <w:proofErr w:type="spellStart"/>
                  <w:ins w:id="2340" w:author="yukina minato" w:date="2025-09-07T17:09:00Z" w16du:dateUtc="2025-09-07T09:09: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 </w:t>
                    </w:r>
                    <w:r w:rsidRPr="00002D6B">
                      <w:rPr>
                        <w:rFonts w:ascii="宋体" w:eastAsia="宋体" w:hAnsi="宋体" w:cs="宋体" w:hint="eastAsia"/>
                        <w:color w:val="50A14F"/>
                        <w:sz w:val="21"/>
                      </w:rPr>
                      <w:t>该弹单独有效遮蔽时长</w:t>
                    </w:r>
                    <w:r w:rsidRPr="00002D6B">
                      <w:rPr>
                        <w:rFonts w:ascii="Consolas" w:eastAsia="Consolas" w:hAnsi="Consolas" w:cs="Consolas"/>
                        <w:color w:val="50A14F"/>
                        <w:sz w:val="21"/>
                      </w:rPr>
                      <w:t>: %.2f s **\n\n'</w:t>
                    </w:r>
                    <w:r w:rsidRPr="00002D6B">
                      <w:rPr>
                        <w:rFonts w:ascii="Consolas" w:eastAsia="Consolas" w:hAnsi="Consolas" w:cs="Consolas"/>
                        <w:color w:val="5C5C5C"/>
                        <w:sz w:val="21"/>
                      </w:rPr>
                      <w:t>, o_t_1_ggg);</w:t>
                    </w:r>
                  </w:ins>
                </w:p>
                <w:p w14:paraId="2399B51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341" w:author="yukina minato" w:date="2025-09-07T17:09:00Z" w16du:dateUtc="2025-09-07T09:09:00Z"/>
                      <w:rFonts w:eastAsia="宋体"/>
                      <w:color w:val="5C5C5C"/>
                      <w:szCs w:val="22"/>
                    </w:rPr>
                  </w:pPr>
                </w:p>
                <w:p w14:paraId="5AC5A40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42" w:author="yukina minato" w:date="2025-09-07T17:09:00Z" w16du:dateUtc="2025-09-07T09:09:00Z"/>
                      <w:rFonts w:eastAsia="宋体"/>
                      <w:color w:val="5C5C5C"/>
                      <w:szCs w:val="22"/>
                    </w:rPr>
                  </w:pPr>
                  <w:proofErr w:type="spellStart"/>
                  <w:ins w:id="2343" w:author="yukina minato" w:date="2025-09-07T17:09:00Z" w16du:dateUtc="2025-09-07T09:09: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 </w:t>
                    </w:r>
                    <w:r w:rsidRPr="00002D6B">
                      <w:rPr>
                        <w:rFonts w:ascii="宋体" w:eastAsia="宋体" w:hAnsi="宋体" w:cs="宋体" w:hint="eastAsia"/>
                        <w:color w:val="50A14F"/>
                        <w:sz w:val="21"/>
                      </w:rPr>
                      <w:t>烟雾弹</w:t>
                    </w:r>
                    <w:r w:rsidRPr="00002D6B">
                      <w:rPr>
                        <w:rFonts w:ascii="Consolas" w:eastAsia="Consolas" w:hAnsi="Consolas" w:cs="Consolas"/>
                        <w:color w:val="50A14F"/>
                        <w:sz w:val="21"/>
                      </w:rPr>
                      <w:t> 2 ---\n'</w:t>
                    </w:r>
                    <w:r w:rsidRPr="00002D6B">
                      <w:rPr>
                        <w:rFonts w:ascii="Consolas" w:eastAsia="Consolas" w:hAnsi="Consolas" w:cs="Consolas"/>
                        <w:color w:val="5C5C5C"/>
                        <w:sz w:val="21"/>
                      </w:rPr>
                      <w:t>);</w:t>
                    </w:r>
                  </w:ins>
                </w:p>
                <w:p w14:paraId="6B32648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344" w:author="yukina minato" w:date="2025-09-07T17:09:00Z" w16du:dateUtc="2025-09-07T09:09:00Z"/>
                      <w:rFonts w:eastAsia="宋体"/>
                      <w:color w:val="5C5C5C"/>
                      <w:szCs w:val="22"/>
                    </w:rPr>
                  </w:pPr>
                  <w:proofErr w:type="spellStart"/>
                  <w:ins w:id="2345" w:author="yukina minato" w:date="2025-09-07T17:09:00Z" w16du:dateUtc="2025-09-07T09:09: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投放时间</w:t>
                    </w:r>
                    <w:r w:rsidRPr="00002D6B">
                      <w:rPr>
                        <w:rFonts w:ascii="Consolas" w:eastAsia="Consolas" w:hAnsi="Consolas" w:cs="Consolas"/>
                        <w:color w:val="50A14F"/>
                        <w:sz w:val="21"/>
                        <w:shd w:val="clear" w:color="auto" w:fill="F8F8F8"/>
                      </w:rPr>
                      <w:t>: %.2f s\n'</w:t>
                    </w:r>
                    <w:r w:rsidRPr="00002D6B">
                      <w:rPr>
                        <w:rFonts w:ascii="Consolas" w:eastAsia="Consolas" w:hAnsi="Consolas" w:cs="Consolas"/>
                        <w:color w:val="5C5C5C"/>
                        <w:sz w:val="21"/>
                        <w:shd w:val="clear" w:color="auto" w:fill="F8F8F8"/>
                      </w:rPr>
                      <w:t>, g2.t_deploy);</w:t>
                    </w:r>
                  </w:ins>
                </w:p>
                <w:p w14:paraId="0746790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46" w:author="yukina minato" w:date="2025-09-07T17:09:00Z" w16du:dateUtc="2025-09-07T09:09:00Z"/>
                      <w:rFonts w:eastAsia="宋体"/>
                      <w:color w:val="5C5C5C"/>
                      <w:szCs w:val="22"/>
                    </w:rPr>
                  </w:pPr>
                  <w:proofErr w:type="spellStart"/>
                  <w:ins w:id="2347" w:author="yukina minato" w:date="2025-09-07T17:09:00Z" w16du:dateUtc="2025-09-07T09:09: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投放后无人机速度</w:t>
                    </w:r>
                    <w:r w:rsidRPr="00002D6B">
                      <w:rPr>
                        <w:rFonts w:ascii="Consolas" w:eastAsia="Consolas" w:hAnsi="Consolas" w:cs="Consolas"/>
                        <w:color w:val="50A14F"/>
                        <w:sz w:val="21"/>
                      </w:rPr>
                      <w:t>: %.2f m/s\n'</w:t>
                    </w:r>
                    <w:r w:rsidRPr="00002D6B">
                      <w:rPr>
                        <w:rFonts w:ascii="Consolas" w:eastAsia="Consolas" w:hAnsi="Consolas" w:cs="Consolas"/>
                        <w:color w:val="5C5C5C"/>
                        <w:sz w:val="21"/>
                      </w:rPr>
                      <w:t>, g2.v_fy);</w:t>
                    </w:r>
                  </w:ins>
                </w:p>
                <w:p w14:paraId="359E35E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348" w:author="yukina minato" w:date="2025-09-07T17:09:00Z" w16du:dateUtc="2025-09-07T09:09:00Z"/>
                      <w:rFonts w:eastAsia="宋体"/>
                      <w:color w:val="5C5C5C"/>
                      <w:szCs w:val="22"/>
                    </w:rPr>
                  </w:pPr>
                  <w:proofErr w:type="spellStart"/>
                  <w:ins w:id="2349" w:author="yukina minato" w:date="2025-09-07T17:09:00Z" w16du:dateUtc="2025-09-07T09:09: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投放后无人机方向</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偏航角</w:t>
                    </w:r>
                    <w:r w:rsidRPr="00002D6B">
                      <w:rPr>
                        <w:rFonts w:ascii="Consolas" w:eastAsia="Consolas" w:hAnsi="Consolas" w:cs="Consolas"/>
                        <w:color w:val="50A14F"/>
                        <w:sz w:val="21"/>
                        <w:shd w:val="clear" w:color="auto" w:fill="F8F8F8"/>
                      </w:rPr>
                      <w:t>): %.2f rad (%.2f </w:t>
                    </w:r>
                    <w:r w:rsidRPr="00002D6B">
                      <w:rPr>
                        <w:rFonts w:ascii="宋体" w:eastAsia="宋体" w:hAnsi="宋体" w:cs="宋体" w:hint="eastAsia"/>
                        <w:color w:val="50A14F"/>
                        <w:sz w:val="21"/>
                        <w:shd w:val="clear" w:color="auto" w:fill="F8F8F8"/>
                      </w:rPr>
                      <w:t>度</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 g2.theta_yaw, rad2deg(g2.theta_yaw));</w:t>
                    </w:r>
                  </w:ins>
                </w:p>
                <w:p w14:paraId="1186740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50" w:author="yukina minato" w:date="2025-09-07T17:09:00Z" w16du:dateUtc="2025-09-07T09:09:00Z"/>
                      <w:rFonts w:eastAsia="宋体"/>
                      <w:color w:val="5C5C5C"/>
                      <w:szCs w:val="22"/>
                    </w:rPr>
                  </w:pPr>
                  <w:proofErr w:type="spellStart"/>
                  <w:ins w:id="2351" w:author="yukina minato" w:date="2025-09-07T17:09:00Z" w16du:dateUtc="2025-09-07T09:09: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延迟起爆时间</w:t>
                    </w:r>
                    <w:r w:rsidRPr="00002D6B">
                      <w:rPr>
                        <w:rFonts w:ascii="Consolas" w:eastAsia="Consolas" w:hAnsi="Consolas" w:cs="Consolas"/>
                        <w:color w:val="50A14F"/>
                        <w:sz w:val="21"/>
                      </w:rPr>
                      <w:t>: %.2f s\n'</w:t>
                    </w:r>
                    <w:r w:rsidRPr="00002D6B">
                      <w:rPr>
                        <w:rFonts w:ascii="Consolas" w:eastAsia="Consolas" w:hAnsi="Consolas" w:cs="Consolas"/>
                        <w:color w:val="5C5C5C"/>
                        <w:sz w:val="21"/>
                      </w:rPr>
                      <w:t>, g2.t_delay);</w:t>
                    </w:r>
                  </w:ins>
                </w:p>
                <w:p w14:paraId="6E1ED2B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352" w:author="yukina minato" w:date="2025-09-07T17:09:00Z" w16du:dateUtc="2025-09-07T09:09:00Z"/>
                      <w:rFonts w:eastAsia="宋体"/>
                      <w:color w:val="5C5C5C"/>
                      <w:szCs w:val="22"/>
                    </w:rPr>
                  </w:pPr>
                  <w:proofErr w:type="spellStart"/>
                  <w:ins w:id="2353" w:author="yukina minato" w:date="2025-09-07T17:09:00Z" w16du:dateUtc="2025-09-07T09:09: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投放点</w:t>
                    </w:r>
                    <w:r w:rsidRPr="00002D6B">
                      <w:rPr>
                        <w:rFonts w:ascii="Consolas" w:eastAsia="Consolas" w:hAnsi="Consolas" w:cs="Consolas"/>
                        <w:color w:val="50A14F"/>
                        <w:sz w:val="21"/>
                        <w:shd w:val="clear" w:color="auto" w:fill="F8F8F8"/>
                      </w:rPr>
                      <w:t>: (%.2f, %.2f, %.2f)\n'</w:t>
                    </w:r>
                    <w:r w:rsidRPr="00002D6B">
                      <w:rPr>
                        <w:rFonts w:ascii="Consolas" w:eastAsia="Consolas" w:hAnsi="Consolas" w:cs="Consolas"/>
                        <w:color w:val="5C5C5C"/>
                        <w:sz w:val="21"/>
                        <w:shd w:val="clear" w:color="auto" w:fill="F8F8F8"/>
                      </w:rPr>
                      <w:t>, g2.deploy_pos);</w:t>
                    </w:r>
                  </w:ins>
                </w:p>
                <w:p w14:paraId="2F87897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54" w:author="yukina minato" w:date="2025-09-07T17:09:00Z" w16du:dateUtc="2025-09-07T09:09:00Z"/>
                      <w:rFonts w:eastAsia="宋体"/>
                      <w:color w:val="5C5C5C"/>
                      <w:szCs w:val="22"/>
                    </w:rPr>
                  </w:pPr>
                  <w:proofErr w:type="spellStart"/>
                  <w:ins w:id="2355" w:author="yukina minato" w:date="2025-09-07T17:09:00Z" w16du:dateUtc="2025-09-07T09:09: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起爆点</w:t>
                    </w:r>
                    <w:r w:rsidRPr="00002D6B">
                      <w:rPr>
                        <w:rFonts w:ascii="Consolas" w:eastAsia="Consolas" w:hAnsi="Consolas" w:cs="Consolas"/>
                        <w:color w:val="50A14F"/>
                        <w:sz w:val="21"/>
                      </w:rPr>
                      <w:t>: (%.2f, %.2f, %.2f)\n'</w:t>
                    </w:r>
                    <w:r w:rsidRPr="00002D6B">
                      <w:rPr>
                        <w:rFonts w:ascii="Consolas" w:eastAsia="Consolas" w:hAnsi="Consolas" w:cs="Consolas"/>
                        <w:color w:val="5C5C5C"/>
                        <w:sz w:val="21"/>
                      </w:rPr>
                      <w:t>, e_p2_ggg);</w:t>
                    </w:r>
                  </w:ins>
                </w:p>
                <w:p w14:paraId="7DB11D7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356" w:author="yukina minato" w:date="2025-09-07T17:09:00Z" w16du:dateUtc="2025-09-07T09:09:00Z"/>
                      <w:rFonts w:eastAsia="宋体"/>
                      <w:color w:val="5C5C5C"/>
                      <w:szCs w:val="22"/>
                    </w:rPr>
                  </w:pPr>
                  <w:proofErr w:type="spellStart"/>
                  <w:ins w:id="2357" w:author="yukina minato" w:date="2025-09-07T17:09:00Z" w16du:dateUtc="2025-09-07T09:09: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该弹单独有效遮蔽时长</w:t>
                    </w:r>
                    <w:r w:rsidRPr="00002D6B">
                      <w:rPr>
                        <w:rFonts w:ascii="Consolas" w:eastAsia="Consolas" w:hAnsi="Consolas" w:cs="Consolas"/>
                        <w:color w:val="50A14F"/>
                        <w:sz w:val="21"/>
                        <w:shd w:val="clear" w:color="auto" w:fill="F8F8F8"/>
                      </w:rPr>
                      <w:t>: %.2f s **\n\n'</w:t>
                    </w:r>
                    <w:r w:rsidRPr="00002D6B">
                      <w:rPr>
                        <w:rFonts w:ascii="Consolas" w:eastAsia="Consolas" w:hAnsi="Consolas" w:cs="Consolas"/>
                        <w:color w:val="5C5C5C"/>
                        <w:sz w:val="21"/>
                        <w:shd w:val="clear" w:color="auto" w:fill="F8F8F8"/>
                      </w:rPr>
                      <w:t>, o_t_2_ggg);</w:t>
                    </w:r>
                  </w:ins>
                </w:p>
                <w:p w14:paraId="0EC3BDB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2358" w:author="yukina minato" w:date="2025-09-07T17:09:00Z" w16du:dateUtc="2025-09-07T09:09:00Z"/>
                      <w:rFonts w:eastAsia="宋体"/>
                      <w:color w:val="5C5C5C"/>
                      <w:szCs w:val="22"/>
                    </w:rPr>
                  </w:pPr>
                </w:p>
                <w:p w14:paraId="0651CF8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359" w:author="yukina minato" w:date="2025-09-07T17:09:00Z" w16du:dateUtc="2025-09-07T09:09:00Z"/>
                      <w:rFonts w:eastAsia="宋体"/>
                      <w:color w:val="5C5C5C"/>
                      <w:szCs w:val="22"/>
                    </w:rPr>
                  </w:pPr>
                  <w:proofErr w:type="spellStart"/>
                  <w:ins w:id="2360" w:author="yukina minato" w:date="2025-09-07T17:09:00Z" w16du:dateUtc="2025-09-07T09:09: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烟雾弹</w:t>
                    </w:r>
                    <w:r w:rsidRPr="00002D6B">
                      <w:rPr>
                        <w:rFonts w:ascii="Consolas" w:eastAsia="Consolas" w:hAnsi="Consolas" w:cs="Consolas"/>
                        <w:color w:val="50A14F"/>
                        <w:sz w:val="21"/>
                        <w:shd w:val="clear" w:color="auto" w:fill="F8F8F8"/>
                      </w:rPr>
                      <w:t> 3 ---\n'</w:t>
                    </w:r>
                    <w:r w:rsidRPr="00002D6B">
                      <w:rPr>
                        <w:rFonts w:ascii="Consolas" w:eastAsia="Consolas" w:hAnsi="Consolas" w:cs="Consolas"/>
                        <w:color w:val="5C5C5C"/>
                        <w:sz w:val="21"/>
                        <w:shd w:val="clear" w:color="auto" w:fill="F8F8F8"/>
                      </w:rPr>
                      <w:t>);</w:t>
                    </w:r>
                  </w:ins>
                </w:p>
                <w:p w14:paraId="0B94254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61" w:author="yukina minato" w:date="2025-09-07T17:09:00Z" w16du:dateUtc="2025-09-07T09:09:00Z"/>
                      <w:rFonts w:eastAsia="宋体"/>
                      <w:color w:val="5C5C5C"/>
                      <w:szCs w:val="22"/>
                    </w:rPr>
                  </w:pPr>
                  <w:proofErr w:type="spellStart"/>
                  <w:ins w:id="2362" w:author="yukina minato" w:date="2025-09-07T17:09:00Z" w16du:dateUtc="2025-09-07T09:09: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投放时间</w:t>
                    </w:r>
                    <w:r w:rsidRPr="00002D6B">
                      <w:rPr>
                        <w:rFonts w:ascii="Consolas" w:eastAsia="Consolas" w:hAnsi="Consolas" w:cs="Consolas"/>
                        <w:color w:val="50A14F"/>
                        <w:sz w:val="21"/>
                      </w:rPr>
                      <w:t>: %.2f s\n'</w:t>
                    </w:r>
                    <w:r w:rsidRPr="00002D6B">
                      <w:rPr>
                        <w:rFonts w:ascii="Consolas" w:eastAsia="Consolas" w:hAnsi="Consolas" w:cs="Consolas"/>
                        <w:color w:val="5C5C5C"/>
                        <w:sz w:val="21"/>
                      </w:rPr>
                      <w:t>, g3.t_deploy);</w:t>
                    </w:r>
                  </w:ins>
                </w:p>
                <w:p w14:paraId="4D679C9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363" w:author="yukina minato" w:date="2025-09-07T17:09:00Z" w16du:dateUtc="2025-09-07T09:09:00Z"/>
                      <w:rFonts w:eastAsia="宋体"/>
                      <w:color w:val="5C5C5C"/>
                      <w:szCs w:val="22"/>
                    </w:rPr>
                  </w:pPr>
                  <w:proofErr w:type="spellStart"/>
                  <w:ins w:id="2364" w:author="yukina minato" w:date="2025-09-07T17:09:00Z" w16du:dateUtc="2025-09-07T09:09: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投放后无人机速度</w:t>
                    </w:r>
                    <w:r w:rsidRPr="00002D6B">
                      <w:rPr>
                        <w:rFonts w:ascii="Consolas" w:eastAsia="Consolas" w:hAnsi="Consolas" w:cs="Consolas"/>
                        <w:color w:val="50A14F"/>
                        <w:sz w:val="21"/>
                        <w:shd w:val="clear" w:color="auto" w:fill="F8F8F8"/>
                      </w:rPr>
                      <w:t>: %.2f m/s\n'</w:t>
                    </w:r>
                    <w:r w:rsidRPr="00002D6B">
                      <w:rPr>
                        <w:rFonts w:ascii="Consolas" w:eastAsia="Consolas" w:hAnsi="Consolas" w:cs="Consolas"/>
                        <w:color w:val="5C5C5C"/>
                        <w:sz w:val="21"/>
                        <w:shd w:val="clear" w:color="auto" w:fill="F8F8F8"/>
                      </w:rPr>
                      <w:t>, g3.v_fy);</w:t>
                    </w:r>
                  </w:ins>
                </w:p>
                <w:p w14:paraId="1AF0223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65" w:author="yukina minato" w:date="2025-09-07T17:09:00Z" w16du:dateUtc="2025-09-07T09:09:00Z"/>
                      <w:rFonts w:eastAsia="宋体"/>
                      <w:color w:val="5C5C5C"/>
                      <w:szCs w:val="22"/>
                    </w:rPr>
                  </w:pPr>
                  <w:proofErr w:type="spellStart"/>
                  <w:ins w:id="2366" w:author="yukina minato" w:date="2025-09-07T17:09:00Z" w16du:dateUtc="2025-09-07T09:09: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投放后无人机方向</w:t>
                    </w:r>
                    <w:r w:rsidRPr="00002D6B">
                      <w:rPr>
                        <w:rFonts w:ascii="Consolas" w:eastAsia="Consolas" w:hAnsi="Consolas" w:cs="Consolas"/>
                        <w:color w:val="50A14F"/>
                        <w:sz w:val="21"/>
                      </w:rPr>
                      <w:t> (</w:t>
                    </w:r>
                    <w:r w:rsidRPr="00002D6B">
                      <w:rPr>
                        <w:rFonts w:ascii="宋体" w:eastAsia="宋体" w:hAnsi="宋体" w:cs="宋体" w:hint="eastAsia"/>
                        <w:color w:val="50A14F"/>
                        <w:sz w:val="21"/>
                      </w:rPr>
                      <w:t>偏航角</w:t>
                    </w:r>
                    <w:r w:rsidRPr="00002D6B">
                      <w:rPr>
                        <w:rFonts w:ascii="Consolas" w:eastAsia="Consolas" w:hAnsi="Consolas" w:cs="Consolas"/>
                        <w:color w:val="50A14F"/>
                        <w:sz w:val="21"/>
                      </w:rPr>
                      <w:t>): %.2f rad (%.2f </w:t>
                    </w:r>
                    <w:r w:rsidRPr="00002D6B">
                      <w:rPr>
                        <w:rFonts w:ascii="宋体" w:eastAsia="宋体" w:hAnsi="宋体" w:cs="宋体" w:hint="eastAsia"/>
                        <w:color w:val="50A14F"/>
                        <w:sz w:val="21"/>
                      </w:rPr>
                      <w:t>度</w:t>
                    </w:r>
                    <w:r w:rsidRPr="00002D6B">
                      <w:rPr>
                        <w:rFonts w:ascii="Consolas" w:eastAsia="Consolas" w:hAnsi="Consolas" w:cs="Consolas"/>
                        <w:color w:val="50A14F"/>
                        <w:sz w:val="21"/>
                      </w:rPr>
                      <w:t>)\n'</w:t>
                    </w:r>
                    <w:r w:rsidRPr="00002D6B">
                      <w:rPr>
                        <w:rFonts w:ascii="Consolas" w:eastAsia="Consolas" w:hAnsi="Consolas" w:cs="Consolas"/>
                        <w:color w:val="5C5C5C"/>
                        <w:sz w:val="21"/>
                      </w:rPr>
                      <w:t>, g3.theta_yaw, rad2deg(g3.theta_yaw));</w:t>
                    </w:r>
                  </w:ins>
                </w:p>
                <w:p w14:paraId="095DFA3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367" w:author="yukina minato" w:date="2025-09-07T17:09:00Z" w16du:dateUtc="2025-09-07T09:09:00Z"/>
                      <w:rFonts w:eastAsia="宋体"/>
                      <w:color w:val="5C5C5C"/>
                      <w:szCs w:val="22"/>
                    </w:rPr>
                  </w:pPr>
                  <w:proofErr w:type="spellStart"/>
                  <w:ins w:id="2368" w:author="yukina minato" w:date="2025-09-07T17:09:00Z" w16du:dateUtc="2025-09-07T09:09: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延迟起爆时间</w:t>
                    </w:r>
                    <w:r w:rsidRPr="00002D6B">
                      <w:rPr>
                        <w:rFonts w:ascii="Consolas" w:eastAsia="Consolas" w:hAnsi="Consolas" w:cs="Consolas"/>
                        <w:color w:val="50A14F"/>
                        <w:sz w:val="21"/>
                        <w:shd w:val="clear" w:color="auto" w:fill="F8F8F8"/>
                      </w:rPr>
                      <w:t>: %.2f s\n'</w:t>
                    </w:r>
                    <w:r w:rsidRPr="00002D6B">
                      <w:rPr>
                        <w:rFonts w:ascii="Consolas" w:eastAsia="Consolas" w:hAnsi="Consolas" w:cs="Consolas"/>
                        <w:color w:val="5C5C5C"/>
                        <w:sz w:val="21"/>
                        <w:shd w:val="clear" w:color="auto" w:fill="F8F8F8"/>
                      </w:rPr>
                      <w:t>, g3.t_delay);</w:t>
                    </w:r>
                  </w:ins>
                </w:p>
                <w:p w14:paraId="7553EB9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69" w:author="yukina minato" w:date="2025-09-07T17:09:00Z" w16du:dateUtc="2025-09-07T09:09:00Z"/>
                      <w:rFonts w:eastAsia="宋体"/>
                      <w:color w:val="5C5C5C"/>
                      <w:szCs w:val="22"/>
                    </w:rPr>
                  </w:pPr>
                  <w:proofErr w:type="spellStart"/>
                  <w:ins w:id="2370" w:author="yukina minato" w:date="2025-09-07T17:09:00Z" w16du:dateUtc="2025-09-07T09:09: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投放点</w:t>
                    </w:r>
                    <w:r w:rsidRPr="00002D6B">
                      <w:rPr>
                        <w:rFonts w:ascii="Consolas" w:eastAsia="Consolas" w:hAnsi="Consolas" w:cs="Consolas"/>
                        <w:color w:val="50A14F"/>
                        <w:sz w:val="21"/>
                      </w:rPr>
                      <w:t>: (%.2f, %.2f, %.2f)\n'</w:t>
                    </w:r>
                    <w:r w:rsidRPr="00002D6B">
                      <w:rPr>
                        <w:rFonts w:ascii="Consolas" w:eastAsia="Consolas" w:hAnsi="Consolas" w:cs="Consolas"/>
                        <w:color w:val="5C5C5C"/>
                        <w:sz w:val="21"/>
                      </w:rPr>
                      <w:t>, g3.deploy_pos);</w:t>
                    </w:r>
                  </w:ins>
                </w:p>
                <w:p w14:paraId="2F81C5C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371" w:author="yukina minato" w:date="2025-09-07T17:09:00Z" w16du:dateUtc="2025-09-07T09:09:00Z"/>
                      <w:rFonts w:eastAsia="宋体"/>
                      <w:color w:val="5C5C5C"/>
                      <w:szCs w:val="22"/>
                    </w:rPr>
                  </w:pPr>
                  <w:proofErr w:type="spellStart"/>
                  <w:ins w:id="2372" w:author="yukina minato" w:date="2025-09-07T17:09:00Z" w16du:dateUtc="2025-09-07T09:09: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起爆点</w:t>
                    </w:r>
                    <w:r w:rsidRPr="00002D6B">
                      <w:rPr>
                        <w:rFonts w:ascii="Consolas" w:eastAsia="Consolas" w:hAnsi="Consolas" w:cs="Consolas"/>
                        <w:color w:val="50A14F"/>
                        <w:sz w:val="21"/>
                        <w:shd w:val="clear" w:color="auto" w:fill="F8F8F8"/>
                      </w:rPr>
                      <w:t>: (%.2f, %.2f, %.2f)\n'</w:t>
                    </w:r>
                    <w:r w:rsidRPr="00002D6B">
                      <w:rPr>
                        <w:rFonts w:ascii="Consolas" w:eastAsia="Consolas" w:hAnsi="Consolas" w:cs="Consolas"/>
                        <w:color w:val="5C5C5C"/>
                        <w:sz w:val="21"/>
                        <w:shd w:val="clear" w:color="auto" w:fill="F8F8F8"/>
                      </w:rPr>
                      <w:t>, e_p3_ggg);</w:t>
                    </w:r>
                  </w:ins>
                </w:p>
                <w:p w14:paraId="208CB5D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73" w:author="yukina minato" w:date="2025-09-07T17:09:00Z" w16du:dateUtc="2025-09-07T09:09:00Z"/>
                      <w:rFonts w:eastAsia="宋体"/>
                      <w:color w:val="5C5C5C"/>
                      <w:szCs w:val="22"/>
                    </w:rPr>
                  </w:pPr>
                  <w:proofErr w:type="spellStart"/>
                  <w:ins w:id="2374" w:author="yukina minato" w:date="2025-09-07T17:09:00Z" w16du:dateUtc="2025-09-07T09:09: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 </w:t>
                    </w:r>
                    <w:r w:rsidRPr="00002D6B">
                      <w:rPr>
                        <w:rFonts w:ascii="宋体" w:eastAsia="宋体" w:hAnsi="宋体" w:cs="宋体" w:hint="eastAsia"/>
                        <w:color w:val="50A14F"/>
                        <w:sz w:val="21"/>
                      </w:rPr>
                      <w:t>该弹单独有效遮蔽时长</w:t>
                    </w:r>
                    <w:r w:rsidRPr="00002D6B">
                      <w:rPr>
                        <w:rFonts w:ascii="Consolas" w:eastAsia="Consolas" w:hAnsi="Consolas" w:cs="Consolas"/>
                        <w:color w:val="50A14F"/>
                        <w:sz w:val="21"/>
                      </w:rPr>
                      <w:t>: %.2f s **\n\n'</w:t>
                    </w:r>
                    <w:r w:rsidRPr="00002D6B">
                      <w:rPr>
                        <w:rFonts w:ascii="Consolas" w:eastAsia="Consolas" w:hAnsi="Consolas" w:cs="Consolas"/>
                        <w:color w:val="5C5C5C"/>
                        <w:sz w:val="21"/>
                      </w:rPr>
                      <w:t>, o_t_3_ggg);</w:t>
                    </w:r>
                  </w:ins>
                </w:p>
                <w:p w14:paraId="5127BC9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375" w:author="yukina minato" w:date="2025-09-07T17:09:00Z" w16du:dateUtc="2025-09-07T09:09:00Z"/>
                      <w:rFonts w:eastAsia="宋体"/>
                      <w:color w:val="5C5C5C"/>
                      <w:szCs w:val="22"/>
                    </w:rPr>
                  </w:pPr>
                </w:p>
                <w:p w14:paraId="7C7AA00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76" w:author="yukina minato" w:date="2025-09-07T17:09:00Z" w16du:dateUtc="2025-09-07T09:09:00Z"/>
                      <w:rFonts w:eastAsia="宋体"/>
                      <w:color w:val="5C5C5C"/>
                      <w:szCs w:val="22"/>
                    </w:rPr>
                  </w:pPr>
                  <w:ins w:id="2377" w:author="yukina minato" w:date="2025-09-07T17:09:00Z" w16du:dateUtc="2025-09-07T09:09:00Z">
                    <w:r w:rsidRPr="00002D6B">
                      <w:rPr>
                        <w:rFonts w:ascii="Consolas" w:eastAsia="Consolas" w:hAnsi="Consolas" w:cs="Consolas"/>
                        <w:color w:val="5C5C5C"/>
                        <w:sz w:val="21"/>
                      </w:rPr>
                      <w:t>toc;</w:t>
                    </w:r>
                  </w:ins>
                </w:p>
                <w:p w14:paraId="075A2F1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378" w:author="yukina minato" w:date="2025-09-07T17:09:00Z" w16du:dateUtc="2025-09-07T09:09:00Z"/>
                      <w:rFonts w:eastAsia="宋体"/>
                      <w:color w:val="5C5C5C"/>
                      <w:szCs w:val="22"/>
                    </w:rPr>
                  </w:pPr>
                </w:p>
                <w:p w14:paraId="29CC893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79" w:author="yukina minato" w:date="2025-09-07T17:09:00Z" w16du:dateUtc="2025-09-07T09:09:00Z"/>
                      <w:rFonts w:eastAsia="宋体"/>
                      <w:color w:val="5C5C5C"/>
                      <w:szCs w:val="22"/>
                    </w:rPr>
                  </w:pPr>
                  <w:ins w:id="2380" w:author="yukina minato" w:date="2025-09-07T17:09:00Z" w16du:dateUtc="2025-09-07T09:09:00Z">
                    <w:r w:rsidRPr="00002D6B">
                      <w:rPr>
                        <w:rFonts w:ascii="Consolas" w:eastAsia="Consolas" w:hAnsi="Consolas" w:cs="Consolas"/>
                        <w:color w:val="5C5C5C"/>
                        <w:sz w:val="21"/>
                      </w:rPr>
                      <w:t>figure;</w:t>
                    </w:r>
                  </w:ins>
                </w:p>
                <w:p w14:paraId="26B8443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381" w:author="yukina minato" w:date="2025-09-07T17:09:00Z" w16du:dateUtc="2025-09-07T09:09:00Z"/>
                      <w:rFonts w:eastAsia="宋体"/>
                      <w:color w:val="5C5C5C"/>
                      <w:szCs w:val="22"/>
                    </w:rPr>
                  </w:pPr>
                  <w:proofErr w:type="gramStart"/>
                  <w:ins w:id="2382" w:author="yukina minato" w:date="2025-09-07T17:09:00Z" w16du:dateUtc="2025-09-07T09:09:00Z">
                    <w:r w:rsidRPr="00002D6B">
                      <w:rPr>
                        <w:rFonts w:ascii="Consolas" w:eastAsia="Consolas" w:hAnsi="Consolas" w:cs="Consolas"/>
                        <w:color w:val="5C5C5C"/>
                        <w:sz w:val="21"/>
                        <w:shd w:val="clear" w:color="auto" w:fill="F8F8F8"/>
                      </w:rPr>
                      <w:t>plot(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:n</w:t>
                    </w:r>
                    <w:proofErr w:type="gramEnd"/>
                    <w:r w:rsidRPr="00002D6B">
                      <w:rPr>
                        <w:rFonts w:ascii="Consolas" w:eastAsia="Consolas" w:hAnsi="Consolas" w:cs="Consolas"/>
                        <w:color w:val="5C5C5C"/>
                        <w:sz w:val="21"/>
                        <w:shd w:val="clear" w:color="auto" w:fill="F8F8F8"/>
                      </w:rPr>
                      <w:t>_g_ggg, </w:t>
                    </w:r>
                    <w:proofErr w:type="spellStart"/>
                    <w:r w:rsidRPr="00002D6B">
                      <w:rPr>
                        <w:rFonts w:ascii="Consolas" w:eastAsia="Consolas" w:hAnsi="Consolas" w:cs="Consolas"/>
                        <w:color w:val="5C5C5C"/>
                        <w:sz w:val="21"/>
                        <w:shd w:val="clear" w:color="auto" w:fill="F8F8F8"/>
                      </w:rPr>
                      <w:t>b_h_ggg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'b-'</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w:t>
                    </w:r>
                    <w:proofErr w:type="spellStart"/>
                    <w:r w:rsidRPr="00002D6B">
                      <w:rPr>
                        <w:rFonts w:ascii="Consolas" w:eastAsia="Consolas" w:hAnsi="Consolas" w:cs="Consolas"/>
                        <w:color w:val="50A14F"/>
                        <w:sz w:val="21"/>
                        <w:shd w:val="clear" w:color="auto" w:fill="F8F8F8"/>
                      </w:rPr>
                      <w:t>LineWidth</w:t>
                    </w:r>
                    <w:proofErr w:type="spellEnd"/>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061CDD6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83" w:author="yukina minato" w:date="2025-09-07T17:09:00Z" w16du:dateUtc="2025-09-07T09:09:00Z"/>
                      <w:rFonts w:eastAsia="宋体"/>
                      <w:color w:val="5C5C5C"/>
                      <w:szCs w:val="22"/>
                    </w:rPr>
                  </w:pPr>
                  <w:ins w:id="2384" w:author="yukina minato" w:date="2025-09-07T17:09:00Z" w16du:dateUtc="2025-09-07T09:09:00Z">
                    <w:r w:rsidRPr="00002D6B">
                      <w:rPr>
                        <w:rFonts w:ascii="Consolas" w:eastAsia="Consolas" w:hAnsi="Consolas" w:cs="Consolas"/>
                        <w:color w:val="5C5C5C"/>
                        <w:sz w:val="21"/>
                      </w:rPr>
                      <w:t>title(</w:t>
                    </w:r>
                    <w:r w:rsidRPr="00002D6B">
                      <w:rPr>
                        <w:rFonts w:ascii="Consolas" w:eastAsia="Consolas" w:hAnsi="Consolas" w:cs="Consolas"/>
                        <w:color w:val="50A14F"/>
                        <w:sz w:val="21"/>
                      </w:rPr>
                      <w:t>'</w:t>
                    </w:r>
                    <w:r w:rsidRPr="00002D6B">
                      <w:rPr>
                        <w:rFonts w:ascii="宋体" w:eastAsia="宋体" w:hAnsi="宋体" w:cs="宋体" w:hint="eastAsia"/>
                        <w:color w:val="50A14F"/>
                        <w:sz w:val="21"/>
                      </w:rPr>
                      <w:t>遗传算法进化过程</w:t>
                    </w:r>
                    <w:r w:rsidRPr="00002D6B">
                      <w:rPr>
                        <w:rFonts w:ascii="Consolas" w:eastAsia="Consolas" w:hAnsi="Consolas" w:cs="Consolas"/>
                        <w:color w:val="50A14F"/>
                        <w:sz w:val="21"/>
                      </w:rPr>
                      <w:t> (</w:t>
                    </w:r>
                    <w:r w:rsidRPr="00002D6B">
                      <w:rPr>
                        <w:rFonts w:ascii="宋体" w:eastAsia="宋体" w:hAnsi="宋体" w:cs="宋体" w:hint="eastAsia"/>
                        <w:color w:val="50A14F"/>
                        <w:sz w:val="21"/>
                      </w:rPr>
                      <w:t>三枚烟幕弹</w:t>
                    </w:r>
                    <w:r w:rsidRPr="00002D6B">
                      <w:rPr>
                        <w:rFonts w:ascii="Consolas" w:eastAsia="Consolas" w:hAnsi="Consolas" w:cs="Consolas"/>
                        <w:color w:val="50A14F"/>
                        <w:sz w:val="21"/>
                      </w:rPr>
                      <w:t>)'</w:t>
                    </w:r>
                    <w:r w:rsidRPr="00002D6B">
                      <w:rPr>
                        <w:rFonts w:ascii="Consolas" w:eastAsia="Consolas" w:hAnsi="Consolas" w:cs="Consolas"/>
                        <w:color w:val="5C5C5C"/>
                        <w:sz w:val="21"/>
                      </w:rPr>
                      <w:t>);</w:t>
                    </w:r>
                  </w:ins>
                </w:p>
                <w:p w14:paraId="1C66647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385" w:author="yukina minato" w:date="2025-09-07T17:09:00Z" w16du:dateUtc="2025-09-07T09:09:00Z"/>
                      <w:rFonts w:eastAsia="宋体"/>
                      <w:color w:val="5C5C5C"/>
                      <w:szCs w:val="22"/>
                    </w:rPr>
                  </w:pPr>
                  <w:proofErr w:type="spellStart"/>
                  <w:ins w:id="2386" w:author="yukina minato" w:date="2025-09-07T17:09:00Z" w16du:dateUtc="2025-09-07T09:09:00Z">
                    <w:r w:rsidRPr="00002D6B">
                      <w:rPr>
                        <w:rFonts w:ascii="Consolas" w:eastAsia="Consolas" w:hAnsi="Consolas" w:cs="Consolas"/>
                        <w:color w:val="5C5C5C"/>
                        <w:sz w:val="21"/>
                        <w:shd w:val="clear" w:color="auto" w:fill="F8F8F8"/>
                      </w:rPr>
                      <w:t>xlabel</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代数</w:t>
                    </w:r>
                    <w:r w:rsidRPr="00002D6B">
                      <w:rPr>
                        <w:rFonts w:ascii="Consolas" w:eastAsia="Consolas" w:hAnsi="Consolas" w:cs="Consolas"/>
                        <w:color w:val="50A14F"/>
                        <w:sz w:val="21"/>
                        <w:shd w:val="clear" w:color="auto" w:fill="F8F8F8"/>
                      </w:rPr>
                      <w:t> (Generation)'</w:t>
                    </w:r>
                    <w:r w:rsidRPr="00002D6B">
                      <w:rPr>
                        <w:rFonts w:ascii="Consolas" w:eastAsia="Consolas" w:hAnsi="Consolas" w:cs="Consolas"/>
                        <w:color w:val="5C5C5C"/>
                        <w:sz w:val="21"/>
                        <w:shd w:val="clear" w:color="auto" w:fill="F8F8F8"/>
                      </w:rPr>
                      <w:t>);</w:t>
                    </w:r>
                  </w:ins>
                </w:p>
                <w:p w14:paraId="1F296EA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87" w:author="yukina minato" w:date="2025-09-07T17:09:00Z" w16du:dateUtc="2025-09-07T09:09:00Z"/>
                      <w:rFonts w:eastAsia="宋体"/>
                      <w:color w:val="5C5C5C"/>
                      <w:szCs w:val="22"/>
                    </w:rPr>
                  </w:pPr>
                  <w:proofErr w:type="spellStart"/>
                  <w:ins w:id="2388" w:author="yukina minato" w:date="2025-09-07T17:09:00Z" w16du:dateUtc="2025-09-07T09:09:00Z">
                    <w:r w:rsidRPr="00002D6B">
                      <w:rPr>
                        <w:rFonts w:ascii="Consolas" w:eastAsia="Consolas" w:hAnsi="Consolas" w:cs="Consolas"/>
                        <w:color w:val="5C5C5C"/>
                        <w:sz w:val="21"/>
                      </w:rPr>
                      <w:t>ylabel</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最优适应度</w:t>
                    </w:r>
                    <w:r w:rsidRPr="00002D6B">
                      <w:rPr>
                        <w:rFonts w:ascii="Consolas" w:eastAsia="Consolas" w:hAnsi="Consolas" w:cs="Consolas"/>
                        <w:color w:val="50A14F"/>
                        <w:sz w:val="21"/>
                      </w:rPr>
                      <w:t> (</w:t>
                    </w:r>
                    <w:r w:rsidRPr="00002D6B">
                      <w:rPr>
                        <w:rFonts w:ascii="宋体" w:eastAsia="宋体" w:hAnsi="宋体" w:cs="宋体" w:hint="eastAsia"/>
                        <w:color w:val="50A14F"/>
                        <w:sz w:val="21"/>
                      </w:rPr>
                      <w:t>最大遮蔽时长</w:t>
                    </w:r>
                    <w:r w:rsidRPr="00002D6B">
                      <w:rPr>
                        <w:rFonts w:ascii="Consolas" w:eastAsia="Consolas" w:hAnsi="Consolas" w:cs="Consolas"/>
                        <w:color w:val="50A14F"/>
                        <w:sz w:val="21"/>
                      </w:rPr>
                      <w:t> s)'</w:t>
                    </w:r>
                    <w:r w:rsidRPr="00002D6B">
                      <w:rPr>
                        <w:rFonts w:ascii="Consolas" w:eastAsia="Consolas" w:hAnsi="Consolas" w:cs="Consolas"/>
                        <w:color w:val="5C5C5C"/>
                        <w:sz w:val="21"/>
                      </w:rPr>
                      <w:t>);</w:t>
                    </w:r>
                  </w:ins>
                </w:p>
                <w:p w14:paraId="1387618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389" w:author="yukina minato" w:date="2025-09-07T17:09:00Z" w16du:dateUtc="2025-09-07T09:09:00Z"/>
                      <w:rFonts w:eastAsia="宋体"/>
                      <w:color w:val="5C5C5C"/>
                      <w:szCs w:val="22"/>
                    </w:rPr>
                  </w:pPr>
                  <w:ins w:id="2390" w:author="yukina minato" w:date="2025-09-07T17:09:00Z" w16du:dateUtc="2025-09-07T09:09:00Z">
                    <w:r w:rsidRPr="00002D6B">
                      <w:rPr>
                        <w:rFonts w:ascii="Consolas" w:eastAsia="Consolas" w:hAnsi="Consolas" w:cs="Consolas"/>
                        <w:color w:val="5C5C5C"/>
                        <w:sz w:val="21"/>
                        <w:shd w:val="clear" w:color="auto" w:fill="F8F8F8"/>
                      </w:rPr>
                      <w:t>grid </w:t>
                    </w:r>
                    <w:r w:rsidRPr="00002D6B">
                      <w:rPr>
                        <w:rFonts w:ascii="Consolas" w:eastAsia="Consolas" w:hAnsi="Consolas" w:cs="Consolas"/>
                        <w:color w:val="A626A4"/>
                        <w:sz w:val="21"/>
                        <w:shd w:val="clear" w:color="auto" w:fill="F8F8F8"/>
                      </w:rPr>
                      <w:t>on</w:t>
                    </w:r>
                    <w:r w:rsidRPr="00002D6B">
                      <w:rPr>
                        <w:rFonts w:ascii="Consolas" w:eastAsia="Consolas" w:hAnsi="Consolas" w:cs="Consolas"/>
                        <w:color w:val="5C5C5C"/>
                        <w:sz w:val="21"/>
                        <w:shd w:val="clear" w:color="auto" w:fill="F8F8F8"/>
                      </w:rPr>
                      <w:t>;</w:t>
                    </w:r>
                  </w:ins>
                </w:p>
                <w:p w14:paraId="4BB43B0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2391" w:author="yukina minato" w:date="2025-09-07T17:09:00Z" w16du:dateUtc="2025-09-07T09:09:00Z"/>
                      <w:rFonts w:eastAsia="宋体"/>
                      <w:color w:val="5C5C5C"/>
                      <w:szCs w:val="22"/>
                    </w:rPr>
                  </w:pPr>
                </w:p>
                <w:p w14:paraId="5C483E1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392" w:author="yukina minato" w:date="2025-09-07T17:09:00Z" w16du:dateUtc="2025-09-07T09:09:00Z"/>
                      <w:rFonts w:eastAsia="宋体"/>
                      <w:color w:val="5C5C5C"/>
                      <w:szCs w:val="22"/>
                    </w:rPr>
                  </w:pPr>
                  <w:ins w:id="2393" w:author="yukina minato" w:date="2025-09-07T17:09:00Z" w16du:dateUtc="2025-09-07T09:09:00Z">
                    <w:r w:rsidRPr="00002D6B">
                      <w:rPr>
                        <w:rFonts w:ascii="Consolas" w:eastAsia="Consolas" w:hAnsi="Consolas" w:cs="Consolas"/>
                        <w:color w:val="5C5C5C"/>
                        <w:sz w:val="21"/>
                        <w:shd w:val="clear" w:color="auto" w:fill="F8F8F8"/>
                      </w:rPr>
                      <w:t>filename = </w:t>
                    </w:r>
                    <w:r w:rsidRPr="00002D6B">
                      <w:rPr>
                        <w:rFonts w:ascii="Consolas" w:eastAsia="Consolas" w:hAnsi="Consolas" w:cs="Consolas"/>
                        <w:color w:val="50A14F"/>
                        <w:sz w:val="21"/>
                        <w:shd w:val="clear" w:color="auto" w:fill="F8F8F8"/>
                      </w:rPr>
                      <w:t>'a3.png'</w:t>
                    </w:r>
                    <w:r w:rsidRPr="00002D6B">
                      <w:rPr>
                        <w:rFonts w:ascii="Consolas" w:eastAsia="Consolas" w:hAnsi="Consolas" w:cs="Consolas"/>
                        <w:color w:val="5C5C5C"/>
                        <w:sz w:val="21"/>
                        <w:shd w:val="clear" w:color="auto" w:fill="F8F8F8"/>
                      </w:rPr>
                      <w:t>;</w:t>
                    </w:r>
                  </w:ins>
                </w:p>
                <w:p w14:paraId="5A84244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94" w:author="yukina minato" w:date="2025-09-07T17:09:00Z" w16du:dateUtc="2025-09-07T09:09:00Z"/>
                      <w:rFonts w:eastAsia="宋体"/>
                      <w:color w:val="5C5C5C"/>
                      <w:szCs w:val="22"/>
                    </w:rPr>
                  </w:pPr>
                  <w:proofErr w:type="spellStart"/>
                  <w:proofErr w:type="gramStart"/>
                  <w:ins w:id="2395" w:author="yukina minato" w:date="2025-09-07T17:09:00Z" w16du:dateUtc="2025-09-07T09:09:00Z">
                    <w:r w:rsidRPr="00002D6B">
                      <w:rPr>
                        <w:rFonts w:ascii="Consolas" w:eastAsia="Consolas" w:hAnsi="Consolas" w:cs="Consolas"/>
                        <w:color w:val="5C5C5C"/>
                        <w:sz w:val="21"/>
                      </w:rPr>
                      <w:t>saveas</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gcf</w:t>
                    </w:r>
                    <w:proofErr w:type="spellEnd"/>
                    <w:r w:rsidRPr="00002D6B">
                      <w:rPr>
                        <w:rFonts w:ascii="Consolas" w:eastAsia="Consolas" w:hAnsi="Consolas" w:cs="Consolas"/>
                        <w:color w:val="5C5C5C"/>
                        <w:sz w:val="21"/>
                      </w:rPr>
                      <w:t>, filename);</w:t>
                    </w:r>
                  </w:ins>
                </w:p>
                <w:p w14:paraId="1A70525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396" w:author="yukina minato" w:date="2025-09-07T17:09:00Z" w16du:dateUtc="2025-09-07T09:09:00Z"/>
                      <w:rFonts w:eastAsia="宋体"/>
                      <w:color w:val="5C5C5C"/>
                      <w:szCs w:val="22"/>
                    </w:rPr>
                  </w:pPr>
                </w:p>
                <w:p w14:paraId="6212D2C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2397" w:author="yukina minato" w:date="2025-09-07T17:09:00Z" w16du:dateUtc="2025-09-07T09:09:00Z"/>
                      <w:rFonts w:eastAsia="宋体"/>
                      <w:color w:val="5C5C5C"/>
                      <w:szCs w:val="22"/>
                    </w:rPr>
                  </w:pPr>
                </w:p>
                <w:p w14:paraId="072DF97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398" w:author="yukina minato" w:date="2025-09-07T17:09:00Z" w16du:dateUtc="2025-09-07T09:09:00Z"/>
                      <w:rFonts w:eastAsia="宋体"/>
                      <w:color w:val="5C5C5C"/>
                      <w:szCs w:val="22"/>
                    </w:rPr>
                  </w:pPr>
                </w:p>
                <w:p w14:paraId="09C7E86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399" w:author="yukina minato" w:date="2025-09-07T17:09:00Z" w16du:dateUtc="2025-09-07T09:09:00Z"/>
                      <w:rFonts w:eastAsia="宋体"/>
                      <w:color w:val="5C5C5C"/>
                      <w:szCs w:val="22"/>
                    </w:rPr>
                  </w:pPr>
                  <w:ins w:id="2400" w:author="yukina minato" w:date="2025-09-07T17:09:00Z" w16du:dateUtc="2025-09-07T09:09:00Z">
                    <w:r w:rsidRPr="00002D6B">
                      <w:rPr>
                        <w:rFonts w:ascii="Consolas" w:eastAsia="Consolas" w:hAnsi="Consolas" w:cs="Consolas"/>
                        <w:color w:val="A626A4"/>
                        <w:sz w:val="21"/>
                      </w:rPr>
                      <w:t>function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o_t_ggg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c_t_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params, </w:t>
                    </w:r>
                    <w:proofErr w:type="spellStart"/>
                    <w:r w:rsidRPr="00002D6B">
                      <w:rPr>
                        <w:rFonts w:ascii="Consolas" w:eastAsia="Consolas" w:hAnsi="Consolas" w:cs="Consolas"/>
                        <w:color w:val="5C5C5C"/>
                        <w:sz w:val="21"/>
                      </w:rPr>
                      <w:t>m_t_ggg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 </w:t>
                    </w:r>
                  </w:ins>
                </w:p>
                <w:p w14:paraId="552C7F2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01" w:author="yukina minato" w:date="2025-09-07T17:09:00Z" w16du:dateUtc="2025-09-07T09:09:00Z"/>
                      <w:rFonts w:eastAsia="宋体"/>
                      <w:color w:val="5C5C5C"/>
                      <w:szCs w:val="22"/>
                    </w:rPr>
                  </w:pPr>
                  <w:ins w:id="2402"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global</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v_down</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r_s</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 dt g;</w:t>
                    </w:r>
                  </w:ins>
                </w:p>
                <w:p w14:paraId="2716E80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03" w:author="yukina minato" w:date="2025-09-07T17:09:00Z" w16du:dateUtc="2025-09-07T09:09:00Z"/>
                      <w:rFonts w:eastAsia="宋体"/>
                      <w:color w:val="5C5C5C"/>
                      <w:szCs w:val="22"/>
                    </w:rPr>
                  </w:pPr>
                  <w:ins w:id="2404" w:author="yukina minato" w:date="2025-09-07T17:09:00Z" w16du:dateUtc="2025-09-07T09:09:00Z">
                    <w:r w:rsidRPr="00002D6B">
                      <w:rPr>
                        <w:rFonts w:ascii="Consolas" w:eastAsia="Consolas" w:hAnsi="Consolas" w:cs="Consolas"/>
                        <w:color w:val="5C5C5C"/>
                        <w:sz w:val="21"/>
                      </w:rPr>
                      <w:t>    g1 = </w:t>
                    </w:r>
                    <w:proofErr w:type="gramStart"/>
                    <w:r w:rsidRPr="00002D6B">
                      <w:rPr>
                        <w:rFonts w:ascii="Consolas" w:eastAsia="Consolas" w:hAnsi="Consolas" w:cs="Consolas"/>
                        <w:color w:val="5C5C5C"/>
                        <w:sz w:val="21"/>
                      </w:rPr>
                      <w:t>params.grenade</w:t>
                    </w:r>
                    <w:proofErr w:type="gramEnd"/>
                    <w:r w:rsidRPr="00002D6B">
                      <w:rPr>
                        <w:rFonts w:ascii="Consolas" w:eastAsia="Consolas" w:hAnsi="Consolas" w:cs="Consolas"/>
                        <w:color w:val="5C5C5C"/>
                        <w:sz w:val="21"/>
                      </w:rPr>
                      <w:t>1; g2 = </w:t>
                    </w:r>
                    <w:proofErr w:type="gramStart"/>
                    <w:r w:rsidRPr="00002D6B">
                      <w:rPr>
                        <w:rFonts w:ascii="Consolas" w:eastAsia="Consolas" w:hAnsi="Consolas" w:cs="Consolas"/>
                        <w:color w:val="5C5C5C"/>
                        <w:sz w:val="21"/>
                      </w:rPr>
                      <w:t>params.grenade</w:t>
                    </w:r>
                    <w:proofErr w:type="gramEnd"/>
                    <w:r w:rsidRPr="00002D6B">
                      <w:rPr>
                        <w:rFonts w:ascii="Consolas" w:eastAsia="Consolas" w:hAnsi="Consolas" w:cs="Consolas"/>
                        <w:color w:val="5C5C5C"/>
                        <w:sz w:val="21"/>
                      </w:rPr>
                      <w:t>2; g3 = </w:t>
                    </w:r>
                    <w:proofErr w:type="gramStart"/>
                    <w:r w:rsidRPr="00002D6B">
                      <w:rPr>
                        <w:rFonts w:ascii="Consolas" w:eastAsia="Consolas" w:hAnsi="Consolas" w:cs="Consolas"/>
                        <w:color w:val="5C5C5C"/>
                        <w:sz w:val="21"/>
                      </w:rPr>
                      <w:t>params.grenade</w:t>
                    </w:r>
                    <w:proofErr w:type="gramEnd"/>
                    <w:r w:rsidRPr="00002D6B">
                      <w:rPr>
                        <w:rFonts w:ascii="Consolas" w:eastAsia="Consolas" w:hAnsi="Consolas" w:cs="Consolas"/>
                        <w:color w:val="5C5C5C"/>
                        <w:sz w:val="21"/>
                      </w:rPr>
                      <w:t>3;</w:t>
                    </w:r>
                  </w:ins>
                </w:p>
                <w:p w14:paraId="34D09E8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05" w:author="yukina minato" w:date="2025-09-07T17:09:00Z" w16du:dateUtc="2025-09-07T09:09:00Z"/>
                      <w:rFonts w:eastAsia="宋体"/>
                      <w:color w:val="5C5C5C"/>
                      <w:szCs w:val="22"/>
                    </w:rPr>
                  </w:pPr>
                  <w:ins w:id="2406" w:author="yukina minato" w:date="2025-09-07T17:09:00Z" w16du:dateUtc="2025-09-07T09:09:00Z">
                    <w:r w:rsidRPr="00002D6B">
                      <w:rPr>
                        <w:rFonts w:ascii="Consolas" w:eastAsia="Consolas" w:hAnsi="Consolas" w:cs="Consolas"/>
                        <w:color w:val="5C5C5C"/>
                        <w:sz w:val="21"/>
                        <w:shd w:val="clear" w:color="auto" w:fill="F8F8F8"/>
                      </w:rPr>
                      <w:t>    t_e1_ggg = g1.t_deploy + g1.t_delay; t_e2_ggg = g2.t_deploy + g2.t_delay; t_e3_ggg = g3.t_deploy + g3.t_delay;</w:t>
                    </w:r>
                  </w:ins>
                </w:p>
                <w:p w14:paraId="425F55A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07" w:author="yukina minato" w:date="2025-09-07T17:09:00Z" w16du:dateUtc="2025-09-07T09:09:00Z"/>
                      <w:rFonts w:eastAsia="宋体"/>
                      <w:color w:val="5C5C5C"/>
                      <w:szCs w:val="22"/>
                    </w:rPr>
                  </w:pPr>
                  <w:ins w:id="2408" w:author="yukina minato" w:date="2025-09-07T17:09:00Z" w16du:dateUtc="2025-09-07T09:09:00Z">
                    <w:r w:rsidRPr="00002D6B">
                      <w:rPr>
                        <w:rFonts w:ascii="Consolas" w:eastAsia="Consolas" w:hAnsi="Consolas" w:cs="Consolas"/>
                        <w:color w:val="5C5C5C"/>
                        <w:sz w:val="21"/>
                      </w:rPr>
                      <w:t>    s_p1_ggg = g1.deploy_pos + g1.deploy_v_vec*g1.t_delay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-0.5</w:t>
                    </w:r>
                    <w:r w:rsidRPr="00002D6B">
                      <w:rPr>
                        <w:rFonts w:ascii="Consolas" w:eastAsia="Consolas" w:hAnsi="Consolas" w:cs="Consolas"/>
                        <w:color w:val="5C5C5C"/>
                        <w:sz w:val="21"/>
                      </w:rPr>
                      <w:t>*g*g1.t_delay^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5E66882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09" w:author="yukina minato" w:date="2025-09-07T17:09:00Z" w16du:dateUtc="2025-09-07T09:09:00Z"/>
                      <w:rFonts w:eastAsia="宋体"/>
                      <w:color w:val="5C5C5C"/>
                      <w:szCs w:val="22"/>
                    </w:rPr>
                  </w:pPr>
                  <w:ins w:id="2410" w:author="yukina minato" w:date="2025-09-07T17:09:00Z" w16du:dateUtc="2025-09-07T09:09:00Z">
                    <w:r w:rsidRPr="00002D6B">
                      <w:rPr>
                        <w:rFonts w:ascii="Consolas" w:eastAsia="Consolas" w:hAnsi="Consolas" w:cs="Consolas"/>
                        <w:color w:val="5C5C5C"/>
                        <w:sz w:val="21"/>
                        <w:shd w:val="clear" w:color="auto" w:fill="F8F8F8"/>
                      </w:rPr>
                      <w:t>    s_p2_ggg = g2.deploy_pos + g2.deploy_v_vec*g2.t_delay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-0.5</w:t>
                    </w:r>
                    <w:r w:rsidRPr="00002D6B">
                      <w:rPr>
                        <w:rFonts w:ascii="Consolas" w:eastAsia="Consolas" w:hAnsi="Consolas" w:cs="Consolas"/>
                        <w:color w:val="5C5C5C"/>
                        <w:sz w:val="21"/>
                        <w:shd w:val="clear" w:color="auto" w:fill="F8F8F8"/>
                      </w:rPr>
                      <w:t>*g*g2.t_delay^</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1E81B30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11" w:author="yukina minato" w:date="2025-09-07T17:09:00Z" w16du:dateUtc="2025-09-07T09:09:00Z"/>
                      <w:rFonts w:eastAsia="宋体"/>
                      <w:color w:val="5C5C5C"/>
                      <w:szCs w:val="22"/>
                    </w:rPr>
                  </w:pPr>
                  <w:ins w:id="2412" w:author="yukina minato" w:date="2025-09-07T17:09:00Z" w16du:dateUtc="2025-09-07T09:09:00Z">
                    <w:r w:rsidRPr="00002D6B">
                      <w:rPr>
                        <w:rFonts w:ascii="Consolas" w:eastAsia="Consolas" w:hAnsi="Consolas" w:cs="Consolas"/>
                        <w:color w:val="5C5C5C"/>
                        <w:sz w:val="21"/>
                      </w:rPr>
                      <w:t>    s_p3_ggg = g3.deploy_pos + g3.deploy_v_vec*g3.t_delay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-0.5</w:t>
                    </w:r>
                    <w:r w:rsidRPr="00002D6B">
                      <w:rPr>
                        <w:rFonts w:ascii="Consolas" w:eastAsia="Consolas" w:hAnsi="Consolas" w:cs="Consolas"/>
                        <w:color w:val="5C5C5C"/>
                        <w:sz w:val="21"/>
                      </w:rPr>
                      <w:t>*g*g3.t_delay^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70BF021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13" w:author="yukina minato" w:date="2025-09-07T17:09:00Z" w16du:dateUtc="2025-09-07T09:09:00Z"/>
                      <w:rFonts w:eastAsia="宋体"/>
                      <w:color w:val="5C5C5C"/>
                      <w:szCs w:val="22"/>
                    </w:rPr>
                  </w:pPr>
                  <w:ins w:id="2414" w:author="yukina minato" w:date="2025-09-07T17:09:00Z" w16du:dateUtc="2025-09-07T09:09:00Z">
                    <w:r w:rsidRPr="00002D6B">
                      <w:rPr>
                        <w:rFonts w:ascii="Consolas" w:eastAsia="Consolas" w:hAnsi="Consolas" w:cs="Consolas"/>
                        <w:color w:val="5C5C5C"/>
                        <w:sz w:val="21"/>
                        <w:shd w:val="clear" w:color="auto" w:fill="F8F8F8"/>
                      </w:rPr>
                      <w:t>    t_s1_ggg = t_e1_ggg; t_d1_ggg = t_e1_ggg +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w:t>
                    </w:r>
                  </w:ins>
                </w:p>
                <w:p w14:paraId="6AC01CA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15" w:author="yukina minato" w:date="2025-09-07T17:09:00Z" w16du:dateUtc="2025-09-07T09:09:00Z"/>
                      <w:rFonts w:eastAsia="宋体"/>
                      <w:color w:val="5C5C5C"/>
                      <w:szCs w:val="22"/>
                    </w:rPr>
                  </w:pPr>
                  <w:ins w:id="2416" w:author="yukina minato" w:date="2025-09-07T17:09:00Z" w16du:dateUtc="2025-09-07T09:09:00Z">
                    <w:r w:rsidRPr="00002D6B">
                      <w:rPr>
                        <w:rFonts w:ascii="Consolas" w:eastAsia="Consolas" w:hAnsi="Consolas" w:cs="Consolas"/>
                        <w:color w:val="5C5C5C"/>
                        <w:sz w:val="21"/>
                      </w:rPr>
                      <w:t>    t_s2_ggg = t_e2_ggg; t_d2_ggg = t_e2_ggg + </w:t>
                    </w:r>
                    <w:proofErr w:type="spellStart"/>
                    <w:r w:rsidRPr="00002D6B">
                      <w:rPr>
                        <w:rFonts w:ascii="Consolas" w:eastAsia="Consolas" w:hAnsi="Consolas" w:cs="Consolas"/>
                        <w:color w:val="5C5C5C"/>
                        <w:sz w:val="21"/>
                      </w:rPr>
                      <w:t>t_e_ggg</w:t>
                    </w:r>
                    <w:proofErr w:type="spellEnd"/>
                    <w:r w:rsidRPr="00002D6B">
                      <w:rPr>
                        <w:rFonts w:ascii="Consolas" w:eastAsia="Consolas" w:hAnsi="Consolas" w:cs="Consolas"/>
                        <w:color w:val="5C5C5C"/>
                        <w:sz w:val="21"/>
                      </w:rPr>
                      <w:t>;</w:t>
                    </w:r>
                  </w:ins>
                </w:p>
                <w:p w14:paraId="6718D71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17" w:author="yukina minato" w:date="2025-09-07T17:09:00Z" w16du:dateUtc="2025-09-07T09:09:00Z"/>
                      <w:rFonts w:eastAsia="宋体"/>
                      <w:color w:val="5C5C5C"/>
                      <w:szCs w:val="22"/>
                    </w:rPr>
                  </w:pPr>
                  <w:ins w:id="2418" w:author="yukina minato" w:date="2025-09-07T17:09:00Z" w16du:dateUtc="2025-09-07T09:09:00Z">
                    <w:r w:rsidRPr="00002D6B">
                      <w:rPr>
                        <w:rFonts w:ascii="Consolas" w:eastAsia="Consolas" w:hAnsi="Consolas" w:cs="Consolas"/>
                        <w:color w:val="5C5C5C"/>
                        <w:sz w:val="21"/>
                        <w:shd w:val="clear" w:color="auto" w:fill="F8F8F8"/>
                      </w:rPr>
                      <w:t>    t_s3_ggg = t_e3_ggg; t_d3_ggg = t_e3_ggg +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w:t>
                    </w:r>
                  </w:ins>
                </w:p>
                <w:p w14:paraId="3F014B3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19" w:author="yukina minato" w:date="2025-09-07T17:09:00Z" w16du:dateUtc="2025-09-07T09:09:00Z"/>
                      <w:rFonts w:eastAsia="宋体"/>
                      <w:color w:val="5C5C5C"/>
                      <w:szCs w:val="22"/>
                    </w:rPr>
                  </w:pPr>
                  <w:ins w:id="2420"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m_s_ggg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C18401"/>
                        <w:sz w:val="21"/>
                      </w:rPr>
                      <w:t>min</w:t>
                    </w:r>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[t_s1_ggg, t_s2_ggg, t_s3_ggg]);</w:t>
                    </w:r>
                  </w:ins>
                </w:p>
                <w:p w14:paraId="2FAED14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21" w:author="yukina minato" w:date="2025-09-07T17:09:00Z" w16du:dateUtc="2025-09-07T09:09:00Z"/>
                      <w:rFonts w:eastAsia="宋体"/>
                      <w:color w:val="5C5C5C"/>
                      <w:szCs w:val="22"/>
                    </w:rPr>
                  </w:pPr>
                  <w:ins w:id="2422"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m_e_ggg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C18401"/>
                        <w:sz w:val="21"/>
                        <w:shd w:val="clear" w:color="auto" w:fill="F8F8F8"/>
                      </w:rPr>
                      <w:t>max</w:t>
                    </w:r>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[t_d1_ggg, t_d2_ggg, t_d3_ggg]);</w:t>
                    </w:r>
                  </w:ins>
                </w:p>
                <w:p w14:paraId="60A02E6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23" w:author="yukina minato" w:date="2025-09-07T17:09:00Z" w16du:dateUtc="2025-09-07T09:09:00Z"/>
                      <w:rFonts w:eastAsia="宋体"/>
                      <w:color w:val="5C5C5C"/>
                      <w:szCs w:val="22"/>
                    </w:rPr>
                  </w:pPr>
                  <w:ins w:id="2424"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start_idx</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C18401"/>
                        <w:sz w:val="21"/>
                      </w:rPr>
                      <w:t>floor</w:t>
                    </w:r>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m_s_ggg</w:t>
                    </w:r>
                    <w:proofErr w:type="spellEnd"/>
                    <w:r w:rsidRPr="00002D6B">
                      <w:rPr>
                        <w:rFonts w:ascii="Consolas" w:eastAsia="Consolas" w:hAnsi="Consolas" w:cs="Consolas"/>
                        <w:color w:val="5C5C5C"/>
                        <w:sz w:val="21"/>
                      </w:rPr>
                      <w:t> / dt)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7C21A89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25" w:author="yukina minato" w:date="2025-09-07T17:09:00Z" w16du:dateUtc="2025-09-07T09:09:00Z"/>
                      <w:rFonts w:eastAsia="宋体"/>
                      <w:color w:val="5C5C5C"/>
                      <w:szCs w:val="22"/>
                    </w:rPr>
                  </w:pPr>
                  <w:ins w:id="2426"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end_idx</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C18401"/>
                        <w:sz w:val="21"/>
                        <w:shd w:val="clear" w:color="auto" w:fill="F8F8F8"/>
                      </w:rPr>
                      <w:t>min</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C18401"/>
                        <w:sz w:val="21"/>
                        <w:shd w:val="clear" w:color="auto" w:fill="F8F8F8"/>
                      </w:rPr>
                      <w:t>floor</w:t>
                    </w:r>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m_e_ggg</w:t>
                    </w:r>
                    <w:proofErr w:type="spellEnd"/>
                    <w:r w:rsidRPr="00002D6B">
                      <w:rPr>
                        <w:rFonts w:ascii="Consolas" w:eastAsia="Consolas" w:hAnsi="Consolas" w:cs="Consolas"/>
                        <w:color w:val="5C5C5C"/>
                        <w:sz w:val="21"/>
                        <w:shd w:val="clear" w:color="auto" w:fill="F8F8F8"/>
                      </w:rPr>
                      <w:t> / dt)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length(</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ins>
                </w:p>
                <w:p w14:paraId="324DB46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27" w:author="yukina minato" w:date="2025-09-07T17:09:00Z" w16du:dateUtc="2025-09-07T09:09:00Z"/>
                      <w:rFonts w:eastAsia="宋体"/>
                      <w:color w:val="5C5C5C"/>
                      <w:szCs w:val="22"/>
                    </w:rPr>
                  </w:pPr>
                  <w:ins w:id="2428" w:author="yukina minato" w:date="2025-09-07T17:09:00Z" w16du:dateUtc="2025-09-07T09:09:00Z">
                    <w:r w:rsidRPr="00002D6B">
                      <w:rPr>
                        <w:rFonts w:ascii="Consolas" w:eastAsia="Consolas" w:hAnsi="Consolas" w:cs="Consolas"/>
                        <w:color w:val="5C5C5C"/>
                        <w:sz w:val="21"/>
                      </w:rPr>
                      <w:t>    if </w:t>
                    </w:r>
                    <w:proofErr w:type="spellStart"/>
                    <w:r w:rsidRPr="00002D6B">
                      <w:rPr>
                        <w:rFonts w:ascii="Consolas" w:eastAsia="Consolas" w:hAnsi="Consolas" w:cs="Consolas"/>
                        <w:color w:val="5C5C5C"/>
                        <w:sz w:val="21"/>
                      </w:rPr>
                      <w:t>start_idx</w:t>
                    </w:r>
                    <w:proofErr w:type="spellEnd"/>
                    <w:r w:rsidRPr="00002D6B">
                      <w:rPr>
                        <w:rFonts w:ascii="Consolas" w:eastAsia="Consolas" w:hAnsi="Consolas" w:cs="Consolas"/>
                        <w:color w:val="5C5C5C"/>
                        <w:sz w:val="21"/>
                      </w:rPr>
                      <w:t> &gt; </w:t>
                    </w:r>
                    <w:proofErr w:type="spellStart"/>
                    <w:r w:rsidRPr="00002D6B">
                      <w:rPr>
                        <w:rFonts w:ascii="Consolas" w:eastAsia="Consolas" w:hAnsi="Consolas" w:cs="Consolas"/>
                        <w:color w:val="5C5C5C"/>
                        <w:sz w:val="21"/>
                      </w:rPr>
                      <w:t>end_idx</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o_t_ggg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6A0D82B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29" w:author="yukina minato" w:date="2025-09-07T17:09:00Z" w16du:dateUtc="2025-09-07T09:09:00Z"/>
                      <w:rFonts w:eastAsia="宋体"/>
                      <w:color w:val="5C5C5C"/>
                      <w:szCs w:val="22"/>
                    </w:rPr>
                  </w:pPr>
                  <w:ins w:id="2430"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o_s_ggg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235D91E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31" w:author="yukina minato" w:date="2025-09-07T17:09:00Z" w16du:dateUtc="2025-09-07T09:09:00Z"/>
                      <w:rFonts w:eastAsia="宋体"/>
                      <w:color w:val="5C5C5C"/>
                      <w:szCs w:val="22"/>
                    </w:rPr>
                  </w:pPr>
                  <w:ins w:id="2432"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start_</w:t>
                    </w:r>
                    <w:proofErr w:type="gramStart"/>
                    <w:r w:rsidRPr="00002D6B">
                      <w:rPr>
                        <w:rFonts w:ascii="Consolas" w:eastAsia="Consolas" w:hAnsi="Consolas" w:cs="Consolas"/>
                        <w:color w:val="5C5C5C"/>
                        <w:sz w:val="21"/>
                      </w:rPr>
                      <w:t>idx:end</w:t>
                    </w:r>
                    <w:proofErr w:type="gramEnd"/>
                    <w:r w:rsidRPr="00002D6B">
                      <w:rPr>
                        <w:rFonts w:ascii="Consolas" w:eastAsia="Consolas" w:hAnsi="Consolas" w:cs="Consolas"/>
                        <w:color w:val="5C5C5C"/>
                        <w:sz w:val="21"/>
                      </w:rPr>
                      <w:t>_idx</w:t>
                    </w:r>
                    <w:proofErr w:type="spellEnd"/>
                  </w:ins>
                </w:p>
                <w:p w14:paraId="57B2634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33" w:author="yukina minato" w:date="2025-09-07T17:09:00Z" w16du:dateUtc="2025-09-07T09:09:00Z"/>
                      <w:rFonts w:eastAsia="宋体"/>
                      <w:color w:val="5C5C5C"/>
                      <w:szCs w:val="22"/>
                    </w:rPr>
                  </w:pPr>
                  <w:ins w:id="2434" w:author="yukina minato" w:date="2025-09-07T17:09:00Z" w16du:dateUtc="2025-09-07T09:09:00Z">
                    <w:r w:rsidRPr="00002D6B">
                      <w:rPr>
                        <w:rFonts w:ascii="Consolas" w:eastAsia="Consolas" w:hAnsi="Consolas" w:cs="Consolas"/>
                        <w:color w:val="5C5C5C"/>
                        <w:sz w:val="21"/>
                        <w:shd w:val="clear" w:color="auto" w:fill="F8F8F8"/>
                      </w:rPr>
                      <w:t>        t = </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missile_pos</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m_t_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ins>
                </w:p>
                <w:p w14:paraId="7198061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35" w:author="yukina minato" w:date="2025-09-07T17:09:00Z" w16du:dateUtc="2025-09-07T09:09:00Z"/>
                      <w:rFonts w:eastAsia="宋体"/>
                      <w:color w:val="5C5C5C"/>
                      <w:szCs w:val="22"/>
                    </w:rPr>
                  </w:pPr>
                  <w:ins w:id="2436"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a_c_ggg</w:t>
                    </w:r>
                    <w:proofErr w:type="spellEnd"/>
                    <w:r w:rsidRPr="00002D6B">
                      <w:rPr>
                        <w:rFonts w:ascii="Consolas" w:eastAsia="Consolas" w:hAnsi="Consolas" w:cs="Consolas"/>
                        <w:color w:val="5C5C5C"/>
                        <w:sz w:val="21"/>
                      </w:rPr>
                      <w:t> = [];</w:t>
                    </w:r>
                  </w:ins>
                </w:p>
                <w:p w14:paraId="702DA18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37" w:author="yukina minato" w:date="2025-09-07T17:09:00Z" w16du:dateUtc="2025-09-07T09:09:00Z"/>
                      <w:rFonts w:eastAsia="宋体"/>
                      <w:color w:val="5C5C5C"/>
                      <w:szCs w:val="22"/>
                    </w:rPr>
                  </w:pPr>
                  <w:ins w:id="2438" w:author="yukina minato" w:date="2025-09-07T17:09:00Z" w16du:dateUtc="2025-09-07T09:09:00Z">
                    <w:r w:rsidRPr="00002D6B">
                      <w:rPr>
                        <w:rFonts w:ascii="Consolas" w:eastAsia="Consolas" w:hAnsi="Consolas" w:cs="Consolas"/>
                        <w:color w:val="5C5C5C"/>
                        <w:sz w:val="21"/>
                        <w:shd w:val="clear" w:color="auto" w:fill="F8F8F8"/>
                      </w:rPr>
                      <w:t>        if t &gt;= t_s1_ggg &amp;&amp; t &lt;= t_d1_ggg</w:t>
                    </w:r>
                  </w:ins>
                </w:p>
                <w:p w14:paraId="219997E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39" w:author="yukina minato" w:date="2025-09-07T17:09:00Z" w16du:dateUtc="2025-09-07T09:09:00Z"/>
                      <w:rFonts w:eastAsia="宋体"/>
                      <w:color w:val="5C5C5C"/>
                      <w:szCs w:val="22"/>
                    </w:rPr>
                  </w:pPr>
                  <w:ins w:id="2440" w:author="yukina minato" w:date="2025-09-07T17:09:00Z" w16du:dateUtc="2025-09-07T09:09:00Z">
                    <w:r w:rsidRPr="00002D6B">
                      <w:rPr>
                        <w:rFonts w:ascii="Consolas" w:eastAsia="Consolas" w:hAnsi="Consolas" w:cs="Consolas"/>
                        <w:color w:val="5C5C5C"/>
                        <w:sz w:val="21"/>
                      </w:rPr>
                      <w:t>            a_c_ggg = [a_c_ggg; s_p1_ggg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-v_down * (t - t_e1_ggg)]];</w:t>
                    </w:r>
                  </w:ins>
                </w:p>
                <w:p w14:paraId="1C660C48"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41" w:author="yukina minato" w:date="2025-09-07T17:09:00Z" w16du:dateUtc="2025-09-07T09:09:00Z"/>
                      <w:rFonts w:eastAsia="宋体"/>
                      <w:color w:val="5C5C5C"/>
                      <w:szCs w:val="22"/>
                    </w:rPr>
                  </w:pPr>
                  <w:ins w:id="2442"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11F1EDF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43" w:author="yukina minato" w:date="2025-09-07T17:09:00Z" w16du:dateUtc="2025-09-07T09:09:00Z"/>
                      <w:rFonts w:eastAsia="宋体"/>
                      <w:color w:val="5C5C5C"/>
                      <w:szCs w:val="22"/>
                    </w:rPr>
                  </w:pPr>
                  <w:ins w:id="2444" w:author="yukina minato" w:date="2025-09-07T17:09:00Z" w16du:dateUtc="2025-09-07T09:09:00Z">
                    <w:r w:rsidRPr="00002D6B">
                      <w:rPr>
                        <w:rFonts w:ascii="Consolas" w:eastAsia="Consolas" w:hAnsi="Consolas" w:cs="Consolas"/>
                        <w:color w:val="5C5C5C"/>
                        <w:sz w:val="21"/>
                      </w:rPr>
                      <w:t>        if t &gt;= t_s2_ggg &amp;&amp; t &lt;= t_d2_ggg</w:t>
                    </w:r>
                  </w:ins>
                </w:p>
                <w:p w14:paraId="0941EA7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45" w:author="yukina minato" w:date="2025-09-07T17:09:00Z" w16du:dateUtc="2025-09-07T09:09:00Z"/>
                      <w:rFonts w:eastAsia="宋体"/>
                      <w:color w:val="5C5C5C"/>
                      <w:szCs w:val="22"/>
                    </w:rPr>
                  </w:pPr>
                  <w:ins w:id="2446" w:author="yukina minato" w:date="2025-09-07T17:09:00Z" w16du:dateUtc="2025-09-07T09:09:00Z">
                    <w:r w:rsidRPr="00002D6B">
                      <w:rPr>
                        <w:rFonts w:ascii="Consolas" w:eastAsia="Consolas" w:hAnsi="Consolas" w:cs="Consolas"/>
                        <w:color w:val="5C5C5C"/>
                        <w:sz w:val="21"/>
                        <w:shd w:val="clear" w:color="auto" w:fill="F8F8F8"/>
                      </w:rPr>
                      <w:t>            a_c_ggg = [a_c_ggg; s_p2_ggg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-v_down * (t - t_e2_ggg)]];</w:t>
                    </w:r>
                  </w:ins>
                </w:p>
                <w:p w14:paraId="40CD1F7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47" w:author="yukina minato" w:date="2025-09-07T17:09:00Z" w16du:dateUtc="2025-09-07T09:09:00Z"/>
                      <w:rFonts w:eastAsia="宋体"/>
                      <w:color w:val="5C5C5C"/>
                      <w:szCs w:val="22"/>
                    </w:rPr>
                  </w:pPr>
                  <w:ins w:id="2448"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183BF2B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49" w:author="yukina minato" w:date="2025-09-07T17:09:00Z" w16du:dateUtc="2025-09-07T09:09:00Z"/>
                      <w:rFonts w:eastAsia="宋体"/>
                      <w:color w:val="5C5C5C"/>
                      <w:szCs w:val="22"/>
                    </w:rPr>
                  </w:pPr>
                  <w:ins w:id="2450" w:author="yukina minato" w:date="2025-09-07T17:09:00Z" w16du:dateUtc="2025-09-07T09:09:00Z">
                    <w:r w:rsidRPr="00002D6B">
                      <w:rPr>
                        <w:rFonts w:ascii="Consolas" w:eastAsia="Consolas" w:hAnsi="Consolas" w:cs="Consolas"/>
                        <w:color w:val="5C5C5C"/>
                        <w:sz w:val="21"/>
                        <w:shd w:val="clear" w:color="auto" w:fill="F8F8F8"/>
                      </w:rPr>
                      <w:t>        if t &gt;= t_s3_ggg &amp;&amp; t &lt;= t_d3_ggg</w:t>
                    </w:r>
                  </w:ins>
                </w:p>
                <w:p w14:paraId="4EDB26F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51" w:author="yukina minato" w:date="2025-09-07T17:09:00Z" w16du:dateUtc="2025-09-07T09:09:00Z"/>
                      <w:rFonts w:eastAsia="宋体"/>
                      <w:color w:val="5C5C5C"/>
                      <w:szCs w:val="22"/>
                    </w:rPr>
                  </w:pPr>
                  <w:ins w:id="2452" w:author="yukina minato" w:date="2025-09-07T17:09:00Z" w16du:dateUtc="2025-09-07T09:09:00Z">
                    <w:r w:rsidRPr="00002D6B">
                      <w:rPr>
                        <w:rFonts w:ascii="Consolas" w:eastAsia="Consolas" w:hAnsi="Consolas" w:cs="Consolas"/>
                        <w:color w:val="5C5C5C"/>
                        <w:sz w:val="21"/>
                      </w:rPr>
                      <w:t>            a_c_ggg = [a_c_ggg; s_p3_ggg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-v_down * (t - t_e3_ggg)]];</w:t>
                    </w:r>
                  </w:ins>
                </w:p>
                <w:p w14:paraId="48723BA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53" w:author="yukina minato" w:date="2025-09-07T17:09:00Z" w16du:dateUtc="2025-09-07T09:09:00Z"/>
                      <w:rFonts w:eastAsia="宋体"/>
                      <w:color w:val="5C5C5C"/>
                      <w:szCs w:val="22"/>
                    </w:rPr>
                  </w:pPr>
                  <w:ins w:id="2454"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616652E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55" w:author="yukina minato" w:date="2025-09-07T17:09:00Z" w16du:dateUtc="2025-09-07T09:09:00Z"/>
                      <w:rFonts w:eastAsia="宋体"/>
                      <w:color w:val="5C5C5C"/>
                      <w:szCs w:val="22"/>
                    </w:rPr>
                  </w:pPr>
                  <w:ins w:id="2456" w:author="yukina minato" w:date="2025-09-07T17:09:00Z" w16du:dateUtc="2025-09-07T09:09:00Z">
                    <w:r w:rsidRPr="00002D6B">
                      <w:rPr>
                        <w:rFonts w:ascii="Consolas" w:eastAsia="Consolas" w:hAnsi="Consolas" w:cs="Consolas"/>
                        <w:color w:val="5C5C5C"/>
                        <w:sz w:val="21"/>
                      </w:rPr>
                      <w:t>        if </w:t>
                    </w:r>
                    <w:proofErr w:type="spellStart"/>
                    <w:r w:rsidRPr="00002D6B">
                      <w:rPr>
                        <w:rFonts w:ascii="Consolas" w:eastAsia="Consolas" w:hAnsi="Consolas" w:cs="Consolas"/>
                        <w:color w:val="5C5C5C"/>
                        <w:sz w:val="21"/>
                      </w:rPr>
                      <w:t>isempty</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a_c_ggg</w:t>
                    </w:r>
                    <w:proofErr w:type="spellEnd"/>
                    <w:r w:rsidRPr="00002D6B">
                      <w:rPr>
                        <w:rFonts w:ascii="Consolas" w:eastAsia="Consolas" w:hAnsi="Consolas" w:cs="Consolas"/>
                        <w:color w:val="5C5C5C"/>
                        <w:sz w:val="21"/>
                      </w:rPr>
                      <w:t>); continue; </w:t>
                    </w:r>
                    <w:r w:rsidRPr="00002D6B">
                      <w:rPr>
                        <w:rFonts w:ascii="Consolas" w:eastAsia="Consolas" w:hAnsi="Consolas" w:cs="Consolas"/>
                        <w:color w:val="A626A4"/>
                        <w:sz w:val="21"/>
                      </w:rPr>
                      <w:t>end</w:t>
                    </w:r>
                  </w:ins>
                </w:p>
                <w:p w14:paraId="2D8813D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57" w:author="yukina minato" w:date="2025-09-07T17:09:00Z" w16du:dateUtc="2025-09-07T09:09:00Z"/>
                      <w:rFonts w:eastAsia="宋体"/>
                      <w:color w:val="5C5C5C"/>
                      <w:szCs w:val="22"/>
                    </w:rPr>
                  </w:pPr>
                  <w:ins w:id="2458" w:author="yukina minato" w:date="2025-09-07T17:09:00Z" w16du:dateUtc="2025-09-07T09:09:00Z">
                    <w:r w:rsidRPr="00002D6B">
                      <w:rPr>
                        <w:rFonts w:ascii="Consolas" w:eastAsia="Consolas" w:hAnsi="Consolas" w:cs="Consolas"/>
                        <w:color w:val="5C5C5C"/>
                        <w:sz w:val="21"/>
                        <w:shd w:val="clear" w:color="auto" w:fill="F8F8F8"/>
                      </w:rPr>
                      <w:t>        if </w:t>
                    </w:r>
                    <w:proofErr w:type="spellStart"/>
                    <w:r w:rsidRPr="00002D6B">
                      <w:rPr>
                        <w:rFonts w:ascii="Consolas" w:eastAsia="Consolas" w:hAnsi="Consolas" w:cs="Consolas"/>
                        <w:color w:val="5C5C5C"/>
                        <w:sz w:val="21"/>
                        <w:shd w:val="clear" w:color="auto" w:fill="F8F8F8"/>
                      </w:rPr>
                      <w:t>i_f_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missile_pos</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a_p_ggg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a_c_ggg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r_s</w:t>
                    </w:r>
                    <w:proofErr w:type="spellEnd"/>
                    <w:r w:rsidRPr="00002D6B">
                      <w:rPr>
                        <w:rFonts w:ascii="Consolas" w:eastAsia="Consolas" w:hAnsi="Consolas" w:cs="Consolas"/>
                        <w:color w:val="5C5C5C"/>
                        <w:sz w:val="21"/>
                        <w:shd w:val="clear" w:color="auto" w:fill="F8F8F8"/>
                      </w:rPr>
                      <w:t>)</w:t>
                    </w:r>
                  </w:ins>
                </w:p>
                <w:p w14:paraId="586E968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59" w:author="yukina minato" w:date="2025-09-07T17:09:00Z" w16du:dateUtc="2025-09-07T09:09:00Z"/>
                      <w:rFonts w:eastAsia="宋体"/>
                      <w:color w:val="5C5C5C"/>
                      <w:szCs w:val="22"/>
                    </w:rPr>
                  </w:pPr>
                  <w:ins w:id="2460"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o_s_ggg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o_s_ggg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25913D9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61" w:author="yukina minato" w:date="2025-09-07T17:09:00Z" w16du:dateUtc="2025-09-07T09:09:00Z"/>
                      <w:rFonts w:eastAsia="宋体"/>
                      <w:color w:val="5C5C5C"/>
                      <w:szCs w:val="22"/>
                    </w:rPr>
                  </w:pPr>
                  <w:ins w:id="2462"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4FF58CF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63" w:author="yukina minato" w:date="2025-09-07T17:09:00Z" w16du:dateUtc="2025-09-07T09:09:00Z"/>
                      <w:rFonts w:eastAsia="宋体"/>
                      <w:color w:val="5C5C5C"/>
                      <w:szCs w:val="22"/>
                    </w:rPr>
                  </w:pPr>
                  <w:ins w:id="2464"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1A2D02B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65" w:author="yukina minato" w:date="2025-09-07T17:09:00Z" w16du:dateUtc="2025-09-07T09:09:00Z"/>
                      <w:rFonts w:eastAsia="宋体"/>
                      <w:color w:val="5C5C5C"/>
                      <w:szCs w:val="22"/>
                    </w:rPr>
                  </w:pPr>
                  <w:ins w:id="2466"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o_s_ggg</w:t>
                    </w:r>
                    <w:proofErr w:type="spellEnd"/>
                    <w:r w:rsidRPr="00002D6B">
                      <w:rPr>
                        <w:rFonts w:ascii="Consolas" w:eastAsia="Consolas" w:hAnsi="Consolas" w:cs="Consolas"/>
                        <w:color w:val="5C5C5C"/>
                        <w:sz w:val="21"/>
                        <w:shd w:val="clear" w:color="auto" w:fill="F8F8F8"/>
                      </w:rPr>
                      <w:t> * dt;</w:t>
                    </w:r>
                  </w:ins>
                </w:p>
                <w:p w14:paraId="4BCF234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67" w:author="yukina minato" w:date="2025-09-07T17:09:00Z" w16du:dateUtc="2025-09-07T09:09:00Z"/>
                      <w:rFonts w:eastAsia="宋体"/>
                      <w:color w:val="5C5C5C"/>
                      <w:szCs w:val="22"/>
                    </w:rPr>
                  </w:pPr>
                  <w:ins w:id="2468" w:author="yukina minato" w:date="2025-09-07T17:09:00Z" w16du:dateUtc="2025-09-07T09:09:00Z">
                    <w:r w:rsidRPr="00002D6B">
                      <w:rPr>
                        <w:rFonts w:ascii="Consolas" w:eastAsia="Consolas" w:hAnsi="Consolas" w:cs="Consolas"/>
                        <w:color w:val="A626A4"/>
                        <w:sz w:val="21"/>
                      </w:rPr>
                      <w:t>end</w:t>
                    </w:r>
                  </w:ins>
                </w:p>
                <w:p w14:paraId="6488C549"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469" w:author="yukina minato" w:date="2025-09-07T17:09:00Z" w16du:dateUtc="2025-09-07T09:09:00Z"/>
                      <w:rFonts w:eastAsia="宋体"/>
                      <w:color w:val="5C5C5C"/>
                      <w:szCs w:val="22"/>
                    </w:rPr>
                  </w:pPr>
                </w:p>
                <w:p w14:paraId="6E057CB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70" w:author="yukina minato" w:date="2025-09-07T17:09:00Z" w16du:dateUtc="2025-09-07T09:09:00Z"/>
                      <w:rFonts w:eastAsia="宋体"/>
                      <w:color w:val="5C5C5C"/>
                      <w:szCs w:val="22"/>
                    </w:rPr>
                  </w:pPr>
                  <w:ins w:id="2471" w:author="yukina minato" w:date="2025-09-07T17:09:00Z" w16du:dateUtc="2025-09-07T09:09:00Z">
                    <w:r w:rsidRPr="00002D6B">
                      <w:rPr>
                        <w:rFonts w:ascii="Consolas" w:eastAsia="Consolas" w:hAnsi="Consolas" w:cs="Consolas"/>
                        <w:color w:val="A626A4"/>
                        <w:sz w:val="21"/>
                      </w:rPr>
                      <w:t>function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o_t_ggg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c_i_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g_p_ggg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m_t_ggg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w:t>
                    </w:r>
                  </w:ins>
                </w:p>
                <w:p w14:paraId="638DD08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72" w:author="yukina minato" w:date="2025-09-07T17:09:00Z" w16du:dateUtc="2025-09-07T09:09:00Z"/>
                      <w:rFonts w:eastAsia="宋体"/>
                      <w:color w:val="5C5C5C"/>
                      <w:szCs w:val="22"/>
                    </w:rPr>
                  </w:pPr>
                  <w:ins w:id="2473"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global</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v_down</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r_s</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 dt g;</w:t>
                    </w:r>
                  </w:ins>
                </w:p>
                <w:p w14:paraId="5286458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74" w:author="yukina minato" w:date="2025-09-07T17:09:00Z" w16du:dateUtc="2025-09-07T09:09:00Z"/>
                      <w:rFonts w:eastAsia="宋体"/>
                      <w:color w:val="5C5C5C"/>
                      <w:szCs w:val="22"/>
                    </w:rPr>
                  </w:pPr>
                  <w:ins w:id="2475" w:author="yukina minato" w:date="2025-09-07T17:09:00Z" w16du:dateUtc="2025-09-07T09:09:00Z">
                    <w:r w:rsidRPr="00002D6B">
                      <w:rPr>
                        <w:rFonts w:ascii="Consolas" w:eastAsia="Consolas" w:hAnsi="Consolas" w:cs="Consolas"/>
                        <w:color w:val="5C5C5C"/>
                        <w:sz w:val="21"/>
                      </w:rPr>
                      <w:t>    g1 = </w:t>
                    </w:r>
                    <w:proofErr w:type="spellStart"/>
                    <w:r w:rsidRPr="00002D6B">
                      <w:rPr>
                        <w:rFonts w:ascii="Consolas" w:eastAsia="Consolas" w:hAnsi="Consolas" w:cs="Consolas"/>
                        <w:color w:val="5C5C5C"/>
                        <w:sz w:val="21"/>
                      </w:rPr>
                      <w:t>g_p_ggg</w:t>
                    </w:r>
                    <w:proofErr w:type="spellEnd"/>
                    <w:r w:rsidRPr="00002D6B">
                      <w:rPr>
                        <w:rFonts w:ascii="Consolas" w:eastAsia="Consolas" w:hAnsi="Consolas" w:cs="Consolas"/>
                        <w:color w:val="5C5C5C"/>
                        <w:sz w:val="21"/>
                      </w:rPr>
                      <w:t>;</w:t>
                    </w:r>
                  </w:ins>
                </w:p>
                <w:p w14:paraId="04262E8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76" w:author="yukina minato" w:date="2025-09-07T17:09:00Z" w16du:dateUtc="2025-09-07T09:09:00Z"/>
                      <w:rFonts w:eastAsia="宋体"/>
                      <w:color w:val="5C5C5C"/>
                      <w:szCs w:val="22"/>
                    </w:rPr>
                  </w:pPr>
                  <w:ins w:id="2477" w:author="yukina minato" w:date="2025-09-07T17:09:00Z" w16du:dateUtc="2025-09-07T09:09:00Z">
                    <w:r w:rsidRPr="00002D6B">
                      <w:rPr>
                        <w:rFonts w:ascii="Consolas" w:eastAsia="Consolas" w:hAnsi="Consolas" w:cs="Consolas"/>
                        <w:color w:val="5C5C5C"/>
                        <w:sz w:val="21"/>
                        <w:shd w:val="clear" w:color="auto" w:fill="F8F8F8"/>
                      </w:rPr>
                      <w:t>    t_e1_ggg = g1.t_deploy + g1.t_delay;</w:t>
                    </w:r>
                  </w:ins>
                </w:p>
                <w:p w14:paraId="47D2B1E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78" w:author="yukina minato" w:date="2025-09-07T17:09:00Z" w16du:dateUtc="2025-09-07T09:09:00Z"/>
                      <w:rFonts w:eastAsia="宋体"/>
                      <w:color w:val="5C5C5C"/>
                      <w:szCs w:val="22"/>
                    </w:rPr>
                  </w:pPr>
                  <w:ins w:id="2479" w:author="yukina minato" w:date="2025-09-07T17:09:00Z" w16du:dateUtc="2025-09-07T09:09:00Z">
                    <w:r w:rsidRPr="00002D6B">
                      <w:rPr>
                        <w:rFonts w:ascii="Consolas" w:eastAsia="Consolas" w:hAnsi="Consolas" w:cs="Consolas"/>
                        <w:color w:val="5C5C5C"/>
                        <w:sz w:val="21"/>
                      </w:rPr>
                      <w:t>    s_p1_ggg = g1.deploy_pos + g1.deploy_v_vec*g1.t_delay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-0.5</w:t>
                    </w:r>
                    <w:r w:rsidRPr="00002D6B">
                      <w:rPr>
                        <w:rFonts w:ascii="Consolas" w:eastAsia="Consolas" w:hAnsi="Consolas" w:cs="Consolas"/>
                        <w:color w:val="5C5C5C"/>
                        <w:sz w:val="21"/>
                      </w:rPr>
                      <w:t>*g*g1.t_delay^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78FFB6B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80" w:author="yukina minato" w:date="2025-09-07T17:09:00Z" w16du:dateUtc="2025-09-07T09:09:00Z"/>
                      <w:rFonts w:eastAsia="宋体"/>
                      <w:color w:val="5C5C5C"/>
                      <w:szCs w:val="22"/>
                    </w:rPr>
                  </w:pPr>
                  <w:ins w:id="2481" w:author="yukina minato" w:date="2025-09-07T17:09:00Z" w16du:dateUtc="2025-09-07T09:09:00Z">
                    <w:r w:rsidRPr="00002D6B">
                      <w:rPr>
                        <w:rFonts w:ascii="Consolas" w:eastAsia="Consolas" w:hAnsi="Consolas" w:cs="Consolas"/>
                        <w:color w:val="5C5C5C"/>
                        <w:sz w:val="21"/>
                        <w:shd w:val="clear" w:color="auto" w:fill="F8F8F8"/>
                      </w:rPr>
                      <w:t>    t_s1_ggg = t_e1_ggg;</w:t>
                    </w:r>
                  </w:ins>
                </w:p>
                <w:p w14:paraId="0512905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82" w:author="yukina minato" w:date="2025-09-07T17:09:00Z" w16du:dateUtc="2025-09-07T09:09:00Z"/>
                      <w:rFonts w:eastAsia="宋体"/>
                      <w:color w:val="5C5C5C"/>
                      <w:szCs w:val="22"/>
                    </w:rPr>
                  </w:pPr>
                  <w:ins w:id="2483" w:author="yukina minato" w:date="2025-09-07T17:09:00Z" w16du:dateUtc="2025-09-07T09:09:00Z">
                    <w:r w:rsidRPr="00002D6B">
                      <w:rPr>
                        <w:rFonts w:ascii="Consolas" w:eastAsia="Consolas" w:hAnsi="Consolas" w:cs="Consolas"/>
                        <w:color w:val="5C5C5C"/>
                        <w:sz w:val="21"/>
                      </w:rPr>
                      <w:t>    t_d1_ggg = t_e1_ggg + </w:t>
                    </w:r>
                    <w:proofErr w:type="spellStart"/>
                    <w:r w:rsidRPr="00002D6B">
                      <w:rPr>
                        <w:rFonts w:ascii="Consolas" w:eastAsia="Consolas" w:hAnsi="Consolas" w:cs="Consolas"/>
                        <w:color w:val="5C5C5C"/>
                        <w:sz w:val="21"/>
                      </w:rPr>
                      <w:t>t_e_ggg</w:t>
                    </w:r>
                    <w:proofErr w:type="spellEnd"/>
                    <w:r w:rsidRPr="00002D6B">
                      <w:rPr>
                        <w:rFonts w:ascii="Consolas" w:eastAsia="Consolas" w:hAnsi="Consolas" w:cs="Consolas"/>
                        <w:color w:val="5C5C5C"/>
                        <w:sz w:val="21"/>
                      </w:rPr>
                      <w:t>;</w:t>
                    </w:r>
                  </w:ins>
                </w:p>
                <w:p w14:paraId="3437E9B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84" w:author="yukina minato" w:date="2025-09-07T17:09:00Z" w16du:dateUtc="2025-09-07T09:09:00Z"/>
                      <w:rFonts w:eastAsia="宋体"/>
                      <w:color w:val="5C5C5C"/>
                      <w:szCs w:val="22"/>
                    </w:rPr>
                  </w:pPr>
                  <w:ins w:id="2485"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start_idx</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C18401"/>
                        <w:sz w:val="21"/>
                        <w:shd w:val="clear" w:color="auto" w:fill="F8F8F8"/>
                      </w:rPr>
                      <w:t>floor</w:t>
                    </w:r>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t_s1_ggg / dt)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600DED5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86" w:author="yukina minato" w:date="2025-09-07T17:09:00Z" w16du:dateUtc="2025-09-07T09:09:00Z"/>
                      <w:rFonts w:eastAsia="宋体"/>
                      <w:color w:val="5C5C5C"/>
                      <w:szCs w:val="22"/>
                    </w:rPr>
                  </w:pPr>
                  <w:ins w:id="2487"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end_idx</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C18401"/>
                        <w:sz w:val="21"/>
                      </w:rPr>
                      <w:t>min</w:t>
                    </w:r>
                    <w:r w:rsidRPr="00002D6B">
                      <w:rPr>
                        <w:rFonts w:ascii="Consolas" w:eastAsia="Consolas" w:hAnsi="Consolas" w:cs="Consolas"/>
                        <w:color w:val="5C5C5C"/>
                        <w:sz w:val="21"/>
                      </w:rPr>
                      <w:t>(</w:t>
                    </w:r>
                    <w:r w:rsidRPr="00002D6B">
                      <w:rPr>
                        <w:rFonts w:ascii="Consolas" w:eastAsia="Consolas" w:hAnsi="Consolas" w:cs="Consolas"/>
                        <w:color w:val="C18401"/>
                        <w:sz w:val="21"/>
                      </w:rPr>
                      <w:t>floor</w:t>
                    </w:r>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t_d1_ggg / dt) + </w:t>
                    </w:r>
                    <w:r w:rsidRPr="00002D6B">
                      <w:rPr>
                        <w:rFonts w:ascii="Consolas" w:eastAsia="Consolas" w:hAnsi="Consolas" w:cs="Consolas"/>
                        <w:color w:val="986801"/>
                        <w:sz w:val="21"/>
                      </w:rPr>
                      <w:t>1</w:t>
                    </w:r>
                    <w:r w:rsidRPr="00002D6B">
                      <w:rPr>
                        <w:rFonts w:ascii="Consolas" w:eastAsia="Consolas" w:hAnsi="Consolas" w:cs="Consolas"/>
                        <w:color w:val="5C5C5C"/>
                        <w:sz w:val="21"/>
                      </w:rPr>
                      <w:t>, length(</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w:t>
                    </w:r>
                  </w:ins>
                </w:p>
                <w:p w14:paraId="115716F9"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88" w:author="yukina minato" w:date="2025-09-07T17:09:00Z" w16du:dateUtc="2025-09-07T09:09:00Z"/>
                      <w:rFonts w:eastAsia="宋体"/>
                      <w:color w:val="5C5C5C"/>
                      <w:szCs w:val="22"/>
                    </w:rPr>
                  </w:pPr>
                  <w:ins w:id="2489" w:author="yukina minato" w:date="2025-09-07T17:09:00Z" w16du:dateUtc="2025-09-07T09:09:00Z">
                    <w:r w:rsidRPr="00002D6B">
                      <w:rPr>
                        <w:rFonts w:ascii="Consolas" w:eastAsia="Consolas" w:hAnsi="Consolas" w:cs="Consolas"/>
                        <w:color w:val="5C5C5C"/>
                        <w:sz w:val="21"/>
                        <w:shd w:val="clear" w:color="auto" w:fill="F8F8F8"/>
                      </w:rPr>
                      <w:t>    if </w:t>
                    </w:r>
                    <w:proofErr w:type="spellStart"/>
                    <w:r w:rsidRPr="00002D6B">
                      <w:rPr>
                        <w:rFonts w:ascii="Consolas" w:eastAsia="Consolas" w:hAnsi="Consolas" w:cs="Consolas"/>
                        <w:color w:val="5C5C5C"/>
                        <w:sz w:val="21"/>
                        <w:shd w:val="clear" w:color="auto" w:fill="F8F8F8"/>
                      </w:rPr>
                      <w:t>start_idx</w:t>
                    </w:r>
                    <w:proofErr w:type="spellEnd"/>
                    <w:r w:rsidRPr="00002D6B">
                      <w:rPr>
                        <w:rFonts w:ascii="Consolas" w:eastAsia="Consolas" w:hAnsi="Consolas" w:cs="Consolas"/>
                        <w:color w:val="5C5C5C"/>
                        <w:sz w:val="21"/>
                        <w:shd w:val="clear" w:color="auto" w:fill="F8F8F8"/>
                      </w:rPr>
                      <w:t> &gt; </w:t>
                    </w:r>
                    <w:proofErr w:type="spellStart"/>
                    <w:r w:rsidRPr="00002D6B">
                      <w:rPr>
                        <w:rFonts w:ascii="Consolas" w:eastAsia="Consolas" w:hAnsi="Consolas" w:cs="Consolas"/>
                        <w:color w:val="5C5C5C"/>
                        <w:sz w:val="21"/>
                        <w:shd w:val="clear" w:color="auto" w:fill="F8F8F8"/>
                      </w:rPr>
                      <w:t>end_idx</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o_t_ggg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5519054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90" w:author="yukina minato" w:date="2025-09-07T17:09:00Z" w16du:dateUtc="2025-09-07T09:09:00Z"/>
                      <w:rFonts w:eastAsia="宋体"/>
                      <w:color w:val="5C5C5C"/>
                      <w:szCs w:val="22"/>
                    </w:rPr>
                  </w:pPr>
                  <w:ins w:id="2491"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3BED59A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92" w:author="yukina minato" w:date="2025-09-07T17:09:00Z" w16du:dateUtc="2025-09-07T09:09:00Z"/>
                      <w:rFonts w:eastAsia="宋体"/>
                      <w:color w:val="5C5C5C"/>
                      <w:szCs w:val="22"/>
                    </w:rPr>
                  </w:pPr>
                  <w:ins w:id="2493"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start_</w:t>
                    </w:r>
                    <w:proofErr w:type="gramStart"/>
                    <w:r w:rsidRPr="00002D6B">
                      <w:rPr>
                        <w:rFonts w:ascii="Consolas" w:eastAsia="Consolas" w:hAnsi="Consolas" w:cs="Consolas"/>
                        <w:color w:val="5C5C5C"/>
                        <w:sz w:val="21"/>
                        <w:shd w:val="clear" w:color="auto" w:fill="F8F8F8"/>
                      </w:rPr>
                      <w:t>idx:end</w:t>
                    </w:r>
                    <w:proofErr w:type="gramEnd"/>
                    <w:r w:rsidRPr="00002D6B">
                      <w:rPr>
                        <w:rFonts w:ascii="Consolas" w:eastAsia="Consolas" w:hAnsi="Consolas" w:cs="Consolas"/>
                        <w:color w:val="5C5C5C"/>
                        <w:sz w:val="21"/>
                        <w:shd w:val="clear" w:color="auto" w:fill="F8F8F8"/>
                      </w:rPr>
                      <w:t>_idx</w:t>
                    </w:r>
                    <w:proofErr w:type="spellEnd"/>
                  </w:ins>
                </w:p>
                <w:p w14:paraId="1B96219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94" w:author="yukina minato" w:date="2025-09-07T17:09:00Z" w16du:dateUtc="2025-09-07T09:09:00Z"/>
                      <w:rFonts w:eastAsia="宋体"/>
                      <w:color w:val="5C5C5C"/>
                      <w:szCs w:val="22"/>
                    </w:rPr>
                  </w:pPr>
                  <w:ins w:id="2495" w:author="yukina minato" w:date="2025-09-07T17:09:00Z" w16du:dateUtc="2025-09-07T09:09:00Z">
                    <w:r w:rsidRPr="00002D6B">
                      <w:rPr>
                        <w:rFonts w:ascii="Consolas" w:eastAsia="Consolas" w:hAnsi="Consolas" w:cs="Consolas"/>
                        <w:color w:val="5C5C5C"/>
                        <w:sz w:val="21"/>
                      </w:rPr>
                      <w:t>        t = </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w:t>
                    </w:r>
                  </w:ins>
                </w:p>
                <w:p w14:paraId="6994166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496" w:author="yukina minato" w:date="2025-09-07T17:09:00Z" w16du:dateUtc="2025-09-07T09:09:00Z"/>
                      <w:rFonts w:eastAsia="宋体"/>
                      <w:color w:val="5C5C5C"/>
                      <w:szCs w:val="22"/>
                    </w:rPr>
                  </w:pPr>
                  <w:ins w:id="2497"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missile_pos</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m_t_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ins>
                </w:p>
                <w:p w14:paraId="712BE76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498" w:author="yukina minato" w:date="2025-09-07T17:09:00Z" w16du:dateUtc="2025-09-07T09:09:00Z"/>
                      <w:rFonts w:eastAsia="宋体"/>
                      <w:color w:val="5C5C5C"/>
                      <w:szCs w:val="22"/>
                    </w:rPr>
                  </w:pPr>
                  <w:ins w:id="2499"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c_c_ggg</w:t>
                    </w:r>
                    <w:proofErr w:type="spellEnd"/>
                    <w:r w:rsidRPr="00002D6B">
                      <w:rPr>
                        <w:rFonts w:ascii="Consolas" w:eastAsia="Consolas" w:hAnsi="Consolas" w:cs="Consolas"/>
                        <w:color w:val="5C5C5C"/>
                        <w:sz w:val="21"/>
                      </w:rPr>
                      <w:t> = s_p1_ggg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v_down</w:t>
                    </w:r>
                    <w:proofErr w:type="spellEnd"/>
                    <w:r w:rsidRPr="00002D6B">
                      <w:rPr>
                        <w:rFonts w:ascii="Consolas" w:eastAsia="Consolas" w:hAnsi="Consolas" w:cs="Consolas"/>
                        <w:color w:val="5C5C5C"/>
                        <w:sz w:val="21"/>
                      </w:rPr>
                      <w:t> * (t - t_e1_ggg)];</w:t>
                    </w:r>
                  </w:ins>
                </w:p>
                <w:p w14:paraId="3C5A060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00" w:author="yukina minato" w:date="2025-09-07T17:09:00Z" w16du:dateUtc="2025-09-07T09:09:00Z"/>
                      <w:rFonts w:eastAsia="宋体"/>
                      <w:color w:val="5C5C5C"/>
                      <w:szCs w:val="22"/>
                    </w:rPr>
                  </w:pPr>
                  <w:ins w:id="2501" w:author="yukina minato" w:date="2025-09-07T17:09:00Z" w16du:dateUtc="2025-09-07T09:09:00Z">
                    <w:r w:rsidRPr="00002D6B">
                      <w:rPr>
                        <w:rFonts w:ascii="Consolas" w:eastAsia="Consolas" w:hAnsi="Consolas" w:cs="Consolas"/>
                        <w:color w:val="5C5C5C"/>
                        <w:sz w:val="21"/>
                        <w:shd w:val="clear" w:color="auto" w:fill="F8F8F8"/>
                      </w:rPr>
                      <w:t>        if </w:t>
                    </w:r>
                    <w:proofErr w:type="spellStart"/>
                    <w:r w:rsidRPr="00002D6B">
                      <w:rPr>
                        <w:rFonts w:ascii="Consolas" w:eastAsia="Consolas" w:hAnsi="Consolas" w:cs="Consolas"/>
                        <w:color w:val="5C5C5C"/>
                        <w:sz w:val="21"/>
                        <w:shd w:val="clear" w:color="auto" w:fill="F8F8F8"/>
                      </w:rPr>
                      <w:t>i_f_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missile_pos</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a_p_ggg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c_c_ggg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r_s</w:t>
                    </w:r>
                    <w:proofErr w:type="spellEnd"/>
                    <w:r w:rsidRPr="00002D6B">
                      <w:rPr>
                        <w:rFonts w:ascii="Consolas" w:eastAsia="Consolas" w:hAnsi="Consolas" w:cs="Consolas"/>
                        <w:color w:val="5C5C5C"/>
                        <w:sz w:val="21"/>
                        <w:shd w:val="clear" w:color="auto" w:fill="F8F8F8"/>
                      </w:rPr>
                      <w:t>)</w:t>
                    </w:r>
                  </w:ins>
                </w:p>
                <w:p w14:paraId="64A72F9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02" w:author="yukina minato" w:date="2025-09-07T17:09:00Z" w16du:dateUtc="2025-09-07T09:09:00Z"/>
                      <w:rFonts w:eastAsia="宋体"/>
                      <w:color w:val="5C5C5C"/>
                      <w:szCs w:val="22"/>
                    </w:rPr>
                  </w:pPr>
                  <w:ins w:id="2503"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o_s_ggg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o_s_ggg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7CDA5C6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04" w:author="yukina minato" w:date="2025-09-07T17:09:00Z" w16du:dateUtc="2025-09-07T09:09:00Z"/>
                      <w:rFonts w:eastAsia="宋体"/>
                      <w:color w:val="5C5C5C"/>
                      <w:szCs w:val="22"/>
                    </w:rPr>
                  </w:pPr>
                  <w:ins w:id="2505"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6018728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06" w:author="yukina minato" w:date="2025-09-07T17:09:00Z" w16du:dateUtc="2025-09-07T09:09:00Z"/>
                      <w:rFonts w:eastAsia="宋体"/>
                      <w:color w:val="5C5C5C"/>
                      <w:szCs w:val="22"/>
                    </w:rPr>
                  </w:pPr>
                  <w:ins w:id="2507"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24EE700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08" w:author="yukina minato" w:date="2025-09-07T17:09:00Z" w16du:dateUtc="2025-09-07T09:09:00Z"/>
                      <w:rFonts w:eastAsia="宋体"/>
                      <w:color w:val="5C5C5C"/>
                      <w:szCs w:val="22"/>
                    </w:rPr>
                  </w:pPr>
                  <w:ins w:id="2509"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o_s_ggg</w:t>
                    </w:r>
                    <w:proofErr w:type="spellEnd"/>
                    <w:r w:rsidRPr="00002D6B">
                      <w:rPr>
                        <w:rFonts w:ascii="Consolas" w:eastAsia="Consolas" w:hAnsi="Consolas" w:cs="Consolas"/>
                        <w:color w:val="5C5C5C"/>
                        <w:sz w:val="21"/>
                        <w:shd w:val="clear" w:color="auto" w:fill="F8F8F8"/>
                      </w:rPr>
                      <w:t> * dt;</w:t>
                    </w:r>
                  </w:ins>
                </w:p>
                <w:p w14:paraId="6A4D4F6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10" w:author="yukina minato" w:date="2025-09-07T17:09:00Z" w16du:dateUtc="2025-09-07T09:09:00Z"/>
                      <w:rFonts w:eastAsia="宋体"/>
                      <w:color w:val="5C5C5C"/>
                      <w:szCs w:val="22"/>
                    </w:rPr>
                  </w:pPr>
                  <w:ins w:id="2511" w:author="yukina minato" w:date="2025-09-07T17:09:00Z" w16du:dateUtc="2025-09-07T09:09:00Z">
                    <w:r w:rsidRPr="00002D6B">
                      <w:rPr>
                        <w:rFonts w:ascii="Consolas" w:eastAsia="Consolas" w:hAnsi="Consolas" w:cs="Consolas"/>
                        <w:color w:val="A626A4"/>
                        <w:sz w:val="21"/>
                      </w:rPr>
                      <w:t>end</w:t>
                    </w:r>
                  </w:ins>
                </w:p>
                <w:p w14:paraId="32EB1FF8"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512" w:author="yukina minato" w:date="2025-09-07T17:09:00Z" w16du:dateUtc="2025-09-07T09:09:00Z"/>
                      <w:rFonts w:eastAsia="宋体"/>
                      <w:color w:val="5C5C5C"/>
                      <w:szCs w:val="22"/>
                    </w:rPr>
                  </w:pPr>
                </w:p>
                <w:p w14:paraId="01363DD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13" w:author="yukina minato" w:date="2025-09-07T17:09:00Z" w16du:dateUtc="2025-09-07T09:09:00Z"/>
                      <w:rFonts w:eastAsia="宋体"/>
                      <w:color w:val="5C5C5C"/>
                      <w:szCs w:val="22"/>
                    </w:rPr>
                  </w:pPr>
                  <w:ins w:id="2514" w:author="yukina minato" w:date="2025-09-07T17:09:00Z" w16du:dateUtc="2025-09-07T09:09:00Z">
                    <w:r w:rsidRPr="00002D6B">
                      <w:rPr>
                        <w:rFonts w:ascii="Consolas" w:eastAsia="Consolas" w:hAnsi="Consolas" w:cs="Consolas"/>
                        <w:color w:val="A626A4"/>
                        <w:sz w:val="21"/>
                      </w:rPr>
                      <w:t>function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i_f_ggg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i_f_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missile_pos</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s_c_ggg</w:t>
                    </w:r>
                    <w:proofErr w:type="spellEnd"/>
                    <w:r w:rsidRPr="00002D6B">
                      <w:rPr>
                        <w:rFonts w:ascii="Consolas" w:eastAsia="Consolas" w:hAnsi="Consolas" w:cs="Consolas"/>
                        <w:color w:val="5C5C5C"/>
                        <w:sz w:val="21"/>
                      </w:rPr>
                      <w:t>, r) </w:t>
                    </w:r>
                  </w:ins>
                </w:p>
                <w:p w14:paraId="18F0402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15" w:author="yukina minato" w:date="2025-09-07T17:09:00Z" w16du:dateUtc="2025-09-07T09:09:00Z"/>
                      <w:rFonts w:eastAsia="宋体"/>
                      <w:color w:val="5C5C5C"/>
                      <w:szCs w:val="22"/>
                    </w:rPr>
                  </w:pPr>
                  <w:ins w:id="2516"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n_t_ggg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size(</w:t>
                    </w:r>
                    <w:proofErr w:type="spellStart"/>
                    <w:proofErr w:type="gramEnd"/>
                    <w:r w:rsidRPr="00002D6B">
                      <w:rPr>
                        <w:rFonts w:ascii="Consolas" w:eastAsia="Consolas" w:hAnsi="Consolas" w:cs="Consolas"/>
                        <w:color w:val="5C5C5C"/>
                        <w:sz w:val="21"/>
                        <w:shd w:val="clear" w:color="auto" w:fill="F8F8F8"/>
                      </w:rPr>
                      <w:t>t_p_ggg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53D9A4C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17" w:author="yukina minato" w:date="2025-09-07T17:09:00Z" w16du:dateUtc="2025-09-07T09:09:00Z"/>
                      <w:rFonts w:eastAsia="宋体"/>
                      <w:color w:val="5C5C5C"/>
                      <w:szCs w:val="22"/>
                    </w:rPr>
                  </w:pPr>
                  <w:ins w:id="2518"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:n</w:t>
                    </w:r>
                    <w:proofErr w:type="gramEnd"/>
                    <w:r w:rsidRPr="00002D6B">
                      <w:rPr>
                        <w:rFonts w:ascii="Consolas" w:eastAsia="Consolas" w:hAnsi="Consolas" w:cs="Consolas"/>
                        <w:color w:val="5C5C5C"/>
                        <w:sz w:val="21"/>
                      </w:rPr>
                      <w:t>_t_ggg</w:t>
                    </w:r>
                  </w:ins>
                </w:p>
                <w:p w14:paraId="5F92793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19" w:author="yukina minato" w:date="2025-09-07T17:09:00Z" w16du:dateUtc="2025-09-07T09:09:00Z"/>
                      <w:rFonts w:eastAsia="宋体"/>
                      <w:color w:val="5C5C5C"/>
                      <w:szCs w:val="22"/>
                    </w:rPr>
                  </w:pPr>
                  <w:ins w:id="2520"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target_point</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t_p_ggg</w:t>
                    </w:r>
                    <w:proofErr w:type="spellEnd"/>
                    <w:proofErr w:type="gramStart"/>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ins>
                </w:p>
                <w:p w14:paraId="1141D15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21" w:author="yukina minato" w:date="2025-09-07T17:09:00Z" w16du:dateUtc="2025-09-07T09:09:00Z"/>
                      <w:rFonts w:eastAsia="宋体"/>
                      <w:color w:val="5C5C5C"/>
                      <w:szCs w:val="22"/>
                    </w:rPr>
                  </w:pPr>
                  <w:ins w:id="2522"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i_o_ggg</w:t>
                    </w:r>
                    <w:proofErr w:type="spellEnd"/>
                    <w:r w:rsidRPr="00002D6B">
                      <w:rPr>
                        <w:rFonts w:ascii="Consolas" w:eastAsia="Consolas" w:hAnsi="Consolas" w:cs="Consolas"/>
                        <w:color w:val="5C5C5C"/>
                        <w:sz w:val="21"/>
                      </w:rPr>
                      <w:t> = false;</w:t>
                    </w:r>
                  </w:ins>
                </w:p>
                <w:p w14:paraId="250972B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23" w:author="yukina minato" w:date="2025-09-07T17:09:00Z" w16du:dateUtc="2025-09-07T09:09:00Z"/>
                      <w:rFonts w:eastAsia="宋体"/>
                      <w:color w:val="5C5C5C"/>
                      <w:szCs w:val="22"/>
                    </w:rPr>
                  </w:pPr>
                  <w:ins w:id="2524" w:author="yukina minato" w:date="2025-09-07T17:09:00Z" w16du:dateUtc="2025-09-07T09:09:00Z">
                    <w:r w:rsidRPr="00002D6B">
                      <w:rPr>
                        <w:rFonts w:ascii="Consolas" w:eastAsia="Consolas" w:hAnsi="Consolas" w:cs="Consolas"/>
                        <w:color w:val="5C5C5C"/>
                        <w:sz w:val="21"/>
                        <w:shd w:val="clear" w:color="auto" w:fill="F8F8F8"/>
                      </w:rPr>
                      <w:t>        for j = </w:t>
                    </w:r>
                    <w:proofErr w:type="gramStart"/>
                    <w:r w:rsidRPr="00002D6B">
                      <w:rPr>
                        <w:rFonts w:ascii="Consolas" w:eastAsia="Consolas" w:hAnsi="Consolas" w:cs="Consolas"/>
                        <w:color w:val="5C5C5C"/>
                        <w:sz w:val="21"/>
                        <w:shd w:val="clear" w:color="auto" w:fill="F8F8F8"/>
                      </w:rPr>
                      <w:t>1:size</w:t>
                    </w:r>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s_c_ggg</w:t>
                    </w:r>
                    <w:proofErr w:type="spellEnd"/>
                    <w:r w:rsidRPr="00002D6B">
                      <w:rPr>
                        <w:rFonts w:ascii="Consolas" w:eastAsia="Consolas" w:hAnsi="Consolas" w:cs="Consolas"/>
                        <w:color w:val="5C5C5C"/>
                        <w:sz w:val="21"/>
                        <w:shd w:val="clear" w:color="auto" w:fill="F8F8F8"/>
                      </w:rPr>
                      <w:t>, 1)</w:t>
                    </w:r>
                  </w:ins>
                </w:p>
                <w:p w14:paraId="76839EF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25" w:author="yukina minato" w:date="2025-09-07T17:09:00Z" w16du:dateUtc="2025-09-07T09:09:00Z"/>
                      <w:rFonts w:eastAsia="宋体"/>
                      <w:color w:val="5C5C5C"/>
                      <w:szCs w:val="22"/>
                    </w:rPr>
                  </w:pPr>
                  <w:ins w:id="2526" w:author="yukina minato" w:date="2025-09-07T17:09:00Z" w16du:dateUtc="2025-09-07T09:09:00Z">
                    <w:r w:rsidRPr="00002D6B">
                      <w:rPr>
                        <w:rFonts w:ascii="Consolas" w:eastAsia="Consolas" w:hAnsi="Consolas" w:cs="Consolas"/>
                        <w:color w:val="5C5C5C"/>
                        <w:sz w:val="21"/>
                      </w:rPr>
                      <w:t>            if c_s_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5C5C5C"/>
                        <w:sz w:val="21"/>
                      </w:rPr>
                      <w:t>missile_pos, target_point, s_c_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5C5C5C"/>
                        <w:sz w:val="21"/>
                      </w:rPr>
                      <w:t>j, :), r)</w:t>
                    </w:r>
                  </w:ins>
                </w:p>
                <w:p w14:paraId="32764F8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27" w:author="yukina minato" w:date="2025-09-07T17:09:00Z" w16du:dateUtc="2025-09-07T09:09:00Z"/>
                      <w:rFonts w:eastAsia="宋体"/>
                      <w:color w:val="5C5C5C"/>
                      <w:szCs w:val="22"/>
                    </w:rPr>
                  </w:pPr>
                  <w:ins w:id="2528"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i_o_ggg</w:t>
                    </w:r>
                    <w:proofErr w:type="spellEnd"/>
                    <w:r w:rsidRPr="00002D6B">
                      <w:rPr>
                        <w:rFonts w:ascii="Consolas" w:eastAsia="Consolas" w:hAnsi="Consolas" w:cs="Consolas"/>
                        <w:color w:val="5C5C5C"/>
                        <w:sz w:val="21"/>
                        <w:shd w:val="clear" w:color="auto" w:fill="F8F8F8"/>
                      </w:rPr>
                      <w:t> = true;</w:t>
                    </w:r>
                  </w:ins>
                </w:p>
                <w:p w14:paraId="7FD6F51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29" w:author="yukina minato" w:date="2025-09-07T17:09:00Z" w16du:dateUtc="2025-09-07T09:09:00Z"/>
                      <w:rFonts w:eastAsia="宋体"/>
                      <w:color w:val="5C5C5C"/>
                      <w:szCs w:val="22"/>
                    </w:rPr>
                  </w:pPr>
                  <w:ins w:id="2530" w:author="yukina minato" w:date="2025-09-07T17:09:00Z" w16du:dateUtc="2025-09-07T09:09:00Z">
                    <w:r w:rsidRPr="00002D6B">
                      <w:rPr>
                        <w:rFonts w:ascii="Consolas" w:eastAsia="Consolas" w:hAnsi="Consolas" w:cs="Consolas"/>
                        <w:color w:val="5C5C5C"/>
                        <w:sz w:val="21"/>
                      </w:rPr>
                      <w:t>                break;</w:t>
                    </w:r>
                  </w:ins>
                </w:p>
                <w:p w14:paraId="748572E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31" w:author="yukina minato" w:date="2025-09-07T17:09:00Z" w16du:dateUtc="2025-09-07T09:09:00Z"/>
                      <w:rFonts w:eastAsia="宋体"/>
                      <w:color w:val="5C5C5C"/>
                      <w:szCs w:val="22"/>
                    </w:rPr>
                  </w:pPr>
                  <w:ins w:id="2532" w:author="yukina minato" w:date="2025-09-07T17:09:00Z" w16du:dateUtc="2025-09-07T09:09:00Z">
                    <w:r w:rsidRPr="00002D6B">
                      <w:rPr>
                        <w:rFonts w:ascii="Consolas" w:eastAsia="Consolas" w:hAnsi="Consolas" w:cs="Consolas"/>
                        <w:color w:val="5C5C5C"/>
                        <w:sz w:val="21"/>
                        <w:shd w:val="clear" w:color="auto" w:fill="F8F8F8"/>
                      </w:rPr>
                      <w:t>            end</w:t>
                    </w:r>
                  </w:ins>
                </w:p>
                <w:p w14:paraId="3E9527E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33" w:author="yukina minato" w:date="2025-09-07T17:09:00Z" w16du:dateUtc="2025-09-07T09:09:00Z"/>
                      <w:rFonts w:eastAsia="宋体"/>
                      <w:color w:val="5C5C5C"/>
                      <w:szCs w:val="22"/>
                    </w:rPr>
                  </w:pPr>
                  <w:ins w:id="2534" w:author="yukina minato" w:date="2025-09-07T17:09:00Z" w16du:dateUtc="2025-09-07T09:09:00Z">
                    <w:r w:rsidRPr="00002D6B">
                      <w:rPr>
                        <w:rFonts w:ascii="Consolas" w:eastAsia="Consolas" w:hAnsi="Consolas" w:cs="Consolas"/>
                        <w:color w:val="5C5C5C"/>
                        <w:sz w:val="21"/>
                      </w:rPr>
                      <w:t>        end</w:t>
                    </w:r>
                  </w:ins>
                </w:p>
                <w:p w14:paraId="7B29E1F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35" w:author="yukina minato" w:date="2025-09-07T17:09:00Z" w16du:dateUtc="2025-09-07T09:09:00Z"/>
                      <w:rFonts w:eastAsia="宋体"/>
                      <w:color w:val="5C5C5C"/>
                      <w:szCs w:val="22"/>
                    </w:rPr>
                  </w:pPr>
                  <w:ins w:id="2536" w:author="yukina minato" w:date="2025-09-07T17:09:00Z" w16du:dateUtc="2025-09-07T09:09:00Z">
                    <w:r w:rsidRPr="00002D6B">
                      <w:rPr>
                        <w:rFonts w:ascii="Consolas" w:eastAsia="Consolas" w:hAnsi="Consolas" w:cs="Consolas"/>
                        <w:color w:val="5C5C5C"/>
                        <w:sz w:val="21"/>
                        <w:shd w:val="clear" w:color="auto" w:fill="F8F8F8"/>
                      </w:rPr>
                      <w:t>        if ~</w:t>
                    </w:r>
                    <w:proofErr w:type="spellStart"/>
                    <w:r w:rsidRPr="00002D6B">
                      <w:rPr>
                        <w:rFonts w:ascii="Consolas" w:eastAsia="Consolas" w:hAnsi="Consolas" w:cs="Consolas"/>
                        <w:color w:val="5C5C5C"/>
                        <w:sz w:val="21"/>
                        <w:shd w:val="clear" w:color="auto" w:fill="F8F8F8"/>
                      </w:rPr>
                      <w:t>i_o_ggg</w:t>
                    </w:r>
                    <w:proofErr w:type="spellEnd"/>
                  </w:ins>
                </w:p>
                <w:p w14:paraId="10CE173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37" w:author="yukina minato" w:date="2025-09-07T17:09:00Z" w16du:dateUtc="2025-09-07T09:09:00Z"/>
                      <w:rFonts w:eastAsia="宋体"/>
                      <w:color w:val="5C5C5C"/>
                      <w:szCs w:val="22"/>
                    </w:rPr>
                  </w:pPr>
                  <w:ins w:id="2538"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i_f_ggg</w:t>
                    </w:r>
                    <w:proofErr w:type="spellEnd"/>
                    <w:r w:rsidRPr="00002D6B">
                      <w:rPr>
                        <w:rFonts w:ascii="Consolas" w:eastAsia="Consolas" w:hAnsi="Consolas" w:cs="Consolas"/>
                        <w:color w:val="5C5C5C"/>
                        <w:sz w:val="21"/>
                      </w:rPr>
                      <w:t> = false;</w:t>
                    </w:r>
                  </w:ins>
                </w:p>
                <w:p w14:paraId="4D5DA79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39" w:author="yukina minato" w:date="2025-09-07T17:09:00Z" w16du:dateUtc="2025-09-07T09:09:00Z"/>
                      <w:rFonts w:eastAsia="宋体"/>
                      <w:color w:val="5C5C5C"/>
                      <w:szCs w:val="22"/>
                    </w:rPr>
                  </w:pPr>
                  <w:ins w:id="2540" w:author="yukina minato" w:date="2025-09-07T17:09:00Z" w16du:dateUtc="2025-09-07T09:09:00Z">
                    <w:r w:rsidRPr="00002D6B">
                      <w:rPr>
                        <w:rFonts w:ascii="Consolas" w:eastAsia="Consolas" w:hAnsi="Consolas" w:cs="Consolas"/>
                        <w:color w:val="5C5C5C"/>
                        <w:sz w:val="21"/>
                        <w:shd w:val="clear" w:color="auto" w:fill="F8F8F8"/>
                      </w:rPr>
                      <w:t>            return;</w:t>
                    </w:r>
                  </w:ins>
                </w:p>
                <w:p w14:paraId="1CF258E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41" w:author="yukina minato" w:date="2025-09-07T17:09:00Z" w16du:dateUtc="2025-09-07T09:09:00Z"/>
                      <w:rFonts w:eastAsia="宋体"/>
                      <w:color w:val="5C5C5C"/>
                      <w:szCs w:val="22"/>
                    </w:rPr>
                  </w:pPr>
                  <w:ins w:id="2542" w:author="yukina minato" w:date="2025-09-07T17:09:00Z" w16du:dateUtc="2025-09-07T09:09:00Z">
                    <w:r w:rsidRPr="00002D6B">
                      <w:rPr>
                        <w:rFonts w:ascii="Consolas" w:eastAsia="Consolas" w:hAnsi="Consolas" w:cs="Consolas"/>
                        <w:color w:val="5C5C5C"/>
                        <w:sz w:val="21"/>
                      </w:rPr>
                      <w:t>        end</w:t>
                    </w:r>
                  </w:ins>
                </w:p>
                <w:p w14:paraId="1849F0C9"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43" w:author="yukina minato" w:date="2025-09-07T17:09:00Z" w16du:dateUtc="2025-09-07T09:09:00Z"/>
                      <w:rFonts w:eastAsia="宋体"/>
                      <w:color w:val="5C5C5C"/>
                      <w:szCs w:val="22"/>
                    </w:rPr>
                  </w:pPr>
                  <w:ins w:id="2544" w:author="yukina minato" w:date="2025-09-07T17:09:00Z" w16du:dateUtc="2025-09-07T09:09:00Z">
                    <w:r w:rsidRPr="00002D6B">
                      <w:rPr>
                        <w:rFonts w:ascii="Consolas" w:eastAsia="Consolas" w:hAnsi="Consolas" w:cs="Consolas"/>
                        <w:color w:val="5C5C5C"/>
                        <w:sz w:val="21"/>
                        <w:shd w:val="clear" w:color="auto" w:fill="F8F8F8"/>
                      </w:rPr>
                      <w:t>    end</w:t>
                    </w:r>
                  </w:ins>
                </w:p>
                <w:p w14:paraId="67A7187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45" w:author="yukina minato" w:date="2025-09-07T17:09:00Z" w16du:dateUtc="2025-09-07T09:09:00Z"/>
                      <w:rFonts w:eastAsia="宋体"/>
                      <w:color w:val="5C5C5C"/>
                      <w:szCs w:val="22"/>
                    </w:rPr>
                  </w:pPr>
                  <w:ins w:id="2546"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i_f_ggg</w:t>
                    </w:r>
                    <w:proofErr w:type="spellEnd"/>
                    <w:r w:rsidRPr="00002D6B">
                      <w:rPr>
                        <w:rFonts w:ascii="Consolas" w:eastAsia="Consolas" w:hAnsi="Consolas" w:cs="Consolas"/>
                        <w:color w:val="5C5C5C"/>
                        <w:sz w:val="21"/>
                      </w:rPr>
                      <w:t> = true;</w:t>
                    </w:r>
                  </w:ins>
                </w:p>
                <w:p w14:paraId="1061CDE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47" w:author="yukina minato" w:date="2025-09-07T17:09:00Z" w16du:dateUtc="2025-09-07T09:09:00Z"/>
                      <w:rFonts w:eastAsia="宋体"/>
                      <w:color w:val="5C5C5C"/>
                      <w:szCs w:val="22"/>
                    </w:rPr>
                  </w:pPr>
                  <w:ins w:id="2548" w:author="yukina minato" w:date="2025-09-07T17:09:00Z" w16du:dateUtc="2025-09-07T09:09:00Z">
                    <w:r w:rsidRPr="00002D6B">
                      <w:rPr>
                        <w:rFonts w:ascii="Consolas" w:eastAsia="Consolas" w:hAnsi="Consolas" w:cs="Consolas"/>
                        <w:color w:val="5C5C5C"/>
                        <w:sz w:val="21"/>
                        <w:shd w:val="clear" w:color="auto" w:fill="F8F8F8"/>
                      </w:rPr>
                      <w:t>end</w:t>
                    </w:r>
                  </w:ins>
                </w:p>
                <w:p w14:paraId="1325778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2549" w:author="yukina minato" w:date="2025-09-07T17:09:00Z" w16du:dateUtc="2025-09-07T09:09:00Z"/>
                      <w:rFonts w:eastAsia="宋体"/>
                      <w:color w:val="5C5C5C"/>
                      <w:szCs w:val="22"/>
                    </w:rPr>
                  </w:pPr>
                </w:p>
                <w:p w14:paraId="1F684B7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50" w:author="yukina minato" w:date="2025-09-07T17:09:00Z" w16du:dateUtc="2025-09-07T09:09:00Z"/>
                      <w:rFonts w:eastAsia="宋体"/>
                      <w:color w:val="5C5C5C"/>
                      <w:szCs w:val="22"/>
                    </w:rPr>
                  </w:pPr>
                  <w:ins w:id="2551" w:author="yukina minato" w:date="2025-09-07T17:09:00Z" w16du:dateUtc="2025-09-07T09:09:00Z">
                    <w:r w:rsidRPr="00002D6B">
                      <w:rPr>
                        <w:rFonts w:ascii="Consolas" w:eastAsia="Consolas" w:hAnsi="Consolas" w:cs="Consolas"/>
                        <w:color w:val="5C5C5C"/>
                        <w:sz w:val="21"/>
                        <w:shd w:val="clear" w:color="auto" w:fill="F8F8F8"/>
                      </w:rPr>
                      <w:t>function </w:t>
                    </w:r>
                    <w:proofErr w:type="spellStart"/>
                    <w:r w:rsidRPr="00002D6B">
                      <w:rPr>
                        <w:rFonts w:ascii="Consolas" w:eastAsia="Consolas" w:hAnsi="Consolas" w:cs="Consolas"/>
                        <w:color w:val="5C5C5C"/>
                        <w:sz w:val="21"/>
                        <w:shd w:val="clear" w:color="auto" w:fill="F8F8F8"/>
                      </w:rPr>
                      <w:t>d_i_ggg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c_s_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P, Q, C, r) </w:t>
                    </w:r>
                  </w:ins>
                </w:p>
                <w:p w14:paraId="7F24F07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52" w:author="yukina minato" w:date="2025-09-07T17:09:00Z" w16du:dateUtc="2025-09-07T09:09:00Z"/>
                      <w:rFonts w:eastAsia="宋体"/>
                      <w:color w:val="5C5C5C"/>
                      <w:szCs w:val="22"/>
                    </w:rPr>
                  </w:pPr>
                  <w:ins w:id="2553"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v_r_ggg</w:t>
                    </w:r>
                    <w:proofErr w:type="spellEnd"/>
                    <w:r w:rsidRPr="00002D6B">
                      <w:rPr>
                        <w:rFonts w:ascii="Consolas" w:eastAsia="Consolas" w:hAnsi="Consolas" w:cs="Consolas"/>
                        <w:color w:val="5C5C5C"/>
                        <w:sz w:val="21"/>
                      </w:rPr>
                      <w:t> = Q - P; </w:t>
                    </w:r>
                    <w:proofErr w:type="spellStart"/>
                    <w:r w:rsidRPr="00002D6B">
                      <w:rPr>
                        <w:rFonts w:ascii="Consolas" w:eastAsia="Consolas" w:hAnsi="Consolas" w:cs="Consolas"/>
                        <w:color w:val="5C5C5C"/>
                        <w:sz w:val="21"/>
                      </w:rPr>
                      <w:t>v_p_ggg</w:t>
                    </w:r>
                    <w:proofErr w:type="spellEnd"/>
                    <w:r w:rsidRPr="00002D6B">
                      <w:rPr>
                        <w:rFonts w:ascii="Consolas" w:eastAsia="Consolas" w:hAnsi="Consolas" w:cs="Consolas"/>
                        <w:color w:val="5C5C5C"/>
                        <w:sz w:val="21"/>
                      </w:rPr>
                      <w:t> = C - P;</w:t>
                    </w:r>
                  </w:ins>
                </w:p>
                <w:p w14:paraId="472B1C2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54" w:author="yukina minato" w:date="2025-09-07T17:09:00Z" w16du:dateUtc="2025-09-07T09:09:00Z"/>
                      <w:rFonts w:eastAsia="宋体"/>
                      <w:color w:val="5C5C5C"/>
                      <w:szCs w:val="22"/>
                    </w:rPr>
                  </w:pPr>
                  <w:ins w:id="2555" w:author="yukina minato" w:date="2025-09-07T17:09:00Z" w16du:dateUtc="2025-09-07T09:09:00Z">
                    <w:r w:rsidRPr="00002D6B">
                      <w:rPr>
                        <w:rFonts w:ascii="Consolas" w:eastAsia="Consolas" w:hAnsi="Consolas" w:cs="Consolas"/>
                        <w:color w:val="5C5C5C"/>
                        <w:sz w:val="21"/>
                        <w:shd w:val="clear" w:color="auto" w:fill="F8F8F8"/>
                      </w:rPr>
                      <w:t>    t = </w:t>
                    </w:r>
                    <w:proofErr w:type="gramStart"/>
                    <w:r w:rsidRPr="00002D6B">
                      <w:rPr>
                        <w:rFonts w:ascii="Consolas" w:eastAsia="Consolas" w:hAnsi="Consolas" w:cs="Consolas"/>
                        <w:color w:val="5C5C5C"/>
                        <w:sz w:val="21"/>
                        <w:shd w:val="clear" w:color="auto" w:fill="F8F8F8"/>
                      </w:rPr>
                      <w:t>dot(</w:t>
                    </w:r>
                    <w:proofErr w:type="spellStart"/>
                    <w:proofErr w:type="gramEnd"/>
                    <w:r w:rsidRPr="00002D6B">
                      <w:rPr>
                        <w:rFonts w:ascii="Consolas" w:eastAsia="Consolas" w:hAnsi="Consolas" w:cs="Consolas"/>
                        <w:color w:val="5C5C5C"/>
                        <w:sz w:val="21"/>
                        <w:shd w:val="clear" w:color="auto" w:fill="F8F8F8"/>
                      </w:rPr>
                      <w:t>v_p_ggg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v_r_ggg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dot(</w:t>
                    </w:r>
                    <w:proofErr w:type="spellStart"/>
                    <w:proofErr w:type="gramEnd"/>
                    <w:r w:rsidRPr="00002D6B">
                      <w:rPr>
                        <w:rFonts w:ascii="Consolas" w:eastAsia="Consolas" w:hAnsi="Consolas" w:cs="Consolas"/>
                        <w:color w:val="5C5C5C"/>
                        <w:sz w:val="21"/>
                        <w:shd w:val="clear" w:color="auto" w:fill="F8F8F8"/>
                      </w:rPr>
                      <w:t>v_r_ggg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v_r_ggg</w:t>
                    </w:r>
                    <w:proofErr w:type="spellEnd"/>
                    <w:r w:rsidRPr="00002D6B">
                      <w:rPr>
                        <w:rFonts w:ascii="Consolas" w:eastAsia="Consolas" w:hAnsi="Consolas" w:cs="Consolas"/>
                        <w:color w:val="5C5C5C"/>
                        <w:sz w:val="21"/>
                        <w:shd w:val="clear" w:color="auto" w:fill="F8F8F8"/>
                      </w:rPr>
                      <w:t>);</w:t>
                    </w:r>
                  </w:ins>
                </w:p>
                <w:p w14:paraId="5BE463F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56" w:author="yukina minato" w:date="2025-09-07T17:09:00Z" w16du:dateUtc="2025-09-07T09:09:00Z"/>
                      <w:rFonts w:eastAsia="宋体"/>
                      <w:color w:val="5C5C5C"/>
                      <w:szCs w:val="22"/>
                    </w:rPr>
                  </w:pPr>
                  <w:ins w:id="2557" w:author="yukina minato" w:date="2025-09-07T17:09:00Z" w16du:dateUtc="2025-09-07T09:09:00Z">
                    <w:r w:rsidRPr="00002D6B">
                      <w:rPr>
                        <w:rFonts w:ascii="Consolas" w:eastAsia="Consolas" w:hAnsi="Consolas" w:cs="Consolas"/>
                        <w:color w:val="5C5C5C"/>
                        <w:sz w:val="21"/>
                      </w:rPr>
                      <w:t>    if t &lt; 0 || t &gt; 1</w:t>
                    </w:r>
                  </w:ins>
                </w:p>
                <w:p w14:paraId="63DC5D29"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58" w:author="yukina minato" w:date="2025-09-07T17:09:00Z" w16du:dateUtc="2025-09-07T09:09:00Z"/>
                      <w:rFonts w:eastAsia="宋体"/>
                      <w:color w:val="5C5C5C"/>
                      <w:szCs w:val="22"/>
                    </w:rPr>
                  </w:pPr>
                  <w:ins w:id="2559"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d_p_ggg</w:t>
                    </w:r>
                    <w:proofErr w:type="spellEnd"/>
                    <w:r w:rsidRPr="00002D6B">
                      <w:rPr>
                        <w:rFonts w:ascii="Consolas" w:eastAsia="Consolas" w:hAnsi="Consolas" w:cs="Consolas"/>
                        <w:color w:val="5C5C5C"/>
                        <w:sz w:val="21"/>
                        <w:shd w:val="clear" w:color="auto" w:fill="F8F8F8"/>
                      </w:rPr>
                      <w:t> = sum(v_p_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5C5C5C"/>
                        <w:sz w:val="21"/>
                        <w:shd w:val="clear" w:color="auto" w:fill="F8F8F8"/>
                      </w:rPr>
                      <w:t>2); </w:t>
                    </w:r>
                    <w:proofErr w:type="spellStart"/>
                    <w:r w:rsidRPr="00002D6B">
                      <w:rPr>
                        <w:rFonts w:ascii="Consolas" w:eastAsia="Consolas" w:hAnsi="Consolas" w:cs="Consolas"/>
                        <w:color w:val="5C5C5C"/>
                        <w:sz w:val="21"/>
                        <w:shd w:val="clear" w:color="auto" w:fill="F8F8F8"/>
                      </w:rPr>
                      <w:t>d_q_ggg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sum(</w:t>
                    </w:r>
                    <w:proofErr w:type="gramEnd"/>
                    <w:r w:rsidRPr="00002D6B">
                      <w:rPr>
                        <w:rFonts w:ascii="Consolas" w:eastAsia="Consolas" w:hAnsi="Consolas" w:cs="Consolas"/>
                        <w:color w:val="5C5C5C"/>
                        <w:sz w:val="21"/>
                        <w:shd w:val="clear" w:color="auto" w:fill="F8F8F8"/>
                      </w:rPr>
                      <w:t>(C - Q</w:t>
                    </w:r>
                    <w:proofErr w:type="gramStart"/>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2);</w:t>
                    </w:r>
                  </w:ins>
                </w:p>
                <w:p w14:paraId="17EEEAF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60" w:author="yukina minato" w:date="2025-09-07T17:09:00Z" w16du:dateUtc="2025-09-07T09:09:00Z"/>
                      <w:rFonts w:eastAsia="宋体"/>
                      <w:color w:val="5C5C5C"/>
                      <w:szCs w:val="22"/>
                    </w:rPr>
                  </w:pPr>
                  <w:ins w:id="2561"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d_i_ggg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d_p_ggg</w:t>
                    </w:r>
                    <w:proofErr w:type="spellEnd"/>
                    <w:r w:rsidRPr="00002D6B">
                      <w:rPr>
                        <w:rFonts w:ascii="Consolas" w:eastAsia="Consolas" w:hAnsi="Consolas" w:cs="Consolas"/>
                        <w:color w:val="5C5C5C"/>
                        <w:sz w:val="21"/>
                      </w:rPr>
                      <w:t> &lt;= r^2) || (</w:t>
                    </w:r>
                    <w:proofErr w:type="spellStart"/>
                    <w:r w:rsidRPr="00002D6B">
                      <w:rPr>
                        <w:rFonts w:ascii="Consolas" w:eastAsia="Consolas" w:hAnsi="Consolas" w:cs="Consolas"/>
                        <w:color w:val="5C5C5C"/>
                        <w:sz w:val="21"/>
                      </w:rPr>
                      <w:t>d_q_ggg</w:t>
                    </w:r>
                    <w:proofErr w:type="spellEnd"/>
                    <w:r w:rsidRPr="00002D6B">
                      <w:rPr>
                        <w:rFonts w:ascii="Consolas" w:eastAsia="Consolas" w:hAnsi="Consolas" w:cs="Consolas"/>
                        <w:color w:val="5C5C5C"/>
                        <w:sz w:val="21"/>
                      </w:rPr>
                      <w:t> &lt;= r^2);</w:t>
                    </w:r>
                  </w:ins>
                </w:p>
                <w:p w14:paraId="43B84C3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62" w:author="yukina minato" w:date="2025-09-07T17:09:00Z" w16du:dateUtc="2025-09-07T09:09:00Z"/>
                      <w:rFonts w:eastAsia="宋体"/>
                      <w:color w:val="5C5C5C"/>
                      <w:szCs w:val="22"/>
                    </w:rPr>
                  </w:pPr>
                  <w:ins w:id="2563" w:author="yukina minato" w:date="2025-09-07T17:09:00Z" w16du:dateUtc="2025-09-07T09:09:00Z">
                    <w:r w:rsidRPr="00002D6B">
                      <w:rPr>
                        <w:rFonts w:ascii="Consolas" w:eastAsia="Consolas" w:hAnsi="Consolas" w:cs="Consolas"/>
                        <w:color w:val="5C5C5C"/>
                        <w:sz w:val="21"/>
                        <w:shd w:val="clear" w:color="auto" w:fill="F8F8F8"/>
                      </w:rPr>
                      <w:t>    else</w:t>
                    </w:r>
                  </w:ins>
                </w:p>
                <w:p w14:paraId="104F941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64" w:author="yukina minato" w:date="2025-09-07T17:09:00Z" w16du:dateUtc="2025-09-07T09:09:00Z"/>
                      <w:rFonts w:eastAsia="宋体"/>
                      <w:color w:val="5C5C5C"/>
                      <w:szCs w:val="22"/>
                    </w:rPr>
                  </w:pPr>
                  <w:ins w:id="2565" w:author="yukina minato" w:date="2025-09-07T17:09:00Z" w16du:dateUtc="2025-09-07T09:09:00Z">
                    <w:r w:rsidRPr="00002D6B">
                      <w:rPr>
                        <w:rFonts w:ascii="Consolas" w:eastAsia="Consolas" w:hAnsi="Consolas" w:cs="Consolas"/>
                        <w:color w:val="5C5C5C"/>
                        <w:sz w:val="21"/>
                      </w:rPr>
                      <w:t>        d_s_ggg = sum(v_p_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5C5C5C"/>
                        <w:sz w:val="21"/>
                      </w:rPr>
                      <w:t>2) - (t^2) * </w:t>
                    </w:r>
                    <w:proofErr w:type="gramStart"/>
                    <w:r w:rsidRPr="00002D6B">
                      <w:rPr>
                        <w:rFonts w:ascii="Consolas" w:eastAsia="Consolas" w:hAnsi="Consolas" w:cs="Consolas"/>
                        <w:color w:val="5C5C5C"/>
                        <w:sz w:val="21"/>
                      </w:rPr>
                      <w:t>dot(</w:t>
                    </w:r>
                    <w:proofErr w:type="gramEnd"/>
                    <w:r w:rsidRPr="00002D6B">
                      <w:rPr>
                        <w:rFonts w:ascii="Consolas" w:eastAsia="Consolas" w:hAnsi="Consolas" w:cs="Consolas"/>
                        <w:color w:val="5C5C5C"/>
                        <w:sz w:val="21"/>
                      </w:rPr>
                      <w:t>v_r_ggg, v_r_ggg);</w:t>
                    </w:r>
                  </w:ins>
                </w:p>
                <w:p w14:paraId="57F1419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66" w:author="yukina minato" w:date="2025-09-07T17:09:00Z" w16du:dateUtc="2025-09-07T09:09:00Z"/>
                      <w:rFonts w:eastAsia="宋体"/>
                      <w:color w:val="5C5C5C"/>
                      <w:szCs w:val="22"/>
                    </w:rPr>
                  </w:pPr>
                  <w:ins w:id="2567"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d_i_ggg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d_s_ggg</w:t>
                    </w:r>
                    <w:proofErr w:type="spellEnd"/>
                    <w:r w:rsidRPr="00002D6B">
                      <w:rPr>
                        <w:rFonts w:ascii="Consolas" w:eastAsia="Consolas" w:hAnsi="Consolas" w:cs="Consolas"/>
                        <w:color w:val="5C5C5C"/>
                        <w:sz w:val="21"/>
                        <w:shd w:val="clear" w:color="auto" w:fill="F8F8F8"/>
                      </w:rPr>
                      <w:t> &lt;= r^2);</w:t>
                    </w:r>
                  </w:ins>
                </w:p>
                <w:p w14:paraId="5D6D6A9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68" w:author="yukina minato" w:date="2025-09-07T17:09:00Z" w16du:dateUtc="2025-09-07T09:09:00Z"/>
                      <w:rFonts w:eastAsia="宋体"/>
                      <w:color w:val="5C5C5C"/>
                      <w:szCs w:val="22"/>
                    </w:rPr>
                  </w:pPr>
                  <w:ins w:id="2569" w:author="yukina minato" w:date="2025-09-07T17:09:00Z" w16du:dateUtc="2025-09-07T09:09:00Z">
                    <w:r w:rsidRPr="00002D6B">
                      <w:rPr>
                        <w:rFonts w:ascii="Consolas" w:eastAsia="Consolas" w:hAnsi="Consolas" w:cs="Consolas"/>
                        <w:color w:val="5C5C5C"/>
                        <w:sz w:val="21"/>
                      </w:rPr>
                      <w:t>    end</w:t>
                    </w:r>
                  </w:ins>
                </w:p>
                <w:p w14:paraId="499FC41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70" w:author="yukina minato" w:date="2025-09-07T17:09:00Z" w16du:dateUtc="2025-09-07T09:09:00Z"/>
                      <w:rFonts w:eastAsia="宋体"/>
                      <w:color w:val="5C5C5C"/>
                      <w:szCs w:val="22"/>
                    </w:rPr>
                  </w:pPr>
                  <w:ins w:id="2571" w:author="yukina minato" w:date="2025-09-07T17:09:00Z" w16du:dateUtc="2025-09-07T09:09:00Z">
                    <w:r w:rsidRPr="00002D6B">
                      <w:rPr>
                        <w:rFonts w:ascii="Consolas" w:eastAsia="Consolas" w:hAnsi="Consolas" w:cs="Consolas"/>
                        <w:color w:val="5C5C5C"/>
                        <w:sz w:val="21"/>
                        <w:shd w:val="clear" w:color="auto" w:fill="F8F8F8"/>
                      </w:rPr>
                      <w:t>end</w:t>
                    </w:r>
                  </w:ins>
                </w:p>
                <w:p w14:paraId="1132123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2572" w:author="yukina minato" w:date="2025-09-07T17:09:00Z" w16du:dateUtc="2025-09-07T09:09:00Z"/>
                      <w:rFonts w:eastAsia="宋体"/>
                      <w:color w:val="5C5C5C"/>
                      <w:szCs w:val="22"/>
                    </w:rPr>
                  </w:pPr>
                </w:p>
                <w:p w14:paraId="48F10DB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73" w:author="yukina minato" w:date="2025-09-07T17:09:00Z" w16du:dateUtc="2025-09-07T09:09:00Z"/>
                      <w:rFonts w:eastAsia="宋体"/>
                      <w:color w:val="5C5C5C"/>
                      <w:szCs w:val="22"/>
                    </w:rPr>
                  </w:pPr>
                  <w:ins w:id="2574" w:author="yukina minato" w:date="2025-09-07T17:09:00Z" w16du:dateUtc="2025-09-07T09:09:00Z">
                    <w:r w:rsidRPr="00002D6B">
                      <w:rPr>
                        <w:rFonts w:ascii="Consolas" w:eastAsia="Consolas" w:hAnsi="Consolas" w:cs="Consolas"/>
                        <w:color w:val="5C5C5C"/>
                        <w:sz w:val="21"/>
                        <w:shd w:val="clear" w:color="auto" w:fill="F8F8F8"/>
                      </w:rPr>
                      <w:t>function </w:t>
                    </w:r>
                    <w:proofErr w:type="spellStart"/>
                    <w:r w:rsidRPr="00002D6B">
                      <w:rPr>
                        <w:rFonts w:ascii="Consolas" w:eastAsia="Consolas" w:hAnsi="Consolas" w:cs="Consolas"/>
                        <w:color w:val="5C5C5C"/>
                        <w:sz w:val="21"/>
                        <w:shd w:val="clear" w:color="auto" w:fill="F8F8F8"/>
                      </w:rPr>
                      <w:t>p_m_ggg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g_m_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t_v_ggg</w:t>
                    </w:r>
                    <w:proofErr w:type="spellEnd"/>
                    <w:r w:rsidRPr="00002D6B">
                      <w:rPr>
                        <w:rFonts w:ascii="Consolas" w:eastAsia="Consolas" w:hAnsi="Consolas" w:cs="Consolas"/>
                        <w:color w:val="5C5C5C"/>
                        <w:sz w:val="21"/>
                        <w:shd w:val="clear" w:color="auto" w:fill="F8F8F8"/>
                      </w:rPr>
                      <w:t>, M0, </w:t>
                    </w:r>
                    <w:proofErr w:type="spellStart"/>
                    <w:r w:rsidRPr="00002D6B">
                      <w:rPr>
                        <w:rFonts w:ascii="Consolas" w:eastAsia="Consolas" w:hAnsi="Consolas" w:cs="Consolas"/>
                        <w:color w:val="5C5C5C"/>
                        <w:sz w:val="21"/>
                        <w:shd w:val="clear" w:color="auto" w:fill="F8F8F8"/>
                      </w:rPr>
                      <w:t>v_m</w:t>
                    </w:r>
                    <w:proofErr w:type="spellEnd"/>
                    <w:r w:rsidRPr="00002D6B">
                      <w:rPr>
                        <w:rFonts w:ascii="Consolas" w:eastAsia="Consolas" w:hAnsi="Consolas" w:cs="Consolas"/>
                        <w:color w:val="5C5C5C"/>
                        <w:sz w:val="21"/>
                        <w:shd w:val="clear" w:color="auto" w:fill="F8F8F8"/>
                      </w:rPr>
                      <w:t>, O) </w:t>
                    </w:r>
                  </w:ins>
                </w:p>
                <w:p w14:paraId="62A6E6A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75" w:author="yukina minato" w:date="2025-09-07T17:09:00Z" w16du:dateUtc="2025-09-07T09:09:00Z"/>
                      <w:rFonts w:eastAsia="宋体"/>
                      <w:color w:val="5C5C5C"/>
                      <w:szCs w:val="22"/>
                    </w:rPr>
                  </w:pPr>
                  <w:ins w:id="2576"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d_v_ggg</w:t>
                    </w:r>
                    <w:proofErr w:type="spellEnd"/>
                    <w:r w:rsidRPr="00002D6B">
                      <w:rPr>
                        <w:rFonts w:ascii="Consolas" w:eastAsia="Consolas" w:hAnsi="Consolas" w:cs="Consolas"/>
                        <w:color w:val="5C5C5C"/>
                        <w:sz w:val="21"/>
                      </w:rPr>
                      <w:t> = (O - M0) / </w:t>
                    </w:r>
                    <w:proofErr w:type="gramStart"/>
                    <w:r w:rsidRPr="00002D6B">
                      <w:rPr>
                        <w:rFonts w:ascii="Consolas" w:eastAsia="Consolas" w:hAnsi="Consolas" w:cs="Consolas"/>
                        <w:color w:val="5C5C5C"/>
                        <w:sz w:val="21"/>
                      </w:rPr>
                      <w:t>norm(</w:t>
                    </w:r>
                    <w:proofErr w:type="gramEnd"/>
                    <w:r w:rsidRPr="00002D6B">
                      <w:rPr>
                        <w:rFonts w:ascii="Consolas" w:eastAsia="Consolas" w:hAnsi="Consolas" w:cs="Consolas"/>
                        <w:color w:val="5C5C5C"/>
                        <w:sz w:val="21"/>
                      </w:rPr>
                      <w:t>O - M0);</w:t>
                    </w:r>
                  </w:ins>
                </w:p>
                <w:p w14:paraId="37EAE2E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77" w:author="yukina minato" w:date="2025-09-07T17:09:00Z" w16du:dateUtc="2025-09-07T09:09:00Z"/>
                      <w:rFonts w:eastAsia="宋体"/>
                      <w:color w:val="5C5C5C"/>
                      <w:szCs w:val="22"/>
                    </w:rPr>
                  </w:pPr>
                  <w:ins w:id="2578"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p_m_ggg</w:t>
                    </w:r>
                    <w:proofErr w:type="spellEnd"/>
                    <w:r w:rsidRPr="00002D6B">
                      <w:rPr>
                        <w:rFonts w:ascii="Consolas" w:eastAsia="Consolas" w:hAnsi="Consolas" w:cs="Consolas"/>
                        <w:color w:val="5C5C5C"/>
                        <w:sz w:val="21"/>
                        <w:shd w:val="clear" w:color="auto" w:fill="F8F8F8"/>
                      </w:rPr>
                      <w:t> = M0 + </w:t>
                    </w:r>
                    <w:proofErr w:type="spellStart"/>
                    <w:r w:rsidRPr="00002D6B">
                      <w:rPr>
                        <w:rFonts w:ascii="Consolas" w:eastAsia="Consolas" w:hAnsi="Consolas" w:cs="Consolas"/>
                        <w:color w:val="5C5C5C"/>
                        <w:sz w:val="21"/>
                        <w:shd w:val="clear" w:color="auto" w:fill="F8F8F8"/>
                      </w:rPr>
                      <w:t>t_v_ggg</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C5C5C"/>
                        <w:sz w:val="21"/>
                        <w:bdr w:val="single" w:sz="18" w:space="0" w:color="6CE26C"/>
                        <w:shd w:val="clear" w:color="auto" w:fill="F8F8F8"/>
                      </w:rPr>
                      <w:t> </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C5C5C"/>
                        <w:sz w:val="21"/>
                        <w:bdr w:val="single" w:sz="18" w:space="0" w:color="6CE26C"/>
                        <w:shd w:val="clear" w:color="auto" w:fill="F8F8F8"/>
                      </w:rPr>
                      <w:t> (</w:t>
                    </w:r>
                    <w:proofErr w:type="spellStart"/>
                    <w:r w:rsidRPr="00002D6B">
                      <w:rPr>
                        <w:rFonts w:ascii="Consolas" w:eastAsia="Consolas" w:hAnsi="Consolas" w:cs="Consolas"/>
                        <w:color w:val="5C5C5C"/>
                        <w:sz w:val="21"/>
                        <w:bdr w:val="single" w:sz="18" w:space="0" w:color="6CE26C"/>
                        <w:shd w:val="clear" w:color="auto" w:fill="F8F8F8"/>
                      </w:rPr>
                      <w:t>v_m</w:t>
                    </w:r>
                    <w:proofErr w:type="spellEnd"/>
                    <w:r w:rsidRPr="00002D6B">
                      <w:rPr>
                        <w:rFonts w:ascii="Consolas" w:eastAsia="Consolas" w:hAnsi="Consolas" w:cs="Consolas"/>
                        <w:color w:val="5C5C5C"/>
                        <w:sz w:val="21"/>
                        <w:bdr w:val="single" w:sz="18" w:space="0" w:color="6CE26C"/>
                        <w:shd w:val="clear" w:color="auto" w:fill="F8F8F8"/>
                      </w:rPr>
                      <w:t> </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C5C5C"/>
                        <w:sz w:val="21"/>
                        <w:bdr w:val="single" w:sz="18" w:space="0" w:color="6CE26C"/>
                        <w:shd w:val="clear" w:color="auto" w:fill="F8F8F8"/>
                      </w:rPr>
                      <w:t> </w:t>
                    </w:r>
                    <w:proofErr w:type="spellStart"/>
                    <w:r w:rsidRPr="00002D6B">
                      <w:rPr>
                        <w:rFonts w:ascii="Consolas" w:eastAsia="Consolas" w:hAnsi="Consolas" w:cs="Consolas"/>
                        <w:color w:val="5C5C5C"/>
                        <w:sz w:val="21"/>
                        <w:bdr w:val="single" w:sz="18" w:space="0" w:color="6CE26C"/>
                        <w:shd w:val="clear" w:color="auto" w:fill="F8F8F8"/>
                      </w:rPr>
                      <w:t>d_v_ggg</w:t>
                    </w:r>
                    <w:proofErr w:type="spellEnd"/>
                    <w:r w:rsidRPr="00002D6B">
                      <w:rPr>
                        <w:rFonts w:ascii="Consolas" w:eastAsia="Consolas" w:hAnsi="Consolas" w:cs="Consolas"/>
                        <w:color w:val="5C5C5C"/>
                        <w:sz w:val="21"/>
                        <w:bdr w:val="single" w:sz="18" w:space="0" w:color="6CE26C"/>
                        <w:shd w:val="clear" w:color="auto" w:fill="F8F8F8"/>
                      </w:rPr>
                      <w:t>);</w:t>
                    </w:r>
                  </w:ins>
                </w:p>
                <w:p w14:paraId="491013D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79" w:author="yukina minato" w:date="2025-09-07T17:09:00Z" w16du:dateUtc="2025-09-07T09:09:00Z"/>
                      <w:rFonts w:eastAsia="宋体"/>
                      <w:color w:val="5C5C5C"/>
                      <w:szCs w:val="22"/>
                    </w:rPr>
                  </w:pPr>
                  <w:ins w:id="2580" w:author="yukina minato" w:date="2025-09-07T17:09:00Z" w16du:dateUtc="2025-09-07T09:09:00Z">
                    <w:r w:rsidRPr="00002D6B">
                      <w:rPr>
                        <w:rFonts w:ascii="Consolas" w:eastAsia="Consolas" w:hAnsi="Consolas" w:cs="Consolas"/>
                        <w:color w:val="A626A4"/>
                        <w:sz w:val="21"/>
                      </w:rPr>
                      <w:t>end</w:t>
                    </w:r>
                  </w:ins>
                </w:p>
                <w:p w14:paraId="08D5B0A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2581" w:author="yukina minato" w:date="2025-09-07T17:09:00Z" w16du:dateUtc="2025-09-07T09:09:00Z"/>
                      <w:rFonts w:eastAsia="宋体"/>
                      <w:color w:val="5C5C5C"/>
                      <w:szCs w:val="22"/>
                    </w:rPr>
                  </w:pPr>
                </w:p>
                <w:p w14:paraId="08E64A6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82" w:author="yukina minato" w:date="2025-09-07T17:09:00Z" w16du:dateUtc="2025-09-07T09:09:00Z"/>
                      <w:rFonts w:eastAsia="宋体"/>
                      <w:color w:val="5C5C5C"/>
                      <w:szCs w:val="22"/>
                    </w:rPr>
                  </w:pPr>
                  <w:ins w:id="2583" w:author="yukina minato" w:date="2025-09-07T17:09:00Z" w16du:dateUtc="2025-09-07T09:09:00Z">
                    <w:r w:rsidRPr="00002D6B">
                      <w:rPr>
                        <w:rFonts w:ascii="Consolas" w:eastAsia="Consolas" w:hAnsi="Consolas" w:cs="Consolas"/>
                        <w:color w:val="A626A4"/>
                        <w:sz w:val="21"/>
                      </w:rPr>
                      <w:t>function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s_i_ggg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s_t_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fitness, </w:t>
                    </w:r>
                    <w:proofErr w:type="spellStart"/>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 </w:t>
                    </w:r>
                  </w:ins>
                </w:p>
                <w:p w14:paraId="05C0846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84" w:author="yukina minato" w:date="2025-09-07T17:09:00Z" w16du:dateUtc="2025-09-07T09:09:00Z"/>
                      <w:rFonts w:eastAsia="宋体"/>
                      <w:color w:val="5C5C5C"/>
                      <w:szCs w:val="22"/>
                    </w:rPr>
                  </w:pPr>
                  <w:ins w:id="2585"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p_s_ggg</w:t>
                    </w:r>
                    <w:proofErr w:type="spellEnd"/>
                    <w:r w:rsidRPr="00002D6B">
                      <w:rPr>
                        <w:rFonts w:ascii="Consolas" w:eastAsia="Consolas" w:hAnsi="Consolas" w:cs="Consolas"/>
                        <w:color w:val="5C5C5C"/>
                        <w:sz w:val="21"/>
                        <w:shd w:val="clear" w:color="auto" w:fill="F8F8F8"/>
                      </w:rPr>
                      <w:t> = length(fitness);</w:t>
                    </w:r>
                  </w:ins>
                </w:p>
                <w:p w14:paraId="45A3D4A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86" w:author="yukina minato" w:date="2025-09-07T17:09:00Z" w16du:dateUtc="2025-09-07T09:09:00Z"/>
                      <w:rFonts w:eastAsia="宋体"/>
                      <w:color w:val="5C5C5C"/>
                      <w:szCs w:val="22"/>
                    </w:rPr>
                  </w:pPr>
                  <w:ins w:id="2587" w:author="yukina minato" w:date="2025-09-07T17:09:00Z" w16du:dateUtc="2025-09-07T09:09:00Z">
                    <w:r w:rsidRPr="00002D6B">
                      <w:rPr>
                        <w:rFonts w:ascii="Consolas" w:eastAsia="Consolas" w:hAnsi="Consolas" w:cs="Consolas"/>
                        <w:color w:val="5C5C5C"/>
                        <w:sz w:val="21"/>
                      </w:rPr>
                      <w:t>    indices = </w:t>
                    </w:r>
                    <w:proofErr w:type="spellStart"/>
                    <w:proofErr w:type="gramStart"/>
                    <w:r w:rsidRPr="00002D6B">
                      <w:rPr>
                        <w:rFonts w:ascii="Consolas" w:eastAsia="Consolas" w:hAnsi="Consolas" w:cs="Consolas"/>
                        <w:color w:val="5C5C5C"/>
                        <w:sz w:val="21"/>
                      </w:rPr>
                      <w:t>randi</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p_s_ggg</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w:t>
                    </w:r>
                  </w:ins>
                </w:p>
                <w:p w14:paraId="3922133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88" w:author="yukina minato" w:date="2025-09-07T17:09:00Z" w16du:dateUtc="2025-09-07T09:09:00Z"/>
                      <w:rFonts w:eastAsia="宋体"/>
                      <w:color w:val="5C5C5C"/>
                      <w:szCs w:val="22"/>
                    </w:rPr>
                  </w:pPr>
                  <w:ins w:id="2589" w:author="yukina minato" w:date="2025-09-07T17:09:00Z" w16du:dateUtc="2025-09-07T09:09:00Z">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b_i_ggg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C18401"/>
                        <w:sz w:val="21"/>
                        <w:shd w:val="clear" w:color="auto" w:fill="F8F8F8"/>
                      </w:rPr>
                      <w:t>max</w:t>
                    </w:r>
                    <w:r w:rsidRPr="00002D6B">
                      <w:rPr>
                        <w:rFonts w:ascii="Consolas" w:eastAsia="Consolas" w:hAnsi="Consolas" w:cs="Consolas"/>
                        <w:color w:val="5C5C5C"/>
                        <w:sz w:val="21"/>
                        <w:shd w:val="clear" w:color="auto" w:fill="F8F8F8"/>
                      </w:rPr>
                      <w:t>(fitness(indices));</w:t>
                    </w:r>
                  </w:ins>
                </w:p>
                <w:p w14:paraId="6B46F05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90" w:author="yukina minato" w:date="2025-09-07T17:09:00Z" w16du:dateUtc="2025-09-07T09:09:00Z"/>
                      <w:rFonts w:eastAsia="宋体"/>
                      <w:color w:val="5C5C5C"/>
                      <w:szCs w:val="22"/>
                    </w:rPr>
                  </w:pPr>
                  <w:ins w:id="2591"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s_i_ggg</w:t>
                    </w:r>
                    <w:proofErr w:type="spellEnd"/>
                    <w:r w:rsidRPr="00002D6B">
                      <w:rPr>
                        <w:rFonts w:ascii="Consolas" w:eastAsia="Consolas" w:hAnsi="Consolas" w:cs="Consolas"/>
                        <w:color w:val="5C5C5C"/>
                        <w:sz w:val="21"/>
                      </w:rPr>
                      <w:t> = indices(</w:t>
                    </w:r>
                    <w:proofErr w:type="spellStart"/>
                    <w:r w:rsidRPr="00002D6B">
                      <w:rPr>
                        <w:rFonts w:ascii="Consolas" w:eastAsia="Consolas" w:hAnsi="Consolas" w:cs="Consolas"/>
                        <w:color w:val="5C5C5C"/>
                        <w:sz w:val="21"/>
                      </w:rPr>
                      <w:t>b_i_ggg</w:t>
                    </w:r>
                    <w:proofErr w:type="spellEnd"/>
                    <w:r w:rsidRPr="00002D6B">
                      <w:rPr>
                        <w:rFonts w:ascii="Consolas" w:eastAsia="Consolas" w:hAnsi="Consolas" w:cs="Consolas"/>
                        <w:color w:val="5C5C5C"/>
                        <w:sz w:val="21"/>
                      </w:rPr>
                      <w:t>);</w:t>
                    </w:r>
                  </w:ins>
                </w:p>
                <w:p w14:paraId="1B7EA2D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92" w:author="yukina minato" w:date="2025-09-07T17:09:00Z" w16du:dateUtc="2025-09-07T09:09:00Z"/>
                      <w:rFonts w:eastAsia="宋体"/>
                      <w:color w:val="5C5C5C"/>
                      <w:szCs w:val="22"/>
                    </w:rPr>
                  </w:pPr>
                  <w:ins w:id="2593" w:author="yukina minato" w:date="2025-09-07T17:09:00Z" w16du:dateUtc="2025-09-07T09:09:00Z">
                    <w:r w:rsidRPr="00002D6B">
                      <w:rPr>
                        <w:rFonts w:ascii="Consolas" w:eastAsia="Consolas" w:hAnsi="Consolas" w:cs="Consolas"/>
                        <w:color w:val="A626A4"/>
                        <w:sz w:val="21"/>
                        <w:shd w:val="clear" w:color="auto" w:fill="F8F8F8"/>
                      </w:rPr>
                      <w:t>end</w:t>
                    </w:r>
                  </w:ins>
                </w:p>
                <w:p w14:paraId="6439707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2594" w:author="yukina minato" w:date="2025-09-07T17:09:00Z" w16du:dateUtc="2025-09-07T09:09:00Z"/>
                      <w:rFonts w:eastAsia="宋体"/>
                      <w:color w:val="5C5C5C"/>
                      <w:szCs w:val="22"/>
                    </w:rPr>
                  </w:pPr>
                </w:p>
                <w:p w14:paraId="0A9C49B8"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95" w:author="yukina minato" w:date="2025-09-07T17:09:00Z" w16du:dateUtc="2025-09-07T09:09:00Z"/>
                      <w:rFonts w:eastAsia="宋体"/>
                      <w:color w:val="5C5C5C"/>
                      <w:szCs w:val="22"/>
                    </w:rPr>
                  </w:pPr>
                  <w:ins w:id="2596" w:author="yukina minato" w:date="2025-09-07T17:09:00Z" w16du:dateUtc="2025-09-07T09:09:00Z">
                    <w:r w:rsidRPr="00002D6B">
                      <w:rPr>
                        <w:rFonts w:ascii="Consolas" w:eastAsia="Consolas" w:hAnsi="Consolas" w:cs="Consolas"/>
                        <w:color w:val="A626A4"/>
                        <w:sz w:val="21"/>
                        <w:shd w:val="clear" w:color="auto" w:fill="F8F8F8"/>
                      </w:rPr>
                      <w:t>function</w:t>
                    </w:r>
                    <w:r w:rsidRPr="00002D6B">
                      <w:rPr>
                        <w:rFonts w:ascii="Consolas" w:eastAsia="Consolas" w:hAnsi="Consolas" w:cs="Consolas"/>
                        <w:color w:val="5C5C5C"/>
                        <w:sz w:val="21"/>
                        <w:shd w:val="clear" w:color="auto" w:fill="F8F8F8"/>
                      </w:rPr>
                      <w:t> individual = </w:t>
                    </w:r>
                    <w:proofErr w:type="spellStart"/>
                    <w:r w:rsidRPr="00002D6B">
                      <w:rPr>
                        <w:rFonts w:ascii="Consolas" w:eastAsia="Consolas" w:hAnsi="Consolas" w:cs="Consolas"/>
                        <w:color w:val="5C5C5C"/>
                        <w:sz w:val="21"/>
                        <w:shd w:val="clear" w:color="auto" w:fill="F8F8F8"/>
                      </w:rPr>
                      <w:t>m_m_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individual, </w:t>
                    </w:r>
                    <w:proofErr w:type="spellStart"/>
                    <w:r w:rsidRPr="00002D6B">
                      <w:rPr>
                        <w:rFonts w:ascii="Consolas" w:eastAsia="Consolas" w:hAnsi="Consolas" w:cs="Consolas"/>
                        <w:color w:val="5C5C5C"/>
                        <w:sz w:val="21"/>
                        <w:shd w:val="clear" w:color="auto" w:fill="F8F8F8"/>
                      </w:rPr>
                      <w:t>m_r_ggg</w:t>
                    </w:r>
                    <w:proofErr w:type="spellEnd"/>
                    <w:r w:rsidRPr="00002D6B">
                      <w:rPr>
                        <w:rFonts w:ascii="Consolas" w:eastAsia="Consolas" w:hAnsi="Consolas" w:cs="Consolas"/>
                        <w:color w:val="5C5C5C"/>
                        <w:sz w:val="21"/>
                        <w:shd w:val="clear" w:color="auto" w:fill="F8F8F8"/>
                      </w:rPr>
                      <w:t>, bounds) </w:t>
                    </w:r>
                  </w:ins>
                </w:p>
                <w:p w14:paraId="28C4CC1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597" w:author="yukina minato" w:date="2025-09-07T17:09:00Z" w16du:dateUtc="2025-09-07T09:09:00Z"/>
                      <w:rFonts w:eastAsia="宋体"/>
                      <w:color w:val="5C5C5C"/>
                      <w:szCs w:val="22"/>
                    </w:rPr>
                  </w:pPr>
                  <w:ins w:id="2598"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n_e_ggg</w:t>
                    </w:r>
                    <w:proofErr w:type="spellEnd"/>
                    <w:r w:rsidRPr="00002D6B">
                      <w:rPr>
                        <w:rFonts w:ascii="Consolas" w:eastAsia="Consolas" w:hAnsi="Consolas" w:cs="Consolas"/>
                        <w:color w:val="5C5C5C"/>
                        <w:sz w:val="21"/>
                      </w:rPr>
                      <w:t> = length(individual);</w:t>
                    </w:r>
                  </w:ins>
                </w:p>
                <w:p w14:paraId="20D5992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599" w:author="yukina minato" w:date="2025-09-07T17:09:00Z" w16du:dateUtc="2025-09-07T09:09:00Z"/>
                      <w:rFonts w:eastAsia="宋体"/>
                      <w:color w:val="5C5C5C"/>
                      <w:szCs w:val="22"/>
                    </w:rPr>
                  </w:pPr>
                  <w:ins w:id="2600"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:n</w:t>
                    </w:r>
                    <w:proofErr w:type="gramEnd"/>
                    <w:r w:rsidRPr="00002D6B">
                      <w:rPr>
                        <w:rFonts w:ascii="Consolas" w:eastAsia="Consolas" w:hAnsi="Consolas" w:cs="Consolas"/>
                        <w:color w:val="5C5C5C"/>
                        <w:sz w:val="21"/>
                        <w:shd w:val="clear" w:color="auto" w:fill="F8F8F8"/>
                      </w:rPr>
                      <w:t>_e_ggg</w:t>
                    </w:r>
                  </w:ins>
                </w:p>
                <w:p w14:paraId="3D61DD2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601" w:author="yukina minato" w:date="2025-09-07T17:09:00Z" w16du:dateUtc="2025-09-07T09:09:00Z"/>
                      <w:rFonts w:eastAsia="宋体"/>
                      <w:color w:val="5C5C5C"/>
                      <w:szCs w:val="22"/>
                    </w:rPr>
                  </w:pPr>
                  <w:ins w:id="2602" w:author="yukina minato" w:date="2025-09-07T17:09:00Z" w16du:dateUtc="2025-09-07T09:09:00Z">
                    <w:r w:rsidRPr="00002D6B">
                      <w:rPr>
                        <w:rFonts w:ascii="Consolas" w:eastAsia="Consolas" w:hAnsi="Consolas" w:cs="Consolas"/>
                        <w:color w:val="5C5C5C"/>
                        <w:sz w:val="21"/>
                      </w:rPr>
                      <w:t>        if rand &lt; </w:t>
                    </w:r>
                    <w:proofErr w:type="spellStart"/>
                    <w:r w:rsidRPr="00002D6B">
                      <w:rPr>
                        <w:rFonts w:ascii="Consolas" w:eastAsia="Consolas" w:hAnsi="Consolas" w:cs="Consolas"/>
                        <w:color w:val="5C5C5C"/>
                        <w:sz w:val="21"/>
                      </w:rPr>
                      <w:t>m_r_ggg</w:t>
                    </w:r>
                    <w:proofErr w:type="spellEnd"/>
                  </w:ins>
                </w:p>
                <w:p w14:paraId="6E6E663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603" w:author="yukina minato" w:date="2025-09-07T17:09:00Z" w16du:dateUtc="2025-09-07T09:09:00Z"/>
                      <w:rFonts w:eastAsia="宋体"/>
                      <w:color w:val="5C5C5C"/>
                      <w:szCs w:val="22"/>
                    </w:rPr>
                  </w:pPr>
                  <w:ins w:id="2604"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range</w:t>
                    </w:r>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bounds.</w:t>
                    </w:r>
                    <w:r w:rsidRPr="00002D6B">
                      <w:rPr>
                        <w:rFonts w:ascii="Consolas" w:eastAsia="Consolas" w:hAnsi="Consolas" w:cs="Consolas"/>
                        <w:color w:val="C18401"/>
                        <w:sz w:val="21"/>
                        <w:shd w:val="clear" w:color="auto" w:fill="F8F8F8"/>
                      </w:rPr>
                      <w:t>upper</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bounds.</w:t>
                    </w:r>
                    <w:r w:rsidRPr="00002D6B">
                      <w:rPr>
                        <w:rFonts w:ascii="Consolas" w:eastAsia="Consolas" w:hAnsi="Consolas" w:cs="Consolas"/>
                        <w:color w:val="C18401"/>
                        <w:sz w:val="21"/>
                        <w:shd w:val="clear" w:color="auto" w:fill="F8F8F8"/>
                      </w:rPr>
                      <w:t>lower</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w:t>
                    </w:r>
                  </w:ins>
                </w:p>
                <w:p w14:paraId="1C54B45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605" w:author="yukina minato" w:date="2025-09-07T17:09:00Z" w16du:dateUtc="2025-09-07T09:09:00Z"/>
                      <w:rFonts w:eastAsia="宋体"/>
                      <w:color w:val="5C5C5C"/>
                      <w:szCs w:val="22"/>
                    </w:rPr>
                  </w:pPr>
                  <w:ins w:id="2606"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m_v_ggg</w:t>
                    </w:r>
                    <w:proofErr w:type="spellEnd"/>
                    <w:r w:rsidRPr="00002D6B">
                      <w:rPr>
                        <w:rFonts w:ascii="Consolas" w:eastAsia="Consolas" w:hAnsi="Consolas" w:cs="Consolas"/>
                        <w:color w:val="5C5C5C"/>
                        <w:sz w:val="21"/>
                      </w:rPr>
                      <w:t> = (</w:t>
                    </w:r>
                    <w:r w:rsidRPr="00002D6B">
                      <w:rPr>
                        <w:rFonts w:ascii="Consolas" w:eastAsia="Consolas" w:hAnsi="Consolas" w:cs="Consolas"/>
                        <w:color w:val="A626A4"/>
                        <w:sz w:val="21"/>
                      </w:rPr>
                      <w:t>range</w:t>
                    </w:r>
                    <w:r w:rsidRPr="00002D6B">
                      <w:rPr>
                        <w:rFonts w:ascii="Consolas" w:eastAsia="Consolas" w:hAnsi="Consolas" w:cs="Consolas"/>
                        <w:color w:val="5C5C5C"/>
                        <w:sz w:val="21"/>
                      </w:rPr>
                      <w:t> * </w:t>
                    </w:r>
                    <w:r w:rsidRPr="00002D6B">
                      <w:rPr>
                        <w:rFonts w:ascii="Consolas" w:eastAsia="Consolas" w:hAnsi="Consolas" w:cs="Consolas"/>
                        <w:color w:val="986801"/>
                        <w:sz w:val="21"/>
                      </w:rPr>
                      <w:t>0.1</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randn</w:t>
                    </w:r>
                    <w:proofErr w:type="spellEnd"/>
                    <w:r w:rsidRPr="00002D6B">
                      <w:rPr>
                        <w:rFonts w:ascii="Consolas" w:eastAsia="Consolas" w:hAnsi="Consolas" w:cs="Consolas"/>
                        <w:color w:val="5C5C5C"/>
                        <w:sz w:val="21"/>
                      </w:rPr>
                      <w:t>;</w:t>
                    </w:r>
                  </w:ins>
                </w:p>
                <w:p w14:paraId="7897050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607" w:author="yukina minato" w:date="2025-09-07T17:09:00Z" w16du:dateUtc="2025-09-07T09:09:00Z"/>
                      <w:rFonts w:eastAsia="宋体"/>
                      <w:color w:val="5C5C5C"/>
                      <w:szCs w:val="22"/>
                    </w:rPr>
                  </w:pPr>
                  <w:ins w:id="2608" w:author="yukina minato" w:date="2025-09-07T17:09:00Z" w16du:dateUtc="2025-09-07T09:09:00Z">
                    <w:r w:rsidRPr="00002D6B">
                      <w:rPr>
                        <w:rFonts w:ascii="Consolas" w:eastAsia="Consolas" w:hAnsi="Consolas" w:cs="Consolas"/>
                        <w:color w:val="5C5C5C"/>
                        <w:sz w:val="21"/>
                        <w:shd w:val="clear" w:color="auto" w:fill="F8F8F8"/>
                      </w:rPr>
                      <w:t>            individual(</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individual(</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m_v_ggg</w:t>
                    </w:r>
                    <w:proofErr w:type="spellEnd"/>
                    <w:r w:rsidRPr="00002D6B">
                      <w:rPr>
                        <w:rFonts w:ascii="Consolas" w:eastAsia="Consolas" w:hAnsi="Consolas" w:cs="Consolas"/>
                        <w:color w:val="5C5C5C"/>
                        <w:sz w:val="21"/>
                        <w:shd w:val="clear" w:color="auto" w:fill="F8F8F8"/>
                      </w:rPr>
                      <w:t>;</w:t>
                    </w:r>
                  </w:ins>
                </w:p>
                <w:p w14:paraId="54A9E4A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609" w:author="yukina minato" w:date="2025-09-07T17:09:00Z" w16du:dateUtc="2025-09-07T09:09:00Z"/>
                      <w:rFonts w:eastAsia="宋体"/>
                      <w:color w:val="5C5C5C"/>
                      <w:szCs w:val="22"/>
                    </w:rPr>
                  </w:pPr>
                  <w:ins w:id="2610" w:author="yukina minato" w:date="2025-09-07T17:09:00Z" w16du:dateUtc="2025-09-07T09:09:00Z">
                    <w:r w:rsidRPr="00002D6B">
                      <w:rPr>
                        <w:rFonts w:ascii="Consolas" w:eastAsia="Consolas" w:hAnsi="Consolas" w:cs="Consolas"/>
                        <w:color w:val="5C5C5C"/>
                        <w:sz w:val="21"/>
                      </w:rPr>
                      <w:t>            individual(</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r w:rsidRPr="00002D6B">
                      <w:rPr>
                        <w:rFonts w:ascii="Consolas" w:eastAsia="Consolas" w:hAnsi="Consolas" w:cs="Consolas"/>
                        <w:color w:val="C18401"/>
                        <w:sz w:val="21"/>
                      </w:rPr>
                      <w:t>max</w:t>
                    </w:r>
                    <w:r w:rsidRPr="00002D6B">
                      <w:rPr>
                        <w:rFonts w:ascii="Consolas" w:eastAsia="Consolas" w:hAnsi="Consolas" w:cs="Consolas"/>
                        <w:color w:val="5C5C5C"/>
                        <w:sz w:val="21"/>
                      </w:rPr>
                      <w:t>(individual(</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proofErr w:type="spellStart"/>
                    <w:proofErr w:type="gramStart"/>
                    <w:r w:rsidRPr="00002D6B">
                      <w:rPr>
                        <w:rFonts w:ascii="Consolas" w:eastAsia="Consolas" w:hAnsi="Consolas" w:cs="Consolas"/>
                        <w:color w:val="5C5C5C"/>
                        <w:sz w:val="21"/>
                      </w:rPr>
                      <w:t>bounds.</w:t>
                    </w:r>
                    <w:r w:rsidRPr="00002D6B">
                      <w:rPr>
                        <w:rFonts w:ascii="Consolas" w:eastAsia="Consolas" w:hAnsi="Consolas" w:cs="Consolas"/>
                        <w:color w:val="C18401"/>
                        <w:sz w:val="21"/>
                      </w:rPr>
                      <w:t>lower</w:t>
                    </w:r>
                    <w:proofErr w:type="spellEnd"/>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w:t>
                    </w:r>
                  </w:ins>
                </w:p>
                <w:p w14:paraId="14B6544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611" w:author="yukina minato" w:date="2025-09-07T17:09:00Z" w16du:dateUtc="2025-09-07T09:09:00Z"/>
                      <w:rFonts w:eastAsia="宋体"/>
                      <w:color w:val="5C5C5C"/>
                      <w:szCs w:val="22"/>
                    </w:rPr>
                  </w:pPr>
                  <w:ins w:id="2612" w:author="yukina minato" w:date="2025-09-07T17:09:00Z" w16du:dateUtc="2025-09-07T09:09:00Z">
                    <w:r w:rsidRPr="00002D6B">
                      <w:rPr>
                        <w:rFonts w:ascii="Consolas" w:eastAsia="Consolas" w:hAnsi="Consolas" w:cs="Consolas"/>
                        <w:color w:val="5C5C5C"/>
                        <w:sz w:val="21"/>
                        <w:shd w:val="clear" w:color="auto" w:fill="F8F8F8"/>
                      </w:rPr>
                      <w:t>            individual(</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C18401"/>
                        <w:sz w:val="21"/>
                        <w:shd w:val="clear" w:color="auto" w:fill="F8F8F8"/>
                      </w:rPr>
                      <w:t>min</w:t>
                    </w:r>
                    <w:r w:rsidRPr="00002D6B">
                      <w:rPr>
                        <w:rFonts w:ascii="Consolas" w:eastAsia="Consolas" w:hAnsi="Consolas" w:cs="Consolas"/>
                        <w:color w:val="5C5C5C"/>
                        <w:sz w:val="21"/>
                        <w:shd w:val="clear" w:color="auto" w:fill="F8F8F8"/>
                      </w:rPr>
                      <w:t>(individual(</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bounds.</w:t>
                    </w:r>
                    <w:r w:rsidRPr="00002D6B">
                      <w:rPr>
                        <w:rFonts w:ascii="Consolas" w:eastAsia="Consolas" w:hAnsi="Consolas" w:cs="Consolas"/>
                        <w:color w:val="C18401"/>
                        <w:sz w:val="21"/>
                        <w:shd w:val="clear" w:color="auto" w:fill="F8F8F8"/>
                      </w:rPr>
                      <w:t>upper</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w:t>
                    </w:r>
                  </w:ins>
                </w:p>
                <w:p w14:paraId="31CB1D2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613" w:author="yukina minato" w:date="2025-09-07T17:09:00Z" w16du:dateUtc="2025-09-07T09:09:00Z"/>
                      <w:rFonts w:eastAsia="宋体"/>
                      <w:color w:val="5C5C5C"/>
                      <w:szCs w:val="22"/>
                    </w:rPr>
                  </w:pPr>
                  <w:ins w:id="2614"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582B1FD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2615" w:author="yukina minato" w:date="2025-09-07T17:09:00Z" w16du:dateUtc="2025-09-07T09:09:00Z"/>
                      <w:rFonts w:eastAsia="宋体"/>
                      <w:color w:val="5C5C5C"/>
                      <w:szCs w:val="22"/>
                    </w:rPr>
                  </w:pPr>
                  <w:ins w:id="2616"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0971427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2617" w:author="yukina minato" w:date="2025-09-07T17:09:00Z" w16du:dateUtc="2025-09-07T09:09:00Z"/>
                      <w:rFonts w:eastAsia="宋体"/>
                      <w:color w:val="5C5C5C"/>
                      <w:szCs w:val="22"/>
                    </w:rPr>
                  </w:pPr>
                  <w:ins w:id="2618" w:author="yukina minato" w:date="2025-09-07T17:09:00Z" w16du:dateUtc="2025-09-07T09:09:00Z">
                    <w:r w:rsidRPr="00002D6B">
                      <w:rPr>
                        <w:rFonts w:ascii="Consolas" w:eastAsia="Consolas" w:hAnsi="Consolas" w:cs="Consolas"/>
                        <w:color w:val="A626A4"/>
                        <w:sz w:val="21"/>
                      </w:rPr>
                      <w:t>end</w:t>
                    </w:r>
                  </w:ins>
                </w:p>
                <w:p w14:paraId="590E9987" w14:textId="77777777" w:rsidR="00002D6B" w:rsidRPr="00002D6B" w:rsidRDefault="00002D6B" w:rsidP="00002D6B">
                  <w:pPr>
                    <w:widowControl w:val="0"/>
                    <w:spacing w:before="0" w:after="0"/>
                    <w:jc w:val="both"/>
                    <w:rPr>
                      <w:ins w:id="2619" w:author="yukina minato" w:date="2025-09-07T17:09:00Z" w16du:dateUtc="2025-09-07T09:09:00Z"/>
                      <w:rFonts w:eastAsia="宋体"/>
                      <w:szCs w:val="22"/>
                    </w:rPr>
                  </w:pPr>
                </w:p>
              </w:tc>
            </w:tr>
          </w:tbl>
          <w:p w14:paraId="3C95923E" w14:textId="77777777" w:rsidR="00002D6B" w:rsidRPr="00002D6B" w:rsidRDefault="00002D6B" w:rsidP="00002D6B">
            <w:pPr>
              <w:widowControl w:val="0"/>
              <w:spacing w:before="0" w:after="0"/>
              <w:jc w:val="both"/>
              <w:rPr>
                <w:ins w:id="2620" w:author="yukina minato" w:date="2025-09-07T17:09:00Z" w16du:dateUtc="2025-09-07T09:09:00Z"/>
                <w:rFonts w:eastAsia="宋体"/>
                <w:szCs w:val="22"/>
              </w:rPr>
            </w:pPr>
          </w:p>
          <w:p w14:paraId="51183A20" w14:textId="77777777" w:rsidR="00002D6B" w:rsidRPr="00002D6B" w:rsidRDefault="00002D6B" w:rsidP="00002D6B">
            <w:pPr>
              <w:widowControl w:val="0"/>
              <w:spacing w:before="0" w:after="0"/>
              <w:jc w:val="both"/>
              <w:rPr>
                <w:ins w:id="2621" w:author="yukina minato" w:date="2025-09-07T17:09:00Z" w16du:dateUtc="2025-09-07T09:09:00Z"/>
                <w:rFonts w:eastAsia="宋体"/>
                <w:szCs w:val="22"/>
              </w:rPr>
            </w:pPr>
          </w:p>
          <w:tbl>
            <w:tblPr>
              <w:tblStyle w:val="14"/>
              <w:tblW w:w="0" w:type="auto"/>
              <w:tblLook w:val="04A0" w:firstRow="1" w:lastRow="0" w:firstColumn="1" w:lastColumn="0" w:noHBand="0" w:noVBand="1"/>
            </w:tblPr>
            <w:tblGrid>
              <w:gridCol w:w="8834"/>
            </w:tblGrid>
            <w:tr w:rsidR="00002D6B" w:rsidRPr="00002D6B" w14:paraId="659D8DBA" w14:textId="77777777" w:rsidTr="004E6A00">
              <w:trPr>
                <w:ins w:id="2622" w:author="yukina minato" w:date="2025-09-07T17:09:00Z" w16du:dateUtc="2025-09-07T09:09:00Z"/>
              </w:trPr>
              <w:tc>
                <w:tcPr>
                  <w:tcW w:w="8834" w:type="dxa"/>
                  <w:shd w:val="clear" w:color="auto" w:fill="BFBFBF" w:themeFill="background1" w:themeFillShade="BF"/>
                </w:tcPr>
                <w:p w14:paraId="297AC328" w14:textId="77777777" w:rsidR="00002D6B" w:rsidRPr="00002D6B" w:rsidRDefault="00002D6B" w:rsidP="00002D6B">
                  <w:pPr>
                    <w:widowControl w:val="0"/>
                    <w:spacing w:before="0" w:after="0"/>
                    <w:jc w:val="left"/>
                    <w:rPr>
                      <w:ins w:id="2623" w:author="yukina minato" w:date="2025-09-07T17:09:00Z" w16du:dateUtc="2025-09-07T09:09:00Z"/>
                      <w:rFonts w:eastAsia="宋体"/>
                      <w:b/>
                      <w:sz w:val="21"/>
                    </w:rPr>
                  </w:pPr>
                  <w:ins w:id="2624" w:author="yukina minato" w:date="2025-09-07T17:09:00Z" w16du:dateUtc="2025-09-07T09:09:00Z">
                    <w:r w:rsidRPr="00002D6B">
                      <w:rPr>
                        <w:rFonts w:eastAsia="宋体" w:hint="eastAsia"/>
                        <w:b/>
                        <w:sz w:val="21"/>
                      </w:rPr>
                      <w:t>附录</w:t>
                    </w:r>
                    <w:r w:rsidRPr="00002D6B">
                      <w:rPr>
                        <w:rFonts w:eastAsia="宋体" w:hint="eastAsia"/>
                        <w:b/>
                        <w:sz w:val="21"/>
                      </w:rPr>
                      <w:t>7</w:t>
                    </w:r>
                  </w:ins>
                </w:p>
              </w:tc>
            </w:tr>
            <w:tr w:rsidR="00002D6B" w:rsidRPr="00002D6B" w14:paraId="527DA88E" w14:textId="77777777" w:rsidTr="004E6A00">
              <w:trPr>
                <w:ins w:id="2625" w:author="yukina minato" w:date="2025-09-07T17:09:00Z" w16du:dateUtc="2025-09-07T09:09:00Z"/>
              </w:trPr>
              <w:tc>
                <w:tcPr>
                  <w:tcW w:w="8834" w:type="dxa"/>
                  <w:shd w:val="clear" w:color="auto" w:fill="BFBFBF" w:themeFill="background1" w:themeFillShade="BF"/>
                </w:tcPr>
                <w:p w14:paraId="6852FB40" w14:textId="77777777" w:rsidR="00002D6B" w:rsidRPr="00002D6B" w:rsidRDefault="00002D6B" w:rsidP="00002D6B">
                  <w:pPr>
                    <w:widowControl w:val="0"/>
                    <w:spacing w:before="0" w:after="0"/>
                    <w:jc w:val="both"/>
                    <w:rPr>
                      <w:ins w:id="2626" w:author="yukina minato" w:date="2025-09-07T17:09:00Z" w16du:dateUtc="2025-09-07T09:09:00Z"/>
                      <w:rFonts w:eastAsia="宋体"/>
                      <w:szCs w:val="22"/>
                    </w:rPr>
                  </w:pPr>
                  <w:ins w:id="2627" w:author="yukina minato" w:date="2025-09-07T17:09:00Z" w16du:dateUtc="2025-09-07T09:09:00Z">
                    <w:r w:rsidRPr="00002D6B">
                      <w:rPr>
                        <w:rFonts w:eastAsia="宋体" w:hint="eastAsia"/>
                        <w:szCs w:val="22"/>
                      </w:rPr>
                      <w:t>问题三求解结果</w:t>
                    </w:r>
                  </w:ins>
                </w:p>
              </w:tc>
            </w:tr>
            <w:tr w:rsidR="00002D6B" w:rsidRPr="00002D6B" w14:paraId="4C69BF83" w14:textId="77777777" w:rsidTr="004E6A00">
              <w:trPr>
                <w:ins w:id="2628" w:author="yukina minato" w:date="2025-09-07T17:09:00Z" w16du:dateUtc="2025-09-07T09:09:00Z"/>
              </w:trPr>
              <w:tc>
                <w:tcPr>
                  <w:tcW w:w="8834" w:type="dxa"/>
                </w:tcPr>
                <w:p w14:paraId="39B8356A" w14:textId="77777777" w:rsidR="00002D6B" w:rsidRPr="00002D6B" w:rsidRDefault="00002D6B" w:rsidP="00002D6B">
                  <w:pPr>
                    <w:widowControl w:val="0"/>
                    <w:spacing w:before="0" w:after="0"/>
                    <w:jc w:val="both"/>
                    <w:rPr>
                      <w:ins w:id="2629" w:author="yukina minato" w:date="2025-09-07T17:09:00Z" w16du:dateUtc="2025-09-07T09:09:00Z"/>
                      <w:rFonts w:eastAsia="宋体"/>
                      <w:szCs w:val="22"/>
                    </w:rPr>
                  </w:pPr>
                  <w:proofErr w:type="gramStart"/>
                  <w:ins w:id="2630" w:author="yukina minato" w:date="2025-09-07T17:09:00Z" w16du:dateUtc="2025-09-07T09:09:00Z">
                    <w:r w:rsidRPr="00002D6B">
                      <w:rPr>
                        <w:rFonts w:eastAsia="宋体"/>
                        <w:szCs w:val="22"/>
                      </w:rPr>
                      <w:t>最大总</w:t>
                    </w:r>
                    <w:proofErr w:type="gramEnd"/>
                    <w:r w:rsidRPr="00002D6B">
                      <w:rPr>
                        <w:rFonts w:eastAsia="宋体"/>
                        <w:szCs w:val="22"/>
                      </w:rPr>
                      <w:t>遮蔽时长</w:t>
                    </w:r>
                    <w:r w:rsidRPr="00002D6B">
                      <w:rPr>
                        <w:rFonts w:eastAsia="宋体"/>
                        <w:szCs w:val="22"/>
                      </w:rPr>
                      <w:t>: 6.74 s</w:t>
                    </w:r>
                  </w:ins>
                </w:p>
                <w:p w14:paraId="6AE5F793" w14:textId="77777777" w:rsidR="00002D6B" w:rsidRPr="00002D6B" w:rsidRDefault="00002D6B" w:rsidP="00002D6B">
                  <w:pPr>
                    <w:widowControl w:val="0"/>
                    <w:spacing w:before="0" w:after="0"/>
                    <w:jc w:val="both"/>
                    <w:rPr>
                      <w:ins w:id="2631" w:author="yukina minato" w:date="2025-09-07T17:09:00Z" w16du:dateUtc="2025-09-07T09:09:00Z"/>
                      <w:rFonts w:eastAsia="宋体"/>
                      <w:szCs w:val="22"/>
                    </w:rPr>
                  </w:pPr>
                </w:p>
                <w:p w14:paraId="1357BAF7" w14:textId="77777777" w:rsidR="00002D6B" w:rsidRPr="00002D6B" w:rsidRDefault="00002D6B" w:rsidP="00002D6B">
                  <w:pPr>
                    <w:widowControl w:val="0"/>
                    <w:spacing w:before="0" w:after="0"/>
                    <w:jc w:val="both"/>
                    <w:rPr>
                      <w:ins w:id="2632" w:author="yukina minato" w:date="2025-09-07T17:09:00Z" w16du:dateUtc="2025-09-07T09:09:00Z"/>
                      <w:rFonts w:eastAsia="宋体"/>
                      <w:szCs w:val="22"/>
                    </w:rPr>
                  </w:pPr>
                  <w:ins w:id="2633" w:author="yukina minato" w:date="2025-09-07T17:09:00Z" w16du:dateUtc="2025-09-07T09:09:00Z">
                    <w:r w:rsidRPr="00002D6B">
                      <w:rPr>
                        <w:rFonts w:eastAsia="宋体"/>
                        <w:szCs w:val="22"/>
                      </w:rPr>
                      <w:t xml:space="preserve">--- </w:t>
                    </w:r>
                    <w:r w:rsidRPr="00002D6B">
                      <w:rPr>
                        <w:rFonts w:eastAsia="宋体"/>
                        <w:szCs w:val="22"/>
                      </w:rPr>
                      <w:t>烟雾弹</w:t>
                    </w:r>
                    <w:r w:rsidRPr="00002D6B">
                      <w:rPr>
                        <w:rFonts w:eastAsia="宋体"/>
                        <w:szCs w:val="22"/>
                      </w:rPr>
                      <w:t xml:space="preserve"> 1 ---</w:t>
                    </w:r>
                  </w:ins>
                </w:p>
                <w:p w14:paraId="27AC5340" w14:textId="77777777" w:rsidR="00002D6B" w:rsidRPr="00002D6B" w:rsidRDefault="00002D6B" w:rsidP="00002D6B">
                  <w:pPr>
                    <w:widowControl w:val="0"/>
                    <w:spacing w:before="0" w:after="0"/>
                    <w:jc w:val="both"/>
                    <w:rPr>
                      <w:ins w:id="2634" w:author="yukina minato" w:date="2025-09-07T17:09:00Z" w16du:dateUtc="2025-09-07T09:09:00Z"/>
                      <w:rFonts w:eastAsia="宋体"/>
                      <w:szCs w:val="22"/>
                    </w:rPr>
                  </w:pPr>
                  <w:ins w:id="2635" w:author="yukina minato" w:date="2025-09-07T17:09:00Z" w16du:dateUtc="2025-09-07T09:09:00Z">
                    <w:r w:rsidRPr="00002D6B">
                      <w:rPr>
                        <w:rFonts w:eastAsia="宋体"/>
                        <w:szCs w:val="22"/>
                      </w:rPr>
                      <w:t>投放时间</w:t>
                    </w:r>
                    <w:r w:rsidRPr="00002D6B">
                      <w:rPr>
                        <w:rFonts w:eastAsia="宋体"/>
                        <w:szCs w:val="22"/>
                      </w:rPr>
                      <w:t>: 0.00 s</w:t>
                    </w:r>
                  </w:ins>
                </w:p>
                <w:p w14:paraId="19027699" w14:textId="77777777" w:rsidR="00002D6B" w:rsidRPr="00002D6B" w:rsidRDefault="00002D6B" w:rsidP="00002D6B">
                  <w:pPr>
                    <w:widowControl w:val="0"/>
                    <w:spacing w:before="0" w:after="0"/>
                    <w:jc w:val="both"/>
                    <w:rPr>
                      <w:ins w:id="2636" w:author="yukina minato" w:date="2025-09-07T17:09:00Z" w16du:dateUtc="2025-09-07T09:09:00Z"/>
                      <w:rFonts w:eastAsia="宋体"/>
                      <w:szCs w:val="22"/>
                    </w:rPr>
                  </w:pPr>
                  <w:ins w:id="2637" w:author="yukina minato" w:date="2025-09-07T17:09:00Z" w16du:dateUtc="2025-09-07T09:09:00Z">
                    <w:r w:rsidRPr="00002D6B">
                      <w:rPr>
                        <w:rFonts w:eastAsia="宋体"/>
                        <w:szCs w:val="22"/>
                      </w:rPr>
                      <w:t>投放后无人机速度</w:t>
                    </w:r>
                    <w:r w:rsidRPr="00002D6B">
                      <w:rPr>
                        <w:rFonts w:eastAsia="宋体"/>
                        <w:szCs w:val="22"/>
                      </w:rPr>
                      <w:t>: 116.98 m/s</w:t>
                    </w:r>
                  </w:ins>
                </w:p>
                <w:p w14:paraId="0E8C95D7" w14:textId="77777777" w:rsidR="00002D6B" w:rsidRPr="00002D6B" w:rsidRDefault="00002D6B" w:rsidP="00002D6B">
                  <w:pPr>
                    <w:widowControl w:val="0"/>
                    <w:spacing w:before="0" w:after="0"/>
                    <w:jc w:val="both"/>
                    <w:rPr>
                      <w:ins w:id="2638" w:author="yukina minato" w:date="2025-09-07T17:09:00Z" w16du:dateUtc="2025-09-07T09:09:00Z"/>
                      <w:rFonts w:eastAsia="宋体"/>
                      <w:szCs w:val="22"/>
                    </w:rPr>
                  </w:pPr>
                  <w:ins w:id="2639" w:author="yukina minato" w:date="2025-09-07T17:09:00Z" w16du:dateUtc="2025-09-07T09:09:00Z">
                    <w:r w:rsidRPr="00002D6B">
                      <w:rPr>
                        <w:rFonts w:eastAsia="宋体"/>
                        <w:szCs w:val="22"/>
                      </w:rPr>
                      <w:t>投放后无人机方向</w:t>
                    </w:r>
                    <w:r w:rsidRPr="00002D6B">
                      <w:rPr>
                        <w:rFonts w:eastAsia="宋体"/>
                        <w:szCs w:val="22"/>
                      </w:rPr>
                      <w:t xml:space="preserve"> (</w:t>
                    </w:r>
                    <w:r w:rsidRPr="00002D6B">
                      <w:rPr>
                        <w:rFonts w:eastAsia="宋体"/>
                        <w:szCs w:val="22"/>
                      </w:rPr>
                      <w:t>偏航角</w:t>
                    </w:r>
                    <w:r w:rsidRPr="00002D6B">
                      <w:rPr>
                        <w:rFonts w:eastAsia="宋体"/>
                        <w:szCs w:val="22"/>
                      </w:rPr>
                      <w:t xml:space="preserve">): 0.18 rad (10.31 </w:t>
                    </w:r>
                    <w:r w:rsidRPr="00002D6B">
                      <w:rPr>
                        <w:rFonts w:eastAsia="宋体"/>
                        <w:szCs w:val="22"/>
                      </w:rPr>
                      <w:t>度</w:t>
                    </w:r>
                    <w:r w:rsidRPr="00002D6B">
                      <w:rPr>
                        <w:rFonts w:eastAsia="宋体"/>
                        <w:szCs w:val="22"/>
                      </w:rPr>
                      <w:t>)</w:t>
                    </w:r>
                  </w:ins>
                </w:p>
                <w:p w14:paraId="425D0CCE" w14:textId="77777777" w:rsidR="00002D6B" w:rsidRPr="00002D6B" w:rsidRDefault="00002D6B" w:rsidP="00002D6B">
                  <w:pPr>
                    <w:widowControl w:val="0"/>
                    <w:spacing w:before="0" w:after="0"/>
                    <w:jc w:val="both"/>
                    <w:rPr>
                      <w:ins w:id="2640" w:author="yukina minato" w:date="2025-09-07T17:09:00Z" w16du:dateUtc="2025-09-07T09:09:00Z"/>
                      <w:rFonts w:eastAsia="宋体"/>
                      <w:szCs w:val="22"/>
                    </w:rPr>
                  </w:pPr>
                  <w:ins w:id="2641" w:author="yukina minato" w:date="2025-09-07T17:09:00Z" w16du:dateUtc="2025-09-07T09:09:00Z">
                    <w:r w:rsidRPr="00002D6B">
                      <w:rPr>
                        <w:rFonts w:eastAsia="宋体"/>
                        <w:szCs w:val="22"/>
                      </w:rPr>
                      <w:t>延迟起爆时间</w:t>
                    </w:r>
                    <w:r w:rsidRPr="00002D6B">
                      <w:rPr>
                        <w:rFonts w:eastAsia="宋体"/>
                        <w:szCs w:val="22"/>
                      </w:rPr>
                      <w:t>: 0.77 s</w:t>
                    </w:r>
                  </w:ins>
                </w:p>
                <w:p w14:paraId="06C1216B" w14:textId="77777777" w:rsidR="00002D6B" w:rsidRPr="00002D6B" w:rsidRDefault="00002D6B" w:rsidP="00002D6B">
                  <w:pPr>
                    <w:widowControl w:val="0"/>
                    <w:spacing w:before="0" w:after="0"/>
                    <w:jc w:val="both"/>
                    <w:rPr>
                      <w:ins w:id="2642" w:author="yukina minato" w:date="2025-09-07T17:09:00Z" w16du:dateUtc="2025-09-07T09:09:00Z"/>
                      <w:rFonts w:eastAsia="宋体"/>
                      <w:szCs w:val="22"/>
                    </w:rPr>
                  </w:pPr>
                  <w:ins w:id="2643" w:author="yukina minato" w:date="2025-09-07T17:09:00Z" w16du:dateUtc="2025-09-07T09:09:00Z">
                    <w:r w:rsidRPr="00002D6B">
                      <w:rPr>
                        <w:rFonts w:eastAsia="宋体"/>
                        <w:szCs w:val="22"/>
                      </w:rPr>
                      <w:t>投放点</w:t>
                    </w:r>
                    <w:r w:rsidRPr="00002D6B">
                      <w:rPr>
                        <w:rFonts w:eastAsia="宋体"/>
                        <w:szCs w:val="22"/>
                      </w:rPr>
                      <w:t>: (17800.00, 0.00, 1800.00)</w:t>
                    </w:r>
                  </w:ins>
                </w:p>
                <w:p w14:paraId="3A2BAC89" w14:textId="77777777" w:rsidR="00002D6B" w:rsidRPr="00002D6B" w:rsidRDefault="00002D6B" w:rsidP="00002D6B">
                  <w:pPr>
                    <w:widowControl w:val="0"/>
                    <w:spacing w:before="0" w:after="0"/>
                    <w:jc w:val="both"/>
                    <w:rPr>
                      <w:ins w:id="2644" w:author="yukina minato" w:date="2025-09-07T17:09:00Z" w16du:dateUtc="2025-09-07T09:09:00Z"/>
                      <w:rFonts w:eastAsia="宋体"/>
                      <w:szCs w:val="22"/>
                    </w:rPr>
                  </w:pPr>
                  <w:ins w:id="2645" w:author="yukina minato" w:date="2025-09-07T17:09:00Z" w16du:dateUtc="2025-09-07T09:09:00Z">
                    <w:r w:rsidRPr="00002D6B">
                      <w:rPr>
                        <w:rFonts w:eastAsia="宋体"/>
                        <w:szCs w:val="22"/>
                      </w:rPr>
                      <w:t>起爆点</w:t>
                    </w:r>
                    <w:r w:rsidRPr="00002D6B">
                      <w:rPr>
                        <w:rFonts w:eastAsia="宋体"/>
                        <w:szCs w:val="22"/>
                      </w:rPr>
                      <w:t>: (17888.19, 16.04, 1797.12)</w:t>
                    </w:r>
                  </w:ins>
                </w:p>
                <w:p w14:paraId="3886D31F" w14:textId="77777777" w:rsidR="00002D6B" w:rsidRPr="00002D6B" w:rsidRDefault="00002D6B" w:rsidP="00002D6B">
                  <w:pPr>
                    <w:widowControl w:val="0"/>
                    <w:spacing w:before="0" w:after="0"/>
                    <w:jc w:val="both"/>
                    <w:rPr>
                      <w:ins w:id="2646" w:author="yukina minato" w:date="2025-09-07T17:09:00Z" w16du:dateUtc="2025-09-07T09:09:00Z"/>
                      <w:rFonts w:eastAsia="宋体"/>
                      <w:szCs w:val="22"/>
                    </w:rPr>
                  </w:pPr>
                  <w:ins w:id="2647" w:author="yukina minato" w:date="2025-09-07T17:09:00Z" w16du:dateUtc="2025-09-07T09:09:00Z">
                    <w:r w:rsidRPr="00002D6B">
                      <w:rPr>
                        <w:rFonts w:eastAsia="宋体"/>
                        <w:szCs w:val="22"/>
                      </w:rPr>
                      <w:t xml:space="preserve">** </w:t>
                    </w:r>
                    <w:r w:rsidRPr="00002D6B">
                      <w:rPr>
                        <w:rFonts w:eastAsia="宋体"/>
                        <w:szCs w:val="22"/>
                      </w:rPr>
                      <w:t>该弹单独有效遮蔽时长</w:t>
                    </w:r>
                    <w:r w:rsidRPr="00002D6B">
                      <w:rPr>
                        <w:rFonts w:eastAsia="宋体"/>
                        <w:szCs w:val="22"/>
                      </w:rPr>
                      <w:t>: 4.09 s **</w:t>
                    </w:r>
                  </w:ins>
                </w:p>
                <w:p w14:paraId="275E0D73" w14:textId="77777777" w:rsidR="00002D6B" w:rsidRPr="00002D6B" w:rsidRDefault="00002D6B" w:rsidP="00002D6B">
                  <w:pPr>
                    <w:widowControl w:val="0"/>
                    <w:spacing w:before="0" w:after="0"/>
                    <w:jc w:val="both"/>
                    <w:rPr>
                      <w:ins w:id="2648" w:author="yukina minato" w:date="2025-09-07T17:09:00Z" w16du:dateUtc="2025-09-07T09:09:00Z"/>
                      <w:rFonts w:eastAsia="宋体"/>
                      <w:szCs w:val="22"/>
                    </w:rPr>
                  </w:pPr>
                </w:p>
                <w:p w14:paraId="5E36CFAA" w14:textId="77777777" w:rsidR="00002D6B" w:rsidRPr="00002D6B" w:rsidRDefault="00002D6B" w:rsidP="00002D6B">
                  <w:pPr>
                    <w:widowControl w:val="0"/>
                    <w:spacing w:before="0" w:after="0"/>
                    <w:jc w:val="both"/>
                    <w:rPr>
                      <w:ins w:id="2649" w:author="yukina minato" w:date="2025-09-07T17:09:00Z" w16du:dateUtc="2025-09-07T09:09:00Z"/>
                      <w:rFonts w:eastAsia="宋体"/>
                      <w:szCs w:val="22"/>
                    </w:rPr>
                  </w:pPr>
                  <w:ins w:id="2650" w:author="yukina minato" w:date="2025-09-07T17:09:00Z" w16du:dateUtc="2025-09-07T09:09:00Z">
                    <w:r w:rsidRPr="00002D6B">
                      <w:rPr>
                        <w:rFonts w:eastAsia="宋体"/>
                        <w:szCs w:val="22"/>
                      </w:rPr>
                      <w:t xml:space="preserve">--- </w:t>
                    </w:r>
                    <w:r w:rsidRPr="00002D6B">
                      <w:rPr>
                        <w:rFonts w:eastAsia="宋体"/>
                        <w:szCs w:val="22"/>
                      </w:rPr>
                      <w:t>烟雾弹</w:t>
                    </w:r>
                    <w:r w:rsidRPr="00002D6B">
                      <w:rPr>
                        <w:rFonts w:eastAsia="宋体"/>
                        <w:szCs w:val="22"/>
                      </w:rPr>
                      <w:t xml:space="preserve"> 2 ---</w:t>
                    </w:r>
                  </w:ins>
                </w:p>
                <w:p w14:paraId="77C99342" w14:textId="77777777" w:rsidR="00002D6B" w:rsidRPr="00002D6B" w:rsidRDefault="00002D6B" w:rsidP="00002D6B">
                  <w:pPr>
                    <w:widowControl w:val="0"/>
                    <w:spacing w:before="0" w:after="0"/>
                    <w:jc w:val="both"/>
                    <w:rPr>
                      <w:ins w:id="2651" w:author="yukina minato" w:date="2025-09-07T17:09:00Z" w16du:dateUtc="2025-09-07T09:09:00Z"/>
                      <w:rFonts w:eastAsia="宋体"/>
                      <w:szCs w:val="22"/>
                    </w:rPr>
                  </w:pPr>
                  <w:ins w:id="2652" w:author="yukina minato" w:date="2025-09-07T17:09:00Z" w16du:dateUtc="2025-09-07T09:09:00Z">
                    <w:r w:rsidRPr="00002D6B">
                      <w:rPr>
                        <w:rFonts w:eastAsia="宋体"/>
                        <w:szCs w:val="22"/>
                      </w:rPr>
                      <w:t>投放时间</w:t>
                    </w:r>
                    <w:r w:rsidRPr="00002D6B">
                      <w:rPr>
                        <w:rFonts w:eastAsia="宋体"/>
                        <w:szCs w:val="22"/>
                      </w:rPr>
                      <w:t>: 2.00 s</w:t>
                    </w:r>
                  </w:ins>
                </w:p>
                <w:p w14:paraId="0B233767" w14:textId="77777777" w:rsidR="00002D6B" w:rsidRPr="00002D6B" w:rsidRDefault="00002D6B" w:rsidP="00002D6B">
                  <w:pPr>
                    <w:widowControl w:val="0"/>
                    <w:spacing w:before="0" w:after="0"/>
                    <w:jc w:val="both"/>
                    <w:rPr>
                      <w:ins w:id="2653" w:author="yukina minato" w:date="2025-09-07T17:09:00Z" w16du:dateUtc="2025-09-07T09:09:00Z"/>
                      <w:rFonts w:eastAsia="宋体"/>
                      <w:szCs w:val="22"/>
                    </w:rPr>
                  </w:pPr>
                  <w:ins w:id="2654" w:author="yukina minato" w:date="2025-09-07T17:09:00Z" w16du:dateUtc="2025-09-07T09:09:00Z">
                    <w:r w:rsidRPr="00002D6B">
                      <w:rPr>
                        <w:rFonts w:eastAsia="宋体"/>
                        <w:szCs w:val="22"/>
                      </w:rPr>
                      <w:t>投放后无人机速度</w:t>
                    </w:r>
                    <w:r w:rsidRPr="00002D6B">
                      <w:rPr>
                        <w:rFonts w:eastAsia="宋体"/>
                        <w:szCs w:val="22"/>
                      </w:rPr>
                      <w:t>: 131.17 m/s</w:t>
                    </w:r>
                  </w:ins>
                </w:p>
                <w:p w14:paraId="61111799" w14:textId="77777777" w:rsidR="00002D6B" w:rsidRPr="00002D6B" w:rsidRDefault="00002D6B" w:rsidP="00002D6B">
                  <w:pPr>
                    <w:widowControl w:val="0"/>
                    <w:spacing w:before="0" w:after="0"/>
                    <w:jc w:val="both"/>
                    <w:rPr>
                      <w:ins w:id="2655" w:author="yukina minato" w:date="2025-09-07T17:09:00Z" w16du:dateUtc="2025-09-07T09:09:00Z"/>
                      <w:rFonts w:eastAsia="宋体"/>
                      <w:szCs w:val="22"/>
                    </w:rPr>
                  </w:pPr>
                  <w:ins w:id="2656" w:author="yukina minato" w:date="2025-09-07T17:09:00Z" w16du:dateUtc="2025-09-07T09:09:00Z">
                    <w:r w:rsidRPr="00002D6B">
                      <w:rPr>
                        <w:rFonts w:eastAsia="宋体"/>
                        <w:szCs w:val="22"/>
                      </w:rPr>
                      <w:t>投放后无人机方向</w:t>
                    </w:r>
                    <w:r w:rsidRPr="00002D6B">
                      <w:rPr>
                        <w:rFonts w:eastAsia="宋体"/>
                        <w:szCs w:val="22"/>
                      </w:rPr>
                      <w:t xml:space="preserve"> (</w:t>
                    </w:r>
                    <w:r w:rsidRPr="00002D6B">
                      <w:rPr>
                        <w:rFonts w:eastAsia="宋体"/>
                        <w:szCs w:val="22"/>
                      </w:rPr>
                      <w:t>偏航角</w:t>
                    </w:r>
                    <w:r w:rsidRPr="00002D6B">
                      <w:rPr>
                        <w:rFonts w:eastAsia="宋体"/>
                        <w:szCs w:val="22"/>
                      </w:rPr>
                      <w:t xml:space="preserve">): 3.30 rad (188.84 </w:t>
                    </w:r>
                    <w:r w:rsidRPr="00002D6B">
                      <w:rPr>
                        <w:rFonts w:eastAsia="宋体"/>
                        <w:szCs w:val="22"/>
                      </w:rPr>
                      <w:t>度</w:t>
                    </w:r>
                    <w:r w:rsidRPr="00002D6B">
                      <w:rPr>
                        <w:rFonts w:eastAsia="宋体"/>
                        <w:szCs w:val="22"/>
                      </w:rPr>
                      <w:t>)</w:t>
                    </w:r>
                  </w:ins>
                </w:p>
                <w:p w14:paraId="67C336B9" w14:textId="77777777" w:rsidR="00002D6B" w:rsidRPr="00002D6B" w:rsidRDefault="00002D6B" w:rsidP="00002D6B">
                  <w:pPr>
                    <w:widowControl w:val="0"/>
                    <w:spacing w:before="0" w:after="0"/>
                    <w:jc w:val="both"/>
                    <w:rPr>
                      <w:ins w:id="2657" w:author="yukina minato" w:date="2025-09-07T17:09:00Z" w16du:dateUtc="2025-09-07T09:09:00Z"/>
                      <w:rFonts w:eastAsia="宋体"/>
                      <w:szCs w:val="22"/>
                    </w:rPr>
                  </w:pPr>
                  <w:ins w:id="2658" w:author="yukina minato" w:date="2025-09-07T17:09:00Z" w16du:dateUtc="2025-09-07T09:09:00Z">
                    <w:r w:rsidRPr="00002D6B">
                      <w:rPr>
                        <w:rFonts w:eastAsia="宋体"/>
                        <w:szCs w:val="22"/>
                      </w:rPr>
                      <w:t>延迟起爆时间</w:t>
                    </w:r>
                    <w:r w:rsidRPr="00002D6B">
                      <w:rPr>
                        <w:rFonts w:eastAsia="宋体"/>
                        <w:szCs w:val="22"/>
                      </w:rPr>
                      <w:t>: 2.02 s</w:t>
                    </w:r>
                  </w:ins>
                </w:p>
                <w:p w14:paraId="471757DC" w14:textId="77777777" w:rsidR="00002D6B" w:rsidRPr="00002D6B" w:rsidRDefault="00002D6B" w:rsidP="00002D6B">
                  <w:pPr>
                    <w:widowControl w:val="0"/>
                    <w:spacing w:before="0" w:after="0"/>
                    <w:jc w:val="both"/>
                    <w:rPr>
                      <w:ins w:id="2659" w:author="yukina minato" w:date="2025-09-07T17:09:00Z" w16du:dateUtc="2025-09-07T09:09:00Z"/>
                      <w:rFonts w:eastAsia="宋体"/>
                      <w:szCs w:val="22"/>
                    </w:rPr>
                  </w:pPr>
                  <w:ins w:id="2660" w:author="yukina minato" w:date="2025-09-07T17:09:00Z" w16du:dateUtc="2025-09-07T09:09:00Z">
                    <w:r w:rsidRPr="00002D6B">
                      <w:rPr>
                        <w:rFonts w:eastAsia="宋体"/>
                        <w:szCs w:val="22"/>
                      </w:rPr>
                      <w:t>投放点</w:t>
                    </w:r>
                    <w:r w:rsidRPr="00002D6B">
                      <w:rPr>
                        <w:rFonts w:eastAsia="宋体"/>
                        <w:szCs w:val="22"/>
                      </w:rPr>
                      <w:t>: (18030.17, 41.87, 1800.00)</w:t>
                    </w:r>
                  </w:ins>
                </w:p>
                <w:p w14:paraId="6592680A" w14:textId="77777777" w:rsidR="00002D6B" w:rsidRPr="00002D6B" w:rsidRDefault="00002D6B" w:rsidP="00002D6B">
                  <w:pPr>
                    <w:widowControl w:val="0"/>
                    <w:spacing w:before="0" w:after="0"/>
                    <w:jc w:val="both"/>
                    <w:rPr>
                      <w:ins w:id="2661" w:author="yukina minato" w:date="2025-09-07T17:09:00Z" w16du:dateUtc="2025-09-07T09:09:00Z"/>
                      <w:rFonts w:eastAsia="宋体"/>
                      <w:szCs w:val="22"/>
                    </w:rPr>
                  </w:pPr>
                  <w:ins w:id="2662" w:author="yukina minato" w:date="2025-09-07T17:09:00Z" w16du:dateUtc="2025-09-07T09:09:00Z">
                    <w:r w:rsidRPr="00002D6B">
                      <w:rPr>
                        <w:rFonts w:eastAsia="宋体"/>
                        <w:szCs w:val="22"/>
                      </w:rPr>
                      <w:t>起爆点</w:t>
                    </w:r>
                    <w:r w:rsidRPr="00002D6B">
                      <w:rPr>
                        <w:rFonts w:eastAsia="宋体"/>
                        <w:szCs w:val="22"/>
                      </w:rPr>
                      <w:t>: (17768.55, 1.17, 1780.04)</w:t>
                    </w:r>
                  </w:ins>
                </w:p>
                <w:p w14:paraId="3CAE2EA9" w14:textId="77777777" w:rsidR="00002D6B" w:rsidRPr="00002D6B" w:rsidRDefault="00002D6B" w:rsidP="00002D6B">
                  <w:pPr>
                    <w:widowControl w:val="0"/>
                    <w:spacing w:before="0" w:after="0"/>
                    <w:jc w:val="both"/>
                    <w:rPr>
                      <w:ins w:id="2663" w:author="yukina minato" w:date="2025-09-07T17:09:00Z" w16du:dateUtc="2025-09-07T09:09:00Z"/>
                      <w:rFonts w:eastAsia="宋体"/>
                      <w:szCs w:val="22"/>
                    </w:rPr>
                  </w:pPr>
                  <w:ins w:id="2664" w:author="yukina minato" w:date="2025-09-07T17:09:00Z" w16du:dateUtc="2025-09-07T09:09:00Z">
                    <w:r w:rsidRPr="00002D6B">
                      <w:rPr>
                        <w:rFonts w:eastAsia="宋体"/>
                        <w:szCs w:val="22"/>
                      </w:rPr>
                      <w:t xml:space="preserve">** </w:t>
                    </w:r>
                    <w:r w:rsidRPr="00002D6B">
                      <w:rPr>
                        <w:rFonts w:eastAsia="宋体"/>
                        <w:szCs w:val="22"/>
                      </w:rPr>
                      <w:t>该弹单独有效遮蔽时长</w:t>
                    </w:r>
                    <w:r w:rsidRPr="00002D6B">
                      <w:rPr>
                        <w:rFonts w:eastAsia="宋体"/>
                        <w:szCs w:val="22"/>
                      </w:rPr>
                      <w:t>: 3.29 s **</w:t>
                    </w:r>
                  </w:ins>
                </w:p>
                <w:p w14:paraId="0140D9DF" w14:textId="77777777" w:rsidR="00002D6B" w:rsidRPr="00002D6B" w:rsidRDefault="00002D6B" w:rsidP="00002D6B">
                  <w:pPr>
                    <w:widowControl w:val="0"/>
                    <w:spacing w:before="0" w:after="0"/>
                    <w:jc w:val="both"/>
                    <w:rPr>
                      <w:ins w:id="2665" w:author="yukina minato" w:date="2025-09-07T17:09:00Z" w16du:dateUtc="2025-09-07T09:09:00Z"/>
                      <w:rFonts w:eastAsia="宋体"/>
                      <w:szCs w:val="22"/>
                    </w:rPr>
                  </w:pPr>
                </w:p>
                <w:p w14:paraId="2FF2F6A3" w14:textId="77777777" w:rsidR="00002D6B" w:rsidRPr="00002D6B" w:rsidRDefault="00002D6B" w:rsidP="00002D6B">
                  <w:pPr>
                    <w:widowControl w:val="0"/>
                    <w:spacing w:before="0" w:after="0"/>
                    <w:jc w:val="both"/>
                    <w:rPr>
                      <w:ins w:id="2666" w:author="yukina minato" w:date="2025-09-07T17:09:00Z" w16du:dateUtc="2025-09-07T09:09:00Z"/>
                      <w:rFonts w:eastAsia="宋体"/>
                      <w:szCs w:val="22"/>
                    </w:rPr>
                  </w:pPr>
                  <w:ins w:id="2667" w:author="yukina minato" w:date="2025-09-07T17:09:00Z" w16du:dateUtc="2025-09-07T09:09:00Z">
                    <w:r w:rsidRPr="00002D6B">
                      <w:rPr>
                        <w:rFonts w:eastAsia="宋体"/>
                        <w:szCs w:val="22"/>
                      </w:rPr>
                      <w:t xml:space="preserve">--- </w:t>
                    </w:r>
                    <w:r w:rsidRPr="00002D6B">
                      <w:rPr>
                        <w:rFonts w:eastAsia="宋体"/>
                        <w:szCs w:val="22"/>
                      </w:rPr>
                      <w:t>烟雾弹</w:t>
                    </w:r>
                    <w:r w:rsidRPr="00002D6B">
                      <w:rPr>
                        <w:rFonts w:eastAsia="宋体"/>
                        <w:szCs w:val="22"/>
                      </w:rPr>
                      <w:t xml:space="preserve"> 3 ---</w:t>
                    </w:r>
                  </w:ins>
                </w:p>
                <w:p w14:paraId="16EC8EA8" w14:textId="77777777" w:rsidR="00002D6B" w:rsidRPr="00002D6B" w:rsidRDefault="00002D6B" w:rsidP="00002D6B">
                  <w:pPr>
                    <w:widowControl w:val="0"/>
                    <w:spacing w:before="0" w:after="0"/>
                    <w:jc w:val="both"/>
                    <w:rPr>
                      <w:ins w:id="2668" w:author="yukina minato" w:date="2025-09-07T17:09:00Z" w16du:dateUtc="2025-09-07T09:09:00Z"/>
                      <w:rFonts w:eastAsia="宋体"/>
                      <w:szCs w:val="22"/>
                    </w:rPr>
                  </w:pPr>
                  <w:ins w:id="2669" w:author="yukina minato" w:date="2025-09-07T17:09:00Z" w16du:dateUtc="2025-09-07T09:09:00Z">
                    <w:r w:rsidRPr="00002D6B">
                      <w:rPr>
                        <w:rFonts w:eastAsia="宋体"/>
                        <w:szCs w:val="22"/>
                      </w:rPr>
                      <w:t>投放时间</w:t>
                    </w:r>
                    <w:r w:rsidRPr="00002D6B">
                      <w:rPr>
                        <w:rFonts w:eastAsia="宋体"/>
                        <w:szCs w:val="22"/>
                      </w:rPr>
                      <w:t>: 18.93 s</w:t>
                    </w:r>
                  </w:ins>
                </w:p>
                <w:p w14:paraId="0C296DEE" w14:textId="77777777" w:rsidR="00002D6B" w:rsidRPr="00002D6B" w:rsidRDefault="00002D6B" w:rsidP="00002D6B">
                  <w:pPr>
                    <w:widowControl w:val="0"/>
                    <w:spacing w:before="0" w:after="0"/>
                    <w:jc w:val="both"/>
                    <w:rPr>
                      <w:ins w:id="2670" w:author="yukina minato" w:date="2025-09-07T17:09:00Z" w16du:dateUtc="2025-09-07T09:09:00Z"/>
                      <w:rFonts w:eastAsia="宋体"/>
                      <w:szCs w:val="22"/>
                    </w:rPr>
                  </w:pPr>
                  <w:ins w:id="2671" w:author="yukina minato" w:date="2025-09-07T17:09:00Z" w16du:dateUtc="2025-09-07T09:09:00Z">
                    <w:r w:rsidRPr="00002D6B">
                      <w:rPr>
                        <w:rFonts w:eastAsia="宋体"/>
                        <w:szCs w:val="22"/>
                      </w:rPr>
                      <w:t>投放后无人机速度</w:t>
                    </w:r>
                    <w:r w:rsidRPr="00002D6B">
                      <w:rPr>
                        <w:rFonts w:eastAsia="宋体"/>
                        <w:szCs w:val="22"/>
                      </w:rPr>
                      <w:t>: 95.22 m/s</w:t>
                    </w:r>
                  </w:ins>
                </w:p>
                <w:p w14:paraId="2C6B09B5" w14:textId="77777777" w:rsidR="00002D6B" w:rsidRPr="00002D6B" w:rsidRDefault="00002D6B" w:rsidP="00002D6B">
                  <w:pPr>
                    <w:widowControl w:val="0"/>
                    <w:spacing w:before="0" w:after="0"/>
                    <w:jc w:val="both"/>
                    <w:rPr>
                      <w:ins w:id="2672" w:author="yukina minato" w:date="2025-09-07T17:09:00Z" w16du:dateUtc="2025-09-07T09:09:00Z"/>
                      <w:rFonts w:eastAsia="宋体"/>
                      <w:szCs w:val="22"/>
                    </w:rPr>
                  </w:pPr>
                  <w:ins w:id="2673" w:author="yukina minato" w:date="2025-09-07T17:09:00Z" w16du:dateUtc="2025-09-07T09:09:00Z">
                    <w:r w:rsidRPr="00002D6B">
                      <w:rPr>
                        <w:rFonts w:eastAsia="宋体"/>
                        <w:szCs w:val="22"/>
                      </w:rPr>
                      <w:t>投放后无人机方向</w:t>
                    </w:r>
                    <w:r w:rsidRPr="00002D6B">
                      <w:rPr>
                        <w:rFonts w:eastAsia="宋体"/>
                        <w:szCs w:val="22"/>
                      </w:rPr>
                      <w:t xml:space="preserve"> (</w:t>
                    </w:r>
                    <w:r w:rsidRPr="00002D6B">
                      <w:rPr>
                        <w:rFonts w:eastAsia="宋体"/>
                        <w:szCs w:val="22"/>
                      </w:rPr>
                      <w:t>偏航角</w:t>
                    </w:r>
                    <w:r w:rsidRPr="00002D6B">
                      <w:rPr>
                        <w:rFonts w:eastAsia="宋体"/>
                        <w:szCs w:val="22"/>
                      </w:rPr>
                      <w:t xml:space="preserve">): 0.00 rad (0.00 </w:t>
                    </w:r>
                    <w:r w:rsidRPr="00002D6B">
                      <w:rPr>
                        <w:rFonts w:eastAsia="宋体"/>
                        <w:szCs w:val="22"/>
                      </w:rPr>
                      <w:t>度</w:t>
                    </w:r>
                    <w:r w:rsidRPr="00002D6B">
                      <w:rPr>
                        <w:rFonts w:eastAsia="宋体"/>
                        <w:szCs w:val="22"/>
                      </w:rPr>
                      <w:t>)</w:t>
                    </w:r>
                  </w:ins>
                </w:p>
                <w:p w14:paraId="21603677" w14:textId="77777777" w:rsidR="00002D6B" w:rsidRPr="00002D6B" w:rsidRDefault="00002D6B" w:rsidP="00002D6B">
                  <w:pPr>
                    <w:widowControl w:val="0"/>
                    <w:spacing w:before="0" w:after="0"/>
                    <w:jc w:val="both"/>
                    <w:rPr>
                      <w:ins w:id="2674" w:author="yukina minato" w:date="2025-09-07T17:09:00Z" w16du:dateUtc="2025-09-07T09:09:00Z"/>
                      <w:rFonts w:eastAsia="宋体"/>
                      <w:szCs w:val="22"/>
                    </w:rPr>
                  </w:pPr>
                  <w:ins w:id="2675" w:author="yukina minato" w:date="2025-09-07T17:09:00Z" w16du:dateUtc="2025-09-07T09:09:00Z">
                    <w:r w:rsidRPr="00002D6B">
                      <w:rPr>
                        <w:rFonts w:eastAsia="宋体"/>
                        <w:szCs w:val="22"/>
                      </w:rPr>
                      <w:t>延迟起爆时间</w:t>
                    </w:r>
                    <w:r w:rsidRPr="00002D6B">
                      <w:rPr>
                        <w:rFonts w:eastAsia="宋体"/>
                        <w:szCs w:val="22"/>
                      </w:rPr>
                      <w:t>: 2.74 s</w:t>
                    </w:r>
                  </w:ins>
                </w:p>
                <w:p w14:paraId="03163CED" w14:textId="77777777" w:rsidR="00002D6B" w:rsidRPr="00002D6B" w:rsidRDefault="00002D6B" w:rsidP="00002D6B">
                  <w:pPr>
                    <w:widowControl w:val="0"/>
                    <w:spacing w:before="0" w:after="0"/>
                    <w:jc w:val="both"/>
                    <w:rPr>
                      <w:ins w:id="2676" w:author="yukina minato" w:date="2025-09-07T17:09:00Z" w16du:dateUtc="2025-09-07T09:09:00Z"/>
                      <w:rFonts w:eastAsia="宋体"/>
                      <w:szCs w:val="22"/>
                    </w:rPr>
                  </w:pPr>
                  <w:ins w:id="2677" w:author="yukina minato" w:date="2025-09-07T17:09:00Z" w16du:dateUtc="2025-09-07T09:09:00Z">
                    <w:r w:rsidRPr="00002D6B">
                      <w:rPr>
                        <w:rFonts w:eastAsia="宋体"/>
                        <w:szCs w:val="22"/>
                      </w:rPr>
                      <w:t>投放点</w:t>
                    </w:r>
                    <w:r w:rsidRPr="00002D6B">
                      <w:rPr>
                        <w:rFonts w:eastAsia="宋体"/>
                        <w:szCs w:val="22"/>
                      </w:rPr>
                      <w:t>: (15835.58, -299.58, 1800.00)</w:t>
                    </w:r>
                  </w:ins>
                </w:p>
                <w:p w14:paraId="072C0916" w14:textId="77777777" w:rsidR="00002D6B" w:rsidRPr="00002D6B" w:rsidRDefault="00002D6B" w:rsidP="00002D6B">
                  <w:pPr>
                    <w:widowControl w:val="0"/>
                    <w:spacing w:before="0" w:after="0"/>
                    <w:jc w:val="both"/>
                    <w:rPr>
                      <w:ins w:id="2678" w:author="yukina minato" w:date="2025-09-07T17:09:00Z" w16du:dateUtc="2025-09-07T09:09:00Z"/>
                      <w:rFonts w:eastAsia="宋体"/>
                      <w:szCs w:val="22"/>
                    </w:rPr>
                  </w:pPr>
                  <w:ins w:id="2679" w:author="yukina minato" w:date="2025-09-07T17:09:00Z" w16du:dateUtc="2025-09-07T09:09:00Z">
                    <w:r w:rsidRPr="00002D6B">
                      <w:rPr>
                        <w:rFonts w:eastAsia="宋体"/>
                        <w:szCs w:val="22"/>
                      </w:rPr>
                      <w:t>起爆点</w:t>
                    </w:r>
                    <w:r w:rsidRPr="00002D6B">
                      <w:rPr>
                        <w:rFonts w:eastAsia="宋体"/>
                        <w:szCs w:val="22"/>
                      </w:rPr>
                      <w:t>: (16096.23, -299.58, 1763.28)</w:t>
                    </w:r>
                  </w:ins>
                </w:p>
                <w:p w14:paraId="3F653692" w14:textId="77777777" w:rsidR="00002D6B" w:rsidRPr="00002D6B" w:rsidRDefault="00002D6B" w:rsidP="00002D6B">
                  <w:pPr>
                    <w:widowControl w:val="0"/>
                    <w:spacing w:before="0" w:after="0"/>
                    <w:jc w:val="both"/>
                    <w:rPr>
                      <w:ins w:id="2680" w:author="yukina minato" w:date="2025-09-07T17:09:00Z" w16du:dateUtc="2025-09-07T09:09:00Z"/>
                      <w:rFonts w:eastAsia="宋体"/>
                      <w:szCs w:val="22"/>
                    </w:rPr>
                  </w:pPr>
                  <w:ins w:id="2681" w:author="yukina minato" w:date="2025-09-07T17:09:00Z" w16du:dateUtc="2025-09-07T09:09:00Z">
                    <w:r w:rsidRPr="00002D6B">
                      <w:rPr>
                        <w:rFonts w:eastAsia="宋体"/>
                        <w:szCs w:val="22"/>
                      </w:rPr>
                      <w:t xml:space="preserve">** </w:t>
                    </w:r>
                    <w:r w:rsidRPr="00002D6B">
                      <w:rPr>
                        <w:rFonts w:eastAsia="宋体"/>
                        <w:szCs w:val="22"/>
                      </w:rPr>
                      <w:t>该弹单独有效遮蔽时长</w:t>
                    </w:r>
                    <w:r w:rsidRPr="00002D6B">
                      <w:rPr>
                        <w:rFonts w:eastAsia="宋体"/>
                        <w:szCs w:val="22"/>
                      </w:rPr>
                      <w:t>: 0.00 s **</w:t>
                    </w:r>
                  </w:ins>
                </w:p>
                <w:p w14:paraId="28EB6040" w14:textId="77777777" w:rsidR="00002D6B" w:rsidRPr="00002D6B" w:rsidRDefault="00002D6B" w:rsidP="00002D6B">
                  <w:pPr>
                    <w:widowControl w:val="0"/>
                    <w:spacing w:before="0" w:after="0"/>
                    <w:jc w:val="both"/>
                    <w:rPr>
                      <w:ins w:id="2682" w:author="yukina minato" w:date="2025-09-07T17:09:00Z" w16du:dateUtc="2025-09-07T09:09:00Z"/>
                      <w:rFonts w:eastAsia="宋体"/>
                      <w:szCs w:val="22"/>
                    </w:rPr>
                  </w:pPr>
                </w:p>
                <w:p w14:paraId="68D848B2" w14:textId="77777777" w:rsidR="00002D6B" w:rsidRPr="00002D6B" w:rsidRDefault="00002D6B" w:rsidP="00002D6B">
                  <w:pPr>
                    <w:widowControl w:val="0"/>
                    <w:spacing w:before="0" w:after="0"/>
                    <w:jc w:val="both"/>
                    <w:rPr>
                      <w:ins w:id="2683" w:author="yukina minato" w:date="2025-09-07T17:09:00Z" w16du:dateUtc="2025-09-07T09:09:00Z"/>
                      <w:rFonts w:eastAsia="宋体"/>
                      <w:szCs w:val="22"/>
                    </w:rPr>
                  </w:pPr>
                  <w:ins w:id="2684" w:author="yukina minato" w:date="2025-09-07T17:09:00Z" w16du:dateUtc="2025-09-07T09:09:00Z">
                    <w:r w:rsidRPr="00002D6B">
                      <w:rPr>
                        <w:rFonts w:eastAsia="宋体"/>
                        <w:szCs w:val="22"/>
                      </w:rPr>
                      <w:t>历时</w:t>
                    </w:r>
                    <w:r w:rsidRPr="00002D6B">
                      <w:rPr>
                        <w:rFonts w:eastAsia="宋体"/>
                        <w:szCs w:val="22"/>
                      </w:rPr>
                      <w:t xml:space="preserve"> 5840.696119 </w:t>
                    </w:r>
                    <w:r w:rsidRPr="00002D6B">
                      <w:rPr>
                        <w:rFonts w:eastAsia="宋体"/>
                        <w:szCs w:val="22"/>
                      </w:rPr>
                      <w:t>秒。</w:t>
                    </w:r>
                  </w:ins>
                </w:p>
              </w:tc>
            </w:tr>
          </w:tbl>
          <w:p w14:paraId="0FE4DF2E" w14:textId="77777777" w:rsidR="00002D6B" w:rsidRPr="00002D6B" w:rsidRDefault="00002D6B" w:rsidP="00002D6B">
            <w:pPr>
              <w:widowControl w:val="0"/>
              <w:spacing w:before="0" w:after="0"/>
              <w:jc w:val="both"/>
              <w:rPr>
                <w:ins w:id="2685" w:author="yukina minato" w:date="2025-09-07T17:09:00Z" w16du:dateUtc="2025-09-07T09:09:00Z"/>
                <w:rFonts w:eastAsia="宋体"/>
                <w:szCs w:val="22"/>
              </w:rPr>
            </w:pPr>
          </w:p>
          <w:p w14:paraId="5A52B257" w14:textId="77777777" w:rsidR="00002D6B" w:rsidRPr="00002D6B" w:rsidRDefault="00002D6B" w:rsidP="00002D6B">
            <w:pPr>
              <w:widowControl w:val="0"/>
              <w:spacing w:before="0" w:after="0"/>
              <w:jc w:val="both"/>
              <w:rPr>
                <w:ins w:id="2686" w:author="yukina minato" w:date="2025-09-07T17:09:00Z" w16du:dateUtc="2025-09-07T09:09:00Z"/>
                <w:rFonts w:eastAsia="宋体"/>
                <w:szCs w:val="22"/>
              </w:rPr>
            </w:pPr>
          </w:p>
          <w:tbl>
            <w:tblPr>
              <w:tblStyle w:val="14"/>
              <w:tblW w:w="0" w:type="auto"/>
              <w:tblLook w:val="04A0" w:firstRow="1" w:lastRow="0" w:firstColumn="1" w:lastColumn="0" w:noHBand="0" w:noVBand="1"/>
            </w:tblPr>
            <w:tblGrid>
              <w:gridCol w:w="8834"/>
            </w:tblGrid>
            <w:tr w:rsidR="00002D6B" w:rsidRPr="00002D6B" w14:paraId="1110A5C8" w14:textId="77777777" w:rsidTr="004E6A00">
              <w:trPr>
                <w:ins w:id="2687" w:author="yukina minato" w:date="2025-09-07T17:09:00Z" w16du:dateUtc="2025-09-07T09:09:00Z"/>
              </w:trPr>
              <w:tc>
                <w:tcPr>
                  <w:tcW w:w="8834" w:type="dxa"/>
                  <w:shd w:val="clear" w:color="auto" w:fill="BFBFBF" w:themeFill="background1" w:themeFillShade="BF"/>
                </w:tcPr>
                <w:p w14:paraId="31908A26" w14:textId="77777777" w:rsidR="00002D6B" w:rsidRPr="00002D6B" w:rsidRDefault="00002D6B" w:rsidP="00002D6B">
                  <w:pPr>
                    <w:widowControl w:val="0"/>
                    <w:spacing w:before="0" w:after="0"/>
                    <w:jc w:val="left"/>
                    <w:rPr>
                      <w:ins w:id="2688" w:author="yukina minato" w:date="2025-09-07T17:09:00Z" w16du:dateUtc="2025-09-07T09:09:00Z"/>
                      <w:rFonts w:eastAsia="宋体"/>
                      <w:b/>
                      <w:sz w:val="21"/>
                    </w:rPr>
                  </w:pPr>
                  <w:ins w:id="2689" w:author="yukina minato" w:date="2025-09-07T17:09:00Z" w16du:dateUtc="2025-09-07T09:09:00Z">
                    <w:r w:rsidRPr="00002D6B">
                      <w:rPr>
                        <w:rFonts w:eastAsia="宋体" w:hint="eastAsia"/>
                        <w:b/>
                        <w:sz w:val="21"/>
                      </w:rPr>
                      <w:t>附录</w:t>
                    </w:r>
                    <w:r w:rsidRPr="00002D6B">
                      <w:rPr>
                        <w:rFonts w:eastAsia="宋体" w:hint="eastAsia"/>
                        <w:b/>
                        <w:sz w:val="21"/>
                      </w:rPr>
                      <w:t>8</w:t>
                    </w:r>
                  </w:ins>
                </w:p>
              </w:tc>
            </w:tr>
            <w:tr w:rsidR="00002D6B" w:rsidRPr="00002D6B" w14:paraId="185945E8" w14:textId="77777777" w:rsidTr="004E6A00">
              <w:trPr>
                <w:ins w:id="2690" w:author="yukina minato" w:date="2025-09-07T17:09:00Z" w16du:dateUtc="2025-09-07T09:09:00Z"/>
              </w:trPr>
              <w:tc>
                <w:tcPr>
                  <w:tcW w:w="8834" w:type="dxa"/>
                  <w:shd w:val="clear" w:color="auto" w:fill="BFBFBF" w:themeFill="background1" w:themeFillShade="BF"/>
                </w:tcPr>
                <w:p w14:paraId="46B49231" w14:textId="77777777" w:rsidR="00002D6B" w:rsidRPr="00002D6B" w:rsidRDefault="00002D6B" w:rsidP="00002D6B">
                  <w:pPr>
                    <w:widowControl w:val="0"/>
                    <w:spacing w:before="0" w:after="0"/>
                    <w:jc w:val="both"/>
                    <w:rPr>
                      <w:ins w:id="2691" w:author="yukina minato" w:date="2025-09-07T17:09:00Z" w16du:dateUtc="2025-09-07T09:09:00Z"/>
                      <w:rFonts w:eastAsia="宋体"/>
                      <w:szCs w:val="22"/>
                    </w:rPr>
                  </w:pPr>
                  <w:ins w:id="2692" w:author="yukina minato" w:date="2025-09-07T17:09:00Z" w16du:dateUtc="2025-09-07T09:09:00Z">
                    <w:r w:rsidRPr="00002D6B">
                      <w:rPr>
                        <w:rFonts w:eastAsia="宋体" w:hint="eastAsia"/>
                        <w:szCs w:val="22"/>
                      </w:rPr>
                      <w:t>问题四求解（</w:t>
                    </w:r>
                    <w:r w:rsidRPr="00002D6B">
                      <w:rPr>
                        <w:rFonts w:eastAsia="宋体" w:hint="eastAsia"/>
                        <w:szCs w:val="22"/>
                      </w:rPr>
                      <w:t>MATLAB</w:t>
                    </w:r>
                    <w:r w:rsidRPr="00002D6B">
                      <w:rPr>
                        <w:rFonts w:eastAsia="宋体" w:hint="eastAsia"/>
                        <w:szCs w:val="22"/>
                      </w:rPr>
                      <w:t>源码）</w:t>
                    </w:r>
                  </w:ins>
                </w:p>
              </w:tc>
            </w:tr>
            <w:tr w:rsidR="00002D6B" w:rsidRPr="00002D6B" w14:paraId="2116B5AF" w14:textId="77777777" w:rsidTr="004E6A00">
              <w:trPr>
                <w:ins w:id="2693" w:author="yukina minato" w:date="2025-09-07T17:09:00Z" w16du:dateUtc="2025-09-07T09:09:00Z"/>
              </w:trPr>
              <w:tc>
                <w:tcPr>
                  <w:tcW w:w="8834" w:type="dxa"/>
                </w:tcPr>
                <w:p w14:paraId="33DBA28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694" w:author="yukina minato" w:date="2025-09-07T17:09:00Z" w16du:dateUtc="2025-09-07T09:09:00Z"/>
                      <w:rFonts w:eastAsia="宋体"/>
                      <w:color w:val="5C5C5C"/>
                      <w:szCs w:val="22"/>
                    </w:rPr>
                  </w:pPr>
                  <w:ins w:id="2695" w:author="yukina minato" w:date="2025-09-07T17:09:00Z" w16du:dateUtc="2025-09-07T09:09:00Z">
                    <w:r w:rsidRPr="00002D6B">
                      <w:rPr>
                        <w:rFonts w:ascii="Consolas" w:eastAsia="Consolas" w:hAnsi="Consolas" w:cs="Consolas"/>
                        <w:color w:val="5C5C5C"/>
                        <w:sz w:val="21"/>
                      </w:rPr>
                      <w:t>clear; </w:t>
                    </w:r>
                    <w:proofErr w:type="spellStart"/>
                    <w:r w:rsidRPr="00002D6B">
                      <w:rPr>
                        <w:rFonts w:ascii="Consolas" w:eastAsia="Consolas" w:hAnsi="Consolas" w:cs="Consolas"/>
                        <w:color w:val="5C5C5C"/>
                        <w:sz w:val="21"/>
                      </w:rPr>
                      <w:t>clc</w:t>
                    </w:r>
                    <w:proofErr w:type="spellEnd"/>
                    <w:r w:rsidRPr="00002D6B">
                      <w:rPr>
                        <w:rFonts w:ascii="Consolas" w:eastAsia="Consolas" w:hAnsi="Consolas" w:cs="Consolas"/>
                        <w:color w:val="5C5C5C"/>
                        <w:sz w:val="21"/>
                      </w:rPr>
                      <w:t>;</w:t>
                    </w:r>
                  </w:ins>
                </w:p>
                <w:p w14:paraId="0BF71FAA"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696" w:author="yukina minato" w:date="2025-09-07T17:09:00Z" w16du:dateUtc="2025-09-07T09:09:00Z"/>
                      <w:rFonts w:eastAsia="宋体"/>
                      <w:color w:val="5C5C5C"/>
                      <w:szCs w:val="22"/>
                    </w:rPr>
                  </w:pPr>
                  <w:ins w:id="2697" w:author="yukina minato" w:date="2025-09-07T17:09:00Z" w16du:dateUtc="2025-09-07T09:09:00Z">
                    <w:r w:rsidRPr="00002D6B">
                      <w:rPr>
                        <w:rFonts w:ascii="Consolas" w:eastAsia="Consolas" w:hAnsi="Consolas" w:cs="Consolas"/>
                        <w:color w:val="5C5C5C"/>
                        <w:sz w:val="21"/>
                        <w:shd w:val="clear" w:color="auto" w:fill="F8F8F8"/>
                      </w:rPr>
                      <w:t>tic;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计</w:t>
                    </w:r>
                    <w:r w:rsidRPr="00002D6B">
                      <w:rPr>
                        <w:rFonts w:ascii="宋体" w:eastAsia="宋体" w:hAnsi="宋体" w:cs="宋体" w:hint="eastAsia"/>
                        <w:color w:val="5C5C5C"/>
                        <w:sz w:val="21"/>
                        <w:shd w:val="clear" w:color="auto" w:fill="F8F8F8"/>
                      </w:rPr>
                      <w:t>时</w:t>
                    </w:r>
                  </w:ins>
                </w:p>
                <w:p w14:paraId="2286719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2698" w:author="yukina minato" w:date="2025-09-07T17:09:00Z" w16du:dateUtc="2025-09-07T09:09:00Z"/>
                      <w:rFonts w:eastAsia="宋体"/>
                      <w:color w:val="5C5C5C"/>
                      <w:szCs w:val="22"/>
                    </w:rPr>
                  </w:pPr>
                </w:p>
                <w:p w14:paraId="1AC03D2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699" w:author="yukina minato" w:date="2025-09-07T17:09:00Z" w16du:dateUtc="2025-09-07T09:09:00Z"/>
                      <w:rFonts w:eastAsia="宋体"/>
                      <w:color w:val="5C5C5C"/>
                      <w:szCs w:val="22"/>
                    </w:rPr>
                  </w:pPr>
                  <w:ins w:id="2700" w:author="yukina minato" w:date="2025-09-07T17:09:00Z" w16du:dateUtc="2025-09-07T09:09:00Z">
                    <w:r w:rsidRPr="00002D6B">
                      <w:rPr>
                        <w:rFonts w:ascii="Consolas" w:eastAsia="Consolas" w:hAnsi="Consolas" w:cs="Consolas"/>
                        <w:color w:val="5C5C5C"/>
                        <w:sz w:val="21"/>
                        <w:shd w:val="clear" w:color="auto" w:fill="F8F8F8"/>
                      </w:rPr>
                      <w:t>global M0 </w:t>
                    </w:r>
                    <w:proofErr w:type="spellStart"/>
                    <w:r w:rsidRPr="00002D6B">
                      <w:rPr>
                        <w:rFonts w:ascii="Consolas" w:eastAsia="Consolas" w:hAnsi="Consolas" w:cs="Consolas"/>
                        <w:color w:val="5C5C5C"/>
                        <w:sz w:val="21"/>
                        <w:shd w:val="clear" w:color="auto" w:fill="F8F8F8"/>
                      </w:rPr>
                      <w:t>v_m</w:t>
                    </w:r>
                    <w:proofErr w:type="spellEnd"/>
                    <w:r w:rsidRPr="00002D6B">
                      <w:rPr>
                        <w:rFonts w:ascii="Consolas" w:eastAsia="Consolas" w:hAnsi="Consolas" w:cs="Consolas"/>
                        <w:color w:val="5C5C5C"/>
                        <w:sz w:val="21"/>
                        <w:shd w:val="clear" w:color="auto" w:fill="F8F8F8"/>
                      </w:rPr>
                      <w:t> O </w:t>
                    </w:r>
                    <w:proofErr w:type="spellStart"/>
                    <w:r w:rsidRPr="00002D6B">
                      <w:rPr>
                        <w:rFonts w:ascii="Consolas" w:eastAsia="Consolas" w:hAnsi="Consolas" w:cs="Consolas"/>
                        <w:color w:val="5C5C5C"/>
                        <w:sz w:val="21"/>
                        <w:shd w:val="clear" w:color="auto" w:fill="F8F8F8"/>
                      </w:rPr>
                      <w:t>T_c</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r_t</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h_t</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v_down</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r_s</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 dt g; </w:t>
                    </w:r>
                  </w:ins>
                </w:p>
                <w:p w14:paraId="5BF66A0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01" w:author="yukina minato" w:date="2025-09-07T17:09:00Z" w16du:dateUtc="2025-09-07T09:09:00Z"/>
                      <w:rFonts w:eastAsia="宋体"/>
                      <w:color w:val="5C5C5C"/>
                      <w:szCs w:val="22"/>
                    </w:rPr>
                  </w:pPr>
                  <w:ins w:id="2702" w:author="yukina minato" w:date="2025-09-07T17:09:00Z" w16du:dateUtc="2025-09-07T09:09:00Z">
                    <w:r w:rsidRPr="00002D6B">
                      <w:rPr>
                        <w:rFonts w:ascii="Consolas" w:eastAsia="Consolas" w:hAnsi="Consolas" w:cs="Consolas"/>
                        <w:color w:val="5C5C5C"/>
                        <w:sz w:val="21"/>
                      </w:rPr>
                      <w:t>global A0_1 A0_2 A0_3; </w:t>
                    </w:r>
                    <w:r w:rsidRPr="00002D6B">
                      <w:rPr>
                        <w:rFonts w:ascii="Consolas" w:eastAsia="Consolas" w:hAnsi="Consolas" w:cs="Consolas"/>
                        <w:color w:val="986801"/>
                        <w:sz w:val="21"/>
                      </w:rPr>
                      <w:t>%</w:t>
                    </w:r>
                    <w:r w:rsidRPr="00002D6B">
                      <w:rPr>
                        <w:rFonts w:ascii="宋体" w:eastAsia="宋体" w:hAnsi="宋体" w:cs="宋体" w:hint="eastAsia"/>
                        <w:color w:val="986801"/>
                        <w:sz w:val="21"/>
                      </w:rPr>
                      <w:t>无</w:t>
                    </w:r>
                    <w:r w:rsidRPr="00002D6B">
                      <w:rPr>
                        <w:rFonts w:ascii="宋体" w:eastAsia="宋体" w:hAnsi="宋体" w:cs="宋体" w:hint="eastAsia"/>
                        <w:color w:val="5C5C5C"/>
                        <w:sz w:val="21"/>
                      </w:rPr>
                      <w:t>人机</w:t>
                    </w:r>
                    <w:r w:rsidRPr="00002D6B">
                      <w:rPr>
                        <w:rFonts w:ascii="Consolas" w:eastAsia="Consolas" w:hAnsi="Consolas" w:cs="Consolas"/>
                        <w:color w:val="5C5C5C"/>
                        <w:sz w:val="21"/>
                      </w:rPr>
                      <w:t>   </w:t>
                    </w:r>
                    <w:r w:rsidRPr="00002D6B">
                      <w:rPr>
                        <w:rFonts w:ascii="宋体" w:eastAsia="宋体" w:hAnsi="宋体" w:cs="宋体" w:hint="eastAsia"/>
                        <w:color w:val="5C5C5C"/>
                        <w:sz w:val="21"/>
                      </w:rPr>
                      <w:t>初始</w:t>
                    </w:r>
                    <w:r w:rsidRPr="00002D6B">
                      <w:rPr>
                        <w:rFonts w:ascii="Consolas" w:eastAsia="Consolas" w:hAnsi="Consolas" w:cs="Consolas"/>
                        <w:color w:val="5C5C5C"/>
                        <w:sz w:val="21"/>
                      </w:rPr>
                      <w:t>   </w:t>
                    </w:r>
                    <w:r w:rsidRPr="00002D6B">
                      <w:rPr>
                        <w:rFonts w:ascii="宋体" w:eastAsia="宋体" w:hAnsi="宋体" w:cs="宋体" w:hint="eastAsia"/>
                        <w:color w:val="5C5C5C"/>
                        <w:sz w:val="21"/>
                      </w:rPr>
                      <w:t>位置</w:t>
                    </w:r>
                  </w:ins>
                </w:p>
                <w:p w14:paraId="174DF06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2703" w:author="yukina minato" w:date="2025-09-07T17:09:00Z" w16du:dateUtc="2025-09-07T09:09:00Z"/>
                      <w:rFonts w:eastAsia="宋体"/>
                      <w:color w:val="5C5C5C"/>
                      <w:szCs w:val="22"/>
                    </w:rPr>
                  </w:pPr>
                </w:p>
                <w:p w14:paraId="240D385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04" w:author="yukina minato" w:date="2025-09-07T17:09:00Z" w16du:dateUtc="2025-09-07T09:09:00Z"/>
                      <w:rFonts w:eastAsia="宋体"/>
                      <w:color w:val="5C5C5C"/>
                      <w:szCs w:val="22"/>
                    </w:rPr>
                  </w:pPr>
                  <w:ins w:id="2705" w:author="yukina minato" w:date="2025-09-07T17:09:00Z" w16du:dateUtc="2025-09-07T09:09:00Z">
                    <w:r w:rsidRPr="00002D6B">
                      <w:rPr>
                        <w:rFonts w:ascii="Consolas" w:eastAsia="Consolas" w:hAnsi="Consolas" w:cs="Consolas"/>
                        <w:color w:val="5C5C5C"/>
                        <w:sz w:val="21"/>
                      </w:rPr>
                      <w:t>% </w:t>
                    </w:r>
                    <w:r w:rsidRPr="00002D6B">
                      <w:rPr>
                        <w:rFonts w:ascii="宋体" w:eastAsia="宋体" w:hAnsi="宋体" w:cs="宋体" w:hint="eastAsia"/>
                        <w:color w:val="5C5C5C"/>
                        <w:sz w:val="21"/>
                      </w:rPr>
                      <w:t>导弹</w:t>
                    </w:r>
                    <w:r w:rsidRPr="00002D6B">
                      <w:rPr>
                        <w:rFonts w:ascii="Consolas" w:eastAsia="Consolas" w:hAnsi="Consolas" w:cs="Consolas"/>
                        <w:color w:val="5C5C5C"/>
                        <w:sz w:val="21"/>
                      </w:rPr>
                      <w:t>   </w:t>
                    </w:r>
                    <w:r w:rsidRPr="00002D6B">
                      <w:rPr>
                        <w:rFonts w:ascii="宋体" w:eastAsia="宋体" w:hAnsi="宋体" w:cs="宋体" w:hint="eastAsia"/>
                        <w:color w:val="5C5C5C"/>
                        <w:sz w:val="21"/>
                      </w:rPr>
                      <w:t>信息</w:t>
                    </w:r>
                  </w:ins>
                </w:p>
                <w:p w14:paraId="2A36A0D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706" w:author="yukina minato" w:date="2025-09-07T17:09:00Z" w16du:dateUtc="2025-09-07T09:09:00Z"/>
                      <w:rFonts w:eastAsia="宋体"/>
                      <w:color w:val="5C5C5C"/>
                      <w:szCs w:val="22"/>
                    </w:rPr>
                  </w:pPr>
                  <w:ins w:id="2707" w:author="yukina minato" w:date="2025-09-07T17:09:00Z" w16du:dateUtc="2025-09-07T09:09:00Z">
                    <w:r w:rsidRPr="00002D6B">
                      <w:rPr>
                        <w:rFonts w:ascii="Consolas" w:eastAsia="Consolas" w:hAnsi="Consolas" w:cs="Consolas"/>
                        <w:color w:val="5C5C5C"/>
                        <w:sz w:val="21"/>
                        <w:shd w:val="clear" w:color="auto" w:fill="F8F8F8"/>
                      </w:rPr>
                      <w:t>M0 = [</w:t>
                    </w:r>
                    <w:r w:rsidRPr="00002D6B">
                      <w:rPr>
                        <w:rFonts w:ascii="Consolas" w:eastAsia="Consolas" w:hAnsi="Consolas" w:cs="Consolas"/>
                        <w:color w:val="986801"/>
                        <w:sz w:val="21"/>
                        <w:shd w:val="clear" w:color="auto" w:fill="F8F8F8"/>
                      </w:rPr>
                      <w:t>20000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导</w:t>
                    </w:r>
                    <w:r w:rsidRPr="00002D6B">
                      <w:rPr>
                        <w:rFonts w:ascii="宋体" w:eastAsia="宋体" w:hAnsi="宋体" w:cs="宋体" w:hint="eastAsia"/>
                        <w:color w:val="5C5C5C"/>
                        <w:sz w:val="21"/>
                        <w:shd w:val="clear" w:color="auto" w:fill="F8F8F8"/>
                      </w:rPr>
                      <w:t>弹初始坐标</w:t>
                    </w:r>
                  </w:ins>
                </w:p>
                <w:p w14:paraId="0CC640E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08" w:author="yukina minato" w:date="2025-09-07T17:09:00Z" w16du:dateUtc="2025-09-07T09:09:00Z"/>
                      <w:rFonts w:eastAsia="宋体"/>
                      <w:color w:val="5C5C5C"/>
                      <w:szCs w:val="22"/>
                    </w:rPr>
                  </w:pPr>
                  <w:proofErr w:type="spellStart"/>
                  <w:ins w:id="2709" w:author="yukina minato" w:date="2025-09-07T17:09:00Z" w16du:dateUtc="2025-09-07T09:09:00Z">
                    <w:r w:rsidRPr="00002D6B">
                      <w:rPr>
                        <w:rFonts w:ascii="Consolas" w:eastAsia="Consolas" w:hAnsi="Consolas" w:cs="Consolas"/>
                        <w:color w:val="5C5C5C"/>
                        <w:sz w:val="21"/>
                      </w:rPr>
                      <w:t>v_m</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300</w:t>
                    </w:r>
                    <w:r w:rsidRPr="00002D6B">
                      <w:rPr>
                        <w:rFonts w:ascii="Consolas" w:eastAsia="Consolas" w:hAnsi="Consolas" w:cs="Consolas"/>
                        <w:color w:val="5C5C5C"/>
                        <w:sz w:val="21"/>
                      </w:rPr>
                      <w:t>;               </w:t>
                    </w:r>
                    <w:r w:rsidRPr="00002D6B">
                      <w:rPr>
                        <w:rFonts w:ascii="Consolas" w:eastAsia="Consolas" w:hAnsi="Consolas" w:cs="Consolas"/>
                        <w:color w:val="986801"/>
                        <w:sz w:val="21"/>
                      </w:rPr>
                      <w:t>%</w:t>
                    </w:r>
                    <w:r w:rsidRPr="00002D6B">
                      <w:rPr>
                        <w:rFonts w:ascii="宋体" w:eastAsia="宋体" w:hAnsi="宋体" w:cs="宋体" w:hint="eastAsia"/>
                        <w:color w:val="986801"/>
                        <w:sz w:val="21"/>
                      </w:rPr>
                      <w:t>导</w:t>
                    </w:r>
                    <w:r w:rsidRPr="00002D6B">
                      <w:rPr>
                        <w:rFonts w:ascii="宋体" w:eastAsia="宋体" w:hAnsi="宋体" w:cs="宋体" w:hint="eastAsia"/>
                        <w:color w:val="5C5C5C"/>
                        <w:sz w:val="21"/>
                      </w:rPr>
                      <w:t>弹速度</w:t>
                    </w:r>
                  </w:ins>
                </w:p>
                <w:p w14:paraId="2CB40EF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710" w:author="yukina minato" w:date="2025-09-07T17:09:00Z" w16du:dateUtc="2025-09-07T09:09:00Z"/>
                      <w:rFonts w:eastAsia="宋体"/>
                      <w:color w:val="5C5C5C"/>
                      <w:szCs w:val="22"/>
                    </w:rPr>
                  </w:pPr>
                  <w:ins w:id="2711" w:author="yukina minato" w:date="2025-09-07T17:09:00Z" w16du:dateUtc="2025-09-07T09:09:00Z">
                    <w:r w:rsidRPr="00002D6B">
                      <w:rPr>
                        <w:rFonts w:ascii="Consolas" w:eastAsia="Consolas" w:hAnsi="Consolas" w:cs="Consolas"/>
                        <w:color w:val="5C5C5C"/>
                        <w:sz w:val="21"/>
                        <w:shd w:val="clear" w:color="auto" w:fill="F8F8F8"/>
                      </w:rPr>
                      <w:t>O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ins>
                </w:p>
                <w:p w14:paraId="12AE228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2712" w:author="yukina minato" w:date="2025-09-07T17:09:00Z" w16du:dateUtc="2025-09-07T09:09:00Z"/>
                      <w:rFonts w:eastAsia="宋体"/>
                      <w:color w:val="5C5C5C"/>
                      <w:szCs w:val="22"/>
                    </w:rPr>
                  </w:pPr>
                </w:p>
                <w:p w14:paraId="3D6F228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713" w:author="yukina minato" w:date="2025-09-07T17:09:00Z" w16du:dateUtc="2025-09-07T09:09:00Z"/>
                      <w:rFonts w:eastAsia="宋体"/>
                      <w:color w:val="5C5C5C"/>
                      <w:szCs w:val="22"/>
                    </w:rPr>
                  </w:pPr>
                  <w:ins w:id="2714" w:author="yukina minato" w:date="2025-09-07T17:09:00Z" w16du:dateUtc="2025-09-07T09:09:00Z">
                    <w:r w:rsidRPr="00002D6B">
                      <w:rPr>
                        <w:rFonts w:ascii="Consolas" w:eastAsia="Consolas" w:hAnsi="Consolas" w:cs="Consolas"/>
                        <w:color w:val="5C5C5C"/>
                        <w:sz w:val="21"/>
                        <w:shd w:val="clear" w:color="auto" w:fill="F8F8F8"/>
                      </w:rPr>
                      <w:t>A0_1 = [</w:t>
                    </w:r>
                    <w:r w:rsidRPr="00002D6B">
                      <w:rPr>
                        <w:rFonts w:ascii="Consolas" w:eastAsia="Consolas" w:hAnsi="Consolas" w:cs="Consolas"/>
                        <w:color w:val="986801"/>
                        <w:sz w:val="21"/>
                        <w:shd w:val="clear" w:color="auto" w:fill="F8F8F8"/>
                      </w:rPr>
                      <w:t>17800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1800</w:t>
                    </w:r>
                    <w:r w:rsidRPr="00002D6B">
                      <w:rPr>
                        <w:rFonts w:ascii="Consolas" w:eastAsia="Consolas" w:hAnsi="Consolas" w:cs="Consolas"/>
                        <w:color w:val="5C5C5C"/>
                        <w:sz w:val="21"/>
                        <w:shd w:val="clear" w:color="auto" w:fill="F8F8F8"/>
                      </w:rPr>
                      <w:t>];    </w:t>
                    </w:r>
                  </w:ins>
                </w:p>
                <w:p w14:paraId="6B8C898E"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15" w:author="yukina minato" w:date="2025-09-07T17:09:00Z" w16du:dateUtc="2025-09-07T09:09:00Z"/>
                      <w:rFonts w:eastAsia="宋体"/>
                      <w:color w:val="5C5C5C"/>
                      <w:szCs w:val="22"/>
                    </w:rPr>
                  </w:pPr>
                  <w:ins w:id="2716" w:author="yukina minato" w:date="2025-09-07T17:09:00Z" w16du:dateUtc="2025-09-07T09:09:00Z">
                    <w:r w:rsidRPr="00002D6B">
                      <w:rPr>
                        <w:rFonts w:ascii="Consolas" w:eastAsia="Consolas" w:hAnsi="Consolas" w:cs="Consolas"/>
                        <w:color w:val="5C5C5C"/>
                        <w:sz w:val="21"/>
                      </w:rPr>
                      <w:t>A0_2 = [</w:t>
                    </w:r>
                    <w:r w:rsidRPr="00002D6B">
                      <w:rPr>
                        <w:rFonts w:ascii="Consolas" w:eastAsia="Consolas" w:hAnsi="Consolas" w:cs="Consolas"/>
                        <w:color w:val="986801"/>
                        <w:sz w:val="21"/>
                      </w:rPr>
                      <w:t>12000</w:t>
                    </w:r>
                    <w:r w:rsidRPr="00002D6B">
                      <w:rPr>
                        <w:rFonts w:ascii="Consolas" w:eastAsia="Consolas" w:hAnsi="Consolas" w:cs="Consolas"/>
                        <w:color w:val="5C5C5C"/>
                        <w:sz w:val="21"/>
                      </w:rPr>
                      <w:t>, </w:t>
                    </w:r>
                    <w:r w:rsidRPr="00002D6B">
                      <w:rPr>
                        <w:rFonts w:ascii="Consolas" w:eastAsia="Consolas" w:hAnsi="Consolas" w:cs="Consolas"/>
                        <w:color w:val="986801"/>
                        <w:sz w:val="21"/>
                      </w:rPr>
                      <w:t>1400</w:t>
                    </w:r>
                    <w:r w:rsidRPr="00002D6B">
                      <w:rPr>
                        <w:rFonts w:ascii="Consolas" w:eastAsia="Consolas" w:hAnsi="Consolas" w:cs="Consolas"/>
                        <w:color w:val="5C5C5C"/>
                        <w:sz w:val="21"/>
                      </w:rPr>
                      <w:t>, </w:t>
                    </w:r>
                    <w:r w:rsidRPr="00002D6B">
                      <w:rPr>
                        <w:rFonts w:ascii="Consolas" w:eastAsia="Consolas" w:hAnsi="Consolas" w:cs="Consolas"/>
                        <w:color w:val="986801"/>
                        <w:sz w:val="21"/>
                      </w:rPr>
                      <w:t>1400</w:t>
                    </w:r>
                    <w:r w:rsidRPr="00002D6B">
                      <w:rPr>
                        <w:rFonts w:ascii="Consolas" w:eastAsia="Consolas" w:hAnsi="Consolas" w:cs="Consolas"/>
                        <w:color w:val="5C5C5C"/>
                        <w:sz w:val="21"/>
                      </w:rPr>
                      <w:t>];   </w:t>
                    </w:r>
                  </w:ins>
                </w:p>
                <w:p w14:paraId="0985F7B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717" w:author="yukina minato" w:date="2025-09-07T17:09:00Z" w16du:dateUtc="2025-09-07T09:09:00Z"/>
                      <w:rFonts w:eastAsia="宋体"/>
                      <w:color w:val="5C5C5C"/>
                      <w:szCs w:val="22"/>
                    </w:rPr>
                  </w:pPr>
                  <w:ins w:id="2718" w:author="yukina minato" w:date="2025-09-07T17:09:00Z" w16du:dateUtc="2025-09-07T09:09:00Z">
                    <w:r w:rsidRPr="00002D6B">
                      <w:rPr>
                        <w:rFonts w:ascii="Consolas" w:eastAsia="Consolas" w:hAnsi="Consolas" w:cs="Consolas"/>
                        <w:color w:val="5C5C5C"/>
                        <w:sz w:val="21"/>
                        <w:shd w:val="clear" w:color="auto" w:fill="F8F8F8"/>
                      </w:rPr>
                      <w:t>A0_3 = [</w:t>
                    </w:r>
                    <w:r w:rsidRPr="00002D6B">
                      <w:rPr>
                        <w:rFonts w:ascii="Consolas" w:eastAsia="Consolas" w:hAnsi="Consolas" w:cs="Consolas"/>
                        <w:color w:val="986801"/>
                        <w:sz w:val="21"/>
                        <w:shd w:val="clear" w:color="auto" w:fill="F8F8F8"/>
                      </w:rPr>
                      <w:t>6000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3000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700</w:t>
                    </w:r>
                    <w:r w:rsidRPr="00002D6B">
                      <w:rPr>
                        <w:rFonts w:ascii="Consolas" w:eastAsia="Consolas" w:hAnsi="Consolas" w:cs="Consolas"/>
                        <w:color w:val="5C5C5C"/>
                        <w:sz w:val="21"/>
                        <w:shd w:val="clear" w:color="auto" w:fill="F8F8F8"/>
                      </w:rPr>
                      <w:t>];    </w:t>
                    </w:r>
                  </w:ins>
                </w:p>
                <w:p w14:paraId="737DB78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2719" w:author="yukina minato" w:date="2025-09-07T17:09:00Z" w16du:dateUtc="2025-09-07T09:09:00Z"/>
                      <w:rFonts w:eastAsia="宋体"/>
                      <w:color w:val="5C5C5C"/>
                      <w:szCs w:val="22"/>
                    </w:rPr>
                  </w:pPr>
                </w:p>
                <w:p w14:paraId="38F73DF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720" w:author="yukina minato" w:date="2025-09-07T17:09:00Z" w16du:dateUtc="2025-09-07T09:09:00Z"/>
                      <w:rFonts w:eastAsia="宋体"/>
                      <w:color w:val="5C5C5C"/>
                      <w:szCs w:val="22"/>
                    </w:rPr>
                  </w:pPr>
                  <w:ins w:id="2721" w:author="yukina minato" w:date="2025-09-07T17:09:00Z" w16du:dateUtc="2025-09-07T09:09:00Z">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真</w:t>
                    </w:r>
                    <w:r w:rsidRPr="00002D6B">
                      <w:rPr>
                        <w:rFonts w:ascii="宋体" w:eastAsia="宋体" w:hAnsi="宋体" w:cs="宋体" w:hint="eastAsia"/>
                        <w:color w:val="5C5C5C"/>
                        <w:sz w:val="21"/>
                        <w:shd w:val="clear" w:color="auto" w:fill="F8F8F8"/>
                      </w:rPr>
                      <w:t>实目标</w:t>
                    </w:r>
                  </w:ins>
                </w:p>
                <w:p w14:paraId="0010168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22" w:author="yukina minato" w:date="2025-09-07T17:09:00Z" w16du:dateUtc="2025-09-07T09:09:00Z"/>
                      <w:rFonts w:eastAsia="宋体"/>
                      <w:color w:val="5C5C5C"/>
                      <w:szCs w:val="22"/>
                    </w:rPr>
                  </w:pPr>
                  <w:proofErr w:type="spellStart"/>
                  <w:ins w:id="2723" w:author="yukina minato" w:date="2025-09-07T17:09:00Z" w16du:dateUtc="2025-09-07T09:09:00Z">
                    <w:r w:rsidRPr="00002D6B">
                      <w:rPr>
                        <w:rFonts w:ascii="Consolas" w:eastAsia="Consolas" w:hAnsi="Consolas" w:cs="Consolas"/>
                        <w:color w:val="5C5C5C"/>
                        <w:sz w:val="21"/>
                      </w:rPr>
                      <w:t>T_c</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200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ins>
                </w:p>
                <w:p w14:paraId="043BFF13"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724" w:author="yukina minato" w:date="2025-09-07T17:09:00Z" w16du:dateUtc="2025-09-07T09:09:00Z"/>
                      <w:rFonts w:eastAsia="宋体"/>
                      <w:color w:val="5C5C5C"/>
                      <w:szCs w:val="22"/>
                    </w:rPr>
                  </w:pPr>
                  <w:proofErr w:type="spellStart"/>
                  <w:ins w:id="2725" w:author="yukina minato" w:date="2025-09-07T17:09:00Z" w16du:dateUtc="2025-09-07T09:09:00Z">
                    <w:r w:rsidRPr="00002D6B">
                      <w:rPr>
                        <w:rFonts w:ascii="Consolas" w:eastAsia="Consolas" w:hAnsi="Consolas" w:cs="Consolas"/>
                        <w:color w:val="5C5C5C"/>
                        <w:sz w:val="21"/>
                        <w:shd w:val="clear" w:color="auto" w:fill="F8F8F8"/>
                      </w:rPr>
                      <w:t>r_t</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7</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半</w:t>
                    </w:r>
                    <w:r w:rsidRPr="00002D6B">
                      <w:rPr>
                        <w:rFonts w:ascii="宋体" w:eastAsia="宋体" w:hAnsi="宋体" w:cs="宋体" w:hint="eastAsia"/>
                        <w:color w:val="5C5C5C"/>
                        <w:sz w:val="21"/>
                        <w:shd w:val="clear" w:color="auto" w:fill="F8F8F8"/>
                      </w:rPr>
                      <w:t>径</w:t>
                    </w:r>
                  </w:ins>
                </w:p>
                <w:p w14:paraId="0CB535D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26" w:author="yukina minato" w:date="2025-09-07T17:09:00Z" w16du:dateUtc="2025-09-07T09:09:00Z"/>
                      <w:rFonts w:eastAsia="宋体"/>
                      <w:color w:val="5C5C5C"/>
                      <w:szCs w:val="22"/>
                    </w:rPr>
                  </w:pPr>
                  <w:proofErr w:type="spellStart"/>
                  <w:ins w:id="2727" w:author="yukina minato" w:date="2025-09-07T17:09:00Z" w16du:dateUtc="2025-09-07T09:09:00Z">
                    <w:r w:rsidRPr="00002D6B">
                      <w:rPr>
                        <w:rFonts w:ascii="Consolas" w:eastAsia="Consolas" w:hAnsi="Consolas" w:cs="Consolas"/>
                        <w:color w:val="5C5C5C"/>
                        <w:sz w:val="21"/>
                      </w:rPr>
                      <w:t>h_t</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Consolas" w:eastAsia="Consolas" w:hAnsi="Consolas" w:cs="Consolas"/>
                        <w:color w:val="986801"/>
                        <w:sz w:val="21"/>
                      </w:rPr>
                      <w:t>%</w:t>
                    </w:r>
                    <w:r w:rsidRPr="00002D6B">
                      <w:rPr>
                        <w:rFonts w:ascii="宋体" w:eastAsia="宋体" w:hAnsi="宋体" w:cs="宋体" w:hint="eastAsia"/>
                        <w:color w:val="986801"/>
                        <w:sz w:val="21"/>
                      </w:rPr>
                      <w:t>高</w:t>
                    </w:r>
                    <w:r w:rsidRPr="00002D6B">
                      <w:rPr>
                        <w:rFonts w:ascii="宋体" w:eastAsia="宋体" w:hAnsi="宋体" w:cs="宋体" w:hint="eastAsia"/>
                        <w:color w:val="5C5C5C"/>
                        <w:sz w:val="21"/>
                      </w:rPr>
                      <w:t>度</w:t>
                    </w:r>
                  </w:ins>
                </w:p>
                <w:p w14:paraId="1EDEB07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2728" w:author="yukina minato" w:date="2025-09-07T17:09:00Z" w16du:dateUtc="2025-09-07T09:09:00Z"/>
                      <w:rFonts w:eastAsia="宋体"/>
                      <w:color w:val="5C5C5C"/>
                      <w:szCs w:val="22"/>
                    </w:rPr>
                  </w:pPr>
                </w:p>
                <w:p w14:paraId="6023D00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2729" w:author="yukina minato" w:date="2025-09-07T17:09:00Z" w16du:dateUtc="2025-09-07T09:09:00Z"/>
                      <w:rFonts w:eastAsia="宋体"/>
                      <w:color w:val="5C5C5C"/>
                      <w:szCs w:val="22"/>
                    </w:rPr>
                  </w:pPr>
                </w:p>
                <w:p w14:paraId="58F1C47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730" w:author="yukina minato" w:date="2025-09-07T17:09:00Z" w16du:dateUtc="2025-09-07T09:09:00Z"/>
                      <w:rFonts w:eastAsia="宋体"/>
                      <w:color w:val="5C5C5C"/>
                      <w:szCs w:val="22"/>
                    </w:rPr>
                  </w:pPr>
                  <w:proofErr w:type="spellStart"/>
                  <w:ins w:id="2731" w:author="yukina minato" w:date="2025-09-07T17:09:00Z" w16du:dateUtc="2025-09-07T09:09:00Z">
                    <w:r w:rsidRPr="00002D6B">
                      <w:rPr>
                        <w:rFonts w:ascii="Consolas" w:eastAsia="Consolas" w:hAnsi="Consolas" w:cs="Consolas"/>
                        <w:color w:val="5C5C5C"/>
                        <w:sz w:val="21"/>
                        <w:shd w:val="clear" w:color="auto" w:fill="F8F8F8"/>
                      </w:rPr>
                      <w:t>v_down</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下</w:t>
                    </w:r>
                    <w:r w:rsidRPr="00002D6B">
                      <w:rPr>
                        <w:rFonts w:ascii="宋体" w:eastAsia="宋体" w:hAnsi="宋体" w:cs="宋体" w:hint="eastAsia"/>
                        <w:color w:val="5C5C5C"/>
                        <w:sz w:val="21"/>
                        <w:shd w:val="clear" w:color="auto" w:fill="F8F8F8"/>
                      </w:rPr>
                      <w:t>沉速度</w:t>
                    </w:r>
                  </w:ins>
                </w:p>
                <w:p w14:paraId="4E0BBE9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32" w:author="yukina minato" w:date="2025-09-07T17:09:00Z" w16du:dateUtc="2025-09-07T09:09:00Z"/>
                      <w:rFonts w:eastAsia="宋体"/>
                      <w:color w:val="5C5C5C"/>
                      <w:szCs w:val="22"/>
                    </w:rPr>
                  </w:pPr>
                  <w:proofErr w:type="spellStart"/>
                  <w:ins w:id="2733" w:author="yukina minato" w:date="2025-09-07T17:09:00Z" w16du:dateUtc="2025-09-07T09:09:00Z">
                    <w:r w:rsidRPr="00002D6B">
                      <w:rPr>
                        <w:rFonts w:ascii="Consolas" w:eastAsia="Consolas" w:hAnsi="Consolas" w:cs="Consolas"/>
                        <w:color w:val="5C5C5C"/>
                        <w:sz w:val="21"/>
                      </w:rPr>
                      <w:t>r_s</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Consolas" w:eastAsia="Consolas" w:hAnsi="Consolas" w:cs="Consolas"/>
                        <w:color w:val="986801"/>
                        <w:sz w:val="21"/>
                      </w:rPr>
                      <w:t>%</w:t>
                    </w:r>
                    <w:r w:rsidRPr="00002D6B">
                      <w:rPr>
                        <w:rFonts w:ascii="宋体" w:eastAsia="宋体" w:hAnsi="宋体" w:cs="宋体" w:hint="eastAsia"/>
                        <w:color w:val="986801"/>
                        <w:sz w:val="21"/>
                      </w:rPr>
                      <w:t>遮</w:t>
                    </w:r>
                    <w:r w:rsidRPr="00002D6B">
                      <w:rPr>
                        <w:rFonts w:ascii="宋体" w:eastAsia="宋体" w:hAnsi="宋体" w:cs="宋体" w:hint="eastAsia"/>
                        <w:color w:val="5C5C5C"/>
                        <w:sz w:val="21"/>
                      </w:rPr>
                      <w:t>蔽半径</w:t>
                    </w:r>
                  </w:ins>
                </w:p>
                <w:p w14:paraId="339C404A"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734" w:author="yukina minato" w:date="2025-09-07T17:09:00Z" w16du:dateUtc="2025-09-07T09:09:00Z"/>
                      <w:rFonts w:eastAsia="宋体"/>
                      <w:color w:val="5C5C5C"/>
                      <w:szCs w:val="22"/>
                    </w:rPr>
                  </w:pPr>
                  <w:proofErr w:type="spellStart"/>
                  <w:ins w:id="2735" w:author="yukina minato" w:date="2025-09-07T17:09:00Z" w16du:dateUtc="2025-09-07T09:09:00Z">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遮</w:t>
                    </w:r>
                    <w:r w:rsidRPr="00002D6B">
                      <w:rPr>
                        <w:rFonts w:ascii="宋体" w:eastAsia="宋体" w:hAnsi="宋体" w:cs="宋体" w:hint="eastAsia"/>
                        <w:color w:val="5C5C5C"/>
                        <w:sz w:val="21"/>
                        <w:shd w:val="clear" w:color="auto" w:fill="F8F8F8"/>
                      </w:rPr>
                      <w:t>蔽时长</w:t>
                    </w:r>
                    <w:r w:rsidRPr="00002D6B">
                      <w:rPr>
                        <w:rFonts w:ascii="Consolas" w:eastAsia="Consolas" w:hAnsi="Consolas" w:cs="Consolas"/>
                        <w:color w:val="5C5C5C"/>
                        <w:sz w:val="21"/>
                        <w:shd w:val="clear" w:color="auto" w:fill="F8F8F8"/>
                      </w:rPr>
                      <w:t> </w:t>
                    </w:r>
                  </w:ins>
                </w:p>
                <w:p w14:paraId="0C5B13A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36" w:author="yukina minato" w:date="2025-09-07T17:09:00Z" w16du:dateUtc="2025-09-07T09:09:00Z"/>
                      <w:rFonts w:eastAsia="宋体"/>
                      <w:color w:val="5C5C5C"/>
                      <w:szCs w:val="22"/>
                    </w:rPr>
                  </w:pPr>
                  <w:ins w:id="2737" w:author="yukina minato" w:date="2025-09-07T17:09:00Z" w16du:dateUtc="2025-09-07T09:09:00Z">
                    <w:r w:rsidRPr="00002D6B">
                      <w:rPr>
                        <w:rFonts w:ascii="Consolas" w:eastAsia="Consolas" w:hAnsi="Consolas" w:cs="Consolas"/>
                        <w:color w:val="5C5C5C"/>
                        <w:sz w:val="21"/>
                      </w:rPr>
                      <w:t>g = </w:t>
                    </w:r>
                    <w:r w:rsidRPr="00002D6B">
                      <w:rPr>
                        <w:rFonts w:ascii="Consolas" w:eastAsia="Consolas" w:hAnsi="Consolas" w:cs="Consolas"/>
                        <w:color w:val="986801"/>
                        <w:sz w:val="21"/>
                      </w:rPr>
                      <w:t>9.8</w:t>
                    </w:r>
                    <w:r w:rsidRPr="00002D6B">
                      <w:rPr>
                        <w:rFonts w:ascii="Consolas" w:eastAsia="Consolas" w:hAnsi="Consolas" w:cs="Consolas"/>
                        <w:color w:val="5C5C5C"/>
                        <w:sz w:val="21"/>
                      </w:rPr>
                      <w:t>;               </w:t>
                    </w:r>
                  </w:ins>
                </w:p>
                <w:p w14:paraId="1D0DAD0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2738" w:author="yukina minato" w:date="2025-09-07T17:09:00Z" w16du:dateUtc="2025-09-07T09:09:00Z"/>
                      <w:rFonts w:eastAsia="宋体"/>
                      <w:color w:val="5C5C5C"/>
                      <w:szCs w:val="22"/>
                    </w:rPr>
                  </w:pPr>
                </w:p>
                <w:p w14:paraId="30B4E58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39" w:author="yukina minato" w:date="2025-09-07T17:09:00Z" w16du:dateUtc="2025-09-07T09:09:00Z"/>
                      <w:rFonts w:eastAsia="宋体"/>
                      <w:color w:val="5C5C5C"/>
                      <w:szCs w:val="22"/>
                    </w:rPr>
                  </w:pPr>
                  <w:ins w:id="2740" w:author="yukina minato" w:date="2025-09-07T17:09:00Z" w16du:dateUtc="2025-09-07T09:09:00Z">
                    <w:r w:rsidRPr="00002D6B">
                      <w:rPr>
                        <w:rFonts w:ascii="Consolas" w:eastAsia="Consolas" w:hAnsi="Consolas" w:cs="Consolas"/>
                        <w:color w:val="986801"/>
                        <w:sz w:val="21"/>
                      </w:rPr>
                      <w:t>%</w:t>
                    </w:r>
                    <w:r w:rsidRPr="00002D6B">
                      <w:rPr>
                        <w:rFonts w:ascii="宋体" w:eastAsia="宋体" w:hAnsi="宋体" w:cs="宋体" w:hint="eastAsia"/>
                        <w:color w:val="986801"/>
                        <w:sz w:val="21"/>
                      </w:rPr>
                      <w:t>时</w:t>
                    </w:r>
                    <w:r w:rsidRPr="00002D6B">
                      <w:rPr>
                        <w:rFonts w:ascii="宋体" w:eastAsia="宋体" w:hAnsi="宋体" w:cs="宋体" w:hint="eastAsia"/>
                        <w:color w:val="5C5C5C"/>
                        <w:sz w:val="21"/>
                      </w:rPr>
                      <w:t>间参数</w:t>
                    </w:r>
                  </w:ins>
                </w:p>
                <w:p w14:paraId="26D7288B"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741" w:author="yukina minato" w:date="2025-09-07T17:09:00Z" w16du:dateUtc="2025-09-07T09:09:00Z"/>
                      <w:rFonts w:eastAsia="宋体"/>
                      <w:color w:val="5C5C5C"/>
                      <w:szCs w:val="22"/>
                    </w:rPr>
                  </w:pPr>
                  <w:proofErr w:type="spellStart"/>
                  <w:ins w:id="2742" w:author="yukina minato" w:date="2025-09-07T17:09:00Z" w16du:dateUtc="2025-09-07T09:09:00Z">
                    <w:r w:rsidRPr="00002D6B">
                      <w:rPr>
                        <w:rFonts w:ascii="Consolas" w:eastAsia="Consolas" w:hAnsi="Consolas" w:cs="Consolas"/>
                        <w:color w:val="5C5C5C"/>
                        <w:sz w:val="21"/>
                        <w:shd w:val="clear" w:color="auto" w:fill="F8F8F8"/>
                      </w:rPr>
                      <w:t>t_start</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273B199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43" w:author="yukina minato" w:date="2025-09-07T17:09:00Z" w16du:dateUtc="2025-09-07T09:09:00Z"/>
                      <w:rFonts w:eastAsia="宋体"/>
                      <w:color w:val="5C5C5C"/>
                      <w:szCs w:val="22"/>
                    </w:rPr>
                  </w:pPr>
                  <w:proofErr w:type="spellStart"/>
                  <w:ins w:id="2744" w:author="yukina minato" w:date="2025-09-07T17:09:00Z" w16du:dateUtc="2025-09-07T09:09:00Z">
                    <w:r w:rsidRPr="00002D6B">
                      <w:rPr>
                        <w:rFonts w:ascii="Consolas" w:eastAsia="Consolas" w:hAnsi="Consolas" w:cs="Consolas"/>
                        <w:color w:val="5C5C5C"/>
                        <w:sz w:val="21"/>
                      </w:rPr>
                      <w:t>t_end</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70</w:t>
                    </w:r>
                    <w:r w:rsidRPr="00002D6B">
                      <w:rPr>
                        <w:rFonts w:ascii="Consolas" w:eastAsia="Consolas" w:hAnsi="Consolas" w:cs="Consolas"/>
                        <w:color w:val="5C5C5C"/>
                        <w:sz w:val="21"/>
                      </w:rPr>
                      <w:t>;              </w:t>
                    </w:r>
                    <w:r w:rsidRPr="00002D6B">
                      <w:rPr>
                        <w:rFonts w:ascii="Consolas" w:eastAsia="Consolas" w:hAnsi="Consolas" w:cs="Consolas"/>
                        <w:color w:val="986801"/>
                        <w:sz w:val="21"/>
                      </w:rPr>
                      <w:t>%</w:t>
                    </w:r>
                    <w:r w:rsidRPr="00002D6B">
                      <w:rPr>
                        <w:rFonts w:ascii="宋体" w:eastAsia="宋体" w:hAnsi="宋体" w:cs="宋体" w:hint="eastAsia"/>
                        <w:color w:val="986801"/>
                        <w:sz w:val="21"/>
                      </w:rPr>
                      <w:t>总</w:t>
                    </w:r>
                    <w:r w:rsidRPr="00002D6B">
                      <w:rPr>
                        <w:rFonts w:ascii="宋体" w:eastAsia="宋体" w:hAnsi="宋体" w:cs="宋体" w:hint="eastAsia"/>
                        <w:color w:val="5C5C5C"/>
                        <w:sz w:val="21"/>
                      </w:rPr>
                      <w:t>时长</w:t>
                    </w:r>
                  </w:ins>
                </w:p>
                <w:p w14:paraId="2150849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745" w:author="yukina minato" w:date="2025-09-07T17:09:00Z" w16du:dateUtc="2025-09-07T09:09:00Z"/>
                      <w:rFonts w:eastAsia="宋体"/>
                      <w:color w:val="5C5C5C"/>
                      <w:szCs w:val="22"/>
                    </w:rPr>
                  </w:pPr>
                  <w:ins w:id="2746" w:author="yukina minato" w:date="2025-09-07T17:09:00Z" w16du:dateUtc="2025-09-07T09:09:00Z">
                    <w:r w:rsidRPr="00002D6B">
                      <w:rPr>
                        <w:rFonts w:ascii="Consolas" w:eastAsia="Consolas" w:hAnsi="Consolas" w:cs="Consolas"/>
                        <w:color w:val="5C5C5C"/>
                        <w:sz w:val="21"/>
                        <w:shd w:val="clear" w:color="auto" w:fill="F8F8F8"/>
                      </w:rPr>
                      <w:t>dt = </w:t>
                    </w:r>
                    <w:r w:rsidRPr="00002D6B">
                      <w:rPr>
                        <w:rFonts w:ascii="Consolas" w:eastAsia="Consolas" w:hAnsi="Consolas" w:cs="Consolas"/>
                        <w:color w:val="986801"/>
                        <w:sz w:val="21"/>
                        <w:shd w:val="clear" w:color="auto" w:fill="F8F8F8"/>
                      </w:rPr>
                      <w:t>0.01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时</w:t>
                    </w:r>
                    <w:r w:rsidRPr="00002D6B">
                      <w:rPr>
                        <w:rFonts w:ascii="宋体" w:eastAsia="宋体" w:hAnsi="宋体" w:cs="宋体" w:hint="eastAsia"/>
                        <w:color w:val="5C5C5C"/>
                        <w:sz w:val="21"/>
                        <w:shd w:val="clear" w:color="auto" w:fill="F8F8F8"/>
                      </w:rPr>
                      <w:t>间</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步长</w:t>
                    </w:r>
                    <w:r w:rsidRPr="00002D6B">
                      <w:rPr>
                        <w:rFonts w:ascii="Consolas" w:eastAsia="Consolas" w:hAnsi="Consolas" w:cs="Consolas"/>
                        <w:color w:val="5C5C5C"/>
                        <w:sz w:val="21"/>
                        <w:shd w:val="clear" w:color="auto" w:fill="F8F8F8"/>
                      </w:rPr>
                      <w:t> </w:t>
                    </w:r>
                  </w:ins>
                </w:p>
                <w:p w14:paraId="28FADE62"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47" w:author="yukina minato" w:date="2025-09-07T17:09:00Z" w16du:dateUtc="2025-09-07T09:09:00Z"/>
                      <w:rFonts w:eastAsia="宋体"/>
                      <w:color w:val="5C5C5C"/>
                      <w:szCs w:val="22"/>
                    </w:rPr>
                  </w:pPr>
                  <w:proofErr w:type="spellStart"/>
                  <w:ins w:id="2748" w:author="yukina minato" w:date="2025-09-07T17:09:00Z" w16du:dateUtc="2025-09-07T09:09:00Z">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w:t>
                    </w:r>
                    <w:proofErr w:type="gramStart"/>
                    <w:r w:rsidRPr="00002D6B">
                      <w:rPr>
                        <w:rFonts w:ascii="Consolas" w:eastAsia="Consolas" w:hAnsi="Consolas" w:cs="Consolas"/>
                        <w:color w:val="5C5C5C"/>
                        <w:sz w:val="21"/>
                      </w:rPr>
                      <w:t>start:dt</w:t>
                    </w:r>
                    <w:proofErr w:type="gramEnd"/>
                    <w:r w:rsidRPr="00002D6B">
                      <w:rPr>
                        <w:rFonts w:ascii="Consolas" w:eastAsia="Consolas" w:hAnsi="Consolas" w:cs="Consolas"/>
                        <w:color w:val="5C5C5C"/>
                        <w:sz w:val="21"/>
                      </w:rPr>
                      <w:t>:t_end</w:t>
                    </w:r>
                    <w:proofErr w:type="spellEnd"/>
                    <w:r w:rsidRPr="00002D6B">
                      <w:rPr>
                        <w:rFonts w:ascii="Consolas" w:eastAsia="Consolas" w:hAnsi="Consolas" w:cs="Consolas"/>
                        <w:color w:val="5C5C5C"/>
                        <w:sz w:val="21"/>
                      </w:rPr>
                      <w:t>;</w:t>
                    </w:r>
                  </w:ins>
                </w:p>
                <w:p w14:paraId="3B322D6B"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2749" w:author="yukina minato" w:date="2025-09-07T17:09:00Z" w16du:dateUtc="2025-09-07T09:09:00Z"/>
                      <w:rFonts w:eastAsia="宋体"/>
                      <w:color w:val="5C5C5C"/>
                      <w:szCs w:val="22"/>
                    </w:rPr>
                  </w:pPr>
                </w:p>
                <w:p w14:paraId="0F05373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50" w:author="yukina minato" w:date="2025-09-07T17:09:00Z" w16du:dateUtc="2025-09-07T09:09:00Z"/>
                      <w:rFonts w:eastAsia="宋体"/>
                      <w:color w:val="5C5C5C"/>
                      <w:szCs w:val="22"/>
                    </w:rPr>
                  </w:pPr>
                  <w:proofErr w:type="spellStart"/>
                  <w:ins w:id="2751" w:author="yukina minato" w:date="2025-09-07T17:09:00Z" w16du:dateUtc="2025-09-07T09:09: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进行</w:t>
                    </w:r>
                    <w:proofErr w:type="gramStart"/>
                    <w:r w:rsidRPr="00002D6B">
                      <w:rPr>
                        <w:rFonts w:ascii="宋体" w:eastAsia="宋体" w:hAnsi="宋体" w:cs="宋体" w:hint="eastAsia"/>
                        <w:color w:val="50A14F"/>
                        <w:sz w:val="21"/>
                      </w:rPr>
                      <w:t>预计算以加速</w:t>
                    </w:r>
                    <w:proofErr w:type="gramEnd"/>
                    <w:r w:rsidRPr="00002D6B">
                      <w:rPr>
                        <w:rFonts w:ascii="宋体" w:eastAsia="宋体" w:hAnsi="宋体" w:cs="宋体" w:hint="eastAsia"/>
                        <w:color w:val="50A14F"/>
                        <w:sz w:val="21"/>
                      </w:rPr>
                      <w:t>优化过程</w:t>
                    </w:r>
                    <w:r w:rsidRPr="00002D6B">
                      <w:rPr>
                        <w:rFonts w:ascii="Consolas" w:eastAsia="Consolas" w:hAnsi="Consolas" w:cs="Consolas"/>
                        <w:color w:val="50A14F"/>
                        <w:sz w:val="21"/>
                      </w:rPr>
                      <w:t>...\n'</w:t>
                    </w:r>
                    <w:r w:rsidRPr="00002D6B">
                      <w:rPr>
                        <w:rFonts w:ascii="Consolas" w:eastAsia="Consolas" w:hAnsi="Consolas" w:cs="Consolas"/>
                        <w:color w:val="5C5C5C"/>
                        <w:sz w:val="21"/>
                      </w:rPr>
                      <w:t>);</w:t>
                    </w:r>
                  </w:ins>
                </w:p>
                <w:p w14:paraId="56240E8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752" w:author="yukina minato" w:date="2025-09-07T17:09:00Z" w16du:dateUtc="2025-09-07T09:09:00Z"/>
                      <w:rFonts w:eastAsia="宋体"/>
                      <w:color w:val="5C5C5C"/>
                      <w:szCs w:val="22"/>
                    </w:rPr>
                  </w:pPr>
                  <w:proofErr w:type="spellStart"/>
                  <w:ins w:id="2753" w:author="yukina minato" w:date="2025-09-07T17:09:00Z" w16du:dateUtc="2025-09-07T09:09:00Z">
                    <w:r w:rsidRPr="00002D6B">
                      <w:rPr>
                        <w:rFonts w:ascii="Consolas" w:eastAsia="Consolas" w:hAnsi="Consolas" w:cs="Consolas"/>
                        <w:color w:val="5C5C5C"/>
                        <w:sz w:val="21"/>
                        <w:shd w:val="clear" w:color="auto" w:fill="F8F8F8"/>
                      </w:rPr>
                      <w:t>m_t_ggg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g_m_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 M0, </w:t>
                    </w:r>
                    <w:proofErr w:type="spellStart"/>
                    <w:r w:rsidRPr="00002D6B">
                      <w:rPr>
                        <w:rFonts w:ascii="Consolas" w:eastAsia="Consolas" w:hAnsi="Consolas" w:cs="Consolas"/>
                        <w:color w:val="5C5C5C"/>
                        <w:sz w:val="21"/>
                        <w:shd w:val="clear" w:color="auto" w:fill="F8F8F8"/>
                      </w:rPr>
                      <w:t>v_m</w:t>
                    </w:r>
                    <w:proofErr w:type="spellEnd"/>
                    <w:r w:rsidRPr="00002D6B">
                      <w:rPr>
                        <w:rFonts w:ascii="Consolas" w:eastAsia="Consolas" w:hAnsi="Consolas" w:cs="Consolas"/>
                        <w:color w:val="5C5C5C"/>
                        <w:sz w:val="21"/>
                        <w:shd w:val="clear" w:color="auto" w:fill="F8F8F8"/>
                      </w:rPr>
                      <w:t>, O); </w:t>
                    </w:r>
                  </w:ins>
                </w:p>
                <w:p w14:paraId="404EFB55"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54" w:author="yukina minato" w:date="2025-09-07T17:09:00Z" w16du:dateUtc="2025-09-07T09:09:00Z"/>
                      <w:rFonts w:eastAsia="宋体"/>
                      <w:color w:val="5C5C5C"/>
                      <w:szCs w:val="22"/>
                    </w:rPr>
                  </w:pPr>
                  <w:proofErr w:type="spellStart"/>
                  <w:ins w:id="2755" w:author="yukina minato" w:date="2025-09-07T17:09:00Z" w16du:dateUtc="2025-09-07T09:09:00Z">
                    <w:r w:rsidRPr="00002D6B">
                      <w:rPr>
                        <w:rFonts w:ascii="Consolas" w:eastAsia="Consolas" w:hAnsi="Consolas" w:cs="Consolas"/>
                        <w:color w:val="5C5C5C"/>
                        <w:sz w:val="21"/>
                      </w:rPr>
                      <w:t>n_s_ggg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50</w:t>
                    </w:r>
                    <w:r w:rsidRPr="00002D6B">
                      <w:rPr>
                        <w:rFonts w:ascii="Consolas" w:eastAsia="Consolas" w:hAnsi="Consolas" w:cs="Consolas"/>
                        <w:color w:val="5C5C5C"/>
                        <w:sz w:val="21"/>
                      </w:rPr>
                      <w:t>; </w:t>
                    </w:r>
                  </w:ins>
                </w:p>
                <w:p w14:paraId="310CC9F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756" w:author="yukina minato" w:date="2025-09-07T17:09:00Z" w16du:dateUtc="2025-09-07T09:09:00Z"/>
                      <w:rFonts w:eastAsia="宋体"/>
                      <w:color w:val="5C5C5C"/>
                      <w:szCs w:val="22"/>
                    </w:rPr>
                  </w:pPr>
                  <w:proofErr w:type="spellStart"/>
                  <w:ins w:id="2757" w:author="yukina minato" w:date="2025-09-07T17:09:00Z" w16du:dateUtc="2025-09-07T09:09:00Z">
                    <w:r w:rsidRPr="00002D6B">
                      <w:rPr>
                        <w:rFonts w:ascii="Consolas" w:eastAsia="Consolas" w:hAnsi="Consolas" w:cs="Consolas"/>
                        <w:color w:val="5C5C5C"/>
                        <w:sz w:val="21"/>
                        <w:shd w:val="clear" w:color="auto" w:fill="F8F8F8"/>
                      </w:rPr>
                      <w:t>t_v_ggg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linspace</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*pi, </w:t>
                    </w:r>
                    <w:proofErr w:type="spellStart"/>
                    <w:r w:rsidRPr="00002D6B">
                      <w:rPr>
                        <w:rFonts w:ascii="Consolas" w:eastAsia="Consolas" w:hAnsi="Consolas" w:cs="Consolas"/>
                        <w:color w:val="5C5C5C"/>
                        <w:sz w:val="21"/>
                        <w:shd w:val="clear" w:color="auto" w:fill="F8F8F8"/>
                      </w:rPr>
                      <w:t>n_s_ggg</w:t>
                    </w:r>
                    <w:proofErr w:type="spellEnd"/>
                    <w:r w:rsidRPr="00002D6B">
                      <w:rPr>
                        <w:rFonts w:ascii="Consolas" w:eastAsia="Consolas" w:hAnsi="Consolas" w:cs="Consolas"/>
                        <w:color w:val="5C5C5C"/>
                        <w:sz w:val="21"/>
                        <w:shd w:val="clear" w:color="auto" w:fill="F8F8F8"/>
                      </w:rPr>
                      <w:t>); </w:t>
                    </w:r>
                  </w:ins>
                </w:p>
                <w:p w14:paraId="52ADCE25"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58" w:author="yukina minato" w:date="2025-09-07T17:09:00Z" w16du:dateUtc="2025-09-07T09:09:00Z"/>
                      <w:rFonts w:eastAsia="宋体"/>
                      <w:color w:val="5C5C5C"/>
                      <w:szCs w:val="22"/>
                    </w:rPr>
                  </w:pPr>
                  <w:ins w:id="2759" w:author="yukina minato" w:date="2025-09-07T17:09:00Z" w16du:dateUtc="2025-09-07T09:09:00Z">
                    <w:r w:rsidRPr="00002D6B">
                      <w:rPr>
                        <w:rFonts w:ascii="Consolas" w:eastAsia="Consolas" w:hAnsi="Consolas" w:cs="Consolas"/>
                        <w:color w:val="5C5C5C"/>
                        <w:sz w:val="21"/>
                      </w:rPr>
                      <w:t>t_b_ggg = [T_</w:t>
                    </w:r>
                    <w:proofErr w:type="gramStart"/>
                    <w:r w:rsidRPr="00002D6B">
                      <w:rPr>
                        <w:rFonts w:ascii="Consolas" w:eastAsia="Consolas" w:hAnsi="Consolas" w:cs="Consolas"/>
                        <w:color w:val="5C5C5C"/>
                        <w:sz w:val="21"/>
                      </w:rPr>
                      <w:t>c(</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 r_t * </w:t>
                    </w:r>
                    <w:r w:rsidRPr="00002D6B">
                      <w:rPr>
                        <w:rFonts w:ascii="Consolas" w:eastAsia="Consolas" w:hAnsi="Consolas" w:cs="Consolas"/>
                        <w:color w:val="A626A4"/>
                        <w:sz w:val="21"/>
                      </w:rPr>
                      <w:t>cos</w:t>
                    </w:r>
                    <w:r w:rsidRPr="00002D6B">
                      <w:rPr>
                        <w:rFonts w:ascii="Consolas" w:eastAsia="Consolas" w:hAnsi="Consolas" w:cs="Consolas"/>
                        <w:color w:val="5C5C5C"/>
                        <w:sz w:val="21"/>
                      </w:rPr>
                      <w:t>(t_v_ggg); T_</w:t>
                    </w:r>
                    <w:proofErr w:type="gramStart"/>
                    <w:r w:rsidRPr="00002D6B">
                      <w:rPr>
                        <w:rFonts w:ascii="Consolas" w:eastAsia="Consolas" w:hAnsi="Consolas" w:cs="Consolas"/>
                        <w:color w:val="5C5C5C"/>
                        <w:sz w:val="21"/>
                      </w:rPr>
                      <w:t>c(</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 r_t * </w:t>
                    </w:r>
                    <w:r w:rsidRPr="00002D6B">
                      <w:rPr>
                        <w:rFonts w:ascii="Consolas" w:eastAsia="Consolas" w:hAnsi="Consolas" w:cs="Consolas"/>
                        <w:color w:val="A626A4"/>
                        <w:sz w:val="21"/>
                      </w:rPr>
                      <w:t>sin</w:t>
                    </w:r>
                    <w:r w:rsidRPr="00002D6B">
                      <w:rPr>
                        <w:rFonts w:ascii="Consolas" w:eastAsia="Consolas" w:hAnsi="Consolas" w:cs="Consolas"/>
                        <w:color w:val="5C5C5C"/>
                        <w:sz w:val="21"/>
                      </w:rPr>
                      <w:t>(t_v_ggg); repmat(T_</w:t>
                    </w:r>
                    <w:proofErr w:type="gramStart"/>
                    <w:r w:rsidRPr="00002D6B">
                      <w:rPr>
                        <w:rFonts w:ascii="Consolas" w:eastAsia="Consolas" w:hAnsi="Consolas" w:cs="Consolas"/>
                        <w:color w:val="5C5C5C"/>
                        <w:sz w:val="21"/>
                      </w:rPr>
                      <w:t>c(</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 - h_t/</w:t>
                    </w:r>
                    <w:r w:rsidRPr="00002D6B">
                      <w:rPr>
                        <w:rFonts w:ascii="Consolas" w:eastAsia="Consolas" w:hAnsi="Consolas" w:cs="Consolas"/>
                        <w:color w:val="986801"/>
                        <w:sz w:val="21"/>
                      </w:rPr>
                      <w:t>2</w:t>
                    </w:r>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 n_s_ggg)]; </w:t>
                    </w:r>
                  </w:ins>
                </w:p>
                <w:p w14:paraId="70CA361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760" w:author="yukina minato" w:date="2025-09-07T17:09:00Z" w16du:dateUtc="2025-09-07T09:09:00Z"/>
                      <w:rFonts w:eastAsia="宋体"/>
                      <w:color w:val="5C5C5C"/>
                      <w:szCs w:val="22"/>
                    </w:rPr>
                  </w:pPr>
                  <w:ins w:id="2761" w:author="yukina minato" w:date="2025-09-07T17:09:00Z" w16du:dateUtc="2025-09-07T09:09:00Z">
                    <w:r w:rsidRPr="00002D6B">
                      <w:rPr>
                        <w:rFonts w:ascii="Consolas" w:eastAsia="Consolas" w:hAnsi="Consolas" w:cs="Consolas"/>
                        <w:color w:val="5C5C5C"/>
                        <w:sz w:val="21"/>
                        <w:shd w:val="clear" w:color="auto" w:fill="F8F8F8"/>
                      </w:rPr>
                      <w:t>t_t_ggg = [T_</w:t>
                    </w:r>
                    <w:proofErr w:type="gramStart"/>
                    <w:r w:rsidRPr="00002D6B">
                      <w:rPr>
                        <w:rFonts w:ascii="Consolas" w:eastAsia="Consolas" w:hAnsi="Consolas" w:cs="Consolas"/>
                        <w:color w:val="5C5C5C"/>
                        <w:sz w:val="21"/>
                        <w:shd w:val="clear" w:color="auto" w:fill="F8F8F8"/>
                      </w:rPr>
                      <w:t>c(</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r_t * </w:t>
                    </w:r>
                    <w:r w:rsidRPr="00002D6B">
                      <w:rPr>
                        <w:rFonts w:ascii="Consolas" w:eastAsia="Consolas" w:hAnsi="Consolas" w:cs="Consolas"/>
                        <w:color w:val="A626A4"/>
                        <w:sz w:val="21"/>
                        <w:shd w:val="clear" w:color="auto" w:fill="F8F8F8"/>
                      </w:rPr>
                      <w:t>sin</w:t>
                    </w:r>
                    <w:r w:rsidRPr="00002D6B">
                      <w:rPr>
                        <w:rFonts w:ascii="Consolas" w:eastAsia="Consolas" w:hAnsi="Consolas" w:cs="Consolas"/>
                        <w:color w:val="5C5C5C"/>
                        <w:sz w:val="21"/>
                        <w:shd w:val="clear" w:color="auto" w:fill="F8F8F8"/>
                      </w:rPr>
                      <w:t>(t_v_ggg); T_</w:t>
                    </w:r>
                    <w:proofErr w:type="gramStart"/>
                    <w:r w:rsidRPr="00002D6B">
                      <w:rPr>
                        <w:rFonts w:ascii="Consolas" w:eastAsia="Consolas" w:hAnsi="Consolas" w:cs="Consolas"/>
                        <w:color w:val="5C5C5C"/>
                        <w:sz w:val="21"/>
                        <w:shd w:val="clear" w:color="auto" w:fill="F8F8F8"/>
                      </w:rPr>
                      <w:t>c(</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r_t * </w:t>
                    </w:r>
                    <w:r w:rsidRPr="00002D6B">
                      <w:rPr>
                        <w:rFonts w:ascii="Consolas" w:eastAsia="Consolas" w:hAnsi="Consolas" w:cs="Consolas"/>
                        <w:color w:val="A626A4"/>
                        <w:sz w:val="21"/>
                        <w:shd w:val="clear" w:color="auto" w:fill="F8F8F8"/>
                      </w:rPr>
                      <w:t>cos</w:t>
                    </w:r>
                    <w:r w:rsidRPr="00002D6B">
                      <w:rPr>
                        <w:rFonts w:ascii="Consolas" w:eastAsia="Consolas" w:hAnsi="Consolas" w:cs="Consolas"/>
                        <w:color w:val="5C5C5C"/>
                        <w:sz w:val="21"/>
                        <w:shd w:val="clear" w:color="auto" w:fill="F8F8F8"/>
                      </w:rPr>
                      <w:t>(t_v_ggg); repmat(T_</w:t>
                    </w:r>
                    <w:proofErr w:type="gramStart"/>
                    <w:r w:rsidRPr="00002D6B">
                      <w:rPr>
                        <w:rFonts w:ascii="Consolas" w:eastAsia="Consolas" w:hAnsi="Consolas" w:cs="Consolas"/>
                        <w:color w:val="5C5C5C"/>
                        <w:sz w:val="21"/>
                        <w:shd w:val="clear" w:color="auto" w:fill="F8F8F8"/>
                      </w:rPr>
                      <w:t>c(</w:t>
                    </w:r>
                    <w:proofErr w:type="gramEnd"/>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 h_t/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n_s_ggg)]; </w:t>
                    </w:r>
                  </w:ins>
                </w:p>
                <w:p w14:paraId="188AB3C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62" w:author="yukina minato" w:date="2025-09-07T17:09:00Z" w16du:dateUtc="2025-09-07T09:09:00Z"/>
                      <w:rFonts w:eastAsia="宋体"/>
                      <w:color w:val="5C5C5C"/>
                      <w:szCs w:val="22"/>
                    </w:rPr>
                  </w:pPr>
                  <w:proofErr w:type="spellStart"/>
                  <w:ins w:id="2763" w:author="yukina minato" w:date="2025-09-07T17:09:00Z" w16du:dateUtc="2025-09-07T09:09:00Z">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t_b_ggg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t_t_ggg</w:t>
                    </w:r>
                    <w:proofErr w:type="spellEnd"/>
                    <w:r w:rsidRPr="00002D6B">
                      <w:rPr>
                        <w:rFonts w:ascii="Consolas" w:eastAsia="Consolas" w:hAnsi="Consolas" w:cs="Consolas"/>
                        <w:color w:val="5C5C5C"/>
                        <w:sz w:val="21"/>
                      </w:rPr>
                      <w:t>]; </w:t>
                    </w:r>
                  </w:ins>
                </w:p>
                <w:p w14:paraId="1C1EB60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2764" w:author="yukina minato" w:date="2025-09-07T17:09:00Z" w16du:dateUtc="2025-09-07T09:09:00Z"/>
                      <w:rFonts w:eastAsia="宋体"/>
                      <w:color w:val="5C5C5C"/>
                      <w:szCs w:val="22"/>
                    </w:rPr>
                  </w:pPr>
                </w:p>
                <w:p w14:paraId="6139E5E2"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2765" w:author="yukina minato" w:date="2025-09-07T17:09:00Z" w16du:dateUtc="2025-09-07T09:09:00Z"/>
                      <w:rFonts w:eastAsia="宋体"/>
                      <w:color w:val="5C5C5C"/>
                      <w:szCs w:val="22"/>
                    </w:rPr>
                  </w:pPr>
                </w:p>
                <w:p w14:paraId="053509EA"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766" w:author="yukina minato" w:date="2025-09-07T17:09:00Z" w16du:dateUtc="2025-09-07T09:09:00Z"/>
                      <w:rFonts w:eastAsia="宋体"/>
                      <w:color w:val="5C5C5C"/>
                      <w:szCs w:val="22"/>
                    </w:rPr>
                  </w:pPr>
                  <w:proofErr w:type="spellStart"/>
                  <w:ins w:id="2767" w:author="yukina minato" w:date="2025-09-07T17:09:00Z" w16du:dateUtc="2025-09-07T09:09: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开始进行三无人机协同干扰方案优化</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遗传算法</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w:t>
                    </w:r>
                  </w:ins>
                </w:p>
                <w:p w14:paraId="5EC9FE5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2768" w:author="yukina minato" w:date="2025-09-07T17:09:00Z" w16du:dateUtc="2025-09-07T09:09:00Z"/>
                      <w:rFonts w:eastAsia="宋体"/>
                      <w:color w:val="5C5C5C"/>
                      <w:szCs w:val="22"/>
                    </w:rPr>
                  </w:pPr>
                </w:p>
                <w:p w14:paraId="062E5EF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769" w:author="yukina minato" w:date="2025-09-07T17:09:00Z" w16du:dateUtc="2025-09-07T09:09:00Z"/>
                      <w:rFonts w:eastAsia="宋体"/>
                      <w:color w:val="5C5C5C"/>
                      <w:szCs w:val="22"/>
                    </w:rPr>
                  </w:pPr>
                  <w:proofErr w:type="spellStart"/>
                  <w:ins w:id="2770" w:author="yukina minato" w:date="2025-09-07T17:09:00Z" w16du:dateUtc="2025-09-07T09:09:00Z">
                    <w:r w:rsidRPr="00002D6B">
                      <w:rPr>
                        <w:rFonts w:ascii="Consolas" w:eastAsia="Consolas" w:hAnsi="Consolas" w:cs="Consolas"/>
                        <w:color w:val="5C5C5C"/>
                        <w:sz w:val="21"/>
                        <w:shd w:val="clear" w:color="auto" w:fill="F8F8F8"/>
                      </w:rPr>
                      <w:t>p_s_ggg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900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种</w:t>
                    </w:r>
                    <w:r w:rsidRPr="00002D6B">
                      <w:rPr>
                        <w:rFonts w:ascii="宋体" w:eastAsia="宋体" w:hAnsi="宋体" w:cs="宋体" w:hint="eastAsia"/>
                        <w:color w:val="5C5C5C"/>
                        <w:sz w:val="21"/>
                        <w:shd w:val="clear" w:color="auto" w:fill="F8F8F8"/>
                      </w:rPr>
                      <w:t>群</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大小</w:t>
                    </w:r>
                  </w:ins>
                </w:p>
                <w:p w14:paraId="3BFEE98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71" w:author="yukina minato" w:date="2025-09-07T17:09:00Z" w16du:dateUtc="2025-09-07T09:09:00Z"/>
                      <w:rFonts w:eastAsia="宋体"/>
                      <w:color w:val="5C5C5C"/>
                      <w:szCs w:val="22"/>
                    </w:rPr>
                  </w:pPr>
                  <w:proofErr w:type="spellStart"/>
                  <w:ins w:id="2772" w:author="yukina minato" w:date="2025-09-07T17:09:00Z" w16du:dateUtc="2025-09-07T09:09:00Z">
                    <w:r w:rsidRPr="00002D6B">
                      <w:rPr>
                        <w:rFonts w:ascii="Consolas" w:eastAsia="Consolas" w:hAnsi="Consolas" w:cs="Consolas"/>
                        <w:color w:val="5C5C5C"/>
                        <w:sz w:val="21"/>
                      </w:rPr>
                      <w:t>n_g_ggg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350</w:t>
                    </w:r>
                    <w:r w:rsidRPr="00002D6B">
                      <w:rPr>
                        <w:rFonts w:ascii="Consolas" w:eastAsia="Consolas" w:hAnsi="Consolas" w:cs="Consolas"/>
                        <w:color w:val="5C5C5C"/>
                        <w:sz w:val="21"/>
                      </w:rPr>
                      <w:t>;      </w:t>
                    </w:r>
                    <w:r w:rsidRPr="00002D6B">
                      <w:rPr>
                        <w:rFonts w:ascii="Consolas" w:eastAsia="Consolas" w:hAnsi="Consolas" w:cs="Consolas"/>
                        <w:color w:val="986801"/>
                        <w:sz w:val="21"/>
                      </w:rPr>
                      <w:t>%</w:t>
                    </w:r>
                    <w:r w:rsidRPr="00002D6B">
                      <w:rPr>
                        <w:rFonts w:ascii="宋体" w:eastAsia="宋体" w:hAnsi="宋体" w:cs="宋体" w:hint="eastAsia"/>
                        <w:color w:val="986801"/>
                        <w:sz w:val="21"/>
                      </w:rPr>
                      <w:t>迭</w:t>
                    </w:r>
                    <w:r w:rsidRPr="00002D6B">
                      <w:rPr>
                        <w:rFonts w:ascii="宋体" w:eastAsia="宋体" w:hAnsi="宋体" w:cs="宋体" w:hint="eastAsia"/>
                        <w:color w:val="5C5C5C"/>
                        <w:sz w:val="21"/>
                      </w:rPr>
                      <w:t>代</w:t>
                    </w:r>
                    <w:r w:rsidRPr="00002D6B">
                      <w:rPr>
                        <w:rFonts w:ascii="Consolas" w:eastAsia="Consolas" w:hAnsi="Consolas" w:cs="Consolas"/>
                        <w:color w:val="5C5C5C"/>
                        <w:sz w:val="21"/>
                      </w:rPr>
                      <w:t>   </w:t>
                    </w:r>
                    <w:r w:rsidRPr="00002D6B">
                      <w:rPr>
                        <w:rFonts w:ascii="宋体" w:eastAsia="宋体" w:hAnsi="宋体" w:cs="宋体" w:hint="eastAsia"/>
                        <w:color w:val="5C5C5C"/>
                        <w:sz w:val="21"/>
                      </w:rPr>
                      <w:t>代数</w:t>
                    </w:r>
                  </w:ins>
                </w:p>
                <w:p w14:paraId="3D519CC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773" w:author="yukina minato" w:date="2025-09-07T17:09:00Z" w16du:dateUtc="2025-09-07T09:09:00Z"/>
                      <w:rFonts w:eastAsia="宋体"/>
                      <w:color w:val="5C5C5C"/>
                      <w:szCs w:val="22"/>
                    </w:rPr>
                  </w:pPr>
                  <w:proofErr w:type="spellStart"/>
                  <w:ins w:id="2774" w:author="yukina minato" w:date="2025-09-07T17:09:00Z" w16du:dateUtc="2025-09-07T09:09:00Z">
                    <w:r w:rsidRPr="00002D6B">
                      <w:rPr>
                        <w:rFonts w:ascii="Consolas" w:eastAsia="Consolas" w:hAnsi="Consolas" w:cs="Consolas"/>
                        <w:color w:val="5C5C5C"/>
                        <w:sz w:val="21"/>
                        <w:shd w:val="clear" w:color="auto" w:fill="F8F8F8"/>
                      </w:rPr>
                      <w:t>n_e_ggg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12</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基</w:t>
                    </w:r>
                    <w:r w:rsidRPr="00002D6B">
                      <w:rPr>
                        <w:rFonts w:ascii="宋体" w:eastAsia="宋体" w:hAnsi="宋体" w:cs="宋体" w:hint="eastAsia"/>
                        <w:color w:val="5C5C5C"/>
                        <w:sz w:val="21"/>
                        <w:shd w:val="clear" w:color="auto" w:fill="F8F8F8"/>
                      </w:rPr>
                      <w:t>因</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数量</w:t>
                    </w:r>
                  </w:ins>
                </w:p>
                <w:p w14:paraId="7EF996F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75" w:author="yukina minato" w:date="2025-09-07T17:09:00Z" w16du:dateUtc="2025-09-07T09:09:00Z"/>
                      <w:rFonts w:eastAsia="宋体"/>
                      <w:color w:val="5C5C5C"/>
                      <w:szCs w:val="22"/>
                    </w:rPr>
                  </w:pPr>
                  <w:proofErr w:type="spellStart"/>
                  <w:ins w:id="2776" w:author="yukina minato" w:date="2025-09-07T17:09:00Z" w16du:dateUtc="2025-09-07T09:09:00Z">
                    <w:r w:rsidRPr="00002D6B">
                      <w:rPr>
                        <w:rFonts w:ascii="Consolas" w:eastAsia="Consolas" w:hAnsi="Consolas" w:cs="Consolas"/>
                        <w:color w:val="5C5C5C"/>
                        <w:sz w:val="21"/>
                      </w:rPr>
                      <w:t>c_r_ggg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w:t>
                    </w:r>
                    <w:r w:rsidRPr="00002D6B">
                      <w:rPr>
                        <w:rFonts w:ascii="Consolas" w:eastAsia="Consolas" w:hAnsi="Consolas" w:cs="Consolas"/>
                        <w:color w:val="986801"/>
                        <w:sz w:val="21"/>
                      </w:rPr>
                      <w:t>8</w:t>
                    </w:r>
                    <w:r w:rsidRPr="00002D6B">
                      <w:rPr>
                        <w:rFonts w:ascii="Consolas" w:eastAsia="Consolas" w:hAnsi="Consolas" w:cs="Consolas"/>
                        <w:color w:val="5C5C5C"/>
                        <w:sz w:val="21"/>
                      </w:rPr>
                      <w:t>;      </w:t>
                    </w:r>
                    <w:r w:rsidRPr="00002D6B">
                      <w:rPr>
                        <w:rFonts w:ascii="Consolas" w:eastAsia="Consolas" w:hAnsi="Consolas" w:cs="Consolas"/>
                        <w:color w:val="986801"/>
                        <w:sz w:val="21"/>
                      </w:rPr>
                      <w:t>%</w:t>
                    </w:r>
                    <w:r w:rsidRPr="00002D6B">
                      <w:rPr>
                        <w:rFonts w:ascii="宋体" w:eastAsia="宋体" w:hAnsi="宋体" w:cs="宋体" w:hint="eastAsia"/>
                        <w:color w:val="986801"/>
                        <w:sz w:val="21"/>
                      </w:rPr>
                      <w:t>交</w:t>
                    </w:r>
                    <w:r w:rsidRPr="00002D6B">
                      <w:rPr>
                        <w:rFonts w:ascii="宋体" w:eastAsia="宋体" w:hAnsi="宋体" w:cs="宋体" w:hint="eastAsia"/>
                        <w:color w:val="5C5C5C"/>
                        <w:sz w:val="21"/>
                      </w:rPr>
                      <w:t>叉</w:t>
                    </w:r>
                    <w:r w:rsidRPr="00002D6B">
                      <w:rPr>
                        <w:rFonts w:ascii="Consolas" w:eastAsia="Consolas" w:hAnsi="Consolas" w:cs="Consolas"/>
                        <w:color w:val="5C5C5C"/>
                        <w:sz w:val="21"/>
                      </w:rPr>
                      <w:t>  </w:t>
                    </w:r>
                    <w:r w:rsidRPr="00002D6B">
                      <w:rPr>
                        <w:rFonts w:ascii="宋体" w:eastAsia="宋体" w:hAnsi="宋体" w:cs="宋体" w:hint="eastAsia"/>
                        <w:color w:val="5C5C5C"/>
                        <w:sz w:val="21"/>
                      </w:rPr>
                      <w:t>概率</w:t>
                    </w:r>
                  </w:ins>
                </w:p>
                <w:p w14:paraId="4820DBB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777" w:author="yukina minato" w:date="2025-09-07T17:09:00Z" w16du:dateUtc="2025-09-07T09:09:00Z"/>
                      <w:rFonts w:eastAsia="宋体"/>
                      <w:color w:val="5C5C5C"/>
                      <w:szCs w:val="22"/>
                    </w:rPr>
                  </w:pPr>
                  <w:proofErr w:type="spellStart"/>
                  <w:ins w:id="2778" w:author="yukina minato" w:date="2025-09-07T17:09:00Z" w16du:dateUtc="2025-09-07T09:09:00Z">
                    <w:r w:rsidRPr="00002D6B">
                      <w:rPr>
                        <w:rFonts w:ascii="Consolas" w:eastAsia="Consolas" w:hAnsi="Consolas" w:cs="Consolas"/>
                        <w:color w:val="5C5C5C"/>
                        <w:sz w:val="21"/>
                        <w:shd w:val="clear" w:color="auto" w:fill="F8F8F8"/>
                      </w:rPr>
                      <w:t>m_r_ggg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0.25</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变</w:t>
                    </w:r>
                    <w:r w:rsidRPr="00002D6B">
                      <w:rPr>
                        <w:rFonts w:ascii="宋体" w:eastAsia="宋体" w:hAnsi="宋体" w:cs="宋体" w:hint="eastAsia"/>
                        <w:color w:val="5C5C5C"/>
                        <w:sz w:val="21"/>
                        <w:shd w:val="clear" w:color="auto" w:fill="F8F8F8"/>
                      </w:rPr>
                      <w:t>异</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概率</w:t>
                    </w:r>
                  </w:ins>
                </w:p>
                <w:p w14:paraId="2F9ADE6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79" w:author="yukina minato" w:date="2025-09-07T17:09:00Z" w16du:dateUtc="2025-09-07T09:09:00Z"/>
                      <w:rFonts w:eastAsia="宋体"/>
                      <w:color w:val="5C5C5C"/>
                      <w:szCs w:val="22"/>
                    </w:rPr>
                  </w:pPr>
                  <w:proofErr w:type="spellStart"/>
                  <w:ins w:id="2780" w:author="yukina minato" w:date="2025-09-07T17:09:00Z" w16du:dateUtc="2025-09-07T09:09:00Z">
                    <w:r w:rsidRPr="00002D6B">
                      <w:rPr>
                        <w:rFonts w:ascii="Consolas" w:eastAsia="Consolas" w:hAnsi="Consolas" w:cs="Consolas"/>
                        <w:color w:val="5C5C5C"/>
                        <w:sz w:val="21"/>
                      </w:rPr>
                      <w:t>e_c_ggg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2</w:t>
                    </w:r>
                    <w:r w:rsidRPr="00002D6B">
                      <w:rPr>
                        <w:rFonts w:ascii="Consolas" w:eastAsia="Consolas" w:hAnsi="Consolas" w:cs="Consolas"/>
                        <w:color w:val="5C5C5C"/>
                        <w:sz w:val="21"/>
                      </w:rPr>
                      <w:t>;        </w:t>
                    </w:r>
                    <w:r w:rsidRPr="00002D6B">
                      <w:rPr>
                        <w:rFonts w:ascii="Consolas" w:eastAsia="Consolas" w:hAnsi="Consolas" w:cs="Consolas"/>
                        <w:color w:val="986801"/>
                        <w:sz w:val="21"/>
                      </w:rPr>
                      <w:t>%</w:t>
                    </w:r>
                    <w:r w:rsidRPr="00002D6B">
                      <w:rPr>
                        <w:rFonts w:ascii="宋体" w:eastAsia="宋体" w:hAnsi="宋体" w:cs="宋体" w:hint="eastAsia"/>
                        <w:color w:val="986801"/>
                        <w:sz w:val="21"/>
                      </w:rPr>
                      <w:t>精</w:t>
                    </w:r>
                    <w:r w:rsidRPr="00002D6B">
                      <w:rPr>
                        <w:rFonts w:ascii="宋体" w:eastAsia="宋体" w:hAnsi="宋体" w:cs="宋体" w:hint="eastAsia"/>
                        <w:color w:val="5C5C5C"/>
                        <w:sz w:val="21"/>
                      </w:rPr>
                      <w:t>英</w:t>
                    </w:r>
                    <w:r w:rsidRPr="00002D6B">
                      <w:rPr>
                        <w:rFonts w:ascii="Consolas" w:eastAsia="Consolas" w:hAnsi="Consolas" w:cs="Consolas"/>
                        <w:color w:val="5C5C5C"/>
                        <w:sz w:val="21"/>
                      </w:rPr>
                      <w:t>  </w:t>
                    </w:r>
                    <w:r w:rsidRPr="00002D6B">
                      <w:rPr>
                        <w:rFonts w:ascii="宋体" w:eastAsia="宋体" w:hAnsi="宋体" w:cs="宋体" w:hint="eastAsia"/>
                        <w:color w:val="5C5C5C"/>
                        <w:sz w:val="21"/>
                      </w:rPr>
                      <w:t>个体</w:t>
                    </w:r>
                    <w:r w:rsidRPr="00002D6B">
                      <w:rPr>
                        <w:rFonts w:ascii="Consolas" w:eastAsia="Consolas" w:hAnsi="Consolas" w:cs="Consolas"/>
                        <w:color w:val="5C5C5C"/>
                        <w:sz w:val="21"/>
                      </w:rPr>
                      <w:t>  </w:t>
                    </w:r>
                    <w:r w:rsidRPr="00002D6B">
                      <w:rPr>
                        <w:rFonts w:ascii="宋体" w:eastAsia="宋体" w:hAnsi="宋体" w:cs="宋体" w:hint="eastAsia"/>
                        <w:color w:val="5C5C5C"/>
                        <w:sz w:val="21"/>
                      </w:rPr>
                      <w:t>数量</w:t>
                    </w:r>
                  </w:ins>
                </w:p>
                <w:p w14:paraId="635372E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781" w:author="yukina minato" w:date="2025-09-07T17:09:00Z" w16du:dateUtc="2025-09-07T09:09:00Z"/>
                      <w:rFonts w:eastAsia="宋体"/>
                      <w:color w:val="5C5C5C"/>
                      <w:szCs w:val="22"/>
                    </w:rPr>
                  </w:pPr>
                  <w:proofErr w:type="spellStart"/>
                  <w:ins w:id="2782" w:author="yukina minato" w:date="2025-09-07T17:09:00Z" w16du:dateUtc="2025-09-07T09:09:00Z">
                    <w:r w:rsidRPr="00002D6B">
                      <w:rPr>
                        <w:rFonts w:ascii="Consolas" w:eastAsia="Consolas" w:hAnsi="Consolas" w:cs="Consolas"/>
                        <w:color w:val="5C5C5C"/>
                        <w:sz w:val="21"/>
                        <w:shd w:val="clear" w:color="auto" w:fill="F8F8F8"/>
                      </w:rPr>
                      <w:t>t_s_ggg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锦</w:t>
                    </w:r>
                    <w:r w:rsidRPr="00002D6B">
                      <w:rPr>
                        <w:rFonts w:ascii="宋体" w:eastAsia="宋体" w:hAnsi="宋体" w:cs="宋体" w:hint="eastAsia"/>
                        <w:color w:val="5C5C5C"/>
                        <w:sz w:val="21"/>
                        <w:shd w:val="clear" w:color="auto" w:fill="F8F8F8"/>
                      </w:rPr>
                      <w:t>标赛</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选择</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规模</w:t>
                    </w:r>
                  </w:ins>
                </w:p>
                <w:p w14:paraId="136C056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2783" w:author="yukina minato" w:date="2025-09-07T17:09:00Z" w16du:dateUtc="2025-09-07T09:09:00Z"/>
                      <w:rFonts w:eastAsia="宋体"/>
                      <w:color w:val="5C5C5C"/>
                      <w:szCs w:val="22"/>
                    </w:rPr>
                  </w:pPr>
                </w:p>
                <w:p w14:paraId="3218E39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2784" w:author="yukina minato" w:date="2025-09-07T17:09:00Z" w16du:dateUtc="2025-09-07T09:09:00Z"/>
                      <w:rFonts w:eastAsia="宋体"/>
                      <w:color w:val="5C5C5C"/>
                      <w:szCs w:val="22"/>
                    </w:rPr>
                  </w:pPr>
                </w:p>
                <w:p w14:paraId="7FDFEC25"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85" w:author="yukina minato" w:date="2025-09-07T17:09:00Z" w16du:dateUtc="2025-09-07T09:09:00Z"/>
                      <w:rFonts w:eastAsia="宋体"/>
                      <w:color w:val="5C5C5C"/>
                      <w:szCs w:val="22"/>
                    </w:rPr>
                  </w:pPr>
                  <w:proofErr w:type="spellStart"/>
                  <w:proofErr w:type="gramStart"/>
                  <w:ins w:id="2786" w:author="yukina minato" w:date="2025-09-07T17:09:00Z" w16du:dateUtc="2025-09-07T09:09:00Z">
                    <w:r w:rsidRPr="00002D6B">
                      <w:rPr>
                        <w:rFonts w:ascii="Consolas" w:eastAsia="Consolas" w:hAnsi="Consolas" w:cs="Consolas"/>
                        <w:color w:val="5C5C5C"/>
                        <w:sz w:val="21"/>
                      </w:rPr>
                      <w:t>bounds.lower</w:t>
                    </w:r>
                    <w:proofErr w:type="spellEnd"/>
                    <w:proofErr w:type="gramEnd"/>
                    <w:r w:rsidRPr="00002D6B">
                      <w:rPr>
                        <w:rFonts w:ascii="Consolas" w:eastAsia="Consolas" w:hAnsi="Consolas" w:cs="Consolas"/>
                        <w:color w:val="5C5C5C"/>
                        <w:sz w:val="21"/>
                      </w:rPr>
                      <w:t> = [</w:t>
                    </w:r>
                    <w:r w:rsidRPr="00002D6B">
                      <w:rPr>
                        <w:rFonts w:ascii="Consolas" w:eastAsia="Consolas" w:hAnsi="Consolas" w:cs="Consolas"/>
                        <w:color w:val="986801"/>
                        <w:sz w:val="21"/>
                      </w:rPr>
                      <w:t>70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proofErr w:type="gramStart"/>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70</w:t>
                    </w:r>
                    <w:proofErr w:type="gramEnd"/>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proofErr w:type="gramStart"/>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70</w:t>
                    </w:r>
                    <w:proofErr w:type="gramEnd"/>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4C7354E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787" w:author="yukina minato" w:date="2025-09-07T17:09:00Z" w16du:dateUtc="2025-09-07T09:09:00Z"/>
                      <w:rFonts w:eastAsia="宋体"/>
                      <w:color w:val="5C5C5C"/>
                      <w:szCs w:val="22"/>
                    </w:rPr>
                  </w:pPr>
                  <w:proofErr w:type="gramStart"/>
                  <w:ins w:id="2788" w:author="yukina minato" w:date="2025-09-07T17:09:00Z" w16du:dateUtc="2025-09-07T09:09:00Z">
                    <w:r w:rsidRPr="00002D6B">
                      <w:rPr>
                        <w:rFonts w:ascii="Consolas" w:eastAsia="Consolas" w:hAnsi="Consolas" w:cs="Consolas"/>
                        <w:color w:val="5C5C5C"/>
                        <w:sz w:val="21"/>
                        <w:shd w:val="clear" w:color="auto" w:fill="F8F8F8"/>
                      </w:rPr>
                      <w:t>bounds.upper</w:t>
                    </w:r>
                    <w:proofErr w:type="gram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140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15</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*pi, </w:t>
                    </w:r>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140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15</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*pi, </w:t>
                    </w:r>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140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15</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*pi, </w:t>
                    </w:r>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w:t>
                    </w:r>
                  </w:ins>
                </w:p>
                <w:p w14:paraId="7F8D1FB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2789" w:author="yukina minato" w:date="2025-09-07T17:09:00Z" w16du:dateUtc="2025-09-07T09:09:00Z"/>
                      <w:rFonts w:eastAsia="宋体"/>
                      <w:color w:val="5C5C5C"/>
                      <w:szCs w:val="22"/>
                    </w:rPr>
                  </w:pPr>
                </w:p>
                <w:p w14:paraId="6406D51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790" w:author="yukina minato" w:date="2025-09-07T17:09:00Z" w16du:dateUtc="2025-09-07T09:09:00Z"/>
                      <w:rFonts w:eastAsia="宋体"/>
                      <w:color w:val="5C5C5C"/>
                      <w:szCs w:val="22"/>
                    </w:rPr>
                  </w:pPr>
                  <w:proofErr w:type="spellStart"/>
                  <w:ins w:id="2791" w:author="yukina minato" w:date="2025-09-07T17:09:00Z" w16du:dateUtc="2025-09-07T09:09:00Z">
                    <w:r w:rsidRPr="00002D6B">
                      <w:rPr>
                        <w:rFonts w:ascii="Consolas" w:eastAsia="Consolas" w:hAnsi="Consolas" w:cs="Consolas"/>
                        <w:color w:val="5C5C5C"/>
                        <w:sz w:val="21"/>
                        <w:shd w:val="clear" w:color="auto" w:fill="F8F8F8"/>
                      </w:rPr>
                      <w:t>p_p_ggg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zeros(</w:t>
                    </w:r>
                    <w:proofErr w:type="spellStart"/>
                    <w:proofErr w:type="gramEnd"/>
                    <w:r w:rsidRPr="00002D6B">
                      <w:rPr>
                        <w:rFonts w:ascii="Consolas" w:eastAsia="Consolas" w:hAnsi="Consolas" w:cs="Consolas"/>
                        <w:color w:val="5C5C5C"/>
                        <w:sz w:val="21"/>
                        <w:shd w:val="clear" w:color="auto" w:fill="F8F8F8"/>
                      </w:rPr>
                      <w:t>p_s_ggg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n_e_ggg</w:t>
                    </w:r>
                    <w:proofErr w:type="spellEnd"/>
                    <w:r w:rsidRPr="00002D6B">
                      <w:rPr>
                        <w:rFonts w:ascii="Consolas" w:eastAsia="Consolas" w:hAnsi="Consolas" w:cs="Consolas"/>
                        <w:color w:val="5C5C5C"/>
                        <w:sz w:val="21"/>
                        <w:shd w:val="clear" w:color="auto" w:fill="F8F8F8"/>
                      </w:rPr>
                      <w:t>); </w:t>
                    </w:r>
                  </w:ins>
                </w:p>
                <w:p w14:paraId="7528FDD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92" w:author="yukina minato" w:date="2025-09-07T17:09:00Z" w16du:dateUtc="2025-09-07T09:09:00Z"/>
                      <w:rFonts w:eastAsia="宋体"/>
                      <w:color w:val="5C5C5C"/>
                      <w:szCs w:val="22"/>
                    </w:rPr>
                  </w:pPr>
                  <w:ins w:id="2793" w:author="yukina minato" w:date="2025-09-07T17:09:00Z" w16du:dateUtc="2025-09-07T09:09:00Z">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:n</w:t>
                    </w:r>
                    <w:proofErr w:type="gramEnd"/>
                    <w:r w:rsidRPr="00002D6B">
                      <w:rPr>
                        <w:rFonts w:ascii="Consolas" w:eastAsia="Consolas" w:hAnsi="Consolas" w:cs="Consolas"/>
                        <w:color w:val="5C5C5C"/>
                        <w:sz w:val="21"/>
                      </w:rPr>
                      <w:t>_e_ggg</w:t>
                    </w:r>
                  </w:ins>
                </w:p>
                <w:p w14:paraId="409FD77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794" w:author="yukina minato" w:date="2025-09-07T17:09:00Z" w16du:dateUtc="2025-09-07T09:09:00Z"/>
                      <w:rFonts w:eastAsia="宋体"/>
                      <w:color w:val="5C5C5C"/>
                      <w:szCs w:val="22"/>
                    </w:rPr>
                  </w:pPr>
                  <w:ins w:id="2795" w:author="yukina minato" w:date="2025-09-07T17:09:00Z" w16du:dateUtc="2025-09-07T09:09:00Z">
                    <w:r w:rsidRPr="00002D6B">
                      <w:rPr>
                        <w:rFonts w:ascii="Consolas" w:eastAsia="Consolas" w:hAnsi="Consolas" w:cs="Consolas"/>
                        <w:color w:val="5C5C5C"/>
                        <w:sz w:val="21"/>
                        <w:shd w:val="clear" w:color="auto" w:fill="F8F8F8"/>
                      </w:rPr>
                      <w:t>    p_p_ggg</w:t>
                    </w:r>
                    <w:proofErr w:type="gramStart"/>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 i) = </w:t>
                    </w:r>
                    <w:proofErr w:type="gramStart"/>
                    <w:r w:rsidRPr="00002D6B">
                      <w:rPr>
                        <w:rFonts w:ascii="Consolas" w:eastAsia="Consolas" w:hAnsi="Consolas" w:cs="Consolas"/>
                        <w:color w:val="5C5C5C"/>
                        <w:sz w:val="21"/>
                        <w:shd w:val="clear" w:color="auto" w:fill="F8F8F8"/>
                      </w:rPr>
                      <w:t>bounds.lower</w:t>
                    </w:r>
                    <w:proofErr w:type="gramEnd"/>
                    <w:r w:rsidRPr="00002D6B">
                      <w:rPr>
                        <w:rFonts w:ascii="Consolas" w:eastAsia="Consolas" w:hAnsi="Consolas" w:cs="Consolas"/>
                        <w:color w:val="5C5C5C"/>
                        <w:sz w:val="21"/>
                        <w:shd w:val="clear" w:color="auto" w:fill="F8F8F8"/>
                      </w:rPr>
                      <w:t>(i) + (</w:t>
                    </w:r>
                    <w:proofErr w:type="gramStart"/>
                    <w:r w:rsidRPr="00002D6B">
                      <w:rPr>
                        <w:rFonts w:ascii="Consolas" w:eastAsia="Consolas" w:hAnsi="Consolas" w:cs="Consolas"/>
                        <w:color w:val="5C5C5C"/>
                        <w:sz w:val="21"/>
                        <w:shd w:val="clear" w:color="auto" w:fill="F8F8F8"/>
                      </w:rPr>
                      <w:t>bounds.upper</w:t>
                    </w:r>
                    <w:proofErr w:type="gramEnd"/>
                    <w:r w:rsidRPr="00002D6B">
                      <w:rPr>
                        <w:rFonts w:ascii="Consolas" w:eastAsia="Consolas" w:hAnsi="Consolas" w:cs="Consolas"/>
                        <w:color w:val="5C5C5C"/>
                        <w:sz w:val="21"/>
                        <w:shd w:val="clear" w:color="auto" w:fill="F8F8F8"/>
                      </w:rPr>
                      <w:t>(i) - </w:t>
                    </w:r>
                    <w:proofErr w:type="gramStart"/>
                    <w:r w:rsidRPr="00002D6B">
                      <w:rPr>
                        <w:rFonts w:ascii="Consolas" w:eastAsia="Consolas" w:hAnsi="Consolas" w:cs="Consolas"/>
                        <w:color w:val="5C5C5C"/>
                        <w:sz w:val="21"/>
                        <w:shd w:val="clear" w:color="auto" w:fill="F8F8F8"/>
                      </w:rPr>
                      <w:t>bounds.lower</w:t>
                    </w:r>
                    <w:proofErr w:type="gramEnd"/>
                    <w:r w:rsidRPr="00002D6B">
                      <w:rPr>
                        <w:rFonts w:ascii="Consolas" w:eastAsia="Consolas" w:hAnsi="Consolas" w:cs="Consolas"/>
                        <w:color w:val="5C5C5C"/>
                        <w:sz w:val="21"/>
                        <w:shd w:val="clear" w:color="auto" w:fill="F8F8F8"/>
                      </w:rPr>
                      <w:t>(i)) * </w:t>
                    </w:r>
                    <w:proofErr w:type="gramStart"/>
                    <w:r w:rsidRPr="00002D6B">
                      <w:rPr>
                        <w:rFonts w:ascii="Consolas" w:eastAsia="Consolas" w:hAnsi="Consolas" w:cs="Consolas"/>
                        <w:color w:val="A626A4"/>
                        <w:sz w:val="21"/>
                        <w:shd w:val="clear" w:color="auto" w:fill="F8F8F8"/>
                      </w:rPr>
                      <w:t>rand</w:t>
                    </w:r>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p_s_ggg,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4F198B2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96" w:author="yukina minato" w:date="2025-09-07T17:09:00Z" w16du:dateUtc="2025-09-07T09:09:00Z"/>
                      <w:rFonts w:eastAsia="宋体"/>
                      <w:color w:val="5C5C5C"/>
                      <w:szCs w:val="22"/>
                    </w:rPr>
                  </w:pPr>
                  <w:ins w:id="2797" w:author="yukina minato" w:date="2025-09-07T17:09:00Z" w16du:dateUtc="2025-09-07T09:09:00Z">
                    <w:r w:rsidRPr="00002D6B">
                      <w:rPr>
                        <w:rFonts w:ascii="Consolas" w:eastAsia="Consolas" w:hAnsi="Consolas" w:cs="Consolas"/>
                        <w:color w:val="5C5C5C"/>
                        <w:sz w:val="21"/>
                      </w:rPr>
                      <w:t>end</w:t>
                    </w:r>
                  </w:ins>
                </w:p>
                <w:p w14:paraId="21FB52D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2798" w:author="yukina minato" w:date="2025-09-07T17:09:00Z" w16du:dateUtc="2025-09-07T09:09:00Z"/>
                      <w:rFonts w:eastAsia="宋体"/>
                      <w:color w:val="5C5C5C"/>
                      <w:szCs w:val="22"/>
                    </w:rPr>
                  </w:pPr>
                </w:p>
                <w:p w14:paraId="41A60AD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799" w:author="yukina minato" w:date="2025-09-07T17:09:00Z" w16du:dateUtc="2025-09-07T09:09:00Z"/>
                      <w:rFonts w:eastAsia="宋体"/>
                      <w:color w:val="5C5C5C"/>
                      <w:szCs w:val="22"/>
                    </w:rPr>
                  </w:pPr>
                  <w:proofErr w:type="spellStart"/>
                  <w:ins w:id="2800" w:author="yukina minato" w:date="2025-09-07T17:09:00Z" w16du:dateUtc="2025-09-07T09:09:00Z">
                    <w:r w:rsidRPr="00002D6B">
                      <w:rPr>
                        <w:rFonts w:ascii="Consolas" w:eastAsia="Consolas" w:hAnsi="Consolas" w:cs="Consolas"/>
                        <w:color w:val="5C5C5C"/>
                        <w:sz w:val="21"/>
                      </w:rPr>
                      <w:t>b_h_ggg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zeros(</w:t>
                    </w:r>
                    <w:proofErr w:type="spellStart"/>
                    <w:proofErr w:type="gramEnd"/>
                    <w:r w:rsidRPr="00002D6B">
                      <w:rPr>
                        <w:rFonts w:ascii="Consolas" w:eastAsia="Consolas" w:hAnsi="Consolas" w:cs="Consolas"/>
                        <w:color w:val="5C5C5C"/>
                        <w:sz w:val="21"/>
                      </w:rPr>
                      <w:t>n_g_ggg</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ins>
                </w:p>
                <w:p w14:paraId="19FB13A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01" w:author="yukina minato" w:date="2025-09-07T17:09:00Z" w16du:dateUtc="2025-09-07T09:09:00Z"/>
                      <w:rFonts w:eastAsia="宋体"/>
                      <w:color w:val="5C5C5C"/>
                      <w:szCs w:val="22"/>
                    </w:rPr>
                  </w:pPr>
                  <w:proofErr w:type="spellStart"/>
                  <w:ins w:id="2802" w:author="yukina minato" w:date="2025-09-07T17:09:00Z" w16du:dateUtc="2025-09-07T09:09:00Z">
                    <w:r w:rsidRPr="00002D6B">
                      <w:rPr>
                        <w:rFonts w:ascii="Consolas" w:eastAsia="Consolas" w:hAnsi="Consolas" w:cs="Consolas"/>
                        <w:color w:val="5C5C5C"/>
                        <w:sz w:val="21"/>
                        <w:shd w:val="clear" w:color="auto" w:fill="F8F8F8"/>
                      </w:rPr>
                      <w:t>g_f_ggg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ins>
                </w:p>
                <w:p w14:paraId="502CD77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03" w:author="yukina minato" w:date="2025-09-07T17:09:00Z" w16du:dateUtc="2025-09-07T09:09:00Z"/>
                      <w:rFonts w:eastAsia="宋体"/>
                      <w:color w:val="5C5C5C"/>
                      <w:szCs w:val="22"/>
                    </w:rPr>
                  </w:pPr>
                  <w:proofErr w:type="spellStart"/>
                  <w:ins w:id="2804" w:author="yukina minato" w:date="2025-09-07T17:09:00Z" w16du:dateUtc="2025-09-07T09:09:00Z">
                    <w:r w:rsidRPr="00002D6B">
                      <w:rPr>
                        <w:rFonts w:ascii="Consolas" w:eastAsia="Consolas" w:hAnsi="Consolas" w:cs="Consolas"/>
                        <w:color w:val="5C5C5C"/>
                        <w:sz w:val="21"/>
                      </w:rPr>
                      <w:t>g_i_ggg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zeros(</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n_e_ggg</w:t>
                    </w:r>
                    <w:proofErr w:type="spellEnd"/>
                    <w:r w:rsidRPr="00002D6B">
                      <w:rPr>
                        <w:rFonts w:ascii="Consolas" w:eastAsia="Consolas" w:hAnsi="Consolas" w:cs="Consolas"/>
                        <w:color w:val="5C5C5C"/>
                        <w:sz w:val="21"/>
                      </w:rPr>
                      <w:t>); </w:t>
                    </w:r>
                  </w:ins>
                </w:p>
                <w:p w14:paraId="6351B64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2805" w:author="yukina minato" w:date="2025-09-07T17:09:00Z" w16du:dateUtc="2025-09-07T09:09:00Z"/>
                      <w:rFonts w:eastAsia="宋体"/>
                      <w:color w:val="5C5C5C"/>
                      <w:szCs w:val="22"/>
                    </w:rPr>
                  </w:pPr>
                </w:p>
                <w:p w14:paraId="50C9E242"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06" w:author="yukina minato" w:date="2025-09-07T17:09:00Z" w16du:dateUtc="2025-09-07T09:09:00Z"/>
                      <w:rFonts w:eastAsia="宋体"/>
                      <w:color w:val="5C5C5C"/>
                      <w:szCs w:val="22"/>
                    </w:rPr>
                  </w:pPr>
                  <w:ins w:id="2807" w:author="yukina minato" w:date="2025-09-07T17:09:00Z" w16du:dateUtc="2025-09-07T09:09:00Z">
                    <w:r w:rsidRPr="00002D6B">
                      <w:rPr>
                        <w:rFonts w:ascii="Consolas" w:eastAsia="Consolas" w:hAnsi="Consolas" w:cs="Consolas"/>
                        <w:color w:val="A626A4"/>
                        <w:sz w:val="21"/>
                      </w:rPr>
                      <w:t>for</w:t>
                    </w:r>
                    <w:r w:rsidRPr="00002D6B">
                      <w:rPr>
                        <w:rFonts w:ascii="Consolas" w:eastAsia="Consolas" w:hAnsi="Consolas" w:cs="Consolas"/>
                        <w:color w:val="5C5C5C"/>
                        <w:sz w:val="21"/>
                      </w:rPr>
                      <w:t> gen = </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:n</w:t>
                    </w:r>
                    <w:proofErr w:type="gramEnd"/>
                    <w:r w:rsidRPr="00002D6B">
                      <w:rPr>
                        <w:rFonts w:ascii="Consolas" w:eastAsia="Consolas" w:hAnsi="Consolas" w:cs="Consolas"/>
                        <w:color w:val="5C5C5C"/>
                        <w:sz w:val="21"/>
                      </w:rPr>
                      <w:t>_g_ggg</w:t>
                    </w:r>
                  </w:ins>
                </w:p>
                <w:p w14:paraId="6BF9E77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2808" w:author="yukina minato" w:date="2025-09-07T17:09:00Z" w16du:dateUtc="2025-09-07T09:09:00Z"/>
                      <w:rFonts w:eastAsia="宋体"/>
                      <w:color w:val="5C5C5C"/>
                      <w:szCs w:val="22"/>
                    </w:rPr>
                  </w:pPr>
                </w:p>
                <w:p w14:paraId="6D32039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09" w:author="yukina minato" w:date="2025-09-07T17:09:00Z" w16du:dateUtc="2025-09-07T09:09:00Z"/>
                      <w:rFonts w:eastAsia="宋体"/>
                      <w:color w:val="5C5C5C"/>
                      <w:szCs w:val="22"/>
                    </w:rPr>
                  </w:pPr>
                  <w:ins w:id="2810" w:author="yukina minato" w:date="2025-09-07T17:09:00Z" w16du:dateUtc="2025-09-07T09:09:00Z">
                    <w:r w:rsidRPr="00002D6B">
                      <w:rPr>
                        <w:rFonts w:ascii="Consolas" w:eastAsia="Consolas" w:hAnsi="Consolas" w:cs="Consolas"/>
                        <w:color w:val="5C5C5C"/>
                        <w:sz w:val="21"/>
                      </w:rPr>
                      <w:t>    fitness = </w:t>
                    </w:r>
                    <w:proofErr w:type="gramStart"/>
                    <w:r w:rsidRPr="00002D6B">
                      <w:rPr>
                        <w:rFonts w:ascii="Consolas" w:eastAsia="Consolas" w:hAnsi="Consolas" w:cs="Consolas"/>
                        <w:color w:val="5C5C5C"/>
                        <w:sz w:val="21"/>
                      </w:rPr>
                      <w:t>zeros(</w:t>
                    </w:r>
                    <w:proofErr w:type="spellStart"/>
                    <w:proofErr w:type="gramEnd"/>
                    <w:r w:rsidRPr="00002D6B">
                      <w:rPr>
                        <w:rFonts w:ascii="Consolas" w:eastAsia="Consolas" w:hAnsi="Consolas" w:cs="Consolas"/>
                        <w:color w:val="5C5C5C"/>
                        <w:sz w:val="21"/>
                      </w:rPr>
                      <w:t>p_s_ggg</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32BFC03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11" w:author="yukina minato" w:date="2025-09-07T17:09:00Z" w16du:dateUtc="2025-09-07T09:09:00Z"/>
                      <w:rFonts w:eastAsia="宋体"/>
                      <w:color w:val="5C5C5C"/>
                      <w:szCs w:val="22"/>
                    </w:rPr>
                  </w:pPr>
                  <w:ins w:id="2812"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:p</w:t>
                    </w:r>
                    <w:proofErr w:type="gramEnd"/>
                    <w:r w:rsidRPr="00002D6B">
                      <w:rPr>
                        <w:rFonts w:ascii="Consolas" w:eastAsia="Consolas" w:hAnsi="Consolas" w:cs="Consolas"/>
                        <w:color w:val="5C5C5C"/>
                        <w:sz w:val="21"/>
                        <w:shd w:val="clear" w:color="auto" w:fill="F8F8F8"/>
                      </w:rPr>
                      <w:t>_s_ggg</w:t>
                    </w:r>
                  </w:ins>
                </w:p>
                <w:p w14:paraId="013D150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13" w:author="yukina minato" w:date="2025-09-07T17:09:00Z" w16du:dateUtc="2025-09-07T09:09:00Z"/>
                      <w:rFonts w:eastAsia="宋体"/>
                      <w:color w:val="5C5C5C"/>
                      <w:szCs w:val="22"/>
                    </w:rPr>
                  </w:pPr>
                  <w:ins w:id="2814"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ind</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p_p_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ins>
                </w:p>
                <w:p w14:paraId="1F5BB53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15" w:author="yukina minato" w:date="2025-09-07T17:09:00Z" w16du:dateUtc="2025-09-07T09:09:00Z"/>
                      <w:rFonts w:eastAsia="宋体"/>
                      <w:color w:val="5C5C5C"/>
                      <w:szCs w:val="22"/>
                    </w:rPr>
                  </w:pPr>
                  <w:ins w:id="2816" w:author="yukina minato" w:date="2025-09-07T17:09:00Z" w16du:dateUtc="2025-09-07T09:09:00Z">
                    <w:r w:rsidRPr="00002D6B">
                      <w:rPr>
                        <w:rFonts w:ascii="Consolas" w:eastAsia="Consolas" w:hAnsi="Consolas" w:cs="Consolas"/>
                        <w:color w:val="5C5C5C"/>
                        <w:sz w:val="21"/>
                        <w:shd w:val="clear" w:color="auto" w:fill="F8F8F8"/>
                      </w:rPr>
                      <w:t>        </w:t>
                    </w:r>
                  </w:ins>
                </w:p>
                <w:p w14:paraId="1C43970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17" w:author="yukina minato" w:date="2025-09-07T17:09:00Z" w16du:dateUtc="2025-09-07T09:09:00Z"/>
                      <w:rFonts w:eastAsia="宋体"/>
                      <w:color w:val="5C5C5C"/>
                      <w:szCs w:val="22"/>
                    </w:rPr>
                  </w:pPr>
                  <w:ins w:id="2818" w:author="yukina minato" w:date="2025-09-07T17:09:00Z" w16du:dateUtc="2025-09-07T09:09:00Z">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params.p</w:t>
                    </w:r>
                    <w:proofErr w:type="gramEnd"/>
                    <w:r w:rsidRPr="00002D6B">
                      <w:rPr>
                        <w:rFonts w:ascii="Consolas" w:eastAsia="Consolas" w:hAnsi="Consolas" w:cs="Consolas"/>
                        <w:color w:val="5C5C5C"/>
                        <w:sz w:val="21"/>
                      </w:rPr>
                      <w:t>1 = </w:t>
                    </w:r>
                    <w:proofErr w:type="gramStart"/>
                    <w:r w:rsidRPr="00002D6B">
                      <w:rPr>
                        <w:rFonts w:ascii="Consolas" w:eastAsia="Consolas" w:hAnsi="Consolas" w:cs="Consolas"/>
                        <w:color w:val="5C5C5C"/>
                        <w:sz w:val="21"/>
                      </w:rPr>
                      <w:t>struct(</w:t>
                    </w:r>
                    <w:proofErr w:type="gramEnd"/>
                    <w:r w:rsidRPr="00002D6B">
                      <w:rPr>
                        <w:rFonts w:ascii="Consolas" w:eastAsia="Consolas" w:hAnsi="Consolas" w:cs="Consolas"/>
                        <w:color w:val="50A14F"/>
                        <w:sz w:val="21"/>
                      </w:rPr>
                      <w:t>'v_fy'</w:t>
                    </w:r>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w:t>
                    </w:r>
                    <w:r w:rsidRPr="00002D6B">
                      <w:rPr>
                        <w:rFonts w:ascii="Consolas" w:eastAsia="Consolas" w:hAnsi="Consolas" w:cs="Consolas"/>
                        <w:color w:val="50A14F"/>
                        <w:sz w:val="21"/>
                      </w:rPr>
                      <w:t>'t_deploy'</w:t>
                    </w:r>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w:t>
                    </w:r>
                    <w:r w:rsidRPr="00002D6B">
                      <w:rPr>
                        <w:rFonts w:ascii="Consolas" w:eastAsia="Consolas" w:hAnsi="Consolas" w:cs="Consolas"/>
                        <w:color w:val="50A14F"/>
                        <w:sz w:val="21"/>
                      </w:rPr>
                      <w:t>'theta_yaw'</w:t>
                    </w:r>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 </w:t>
                    </w:r>
                    <w:r w:rsidRPr="00002D6B">
                      <w:rPr>
                        <w:rFonts w:ascii="Consolas" w:eastAsia="Consolas" w:hAnsi="Consolas" w:cs="Consolas"/>
                        <w:color w:val="50A14F"/>
                        <w:sz w:val="21"/>
                      </w:rPr>
                      <w:t>'t_delay'</w:t>
                    </w:r>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4</w:t>
                    </w:r>
                    <w:r w:rsidRPr="00002D6B">
                      <w:rPr>
                        <w:rFonts w:ascii="Consolas" w:eastAsia="Consolas" w:hAnsi="Consolas" w:cs="Consolas"/>
                        <w:color w:val="5C5C5C"/>
                        <w:sz w:val="21"/>
                      </w:rPr>
                      <w:t>), </w:t>
                    </w:r>
                    <w:r w:rsidRPr="00002D6B">
                      <w:rPr>
                        <w:rFonts w:ascii="Consolas" w:eastAsia="Consolas" w:hAnsi="Consolas" w:cs="Consolas"/>
                        <w:color w:val="50A14F"/>
                        <w:sz w:val="21"/>
                      </w:rPr>
                      <w:t>'A0'</w:t>
                    </w:r>
                    <w:r w:rsidRPr="00002D6B">
                      <w:rPr>
                        <w:rFonts w:ascii="Consolas" w:eastAsia="Consolas" w:hAnsi="Consolas" w:cs="Consolas"/>
                        <w:color w:val="5C5C5C"/>
                        <w:sz w:val="21"/>
                      </w:rPr>
                      <w:t>, A0_1);</w:t>
                    </w:r>
                  </w:ins>
                </w:p>
                <w:p w14:paraId="6805FF0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19" w:author="yukina minato" w:date="2025-09-07T17:09:00Z" w16du:dateUtc="2025-09-07T09:09:00Z"/>
                      <w:rFonts w:eastAsia="宋体"/>
                      <w:color w:val="5C5C5C"/>
                      <w:szCs w:val="22"/>
                    </w:rPr>
                  </w:pPr>
                  <w:ins w:id="2820" w:author="yukina minato" w:date="2025-09-07T17:09:00Z" w16du:dateUtc="2025-09-07T09:09:00Z">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5C5C5C"/>
                        <w:sz w:val="21"/>
                        <w:shd w:val="clear" w:color="auto" w:fill="F8F8F8"/>
                      </w:rPr>
                      <w:t>params.p</w:t>
                    </w:r>
                    <w:proofErr w:type="gramEnd"/>
                    <w:r w:rsidRPr="00002D6B">
                      <w:rPr>
                        <w:rFonts w:ascii="Consolas" w:eastAsia="Consolas" w:hAnsi="Consolas" w:cs="Consolas"/>
                        <w:color w:val="5C5C5C"/>
                        <w:sz w:val="21"/>
                        <w:shd w:val="clear" w:color="auto" w:fill="F8F8F8"/>
                      </w:rPr>
                      <w:t>2 = </w:t>
                    </w:r>
                    <w:proofErr w:type="gramStart"/>
                    <w:r w:rsidRPr="00002D6B">
                      <w:rPr>
                        <w:rFonts w:ascii="Consolas" w:eastAsia="Consolas" w:hAnsi="Consolas" w:cs="Consolas"/>
                        <w:color w:val="5C5C5C"/>
                        <w:sz w:val="21"/>
                        <w:shd w:val="clear" w:color="auto" w:fill="F8F8F8"/>
                      </w:rPr>
                      <w:t>struct(</w:t>
                    </w:r>
                    <w:proofErr w:type="gramEnd"/>
                    <w:r w:rsidRPr="00002D6B">
                      <w:rPr>
                        <w:rFonts w:ascii="Consolas" w:eastAsia="Consolas" w:hAnsi="Consolas" w:cs="Consolas"/>
                        <w:color w:val="50A14F"/>
                        <w:sz w:val="21"/>
                        <w:shd w:val="clear" w:color="auto" w:fill="F8F8F8"/>
                      </w:rPr>
                      <w:t>'v_fy'</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5</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't_deploy'</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6</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'theta_yaw'</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7</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't_delay'</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'A0'</w:t>
                    </w:r>
                    <w:r w:rsidRPr="00002D6B">
                      <w:rPr>
                        <w:rFonts w:ascii="Consolas" w:eastAsia="Consolas" w:hAnsi="Consolas" w:cs="Consolas"/>
                        <w:color w:val="5C5C5C"/>
                        <w:sz w:val="21"/>
                        <w:shd w:val="clear" w:color="auto" w:fill="F8F8F8"/>
                      </w:rPr>
                      <w:t>, A0_2);</w:t>
                    </w:r>
                  </w:ins>
                </w:p>
                <w:p w14:paraId="4914E3E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21" w:author="yukina minato" w:date="2025-09-07T17:09:00Z" w16du:dateUtc="2025-09-07T09:09:00Z"/>
                      <w:rFonts w:eastAsia="宋体"/>
                      <w:color w:val="5C5C5C"/>
                      <w:szCs w:val="22"/>
                    </w:rPr>
                  </w:pPr>
                  <w:ins w:id="2822" w:author="yukina minato" w:date="2025-09-07T17:09:00Z" w16du:dateUtc="2025-09-07T09:09:00Z">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params.p</w:t>
                    </w:r>
                    <w:proofErr w:type="gramEnd"/>
                    <w:r w:rsidRPr="00002D6B">
                      <w:rPr>
                        <w:rFonts w:ascii="Consolas" w:eastAsia="Consolas" w:hAnsi="Consolas" w:cs="Consolas"/>
                        <w:color w:val="5C5C5C"/>
                        <w:sz w:val="21"/>
                      </w:rPr>
                      <w:t>3 = </w:t>
                    </w:r>
                    <w:proofErr w:type="gramStart"/>
                    <w:r w:rsidRPr="00002D6B">
                      <w:rPr>
                        <w:rFonts w:ascii="Consolas" w:eastAsia="Consolas" w:hAnsi="Consolas" w:cs="Consolas"/>
                        <w:color w:val="5C5C5C"/>
                        <w:sz w:val="21"/>
                      </w:rPr>
                      <w:t>struct(</w:t>
                    </w:r>
                    <w:proofErr w:type="gramEnd"/>
                    <w:r w:rsidRPr="00002D6B">
                      <w:rPr>
                        <w:rFonts w:ascii="Consolas" w:eastAsia="Consolas" w:hAnsi="Consolas" w:cs="Consolas"/>
                        <w:color w:val="50A14F"/>
                        <w:sz w:val="21"/>
                      </w:rPr>
                      <w:t>'v_fy'</w:t>
                    </w:r>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9</w:t>
                    </w:r>
                    <w:r w:rsidRPr="00002D6B">
                      <w:rPr>
                        <w:rFonts w:ascii="Consolas" w:eastAsia="Consolas" w:hAnsi="Consolas" w:cs="Consolas"/>
                        <w:color w:val="5C5C5C"/>
                        <w:sz w:val="21"/>
                      </w:rPr>
                      <w:t>), </w:t>
                    </w:r>
                    <w:r w:rsidRPr="00002D6B">
                      <w:rPr>
                        <w:rFonts w:ascii="Consolas" w:eastAsia="Consolas" w:hAnsi="Consolas" w:cs="Consolas"/>
                        <w:color w:val="50A14F"/>
                        <w:sz w:val="21"/>
                      </w:rPr>
                      <w:t>'t_deploy'</w:t>
                    </w:r>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Consolas" w:eastAsia="Consolas" w:hAnsi="Consolas" w:cs="Consolas"/>
                        <w:color w:val="50A14F"/>
                        <w:sz w:val="21"/>
                      </w:rPr>
                      <w:t>'theta_yaw'</w:t>
                    </w:r>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11</w:t>
                    </w:r>
                    <w:r w:rsidRPr="00002D6B">
                      <w:rPr>
                        <w:rFonts w:ascii="Consolas" w:eastAsia="Consolas" w:hAnsi="Consolas" w:cs="Consolas"/>
                        <w:color w:val="5C5C5C"/>
                        <w:sz w:val="21"/>
                      </w:rPr>
                      <w:t>), </w:t>
                    </w:r>
                    <w:r w:rsidRPr="00002D6B">
                      <w:rPr>
                        <w:rFonts w:ascii="Consolas" w:eastAsia="Consolas" w:hAnsi="Consolas" w:cs="Consolas"/>
                        <w:color w:val="50A14F"/>
                        <w:sz w:val="21"/>
                      </w:rPr>
                      <w:t>'t_delay'</w:t>
                    </w:r>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12</w:t>
                    </w:r>
                    <w:r w:rsidRPr="00002D6B">
                      <w:rPr>
                        <w:rFonts w:ascii="Consolas" w:eastAsia="Consolas" w:hAnsi="Consolas" w:cs="Consolas"/>
                        <w:color w:val="5C5C5C"/>
                        <w:sz w:val="21"/>
                      </w:rPr>
                      <w:t>), </w:t>
                    </w:r>
                    <w:r w:rsidRPr="00002D6B">
                      <w:rPr>
                        <w:rFonts w:ascii="Consolas" w:eastAsia="Consolas" w:hAnsi="Consolas" w:cs="Consolas"/>
                        <w:color w:val="50A14F"/>
                        <w:sz w:val="21"/>
                      </w:rPr>
                      <w:t>'A0'</w:t>
                    </w:r>
                    <w:r w:rsidRPr="00002D6B">
                      <w:rPr>
                        <w:rFonts w:ascii="Consolas" w:eastAsia="Consolas" w:hAnsi="Consolas" w:cs="Consolas"/>
                        <w:color w:val="5C5C5C"/>
                        <w:sz w:val="21"/>
                      </w:rPr>
                      <w:t>, A0_3);</w:t>
                    </w:r>
                  </w:ins>
                </w:p>
                <w:p w14:paraId="4177F3E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2823" w:author="yukina minato" w:date="2025-09-07T17:09:00Z" w16du:dateUtc="2025-09-07T09:09:00Z"/>
                      <w:rFonts w:eastAsia="宋体"/>
                      <w:color w:val="5C5C5C"/>
                      <w:szCs w:val="22"/>
                    </w:rPr>
                  </w:pPr>
                </w:p>
                <w:p w14:paraId="31D5B13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24" w:author="yukina minato" w:date="2025-09-07T17:09:00Z" w16du:dateUtc="2025-09-07T09:09:00Z"/>
                      <w:rFonts w:eastAsia="宋体"/>
                      <w:color w:val="5C5C5C"/>
                      <w:szCs w:val="22"/>
                    </w:rPr>
                  </w:pPr>
                  <w:ins w:id="2825" w:author="yukina minato" w:date="2025-09-07T17:09:00Z" w16du:dateUtc="2025-09-07T09:09:00Z">
                    <w:r w:rsidRPr="00002D6B">
                      <w:rPr>
                        <w:rFonts w:ascii="Consolas" w:eastAsia="Consolas" w:hAnsi="Consolas" w:cs="Consolas"/>
                        <w:color w:val="5C5C5C"/>
                        <w:sz w:val="21"/>
                      </w:rPr>
                      <w:t>        fitness(</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c_o_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params, </w:t>
                    </w:r>
                    <w:proofErr w:type="spellStart"/>
                    <w:r w:rsidRPr="00002D6B">
                      <w:rPr>
                        <w:rFonts w:ascii="Consolas" w:eastAsia="Consolas" w:hAnsi="Consolas" w:cs="Consolas"/>
                        <w:color w:val="5C5C5C"/>
                        <w:sz w:val="21"/>
                      </w:rPr>
                      <w:t>m_t_ggg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w:t>
                    </w:r>
                  </w:ins>
                </w:p>
                <w:p w14:paraId="6DFCC7A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26" w:author="yukina minato" w:date="2025-09-07T17:09:00Z" w16du:dateUtc="2025-09-07T09:09:00Z"/>
                      <w:rFonts w:eastAsia="宋体"/>
                      <w:color w:val="5C5C5C"/>
                      <w:szCs w:val="22"/>
                    </w:rPr>
                  </w:pPr>
                  <w:ins w:id="2827" w:author="yukina minato" w:date="2025-09-07T17:09:00Z" w16du:dateUtc="2025-09-07T09:09:00Z">
                    <w:r w:rsidRPr="00002D6B">
                      <w:rPr>
                        <w:rFonts w:ascii="Consolas" w:eastAsia="Consolas" w:hAnsi="Consolas" w:cs="Consolas"/>
                        <w:color w:val="5C5C5C"/>
                        <w:sz w:val="21"/>
                        <w:shd w:val="clear" w:color="auto" w:fill="F8F8F8"/>
                      </w:rPr>
                      <w:t>    end</w:t>
                    </w:r>
                  </w:ins>
                </w:p>
                <w:p w14:paraId="15841362"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28" w:author="yukina minato" w:date="2025-09-07T17:09:00Z" w16du:dateUtc="2025-09-07T09:09:00Z"/>
                      <w:rFonts w:eastAsia="宋体"/>
                      <w:color w:val="5C5C5C"/>
                      <w:szCs w:val="22"/>
                    </w:rPr>
                  </w:pPr>
                  <w:ins w:id="2829" w:author="yukina minato" w:date="2025-09-07T17:09:00Z" w16du:dateUtc="2025-09-07T09:09:00Z">
                    <w:r w:rsidRPr="00002D6B">
                      <w:rPr>
                        <w:rFonts w:ascii="Consolas" w:eastAsia="Consolas" w:hAnsi="Consolas" w:cs="Consolas"/>
                        <w:color w:val="5C5C5C"/>
                        <w:sz w:val="21"/>
                      </w:rPr>
                      <w:t>    </w:t>
                    </w:r>
                  </w:ins>
                </w:p>
                <w:p w14:paraId="06E8559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30" w:author="yukina minato" w:date="2025-09-07T17:09:00Z" w16du:dateUtc="2025-09-07T09:09:00Z"/>
                      <w:rFonts w:eastAsia="宋体"/>
                      <w:color w:val="5C5C5C"/>
                      <w:szCs w:val="22"/>
                    </w:rPr>
                  </w:pPr>
                  <w:ins w:id="2831"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m_c_ggg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idx</w:t>
                    </w:r>
                    <w:proofErr w:type="spellEnd"/>
                    <w:r w:rsidRPr="00002D6B">
                      <w:rPr>
                        <w:rFonts w:ascii="Consolas" w:eastAsia="Consolas" w:hAnsi="Consolas" w:cs="Consolas"/>
                        <w:color w:val="5C5C5C"/>
                        <w:sz w:val="21"/>
                        <w:shd w:val="clear" w:color="auto" w:fill="F8F8F8"/>
                      </w:rPr>
                      <w:t>] = max(fitness);</w:t>
                    </w:r>
                  </w:ins>
                </w:p>
                <w:p w14:paraId="1A295F0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32" w:author="yukina minato" w:date="2025-09-07T17:09:00Z" w16du:dateUtc="2025-09-07T09:09:00Z"/>
                      <w:rFonts w:eastAsia="宋体"/>
                      <w:color w:val="5C5C5C"/>
                      <w:szCs w:val="22"/>
                    </w:rPr>
                  </w:pPr>
                  <w:ins w:id="2833"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m_c_ggg</w:t>
                    </w:r>
                    <w:proofErr w:type="spellEnd"/>
                    <w:r w:rsidRPr="00002D6B">
                      <w:rPr>
                        <w:rFonts w:ascii="Consolas" w:eastAsia="Consolas" w:hAnsi="Consolas" w:cs="Consolas"/>
                        <w:color w:val="5C5C5C"/>
                        <w:sz w:val="21"/>
                      </w:rPr>
                      <w:t> &gt; </w:t>
                    </w:r>
                    <w:proofErr w:type="spellStart"/>
                    <w:r w:rsidRPr="00002D6B">
                      <w:rPr>
                        <w:rFonts w:ascii="Consolas" w:eastAsia="Consolas" w:hAnsi="Consolas" w:cs="Consolas"/>
                        <w:color w:val="5C5C5C"/>
                        <w:sz w:val="21"/>
                      </w:rPr>
                      <w:t>g_f_ggg</w:t>
                    </w:r>
                    <w:proofErr w:type="spellEnd"/>
                  </w:ins>
                </w:p>
                <w:p w14:paraId="402F2DB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34" w:author="yukina minato" w:date="2025-09-07T17:09:00Z" w16du:dateUtc="2025-09-07T09:09:00Z"/>
                      <w:rFonts w:eastAsia="宋体"/>
                      <w:color w:val="5C5C5C"/>
                      <w:szCs w:val="22"/>
                    </w:rPr>
                  </w:pPr>
                  <w:ins w:id="2835"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g_f_ggg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m_c_ggg</w:t>
                    </w:r>
                    <w:proofErr w:type="spellEnd"/>
                    <w:r w:rsidRPr="00002D6B">
                      <w:rPr>
                        <w:rFonts w:ascii="Consolas" w:eastAsia="Consolas" w:hAnsi="Consolas" w:cs="Consolas"/>
                        <w:color w:val="5C5C5C"/>
                        <w:sz w:val="21"/>
                        <w:shd w:val="clear" w:color="auto" w:fill="F8F8F8"/>
                      </w:rPr>
                      <w:t>;</w:t>
                    </w:r>
                  </w:ins>
                </w:p>
                <w:p w14:paraId="6CFA8D3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36" w:author="yukina minato" w:date="2025-09-07T17:09:00Z" w16du:dateUtc="2025-09-07T09:09:00Z"/>
                      <w:rFonts w:eastAsia="宋体"/>
                      <w:color w:val="5C5C5C"/>
                      <w:szCs w:val="22"/>
                    </w:rPr>
                  </w:pPr>
                  <w:ins w:id="2837"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g_i_ggg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p_p_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idx</w:t>
                    </w:r>
                    <w:proofErr w:type="spellEnd"/>
                    <w:r w:rsidRPr="00002D6B">
                      <w:rPr>
                        <w:rFonts w:ascii="Consolas" w:eastAsia="Consolas" w:hAnsi="Consolas" w:cs="Consolas"/>
                        <w:color w:val="5C5C5C"/>
                        <w:sz w:val="21"/>
                      </w:rPr>
                      <w:t>, :);</w:t>
                    </w:r>
                  </w:ins>
                </w:p>
                <w:p w14:paraId="630863D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38" w:author="yukina minato" w:date="2025-09-07T17:09:00Z" w16du:dateUtc="2025-09-07T09:09:00Z"/>
                      <w:rFonts w:eastAsia="宋体"/>
                      <w:color w:val="5C5C5C"/>
                      <w:szCs w:val="22"/>
                    </w:rPr>
                  </w:pPr>
                  <w:ins w:id="2839" w:author="yukina minato" w:date="2025-09-07T17:09:00Z" w16du:dateUtc="2025-09-07T09:09:00Z">
                    <w:r w:rsidRPr="00002D6B">
                      <w:rPr>
                        <w:rFonts w:ascii="Consolas" w:eastAsia="Consolas" w:hAnsi="Consolas" w:cs="Consolas"/>
                        <w:color w:val="5C5C5C"/>
                        <w:sz w:val="21"/>
                        <w:shd w:val="clear" w:color="auto" w:fill="F8F8F8"/>
                      </w:rPr>
                      <w:t>    end</w:t>
                    </w:r>
                  </w:ins>
                </w:p>
                <w:p w14:paraId="53EB793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40" w:author="yukina minato" w:date="2025-09-07T17:09:00Z" w16du:dateUtc="2025-09-07T09:09:00Z"/>
                      <w:rFonts w:eastAsia="宋体"/>
                      <w:color w:val="5C5C5C"/>
                      <w:szCs w:val="22"/>
                    </w:rPr>
                  </w:pPr>
                  <w:ins w:id="2841"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b_h_ggg</w:t>
                    </w:r>
                    <w:proofErr w:type="spellEnd"/>
                    <w:r w:rsidRPr="00002D6B">
                      <w:rPr>
                        <w:rFonts w:ascii="Consolas" w:eastAsia="Consolas" w:hAnsi="Consolas" w:cs="Consolas"/>
                        <w:color w:val="5C5C5C"/>
                        <w:sz w:val="21"/>
                      </w:rPr>
                      <w:t>(gen) = </w:t>
                    </w:r>
                    <w:proofErr w:type="spellStart"/>
                    <w:r w:rsidRPr="00002D6B">
                      <w:rPr>
                        <w:rFonts w:ascii="Consolas" w:eastAsia="Consolas" w:hAnsi="Consolas" w:cs="Consolas"/>
                        <w:color w:val="5C5C5C"/>
                        <w:sz w:val="21"/>
                      </w:rPr>
                      <w:t>g_f_ggg</w:t>
                    </w:r>
                    <w:proofErr w:type="spellEnd"/>
                    <w:r w:rsidRPr="00002D6B">
                      <w:rPr>
                        <w:rFonts w:ascii="Consolas" w:eastAsia="Consolas" w:hAnsi="Consolas" w:cs="Consolas"/>
                        <w:color w:val="5C5C5C"/>
                        <w:sz w:val="21"/>
                      </w:rPr>
                      <w:t>;</w:t>
                    </w:r>
                  </w:ins>
                </w:p>
                <w:p w14:paraId="0B94FBD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42" w:author="yukina minato" w:date="2025-09-07T17:09:00Z" w16du:dateUtc="2025-09-07T09:09:00Z"/>
                      <w:rFonts w:eastAsia="宋体"/>
                      <w:color w:val="5C5C5C"/>
                      <w:szCs w:val="22"/>
                    </w:rPr>
                  </w:pPr>
                  <w:ins w:id="2843"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第</w:t>
                    </w:r>
                    <w:r w:rsidRPr="00002D6B">
                      <w:rPr>
                        <w:rFonts w:ascii="Consolas" w:eastAsia="Consolas" w:hAnsi="Consolas" w:cs="Consolas"/>
                        <w:color w:val="50A14F"/>
                        <w:sz w:val="21"/>
                        <w:shd w:val="clear" w:color="auto" w:fill="F8F8F8"/>
                      </w:rPr>
                      <w:t> %d </w:t>
                    </w:r>
                    <w:r w:rsidRPr="00002D6B">
                      <w:rPr>
                        <w:rFonts w:ascii="宋体" w:eastAsia="宋体" w:hAnsi="宋体" w:cs="宋体" w:hint="eastAsia"/>
                        <w:color w:val="50A14F"/>
                        <w:sz w:val="21"/>
                        <w:shd w:val="clear" w:color="auto" w:fill="F8F8F8"/>
                      </w:rPr>
                      <w:t>代</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当前最优遮蔽时间</w:t>
                    </w:r>
                    <w:r w:rsidRPr="00002D6B">
                      <w:rPr>
                        <w:rFonts w:ascii="Consolas" w:eastAsia="Consolas" w:hAnsi="Consolas" w:cs="Consolas"/>
                        <w:color w:val="50A14F"/>
                        <w:sz w:val="21"/>
                        <w:shd w:val="clear" w:color="auto" w:fill="F8F8F8"/>
                      </w:rPr>
                      <w:t> = %.4f s, </w:t>
                    </w:r>
                    <w:r w:rsidRPr="00002D6B">
                      <w:rPr>
                        <w:rFonts w:ascii="宋体" w:eastAsia="宋体" w:hAnsi="宋体" w:cs="宋体" w:hint="eastAsia"/>
                        <w:color w:val="50A14F"/>
                        <w:sz w:val="21"/>
                        <w:shd w:val="clear" w:color="auto" w:fill="F8F8F8"/>
                      </w:rPr>
                      <w:t>全局最优</w:t>
                    </w:r>
                    <w:r w:rsidRPr="00002D6B">
                      <w:rPr>
                        <w:rFonts w:ascii="Consolas" w:eastAsia="Consolas" w:hAnsi="Consolas" w:cs="Consolas"/>
                        <w:color w:val="50A14F"/>
                        <w:sz w:val="21"/>
                        <w:shd w:val="clear" w:color="auto" w:fill="F8F8F8"/>
                      </w:rPr>
                      <w:t> = %.4f s\n'</w:t>
                    </w:r>
                    <w:r w:rsidRPr="00002D6B">
                      <w:rPr>
                        <w:rFonts w:ascii="Consolas" w:eastAsia="Consolas" w:hAnsi="Consolas" w:cs="Consolas"/>
                        <w:color w:val="5C5C5C"/>
                        <w:sz w:val="21"/>
                        <w:shd w:val="clear" w:color="auto" w:fill="F8F8F8"/>
                      </w:rPr>
                      <w:t>, gen, </w:t>
                    </w:r>
                    <w:proofErr w:type="spellStart"/>
                    <w:r w:rsidRPr="00002D6B">
                      <w:rPr>
                        <w:rFonts w:ascii="Consolas" w:eastAsia="Consolas" w:hAnsi="Consolas" w:cs="Consolas"/>
                        <w:color w:val="5C5C5C"/>
                        <w:sz w:val="21"/>
                        <w:shd w:val="clear" w:color="auto" w:fill="F8F8F8"/>
                      </w:rPr>
                      <w:t>m_c_ggg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g_f_ggg</w:t>
                    </w:r>
                    <w:proofErr w:type="spellEnd"/>
                    <w:r w:rsidRPr="00002D6B">
                      <w:rPr>
                        <w:rFonts w:ascii="Consolas" w:eastAsia="Consolas" w:hAnsi="Consolas" w:cs="Consolas"/>
                        <w:color w:val="5C5C5C"/>
                        <w:sz w:val="21"/>
                        <w:shd w:val="clear" w:color="auto" w:fill="F8F8F8"/>
                      </w:rPr>
                      <w:t>);</w:t>
                    </w:r>
                  </w:ins>
                </w:p>
                <w:p w14:paraId="6D8EDD1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2844" w:author="yukina minato" w:date="2025-09-07T17:09:00Z" w16du:dateUtc="2025-09-07T09:09:00Z"/>
                      <w:rFonts w:eastAsia="宋体"/>
                      <w:color w:val="5C5C5C"/>
                      <w:szCs w:val="22"/>
                    </w:rPr>
                  </w:pPr>
                </w:p>
                <w:p w14:paraId="1CC4C813"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45" w:author="yukina minato" w:date="2025-09-07T17:09:00Z" w16du:dateUtc="2025-09-07T09:09:00Z"/>
                      <w:rFonts w:eastAsia="宋体"/>
                      <w:color w:val="5C5C5C"/>
                      <w:szCs w:val="22"/>
                    </w:rPr>
                  </w:pPr>
                  <w:ins w:id="2846"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n_p_ggg</w:t>
                    </w:r>
                    <w:proofErr w:type="spellEnd"/>
                    <w:r w:rsidRPr="00002D6B">
                      <w:rPr>
                        <w:rFonts w:ascii="Consolas" w:eastAsia="Consolas" w:hAnsi="Consolas" w:cs="Consolas"/>
                        <w:color w:val="5C5C5C"/>
                        <w:sz w:val="21"/>
                        <w:shd w:val="clear" w:color="auto" w:fill="F8F8F8"/>
                      </w:rPr>
                      <w:t> = zeros(size(</w:t>
                    </w:r>
                    <w:proofErr w:type="spellStart"/>
                    <w:r w:rsidRPr="00002D6B">
                      <w:rPr>
                        <w:rFonts w:ascii="Consolas" w:eastAsia="Consolas" w:hAnsi="Consolas" w:cs="Consolas"/>
                        <w:color w:val="5C5C5C"/>
                        <w:sz w:val="21"/>
                        <w:shd w:val="clear" w:color="auto" w:fill="F8F8F8"/>
                      </w:rPr>
                      <w:t>p_p_ggg</w:t>
                    </w:r>
                    <w:proofErr w:type="spellEnd"/>
                    <w:r w:rsidRPr="00002D6B">
                      <w:rPr>
                        <w:rFonts w:ascii="Consolas" w:eastAsia="Consolas" w:hAnsi="Consolas" w:cs="Consolas"/>
                        <w:color w:val="5C5C5C"/>
                        <w:sz w:val="21"/>
                        <w:shd w:val="clear" w:color="auto" w:fill="F8F8F8"/>
                      </w:rPr>
                      <w:t>)); </w:t>
                    </w:r>
                  </w:ins>
                </w:p>
                <w:p w14:paraId="443C392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47" w:author="yukina minato" w:date="2025-09-07T17:09:00Z" w16du:dateUtc="2025-09-07T09:09:00Z"/>
                      <w:rFonts w:eastAsia="宋体"/>
                      <w:color w:val="5C5C5C"/>
                      <w:szCs w:val="22"/>
                    </w:rPr>
                  </w:pPr>
                  <w:ins w:id="2848" w:author="yukina minato" w:date="2025-09-07T17:09:00Z" w16du:dateUtc="2025-09-07T09:09:00Z">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s_i_ggg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A626A4"/>
                        <w:sz w:val="21"/>
                      </w:rPr>
                      <w:t>sort</w:t>
                    </w:r>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fitness, </w:t>
                    </w:r>
                    <w:r w:rsidRPr="00002D6B">
                      <w:rPr>
                        <w:rFonts w:ascii="Consolas" w:eastAsia="Consolas" w:hAnsi="Consolas" w:cs="Consolas"/>
                        <w:color w:val="50A14F"/>
                        <w:sz w:val="21"/>
                      </w:rPr>
                      <w:t>'descend'</w:t>
                    </w:r>
                    <w:r w:rsidRPr="00002D6B">
                      <w:rPr>
                        <w:rFonts w:ascii="Consolas" w:eastAsia="Consolas" w:hAnsi="Consolas" w:cs="Consolas"/>
                        <w:color w:val="5C5C5C"/>
                        <w:sz w:val="21"/>
                      </w:rPr>
                      <w:t>); </w:t>
                    </w:r>
                  </w:ins>
                </w:p>
                <w:p w14:paraId="556A36A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49" w:author="yukina minato" w:date="2025-09-07T17:09:00Z" w16du:dateUtc="2025-09-07T09:09:00Z"/>
                      <w:rFonts w:eastAsia="宋体"/>
                      <w:color w:val="5C5C5C"/>
                      <w:szCs w:val="22"/>
                    </w:rPr>
                  </w:pPr>
                  <w:ins w:id="2850"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:e</w:t>
                    </w:r>
                    <w:proofErr w:type="gramEnd"/>
                    <w:r w:rsidRPr="00002D6B">
                      <w:rPr>
                        <w:rFonts w:ascii="Consolas" w:eastAsia="Consolas" w:hAnsi="Consolas" w:cs="Consolas"/>
                        <w:color w:val="5C5C5C"/>
                        <w:sz w:val="21"/>
                        <w:shd w:val="clear" w:color="auto" w:fill="F8F8F8"/>
                      </w:rPr>
                      <w:t>_c_ggg, :) = </w:t>
                    </w:r>
                    <w:proofErr w:type="spellStart"/>
                    <w:r w:rsidRPr="00002D6B">
                      <w:rPr>
                        <w:rFonts w:ascii="Consolas" w:eastAsia="Consolas" w:hAnsi="Consolas" w:cs="Consolas"/>
                        <w:color w:val="5C5C5C"/>
                        <w:sz w:val="21"/>
                        <w:shd w:val="clear" w:color="auto" w:fill="F8F8F8"/>
                      </w:rPr>
                      <w:t>p_p_ggg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s_i_ggg</w:t>
                    </w:r>
                    <w:proofErr w:type="spellEnd"/>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:e</w:t>
                    </w:r>
                    <w:proofErr w:type="gramEnd"/>
                    <w:r w:rsidRPr="00002D6B">
                      <w:rPr>
                        <w:rFonts w:ascii="Consolas" w:eastAsia="Consolas" w:hAnsi="Consolas" w:cs="Consolas"/>
                        <w:color w:val="5C5C5C"/>
                        <w:sz w:val="21"/>
                        <w:shd w:val="clear" w:color="auto" w:fill="F8F8F8"/>
                      </w:rPr>
                      <w:t>_c_ggg), :);</w:t>
                    </w:r>
                  </w:ins>
                </w:p>
                <w:p w14:paraId="66BEC30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51" w:author="yukina minato" w:date="2025-09-07T17:09:00Z" w16du:dateUtc="2025-09-07T09:09:00Z"/>
                      <w:rFonts w:eastAsia="宋体"/>
                      <w:color w:val="5C5C5C"/>
                      <w:szCs w:val="22"/>
                    </w:rPr>
                  </w:pPr>
                  <w:ins w:id="2852" w:author="yukina minato" w:date="2025-09-07T17:09:00Z" w16du:dateUtc="2025-09-07T09:09:00Z">
                    <w:r w:rsidRPr="00002D6B">
                      <w:rPr>
                        <w:rFonts w:ascii="Consolas" w:eastAsia="Consolas" w:hAnsi="Consolas" w:cs="Consolas"/>
                        <w:color w:val="5C5C5C"/>
                        <w:sz w:val="21"/>
                      </w:rPr>
                      <w:t>    </w:t>
                    </w:r>
                  </w:ins>
                </w:p>
                <w:p w14:paraId="3F4D167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53" w:author="yukina minato" w:date="2025-09-07T17:09:00Z" w16du:dateUtc="2025-09-07T09:09:00Z"/>
                      <w:rFonts w:eastAsia="宋体"/>
                      <w:color w:val="5C5C5C"/>
                      <w:szCs w:val="22"/>
                    </w:rPr>
                  </w:pPr>
                  <w:ins w:id="2854"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e_c_ggg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:p</w:t>
                    </w:r>
                    <w:proofErr w:type="gramEnd"/>
                    <w:r w:rsidRPr="00002D6B">
                      <w:rPr>
                        <w:rFonts w:ascii="Consolas" w:eastAsia="Consolas" w:hAnsi="Consolas" w:cs="Consolas"/>
                        <w:color w:val="5C5C5C"/>
                        <w:sz w:val="21"/>
                        <w:shd w:val="clear" w:color="auto" w:fill="F8F8F8"/>
                      </w:rPr>
                      <w:t>_s_ggg</w:t>
                    </w:r>
                  </w:ins>
                </w:p>
                <w:p w14:paraId="0B63F082"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2855" w:author="yukina minato" w:date="2025-09-07T17:09:00Z" w16du:dateUtc="2025-09-07T09:09:00Z"/>
                      <w:rFonts w:eastAsia="宋体"/>
                      <w:color w:val="5C5C5C"/>
                      <w:szCs w:val="22"/>
                    </w:rPr>
                  </w:pPr>
                </w:p>
                <w:p w14:paraId="140E68D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56" w:author="yukina minato" w:date="2025-09-07T17:09:00Z" w16du:dateUtc="2025-09-07T09:09:00Z"/>
                      <w:rFonts w:eastAsia="宋体"/>
                      <w:color w:val="5C5C5C"/>
                      <w:szCs w:val="22"/>
                    </w:rPr>
                  </w:pPr>
                  <w:ins w:id="2857" w:author="yukina minato" w:date="2025-09-07T17:09:00Z" w16du:dateUtc="2025-09-07T09:09:00Z">
                    <w:r w:rsidRPr="00002D6B">
                      <w:rPr>
                        <w:rFonts w:ascii="Consolas" w:eastAsia="Consolas" w:hAnsi="Consolas" w:cs="Consolas"/>
                        <w:color w:val="5C5C5C"/>
                        <w:sz w:val="21"/>
                        <w:shd w:val="clear" w:color="auto" w:fill="F8F8F8"/>
                      </w:rPr>
                      <w:t>        parent1 = </w:t>
                    </w:r>
                    <w:proofErr w:type="spellStart"/>
                    <w:r w:rsidRPr="00002D6B">
                      <w:rPr>
                        <w:rFonts w:ascii="Consolas" w:eastAsia="Consolas" w:hAnsi="Consolas" w:cs="Consolas"/>
                        <w:color w:val="5C5C5C"/>
                        <w:sz w:val="21"/>
                        <w:shd w:val="clear" w:color="auto" w:fill="F8F8F8"/>
                      </w:rPr>
                      <w:t>p_p_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s_t_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fitness, </w:t>
                    </w:r>
                    <w:proofErr w:type="spellStart"/>
                    <w:r w:rsidRPr="00002D6B">
                      <w:rPr>
                        <w:rFonts w:ascii="Consolas" w:eastAsia="Consolas" w:hAnsi="Consolas" w:cs="Consolas"/>
                        <w:color w:val="5C5C5C"/>
                        <w:sz w:val="21"/>
                        <w:shd w:val="clear" w:color="auto" w:fill="F8F8F8"/>
                      </w:rPr>
                      <w:t>t_s_ggg</w:t>
                    </w:r>
                    <w:proofErr w:type="spellEnd"/>
                    <w:r w:rsidRPr="00002D6B">
                      <w:rPr>
                        <w:rFonts w:ascii="Consolas" w:eastAsia="Consolas" w:hAnsi="Consolas" w:cs="Consolas"/>
                        <w:color w:val="5C5C5C"/>
                        <w:sz w:val="21"/>
                        <w:shd w:val="clear" w:color="auto" w:fill="F8F8F8"/>
                      </w:rPr>
                      <w:t>), :); </w:t>
                    </w:r>
                  </w:ins>
                </w:p>
                <w:p w14:paraId="07D7FF9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58" w:author="yukina minato" w:date="2025-09-07T17:09:00Z" w16du:dateUtc="2025-09-07T09:09:00Z"/>
                      <w:rFonts w:eastAsia="宋体"/>
                      <w:color w:val="5C5C5C"/>
                      <w:szCs w:val="22"/>
                    </w:rPr>
                  </w:pPr>
                  <w:ins w:id="2859" w:author="yukina minato" w:date="2025-09-07T17:09:00Z" w16du:dateUtc="2025-09-07T09:09:00Z">
                    <w:r w:rsidRPr="00002D6B">
                      <w:rPr>
                        <w:rFonts w:ascii="Consolas" w:eastAsia="Consolas" w:hAnsi="Consolas" w:cs="Consolas"/>
                        <w:color w:val="5C5C5C"/>
                        <w:sz w:val="21"/>
                      </w:rPr>
                      <w:t>        parent2 = </w:t>
                    </w:r>
                    <w:proofErr w:type="spellStart"/>
                    <w:r w:rsidRPr="00002D6B">
                      <w:rPr>
                        <w:rFonts w:ascii="Consolas" w:eastAsia="Consolas" w:hAnsi="Consolas" w:cs="Consolas"/>
                        <w:color w:val="5C5C5C"/>
                        <w:sz w:val="21"/>
                      </w:rPr>
                      <w:t>p_p_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s_t_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fitness, </w:t>
                    </w:r>
                    <w:proofErr w:type="spellStart"/>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 :);</w:t>
                    </w:r>
                  </w:ins>
                </w:p>
                <w:p w14:paraId="0475A37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60" w:author="yukina minato" w:date="2025-09-07T17:09:00Z" w16du:dateUtc="2025-09-07T09:09:00Z"/>
                      <w:rFonts w:eastAsia="宋体"/>
                      <w:color w:val="5C5C5C"/>
                      <w:szCs w:val="22"/>
                    </w:rPr>
                  </w:pPr>
                  <w:ins w:id="2861" w:author="yukina minato" w:date="2025-09-07T17:09:00Z" w16du:dateUtc="2025-09-07T09:09:00Z">
                    <w:r w:rsidRPr="00002D6B">
                      <w:rPr>
                        <w:rFonts w:ascii="Consolas" w:eastAsia="Consolas" w:hAnsi="Consolas" w:cs="Consolas"/>
                        <w:color w:val="5C5C5C"/>
                        <w:sz w:val="21"/>
                        <w:shd w:val="clear" w:color="auto" w:fill="F8F8F8"/>
                      </w:rPr>
                      <w:t>        </w:t>
                    </w:r>
                  </w:ins>
                </w:p>
                <w:p w14:paraId="300C007E"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62" w:author="yukina minato" w:date="2025-09-07T17:09:00Z" w16du:dateUtc="2025-09-07T09:09:00Z"/>
                      <w:rFonts w:eastAsia="宋体"/>
                      <w:color w:val="5C5C5C"/>
                      <w:szCs w:val="22"/>
                    </w:rPr>
                  </w:pPr>
                  <w:ins w:id="2863" w:author="yukina minato" w:date="2025-09-07T17:09:00Z" w16du:dateUtc="2025-09-07T09:09:00Z">
                    <w:r w:rsidRPr="00002D6B">
                      <w:rPr>
                        <w:rFonts w:ascii="Consolas" w:eastAsia="Consolas" w:hAnsi="Consolas" w:cs="Consolas"/>
                        <w:color w:val="5C5C5C"/>
                        <w:sz w:val="21"/>
                      </w:rPr>
                      <w:t>        child1 = parent1; child2 = parent2;</w:t>
                    </w:r>
                  </w:ins>
                </w:p>
                <w:p w14:paraId="577B9E7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64" w:author="yukina minato" w:date="2025-09-07T17:09:00Z" w16du:dateUtc="2025-09-07T09:09:00Z"/>
                      <w:rFonts w:eastAsia="宋体"/>
                      <w:color w:val="5C5C5C"/>
                      <w:szCs w:val="22"/>
                    </w:rPr>
                  </w:pPr>
                  <w:ins w:id="2865"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rand</w:t>
                    </w:r>
                    <w:r w:rsidRPr="00002D6B">
                      <w:rPr>
                        <w:rFonts w:ascii="Consolas" w:eastAsia="Consolas" w:hAnsi="Consolas" w:cs="Consolas"/>
                        <w:color w:val="5C5C5C"/>
                        <w:sz w:val="21"/>
                        <w:shd w:val="clear" w:color="auto" w:fill="F8F8F8"/>
                      </w:rPr>
                      <w:t> &lt; </w:t>
                    </w:r>
                    <w:proofErr w:type="spellStart"/>
                    <w:r w:rsidRPr="00002D6B">
                      <w:rPr>
                        <w:rFonts w:ascii="Consolas" w:eastAsia="Consolas" w:hAnsi="Consolas" w:cs="Consolas"/>
                        <w:color w:val="5C5C5C"/>
                        <w:sz w:val="21"/>
                        <w:shd w:val="clear" w:color="auto" w:fill="F8F8F8"/>
                      </w:rPr>
                      <w:t>c_r_ggg</w:t>
                    </w:r>
                    <w:proofErr w:type="spellEnd"/>
                  </w:ins>
                </w:p>
                <w:p w14:paraId="3C7B1A0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66" w:author="yukina minato" w:date="2025-09-07T17:09:00Z" w16du:dateUtc="2025-09-07T09:09:00Z"/>
                      <w:rFonts w:eastAsia="宋体"/>
                      <w:color w:val="5C5C5C"/>
                      <w:szCs w:val="22"/>
                    </w:rPr>
                  </w:pPr>
                  <w:ins w:id="2867" w:author="yukina minato" w:date="2025-09-07T17:09:00Z" w16du:dateUtc="2025-09-07T09:09:00Z">
                    <w:r w:rsidRPr="00002D6B">
                      <w:rPr>
                        <w:rFonts w:ascii="Consolas" w:eastAsia="Consolas" w:hAnsi="Consolas" w:cs="Consolas"/>
                        <w:color w:val="5C5C5C"/>
                        <w:sz w:val="21"/>
                      </w:rPr>
                      <w:t>            alpha = </w:t>
                    </w:r>
                    <w:r w:rsidRPr="00002D6B">
                      <w:rPr>
                        <w:rFonts w:ascii="Consolas" w:eastAsia="Consolas" w:hAnsi="Consolas" w:cs="Consolas"/>
                        <w:color w:val="A626A4"/>
                        <w:sz w:val="21"/>
                      </w:rPr>
                      <w:t>rand</w:t>
                    </w:r>
                    <w:r w:rsidRPr="00002D6B">
                      <w:rPr>
                        <w:rFonts w:ascii="Consolas" w:eastAsia="Consolas" w:hAnsi="Consolas" w:cs="Consolas"/>
                        <w:color w:val="5C5C5C"/>
                        <w:sz w:val="21"/>
                      </w:rPr>
                      <w:t>;</w:t>
                    </w:r>
                  </w:ins>
                </w:p>
                <w:p w14:paraId="59A1DCA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68" w:author="yukina minato" w:date="2025-09-07T17:09:00Z" w16du:dateUtc="2025-09-07T09:09:00Z"/>
                      <w:rFonts w:eastAsia="宋体"/>
                      <w:color w:val="5C5C5C"/>
                      <w:szCs w:val="22"/>
                    </w:rPr>
                  </w:pPr>
                  <w:ins w:id="2869" w:author="yukina minato" w:date="2025-09-07T17:09:00Z" w16du:dateUtc="2025-09-07T09:09:00Z">
                    <w:r w:rsidRPr="00002D6B">
                      <w:rPr>
                        <w:rFonts w:ascii="Consolas" w:eastAsia="Consolas" w:hAnsi="Consolas" w:cs="Consolas"/>
                        <w:color w:val="5C5C5C"/>
                        <w:sz w:val="21"/>
                        <w:shd w:val="clear" w:color="auto" w:fill="F8F8F8"/>
                      </w:rPr>
                      <w:t>            child1 = alpha * parent1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alpha) * parent2;</w:t>
                    </w:r>
                  </w:ins>
                </w:p>
                <w:p w14:paraId="319BAEC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70" w:author="yukina minato" w:date="2025-09-07T17:09:00Z" w16du:dateUtc="2025-09-07T09:09:00Z"/>
                      <w:rFonts w:eastAsia="宋体"/>
                      <w:color w:val="5C5C5C"/>
                      <w:szCs w:val="22"/>
                    </w:rPr>
                  </w:pPr>
                  <w:ins w:id="2871" w:author="yukina minato" w:date="2025-09-07T17:09:00Z" w16du:dateUtc="2025-09-07T09:09:00Z">
                    <w:r w:rsidRPr="00002D6B">
                      <w:rPr>
                        <w:rFonts w:ascii="Consolas" w:eastAsia="Consolas" w:hAnsi="Consolas" w:cs="Consolas"/>
                        <w:color w:val="5C5C5C"/>
                        <w:sz w:val="21"/>
                      </w:rPr>
                      <w:t>            child2 = alpha * parent2 + (</w:t>
                    </w:r>
                    <w:r w:rsidRPr="00002D6B">
                      <w:rPr>
                        <w:rFonts w:ascii="Consolas" w:eastAsia="Consolas" w:hAnsi="Consolas" w:cs="Consolas"/>
                        <w:color w:val="986801"/>
                        <w:sz w:val="21"/>
                      </w:rPr>
                      <w:t>1</w:t>
                    </w:r>
                    <w:r w:rsidRPr="00002D6B">
                      <w:rPr>
                        <w:rFonts w:ascii="Consolas" w:eastAsia="Consolas" w:hAnsi="Consolas" w:cs="Consolas"/>
                        <w:color w:val="5C5C5C"/>
                        <w:sz w:val="21"/>
                      </w:rPr>
                      <w:t> - alpha) * parent1;</w:t>
                    </w:r>
                  </w:ins>
                </w:p>
                <w:p w14:paraId="3C8D625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72" w:author="yukina minato" w:date="2025-09-07T17:09:00Z" w16du:dateUtc="2025-09-07T09:09:00Z"/>
                      <w:rFonts w:eastAsia="宋体"/>
                      <w:color w:val="5C5C5C"/>
                      <w:szCs w:val="22"/>
                    </w:rPr>
                  </w:pPr>
                  <w:ins w:id="2873" w:author="yukina minato" w:date="2025-09-07T17:09:00Z" w16du:dateUtc="2025-09-07T09:09:00Z">
                    <w:r w:rsidRPr="00002D6B">
                      <w:rPr>
                        <w:rFonts w:ascii="Consolas" w:eastAsia="Consolas" w:hAnsi="Consolas" w:cs="Consolas"/>
                        <w:color w:val="5C5C5C"/>
                        <w:sz w:val="21"/>
                        <w:shd w:val="clear" w:color="auto" w:fill="F8F8F8"/>
                      </w:rPr>
                      <w:t>        end</w:t>
                    </w:r>
                  </w:ins>
                </w:p>
                <w:p w14:paraId="170246C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74" w:author="yukina minato" w:date="2025-09-07T17:09:00Z" w16du:dateUtc="2025-09-07T09:09:00Z"/>
                      <w:rFonts w:eastAsia="宋体"/>
                      <w:color w:val="5C5C5C"/>
                      <w:szCs w:val="22"/>
                    </w:rPr>
                  </w:pPr>
                  <w:ins w:id="2875" w:author="yukina minato" w:date="2025-09-07T17:09:00Z" w16du:dateUtc="2025-09-07T09:09:00Z">
                    <w:r w:rsidRPr="00002D6B">
                      <w:rPr>
                        <w:rFonts w:ascii="Consolas" w:eastAsia="Consolas" w:hAnsi="Consolas" w:cs="Consolas"/>
                        <w:color w:val="5C5C5C"/>
                        <w:sz w:val="21"/>
                      </w:rPr>
                      <w:t>        </w:t>
                    </w:r>
                  </w:ins>
                </w:p>
                <w:p w14:paraId="4D60EE7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76" w:author="yukina minato" w:date="2025-09-07T17:09:00Z" w16du:dateUtc="2025-09-07T09:09:00Z"/>
                      <w:rFonts w:eastAsia="宋体"/>
                      <w:color w:val="5C5C5C"/>
                      <w:szCs w:val="22"/>
                    </w:rPr>
                  </w:pPr>
                  <w:ins w:id="2877"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 </w:t>
                    </w:r>
                    <w:proofErr w:type="spellStart"/>
                    <w:r w:rsidRPr="00002D6B">
                      <w:rPr>
                        <w:rFonts w:ascii="Consolas" w:eastAsia="Consolas" w:hAnsi="Consolas" w:cs="Consolas"/>
                        <w:color w:val="5C5C5C"/>
                        <w:sz w:val="21"/>
                        <w:shd w:val="clear" w:color="auto" w:fill="F8F8F8"/>
                      </w:rPr>
                      <w:t>m_m_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child1, </w:t>
                    </w:r>
                    <w:proofErr w:type="spellStart"/>
                    <w:r w:rsidRPr="00002D6B">
                      <w:rPr>
                        <w:rFonts w:ascii="Consolas" w:eastAsia="Consolas" w:hAnsi="Consolas" w:cs="Consolas"/>
                        <w:color w:val="5C5C5C"/>
                        <w:sz w:val="21"/>
                        <w:shd w:val="clear" w:color="auto" w:fill="F8F8F8"/>
                      </w:rPr>
                      <w:t>m_r_ggg</w:t>
                    </w:r>
                    <w:proofErr w:type="spellEnd"/>
                    <w:r w:rsidRPr="00002D6B">
                      <w:rPr>
                        <w:rFonts w:ascii="Consolas" w:eastAsia="Consolas" w:hAnsi="Consolas" w:cs="Consolas"/>
                        <w:color w:val="5C5C5C"/>
                        <w:sz w:val="21"/>
                        <w:shd w:val="clear" w:color="auto" w:fill="F8F8F8"/>
                      </w:rPr>
                      <w:t>, bounds); </w:t>
                    </w:r>
                  </w:ins>
                </w:p>
                <w:p w14:paraId="1AAA413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78" w:author="yukina minato" w:date="2025-09-07T17:09:00Z" w16du:dateUtc="2025-09-07T09:09:00Z"/>
                      <w:rFonts w:eastAsia="宋体"/>
                      <w:color w:val="5C5C5C"/>
                      <w:szCs w:val="22"/>
                    </w:rPr>
                  </w:pPr>
                  <w:ins w:id="2879"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i+</w:t>
                    </w:r>
                    <w:r w:rsidRPr="00002D6B">
                      <w:rPr>
                        <w:rFonts w:ascii="Consolas" w:eastAsia="Consolas" w:hAnsi="Consolas" w:cs="Consolas"/>
                        <w:color w:val="986801"/>
                        <w:sz w:val="21"/>
                      </w:rPr>
                      <w:t>1</w:t>
                    </w:r>
                    <w:r w:rsidRPr="00002D6B">
                      <w:rPr>
                        <w:rFonts w:ascii="Consolas" w:eastAsia="Consolas" w:hAnsi="Consolas" w:cs="Consolas"/>
                        <w:color w:val="5C5C5C"/>
                        <w:sz w:val="21"/>
                      </w:rPr>
                      <w:t> &lt;= </w:t>
                    </w:r>
                    <w:proofErr w:type="spellStart"/>
                    <w:r w:rsidRPr="00002D6B">
                      <w:rPr>
                        <w:rFonts w:ascii="Consolas" w:eastAsia="Consolas" w:hAnsi="Consolas" w:cs="Consolas"/>
                        <w:color w:val="5C5C5C"/>
                        <w:sz w:val="21"/>
                      </w:rPr>
                      <w:t>p_s_ggg</w:t>
                    </w:r>
                    <w:proofErr w:type="spellEnd"/>
                  </w:ins>
                </w:p>
                <w:p w14:paraId="10940AC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80" w:author="yukina minato" w:date="2025-09-07T17:09:00Z" w16du:dateUtc="2025-09-07T09:09:00Z"/>
                      <w:rFonts w:eastAsia="宋体"/>
                      <w:color w:val="5C5C5C"/>
                      <w:szCs w:val="22"/>
                    </w:rPr>
                  </w:pPr>
                  <w:ins w:id="2881"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i+</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 </w:t>
                    </w:r>
                    <w:proofErr w:type="spellStart"/>
                    <w:r w:rsidRPr="00002D6B">
                      <w:rPr>
                        <w:rFonts w:ascii="Consolas" w:eastAsia="Consolas" w:hAnsi="Consolas" w:cs="Consolas"/>
                        <w:color w:val="5C5C5C"/>
                        <w:sz w:val="21"/>
                        <w:shd w:val="clear" w:color="auto" w:fill="F8F8F8"/>
                      </w:rPr>
                      <w:t>m_m_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child2, </w:t>
                    </w:r>
                    <w:proofErr w:type="spellStart"/>
                    <w:r w:rsidRPr="00002D6B">
                      <w:rPr>
                        <w:rFonts w:ascii="Consolas" w:eastAsia="Consolas" w:hAnsi="Consolas" w:cs="Consolas"/>
                        <w:color w:val="5C5C5C"/>
                        <w:sz w:val="21"/>
                        <w:shd w:val="clear" w:color="auto" w:fill="F8F8F8"/>
                      </w:rPr>
                      <w:t>m_r_ggg</w:t>
                    </w:r>
                    <w:proofErr w:type="spellEnd"/>
                    <w:r w:rsidRPr="00002D6B">
                      <w:rPr>
                        <w:rFonts w:ascii="Consolas" w:eastAsia="Consolas" w:hAnsi="Consolas" w:cs="Consolas"/>
                        <w:color w:val="5C5C5C"/>
                        <w:sz w:val="21"/>
                        <w:shd w:val="clear" w:color="auto" w:fill="F8F8F8"/>
                      </w:rPr>
                      <w:t>, bounds);</w:t>
                    </w:r>
                  </w:ins>
                </w:p>
                <w:p w14:paraId="1A6F736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82" w:author="yukina minato" w:date="2025-09-07T17:09:00Z" w16du:dateUtc="2025-09-07T09:09:00Z"/>
                      <w:rFonts w:eastAsia="宋体"/>
                      <w:color w:val="5C5C5C"/>
                      <w:szCs w:val="22"/>
                    </w:rPr>
                  </w:pPr>
                  <w:ins w:id="2883" w:author="yukina minato" w:date="2025-09-07T17:09:00Z" w16du:dateUtc="2025-09-07T09:09:00Z">
                    <w:r w:rsidRPr="00002D6B">
                      <w:rPr>
                        <w:rFonts w:ascii="Consolas" w:eastAsia="Consolas" w:hAnsi="Consolas" w:cs="Consolas"/>
                        <w:color w:val="5C5C5C"/>
                        <w:sz w:val="21"/>
                      </w:rPr>
                      <w:t>        end</w:t>
                    </w:r>
                  </w:ins>
                </w:p>
                <w:p w14:paraId="40AB05D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84" w:author="yukina minato" w:date="2025-09-07T17:09:00Z" w16du:dateUtc="2025-09-07T09:09:00Z"/>
                      <w:rFonts w:eastAsia="宋体"/>
                      <w:color w:val="5C5C5C"/>
                      <w:szCs w:val="22"/>
                    </w:rPr>
                  </w:pPr>
                  <w:ins w:id="2885" w:author="yukina minato" w:date="2025-09-07T17:09:00Z" w16du:dateUtc="2025-09-07T09:09:00Z">
                    <w:r w:rsidRPr="00002D6B">
                      <w:rPr>
                        <w:rFonts w:ascii="Consolas" w:eastAsia="Consolas" w:hAnsi="Consolas" w:cs="Consolas"/>
                        <w:color w:val="5C5C5C"/>
                        <w:sz w:val="21"/>
                        <w:shd w:val="clear" w:color="auto" w:fill="F8F8F8"/>
                      </w:rPr>
                      <w:t>    end</w:t>
                    </w:r>
                  </w:ins>
                </w:p>
                <w:p w14:paraId="7C0BF79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86" w:author="yukina minato" w:date="2025-09-07T17:09:00Z" w16du:dateUtc="2025-09-07T09:09:00Z"/>
                      <w:rFonts w:eastAsia="宋体"/>
                      <w:color w:val="5C5C5C"/>
                      <w:szCs w:val="22"/>
                    </w:rPr>
                  </w:pPr>
                  <w:ins w:id="2887"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p_p_ggg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n_p_ggg</w:t>
                    </w:r>
                    <w:proofErr w:type="spellEnd"/>
                    <w:r w:rsidRPr="00002D6B">
                      <w:rPr>
                        <w:rFonts w:ascii="Consolas" w:eastAsia="Consolas" w:hAnsi="Consolas" w:cs="Consolas"/>
                        <w:color w:val="5C5C5C"/>
                        <w:sz w:val="21"/>
                      </w:rPr>
                      <w:t>;</w:t>
                    </w:r>
                  </w:ins>
                </w:p>
                <w:p w14:paraId="72278BE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88" w:author="yukina minato" w:date="2025-09-07T17:09:00Z" w16du:dateUtc="2025-09-07T09:09:00Z"/>
                      <w:rFonts w:eastAsia="宋体"/>
                      <w:color w:val="5C5C5C"/>
                      <w:szCs w:val="22"/>
                    </w:rPr>
                  </w:pPr>
                  <w:ins w:id="2889" w:author="yukina minato" w:date="2025-09-07T17:09:00Z" w16du:dateUtc="2025-09-07T09:09:00Z">
                    <w:r w:rsidRPr="00002D6B">
                      <w:rPr>
                        <w:rFonts w:ascii="Consolas" w:eastAsia="Consolas" w:hAnsi="Consolas" w:cs="Consolas"/>
                        <w:color w:val="5C5C5C"/>
                        <w:sz w:val="21"/>
                        <w:shd w:val="clear" w:color="auto" w:fill="F8F8F8"/>
                      </w:rPr>
                      <w:t>end</w:t>
                    </w:r>
                  </w:ins>
                </w:p>
                <w:p w14:paraId="722E90D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2890" w:author="yukina minato" w:date="2025-09-07T17:09:00Z" w16du:dateUtc="2025-09-07T09:09:00Z"/>
                      <w:rFonts w:eastAsia="宋体"/>
                      <w:color w:val="5C5C5C"/>
                      <w:szCs w:val="22"/>
                    </w:rPr>
                  </w:pPr>
                </w:p>
                <w:p w14:paraId="7F77F21A"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91" w:author="yukina minato" w:date="2025-09-07T17:09:00Z" w16du:dateUtc="2025-09-07T09:09:00Z"/>
                      <w:rFonts w:eastAsia="宋体"/>
                      <w:color w:val="5C5C5C"/>
                      <w:szCs w:val="22"/>
                    </w:rPr>
                  </w:pPr>
                  <w:proofErr w:type="spellStart"/>
                  <w:ins w:id="2892" w:author="yukina minato" w:date="2025-09-07T17:09:00Z" w16du:dateUtc="2025-09-07T09:09: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'\n</w:t>
                    </w:r>
                    <w:r w:rsidRPr="00002D6B">
                      <w:rPr>
                        <w:rFonts w:ascii="宋体" w:eastAsia="宋体" w:hAnsi="宋体" w:cs="宋体" w:hint="eastAsia"/>
                        <w:color w:val="50A14F"/>
                        <w:sz w:val="21"/>
                        <w:shd w:val="clear" w:color="auto" w:fill="F8F8F8"/>
                      </w:rPr>
                      <w:t>遗传算法优化完成！</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w:t>
                    </w:r>
                  </w:ins>
                </w:p>
                <w:p w14:paraId="378FD9D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2893" w:author="yukina minato" w:date="2025-09-07T17:09:00Z" w16du:dateUtc="2025-09-07T09:09:00Z"/>
                      <w:rFonts w:eastAsia="宋体"/>
                      <w:color w:val="5C5C5C"/>
                      <w:szCs w:val="22"/>
                    </w:rPr>
                  </w:pPr>
                </w:p>
                <w:p w14:paraId="24A4D37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94" w:author="yukina minato" w:date="2025-09-07T17:09:00Z" w16du:dateUtc="2025-09-07T09:09:00Z"/>
                      <w:rFonts w:eastAsia="宋体"/>
                      <w:color w:val="5C5C5C"/>
                      <w:szCs w:val="22"/>
                    </w:rPr>
                  </w:pPr>
                  <w:proofErr w:type="spellStart"/>
                  <w:ins w:id="2895" w:author="yukina minato" w:date="2025-09-07T17:09:00Z" w16du:dateUtc="2025-09-07T09:09:00Z">
                    <w:r w:rsidRPr="00002D6B">
                      <w:rPr>
                        <w:rFonts w:ascii="Consolas" w:eastAsia="Consolas" w:hAnsi="Consolas" w:cs="Consolas"/>
                        <w:color w:val="5C5C5C"/>
                        <w:sz w:val="21"/>
                        <w:shd w:val="clear" w:color="auto" w:fill="F8F8F8"/>
                      </w:rPr>
                      <w:t>best_ind</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g_i_ggg</w:t>
                    </w:r>
                    <w:proofErr w:type="spellEnd"/>
                    <w:r w:rsidRPr="00002D6B">
                      <w:rPr>
                        <w:rFonts w:ascii="Consolas" w:eastAsia="Consolas" w:hAnsi="Consolas" w:cs="Consolas"/>
                        <w:color w:val="5C5C5C"/>
                        <w:sz w:val="21"/>
                        <w:shd w:val="clear" w:color="auto" w:fill="F8F8F8"/>
                      </w:rPr>
                      <w:t>;</w:t>
                    </w:r>
                  </w:ins>
                </w:p>
                <w:p w14:paraId="62514535"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896" w:author="yukina minato" w:date="2025-09-07T17:09:00Z" w16du:dateUtc="2025-09-07T09:09:00Z"/>
                      <w:rFonts w:eastAsia="宋体"/>
                      <w:color w:val="5C5C5C"/>
                      <w:szCs w:val="22"/>
                    </w:rPr>
                  </w:pPr>
                  <w:ins w:id="2897" w:author="yukina minato" w:date="2025-09-07T17:09:00Z" w16du:dateUtc="2025-09-07T09:09:00Z">
                    <w:r w:rsidRPr="00002D6B">
                      <w:rPr>
                        <w:rFonts w:ascii="Consolas" w:eastAsia="Consolas" w:hAnsi="Consolas" w:cs="Consolas"/>
                        <w:color w:val="5C5C5C"/>
                        <w:sz w:val="21"/>
                      </w:rPr>
                      <w:t>b_p_</w:t>
                    </w:r>
                    <w:proofErr w:type="gramStart"/>
                    <w:r w:rsidRPr="00002D6B">
                      <w:rPr>
                        <w:rFonts w:ascii="Consolas" w:eastAsia="Consolas" w:hAnsi="Consolas" w:cs="Consolas"/>
                        <w:color w:val="5C5C5C"/>
                        <w:sz w:val="21"/>
                      </w:rPr>
                      <w:t>ggg.p</w:t>
                    </w:r>
                    <w:proofErr w:type="gramEnd"/>
                    <w:r w:rsidRPr="00002D6B">
                      <w:rPr>
                        <w:rFonts w:ascii="Consolas" w:eastAsia="Consolas" w:hAnsi="Consolas" w:cs="Consolas"/>
                        <w:color w:val="5C5C5C"/>
                        <w:sz w:val="21"/>
                      </w:rPr>
                      <w:t>1 = </w:t>
                    </w:r>
                    <w:proofErr w:type="gramStart"/>
                    <w:r w:rsidRPr="00002D6B">
                      <w:rPr>
                        <w:rFonts w:ascii="Consolas" w:eastAsia="Consolas" w:hAnsi="Consolas" w:cs="Consolas"/>
                        <w:color w:val="5C5C5C"/>
                        <w:sz w:val="21"/>
                      </w:rPr>
                      <w:t>struct(</w:t>
                    </w:r>
                    <w:proofErr w:type="gramEnd"/>
                    <w:r w:rsidRPr="00002D6B">
                      <w:rPr>
                        <w:rFonts w:ascii="Consolas" w:eastAsia="Consolas" w:hAnsi="Consolas" w:cs="Consolas"/>
                        <w:color w:val="50A14F"/>
                        <w:sz w:val="21"/>
                      </w:rPr>
                      <w:t>'v_fy'</w:t>
                    </w:r>
                    <w:r w:rsidRPr="00002D6B">
                      <w:rPr>
                        <w:rFonts w:ascii="Consolas" w:eastAsia="Consolas" w:hAnsi="Consolas" w:cs="Consolas"/>
                        <w:color w:val="5C5C5C"/>
                        <w:sz w:val="21"/>
                      </w:rPr>
                      <w:t>,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w:t>
                    </w:r>
                    <w:r w:rsidRPr="00002D6B">
                      <w:rPr>
                        <w:rFonts w:ascii="Consolas" w:eastAsia="Consolas" w:hAnsi="Consolas" w:cs="Consolas"/>
                        <w:color w:val="50A14F"/>
                        <w:sz w:val="21"/>
                      </w:rPr>
                      <w:t>'t_deploy'</w:t>
                    </w:r>
                    <w:r w:rsidRPr="00002D6B">
                      <w:rPr>
                        <w:rFonts w:ascii="Consolas" w:eastAsia="Consolas" w:hAnsi="Consolas" w:cs="Consolas"/>
                        <w:color w:val="5C5C5C"/>
                        <w:sz w:val="21"/>
                      </w:rPr>
                      <w:t>,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w:t>
                    </w:r>
                    <w:r w:rsidRPr="00002D6B">
                      <w:rPr>
                        <w:rFonts w:ascii="Consolas" w:eastAsia="Consolas" w:hAnsi="Consolas" w:cs="Consolas"/>
                        <w:color w:val="50A14F"/>
                        <w:sz w:val="21"/>
                      </w:rPr>
                      <w:t>'theta_yaw'</w:t>
                    </w:r>
                    <w:r w:rsidRPr="00002D6B">
                      <w:rPr>
                        <w:rFonts w:ascii="Consolas" w:eastAsia="Consolas" w:hAnsi="Consolas" w:cs="Consolas"/>
                        <w:color w:val="5C5C5C"/>
                        <w:sz w:val="21"/>
                      </w:rPr>
                      <w:t>,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 </w:t>
                    </w:r>
                    <w:r w:rsidRPr="00002D6B">
                      <w:rPr>
                        <w:rFonts w:ascii="Consolas" w:eastAsia="Consolas" w:hAnsi="Consolas" w:cs="Consolas"/>
                        <w:color w:val="50A14F"/>
                        <w:sz w:val="21"/>
                      </w:rPr>
                      <w:t>'t_delay'</w:t>
                    </w:r>
                    <w:r w:rsidRPr="00002D6B">
                      <w:rPr>
                        <w:rFonts w:ascii="Consolas" w:eastAsia="Consolas" w:hAnsi="Consolas" w:cs="Consolas"/>
                        <w:color w:val="5C5C5C"/>
                        <w:sz w:val="21"/>
                      </w:rPr>
                      <w:t>,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4</w:t>
                    </w:r>
                    <w:r w:rsidRPr="00002D6B">
                      <w:rPr>
                        <w:rFonts w:ascii="Consolas" w:eastAsia="Consolas" w:hAnsi="Consolas" w:cs="Consolas"/>
                        <w:color w:val="5C5C5C"/>
                        <w:sz w:val="21"/>
                      </w:rPr>
                      <w:t>), </w:t>
                    </w:r>
                    <w:r w:rsidRPr="00002D6B">
                      <w:rPr>
                        <w:rFonts w:ascii="Consolas" w:eastAsia="Consolas" w:hAnsi="Consolas" w:cs="Consolas"/>
                        <w:color w:val="50A14F"/>
                        <w:sz w:val="21"/>
                      </w:rPr>
                      <w:t>'A0'</w:t>
                    </w:r>
                    <w:r w:rsidRPr="00002D6B">
                      <w:rPr>
                        <w:rFonts w:ascii="Consolas" w:eastAsia="Consolas" w:hAnsi="Consolas" w:cs="Consolas"/>
                        <w:color w:val="5C5C5C"/>
                        <w:sz w:val="21"/>
                      </w:rPr>
                      <w:t>, A0_1);</w:t>
                    </w:r>
                  </w:ins>
                </w:p>
                <w:p w14:paraId="62D8FF4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898" w:author="yukina minato" w:date="2025-09-07T17:09:00Z" w16du:dateUtc="2025-09-07T09:09:00Z"/>
                      <w:rFonts w:eastAsia="宋体"/>
                      <w:color w:val="5C5C5C"/>
                      <w:szCs w:val="22"/>
                    </w:rPr>
                  </w:pPr>
                  <w:ins w:id="2899" w:author="yukina minato" w:date="2025-09-07T17:09:00Z" w16du:dateUtc="2025-09-07T09:09:00Z">
                    <w:r w:rsidRPr="00002D6B">
                      <w:rPr>
                        <w:rFonts w:ascii="Consolas" w:eastAsia="Consolas" w:hAnsi="Consolas" w:cs="Consolas"/>
                        <w:color w:val="5C5C5C"/>
                        <w:sz w:val="21"/>
                        <w:shd w:val="clear" w:color="auto" w:fill="F8F8F8"/>
                      </w:rPr>
                      <w:t>b_p_</w:t>
                    </w:r>
                    <w:proofErr w:type="gramStart"/>
                    <w:r w:rsidRPr="00002D6B">
                      <w:rPr>
                        <w:rFonts w:ascii="Consolas" w:eastAsia="Consolas" w:hAnsi="Consolas" w:cs="Consolas"/>
                        <w:color w:val="5C5C5C"/>
                        <w:sz w:val="21"/>
                        <w:shd w:val="clear" w:color="auto" w:fill="F8F8F8"/>
                      </w:rPr>
                      <w:t>ggg.p</w:t>
                    </w:r>
                    <w:proofErr w:type="gramEnd"/>
                    <w:r w:rsidRPr="00002D6B">
                      <w:rPr>
                        <w:rFonts w:ascii="Consolas" w:eastAsia="Consolas" w:hAnsi="Consolas" w:cs="Consolas"/>
                        <w:color w:val="5C5C5C"/>
                        <w:sz w:val="21"/>
                        <w:shd w:val="clear" w:color="auto" w:fill="F8F8F8"/>
                      </w:rPr>
                      <w:t>2 = </w:t>
                    </w:r>
                    <w:proofErr w:type="gramStart"/>
                    <w:r w:rsidRPr="00002D6B">
                      <w:rPr>
                        <w:rFonts w:ascii="Consolas" w:eastAsia="Consolas" w:hAnsi="Consolas" w:cs="Consolas"/>
                        <w:color w:val="5C5C5C"/>
                        <w:sz w:val="21"/>
                        <w:shd w:val="clear" w:color="auto" w:fill="F8F8F8"/>
                      </w:rPr>
                      <w:t>struct(</w:t>
                    </w:r>
                    <w:proofErr w:type="gramEnd"/>
                    <w:r w:rsidRPr="00002D6B">
                      <w:rPr>
                        <w:rFonts w:ascii="Consolas" w:eastAsia="Consolas" w:hAnsi="Consolas" w:cs="Consolas"/>
                        <w:color w:val="50A14F"/>
                        <w:sz w:val="21"/>
                        <w:shd w:val="clear" w:color="auto" w:fill="F8F8F8"/>
                      </w:rPr>
                      <w:t>'v_fy'</w:t>
                    </w:r>
                    <w:r w:rsidRPr="00002D6B">
                      <w:rPr>
                        <w:rFonts w:ascii="Consolas" w:eastAsia="Consolas" w:hAnsi="Consolas" w:cs="Consolas"/>
                        <w:color w:val="5C5C5C"/>
                        <w:sz w:val="21"/>
                        <w:shd w:val="clear" w:color="auto" w:fill="F8F8F8"/>
                      </w:rPr>
                      <w:t>, best_</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5</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't_deploy'</w:t>
                    </w:r>
                    <w:r w:rsidRPr="00002D6B">
                      <w:rPr>
                        <w:rFonts w:ascii="Consolas" w:eastAsia="Consolas" w:hAnsi="Consolas" w:cs="Consolas"/>
                        <w:color w:val="5C5C5C"/>
                        <w:sz w:val="21"/>
                        <w:shd w:val="clear" w:color="auto" w:fill="F8F8F8"/>
                      </w:rPr>
                      <w:t>, best_</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6</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'theta_yaw'</w:t>
                    </w:r>
                    <w:r w:rsidRPr="00002D6B">
                      <w:rPr>
                        <w:rFonts w:ascii="Consolas" w:eastAsia="Consolas" w:hAnsi="Consolas" w:cs="Consolas"/>
                        <w:color w:val="5C5C5C"/>
                        <w:sz w:val="21"/>
                        <w:shd w:val="clear" w:color="auto" w:fill="F8F8F8"/>
                      </w:rPr>
                      <w:t>, best_</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7</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't_delay'</w:t>
                    </w:r>
                    <w:r w:rsidRPr="00002D6B">
                      <w:rPr>
                        <w:rFonts w:ascii="Consolas" w:eastAsia="Consolas" w:hAnsi="Consolas" w:cs="Consolas"/>
                        <w:color w:val="5C5C5C"/>
                        <w:sz w:val="21"/>
                        <w:shd w:val="clear" w:color="auto" w:fill="F8F8F8"/>
                      </w:rPr>
                      <w:t>, best_</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'A0'</w:t>
                    </w:r>
                    <w:r w:rsidRPr="00002D6B">
                      <w:rPr>
                        <w:rFonts w:ascii="Consolas" w:eastAsia="Consolas" w:hAnsi="Consolas" w:cs="Consolas"/>
                        <w:color w:val="5C5C5C"/>
                        <w:sz w:val="21"/>
                        <w:shd w:val="clear" w:color="auto" w:fill="F8F8F8"/>
                      </w:rPr>
                      <w:t>, A0_2);</w:t>
                    </w:r>
                  </w:ins>
                </w:p>
                <w:p w14:paraId="39C7599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00" w:author="yukina minato" w:date="2025-09-07T17:09:00Z" w16du:dateUtc="2025-09-07T09:09:00Z"/>
                      <w:rFonts w:eastAsia="宋体"/>
                      <w:color w:val="5C5C5C"/>
                      <w:szCs w:val="22"/>
                    </w:rPr>
                  </w:pPr>
                  <w:ins w:id="2901" w:author="yukina minato" w:date="2025-09-07T17:09:00Z" w16du:dateUtc="2025-09-07T09:09:00Z">
                    <w:r w:rsidRPr="00002D6B">
                      <w:rPr>
                        <w:rFonts w:ascii="Consolas" w:eastAsia="Consolas" w:hAnsi="Consolas" w:cs="Consolas"/>
                        <w:color w:val="5C5C5C"/>
                        <w:sz w:val="21"/>
                      </w:rPr>
                      <w:t>b_p_</w:t>
                    </w:r>
                    <w:proofErr w:type="gramStart"/>
                    <w:r w:rsidRPr="00002D6B">
                      <w:rPr>
                        <w:rFonts w:ascii="Consolas" w:eastAsia="Consolas" w:hAnsi="Consolas" w:cs="Consolas"/>
                        <w:color w:val="5C5C5C"/>
                        <w:sz w:val="21"/>
                      </w:rPr>
                      <w:t>ggg.p</w:t>
                    </w:r>
                    <w:proofErr w:type="gramEnd"/>
                    <w:r w:rsidRPr="00002D6B">
                      <w:rPr>
                        <w:rFonts w:ascii="Consolas" w:eastAsia="Consolas" w:hAnsi="Consolas" w:cs="Consolas"/>
                        <w:color w:val="5C5C5C"/>
                        <w:sz w:val="21"/>
                      </w:rPr>
                      <w:t>3 = </w:t>
                    </w:r>
                    <w:proofErr w:type="gramStart"/>
                    <w:r w:rsidRPr="00002D6B">
                      <w:rPr>
                        <w:rFonts w:ascii="Consolas" w:eastAsia="Consolas" w:hAnsi="Consolas" w:cs="Consolas"/>
                        <w:color w:val="5C5C5C"/>
                        <w:sz w:val="21"/>
                      </w:rPr>
                      <w:t>struct(</w:t>
                    </w:r>
                    <w:proofErr w:type="gramEnd"/>
                    <w:r w:rsidRPr="00002D6B">
                      <w:rPr>
                        <w:rFonts w:ascii="Consolas" w:eastAsia="Consolas" w:hAnsi="Consolas" w:cs="Consolas"/>
                        <w:color w:val="50A14F"/>
                        <w:sz w:val="21"/>
                      </w:rPr>
                      <w:t>'v_fy'</w:t>
                    </w:r>
                    <w:r w:rsidRPr="00002D6B">
                      <w:rPr>
                        <w:rFonts w:ascii="Consolas" w:eastAsia="Consolas" w:hAnsi="Consolas" w:cs="Consolas"/>
                        <w:color w:val="5C5C5C"/>
                        <w:sz w:val="21"/>
                      </w:rPr>
                      <w:t>,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9</w:t>
                    </w:r>
                    <w:r w:rsidRPr="00002D6B">
                      <w:rPr>
                        <w:rFonts w:ascii="Consolas" w:eastAsia="Consolas" w:hAnsi="Consolas" w:cs="Consolas"/>
                        <w:color w:val="5C5C5C"/>
                        <w:sz w:val="21"/>
                      </w:rPr>
                      <w:t>), </w:t>
                    </w:r>
                    <w:r w:rsidRPr="00002D6B">
                      <w:rPr>
                        <w:rFonts w:ascii="Consolas" w:eastAsia="Consolas" w:hAnsi="Consolas" w:cs="Consolas"/>
                        <w:color w:val="50A14F"/>
                        <w:sz w:val="21"/>
                      </w:rPr>
                      <w:t>'t_deploy'</w:t>
                    </w:r>
                    <w:r w:rsidRPr="00002D6B">
                      <w:rPr>
                        <w:rFonts w:ascii="Consolas" w:eastAsia="Consolas" w:hAnsi="Consolas" w:cs="Consolas"/>
                        <w:color w:val="5C5C5C"/>
                        <w:sz w:val="21"/>
                      </w:rPr>
                      <w:t>,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Consolas" w:eastAsia="Consolas" w:hAnsi="Consolas" w:cs="Consolas"/>
                        <w:color w:val="50A14F"/>
                        <w:sz w:val="21"/>
                      </w:rPr>
                      <w:t>'theta_yaw'</w:t>
                    </w:r>
                    <w:r w:rsidRPr="00002D6B">
                      <w:rPr>
                        <w:rFonts w:ascii="Consolas" w:eastAsia="Consolas" w:hAnsi="Consolas" w:cs="Consolas"/>
                        <w:color w:val="5C5C5C"/>
                        <w:sz w:val="21"/>
                      </w:rPr>
                      <w:t>,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11</w:t>
                    </w:r>
                    <w:r w:rsidRPr="00002D6B">
                      <w:rPr>
                        <w:rFonts w:ascii="Consolas" w:eastAsia="Consolas" w:hAnsi="Consolas" w:cs="Consolas"/>
                        <w:color w:val="5C5C5C"/>
                        <w:sz w:val="21"/>
                      </w:rPr>
                      <w:t>), </w:t>
                    </w:r>
                    <w:r w:rsidRPr="00002D6B">
                      <w:rPr>
                        <w:rFonts w:ascii="Consolas" w:eastAsia="Consolas" w:hAnsi="Consolas" w:cs="Consolas"/>
                        <w:color w:val="50A14F"/>
                        <w:sz w:val="21"/>
                      </w:rPr>
                      <w:t>'t_delay'</w:t>
                    </w:r>
                    <w:r w:rsidRPr="00002D6B">
                      <w:rPr>
                        <w:rFonts w:ascii="Consolas" w:eastAsia="Consolas" w:hAnsi="Consolas" w:cs="Consolas"/>
                        <w:color w:val="5C5C5C"/>
                        <w:sz w:val="21"/>
                      </w:rPr>
                      <w:t>,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12</w:t>
                    </w:r>
                    <w:r w:rsidRPr="00002D6B">
                      <w:rPr>
                        <w:rFonts w:ascii="Consolas" w:eastAsia="Consolas" w:hAnsi="Consolas" w:cs="Consolas"/>
                        <w:color w:val="5C5C5C"/>
                        <w:sz w:val="21"/>
                      </w:rPr>
                      <w:t>), </w:t>
                    </w:r>
                    <w:r w:rsidRPr="00002D6B">
                      <w:rPr>
                        <w:rFonts w:ascii="Consolas" w:eastAsia="Consolas" w:hAnsi="Consolas" w:cs="Consolas"/>
                        <w:color w:val="50A14F"/>
                        <w:sz w:val="21"/>
                      </w:rPr>
                      <w:t>'A0'</w:t>
                    </w:r>
                    <w:r w:rsidRPr="00002D6B">
                      <w:rPr>
                        <w:rFonts w:ascii="Consolas" w:eastAsia="Consolas" w:hAnsi="Consolas" w:cs="Consolas"/>
                        <w:color w:val="5C5C5C"/>
                        <w:sz w:val="21"/>
                      </w:rPr>
                      <w:t>, A0_3);</w:t>
                    </w:r>
                  </w:ins>
                </w:p>
                <w:p w14:paraId="2FC57C5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2902" w:author="yukina minato" w:date="2025-09-07T17:09:00Z" w16du:dateUtc="2025-09-07T09:09:00Z"/>
                      <w:rFonts w:eastAsia="宋体"/>
                      <w:color w:val="5C5C5C"/>
                      <w:szCs w:val="22"/>
                    </w:rPr>
                  </w:pPr>
                </w:p>
                <w:p w14:paraId="463F875E"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03" w:author="yukina minato" w:date="2025-09-07T17:09:00Z" w16du:dateUtc="2025-09-07T09:09:00Z"/>
                      <w:rFonts w:eastAsia="宋体"/>
                      <w:color w:val="5C5C5C"/>
                      <w:szCs w:val="22"/>
                    </w:rPr>
                  </w:pPr>
                  <w:ins w:id="2904" w:author="yukina minato" w:date="2025-09-07T17:09:00Z" w16du:dateUtc="2025-09-07T09:09:00Z">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g_f_ggg</w:t>
                    </w:r>
                    <w:proofErr w:type="spellEnd"/>
                    <w:r w:rsidRPr="00002D6B">
                      <w:rPr>
                        <w:rFonts w:ascii="Consolas" w:eastAsia="Consolas" w:hAnsi="Consolas" w:cs="Consolas"/>
                        <w:color w:val="5C5C5C"/>
                        <w:sz w:val="21"/>
                      </w:rPr>
                      <w:t> &gt; </w:t>
                    </w:r>
                    <w:r w:rsidRPr="00002D6B">
                      <w:rPr>
                        <w:rFonts w:ascii="Consolas" w:eastAsia="Consolas" w:hAnsi="Consolas" w:cs="Consolas"/>
                        <w:color w:val="986801"/>
                        <w:sz w:val="21"/>
                      </w:rPr>
                      <w:t>0</w:t>
                    </w:r>
                  </w:ins>
                </w:p>
                <w:p w14:paraId="0E390DB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05" w:author="yukina minato" w:date="2025-09-07T17:09:00Z" w16du:dateUtc="2025-09-07T09:09:00Z"/>
                      <w:rFonts w:eastAsia="宋体"/>
                      <w:color w:val="5C5C5C"/>
                      <w:szCs w:val="22"/>
                    </w:rPr>
                  </w:pPr>
                  <w:ins w:id="2906"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proofErr w:type="gramStart"/>
                    <w:r w:rsidRPr="00002D6B">
                      <w:rPr>
                        <w:rFonts w:ascii="宋体" w:eastAsia="宋体" w:hAnsi="宋体" w:cs="宋体" w:hint="eastAsia"/>
                        <w:color w:val="50A14F"/>
                        <w:sz w:val="21"/>
                        <w:shd w:val="clear" w:color="auto" w:fill="F8F8F8"/>
                      </w:rPr>
                      <w:t>最大总</w:t>
                    </w:r>
                    <w:proofErr w:type="gramEnd"/>
                    <w:r w:rsidRPr="00002D6B">
                      <w:rPr>
                        <w:rFonts w:ascii="宋体" w:eastAsia="宋体" w:hAnsi="宋体" w:cs="宋体" w:hint="eastAsia"/>
                        <w:color w:val="50A14F"/>
                        <w:sz w:val="21"/>
                        <w:shd w:val="clear" w:color="auto" w:fill="F8F8F8"/>
                      </w:rPr>
                      <w:t>遮蔽时长</w:t>
                    </w:r>
                    <w:r w:rsidRPr="00002D6B">
                      <w:rPr>
                        <w:rFonts w:ascii="Consolas" w:eastAsia="Consolas" w:hAnsi="Consolas" w:cs="Consolas"/>
                        <w:color w:val="50A14F"/>
                        <w:sz w:val="21"/>
                        <w:shd w:val="clear" w:color="auto" w:fill="F8F8F8"/>
                      </w:rPr>
                      <w:t>: %.2f s\n\n'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g_f_ggg</w:t>
                    </w:r>
                    <w:proofErr w:type="spellEnd"/>
                    <w:r w:rsidRPr="00002D6B">
                      <w:rPr>
                        <w:rFonts w:ascii="Consolas" w:eastAsia="Consolas" w:hAnsi="Consolas" w:cs="Consolas"/>
                        <w:color w:val="5C5C5C"/>
                        <w:sz w:val="21"/>
                        <w:shd w:val="clear" w:color="auto" w:fill="F8F8F8"/>
                      </w:rPr>
                      <w:t>);</w:t>
                    </w:r>
                  </w:ins>
                </w:p>
                <w:p w14:paraId="3DD02D4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07" w:author="yukina minato" w:date="2025-09-07T17:09:00Z" w16du:dateUtc="2025-09-07T09:09:00Z"/>
                      <w:rFonts w:eastAsia="宋体"/>
                      <w:color w:val="5C5C5C"/>
                      <w:szCs w:val="22"/>
                    </w:rPr>
                  </w:pPr>
                  <w:ins w:id="2908" w:author="yukina minato" w:date="2025-09-07T17:09:00Z" w16du:dateUtc="2025-09-07T09:09:00Z">
                    <w:r w:rsidRPr="00002D6B">
                      <w:rPr>
                        <w:rFonts w:ascii="Consolas" w:eastAsia="Consolas" w:hAnsi="Consolas" w:cs="Consolas"/>
                        <w:color w:val="5C5C5C"/>
                        <w:sz w:val="21"/>
                      </w:rPr>
                      <w:t>    </w:t>
                    </w:r>
                  </w:ins>
                </w:p>
                <w:p w14:paraId="7664CF2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09" w:author="yukina minato" w:date="2025-09-07T17:09:00Z" w16du:dateUtc="2025-09-07T09:09:00Z"/>
                      <w:rFonts w:eastAsia="宋体"/>
                      <w:color w:val="5C5C5C"/>
                      <w:szCs w:val="22"/>
                    </w:rPr>
                  </w:pPr>
                  <w:ins w:id="2910"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uavs</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50A14F"/>
                        <w:sz w:val="21"/>
                        <w:shd w:val="clear" w:color="auto" w:fill="F8F8F8"/>
                      </w:rPr>
                      <w:t>'FY1'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'FY2'</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'FY3'</w:t>
                    </w:r>
                    <w:r w:rsidRPr="00002D6B">
                      <w:rPr>
                        <w:rFonts w:ascii="Consolas" w:eastAsia="Consolas" w:hAnsi="Consolas" w:cs="Consolas"/>
                        <w:color w:val="5C5C5C"/>
                        <w:sz w:val="21"/>
                        <w:shd w:val="clear" w:color="auto" w:fill="F8F8F8"/>
                      </w:rPr>
                      <w:t>};</w:t>
                    </w:r>
                  </w:ins>
                </w:p>
                <w:p w14:paraId="146D1D3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11" w:author="yukina minato" w:date="2025-09-07T17:09:00Z" w16du:dateUtc="2025-09-07T09:09:00Z"/>
                      <w:rFonts w:eastAsia="宋体"/>
                      <w:color w:val="5C5C5C"/>
                      <w:szCs w:val="22"/>
                    </w:rPr>
                  </w:pPr>
                  <w:ins w:id="2912"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ps</w:t>
                    </w:r>
                    <w:proofErr w:type="spellEnd"/>
                    <w:r w:rsidRPr="00002D6B">
                      <w:rPr>
                        <w:rFonts w:ascii="Consolas" w:eastAsia="Consolas" w:hAnsi="Consolas" w:cs="Consolas"/>
                        <w:color w:val="5C5C5C"/>
                        <w:sz w:val="21"/>
                      </w:rPr>
                      <w:t> = {b_p_</w:t>
                    </w:r>
                    <w:proofErr w:type="gramStart"/>
                    <w:r w:rsidRPr="00002D6B">
                      <w:rPr>
                        <w:rFonts w:ascii="Consolas" w:eastAsia="Consolas" w:hAnsi="Consolas" w:cs="Consolas"/>
                        <w:color w:val="5C5C5C"/>
                        <w:sz w:val="21"/>
                      </w:rPr>
                      <w:t>ggg.p</w:t>
                    </w:r>
                    <w:proofErr w:type="gramEnd"/>
                    <w:r w:rsidRPr="00002D6B">
                      <w:rPr>
                        <w:rFonts w:ascii="Consolas" w:eastAsia="Consolas" w:hAnsi="Consolas" w:cs="Consolas"/>
                        <w:color w:val="5C5C5C"/>
                        <w:sz w:val="21"/>
                      </w:rPr>
                      <w:t>1, b_p_</w:t>
                    </w:r>
                    <w:proofErr w:type="gramStart"/>
                    <w:r w:rsidRPr="00002D6B">
                      <w:rPr>
                        <w:rFonts w:ascii="Consolas" w:eastAsia="Consolas" w:hAnsi="Consolas" w:cs="Consolas"/>
                        <w:color w:val="5C5C5C"/>
                        <w:sz w:val="21"/>
                      </w:rPr>
                      <w:t>ggg.p</w:t>
                    </w:r>
                    <w:proofErr w:type="gramEnd"/>
                    <w:r w:rsidRPr="00002D6B">
                      <w:rPr>
                        <w:rFonts w:ascii="Consolas" w:eastAsia="Consolas" w:hAnsi="Consolas" w:cs="Consolas"/>
                        <w:color w:val="5C5C5C"/>
                        <w:sz w:val="21"/>
                      </w:rPr>
                      <w:t>2, b_p_</w:t>
                    </w:r>
                    <w:proofErr w:type="gramStart"/>
                    <w:r w:rsidRPr="00002D6B">
                      <w:rPr>
                        <w:rFonts w:ascii="Consolas" w:eastAsia="Consolas" w:hAnsi="Consolas" w:cs="Consolas"/>
                        <w:color w:val="5C5C5C"/>
                        <w:sz w:val="21"/>
                      </w:rPr>
                      <w:t>ggg.p</w:t>
                    </w:r>
                    <w:proofErr w:type="gramEnd"/>
                    <w:r w:rsidRPr="00002D6B">
                      <w:rPr>
                        <w:rFonts w:ascii="Consolas" w:eastAsia="Consolas" w:hAnsi="Consolas" w:cs="Consolas"/>
                        <w:color w:val="5C5C5C"/>
                        <w:sz w:val="21"/>
                      </w:rPr>
                      <w:t>3};</w:t>
                    </w:r>
                  </w:ins>
                </w:p>
                <w:p w14:paraId="390754A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13" w:author="yukina minato" w:date="2025-09-07T17:09:00Z" w16du:dateUtc="2025-09-07T09:09:00Z"/>
                      <w:rFonts w:eastAsia="宋体"/>
                      <w:color w:val="5C5C5C"/>
                      <w:szCs w:val="22"/>
                    </w:rPr>
                  </w:pPr>
                  <w:ins w:id="2914" w:author="yukina minato" w:date="2025-09-07T17:09:00Z" w16du:dateUtc="2025-09-07T09:09:00Z">
                    <w:r w:rsidRPr="00002D6B">
                      <w:rPr>
                        <w:rFonts w:ascii="Consolas" w:eastAsia="Consolas" w:hAnsi="Consolas" w:cs="Consolas"/>
                        <w:color w:val="5C5C5C"/>
                        <w:sz w:val="21"/>
                        <w:shd w:val="clear" w:color="auto" w:fill="F8F8F8"/>
                      </w:rPr>
                      <w:t>    </w:t>
                    </w:r>
                  </w:ins>
                </w:p>
                <w:p w14:paraId="6947339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15" w:author="yukina minato" w:date="2025-09-07T17:09:00Z" w16du:dateUtc="2025-09-07T09:09:00Z"/>
                      <w:rFonts w:eastAsia="宋体"/>
                      <w:color w:val="5C5C5C"/>
                      <w:szCs w:val="22"/>
                    </w:rPr>
                  </w:pPr>
                  <w:ins w:id="2916"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r w:rsidRPr="00002D6B">
                      <w:rPr>
                        <w:rFonts w:ascii="Consolas" w:eastAsia="Consolas" w:hAnsi="Consolas" w:cs="Consolas"/>
                        <w:color w:val="986801"/>
                        <w:sz w:val="21"/>
                      </w:rPr>
                      <w:t>3</w:t>
                    </w:r>
                  </w:ins>
                </w:p>
                <w:p w14:paraId="6B92955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17" w:author="yukina minato" w:date="2025-09-07T17:09:00Z" w16du:dateUtc="2025-09-07T09:09:00Z"/>
                      <w:rFonts w:eastAsia="宋体"/>
                      <w:color w:val="5C5C5C"/>
                      <w:szCs w:val="22"/>
                    </w:rPr>
                  </w:pPr>
                  <w:ins w:id="2918" w:author="yukina minato" w:date="2025-09-07T17:09:00Z" w16du:dateUtc="2025-09-07T09:09:00Z">
                    <w:r w:rsidRPr="00002D6B">
                      <w:rPr>
                        <w:rFonts w:ascii="Consolas" w:eastAsia="Consolas" w:hAnsi="Consolas" w:cs="Consolas"/>
                        <w:color w:val="5C5C5C"/>
                        <w:sz w:val="21"/>
                        <w:shd w:val="clear" w:color="auto" w:fill="F8F8F8"/>
                      </w:rPr>
                      <w:t>        p = </w:t>
                    </w:r>
                    <w:proofErr w:type="spellStart"/>
                    <w:r w:rsidRPr="00002D6B">
                      <w:rPr>
                        <w:rFonts w:ascii="Consolas" w:eastAsia="Consolas" w:hAnsi="Consolas" w:cs="Consolas"/>
                        <w:color w:val="5C5C5C"/>
                        <w:sz w:val="21"/>
                        <w:shd w:val="clear" w:color="auto" w:fill="F8F8F8"/>
                      </w:rPr>
                      <w:t>ps</w:t>
                    </w:r>
                    <w:proofErr w:type="spellEnd"/>
                    <w:r w:rsidRPr="00002D6B">
                      <w:rPr>
                        <w:rFonts w:ascii="Consolas" w:eastAsia="Consolas" w:hAnsi="Consolas" w:cs="Consolas"/>
                        <w:color w:val="50A14F"/>
                        <w:sz w:val="21"/>
                        <w:shd w:val="clear" w:color="auto" w:fill="F8F8F8"/>
                      </w:rPr>
                      <w:t>{</w:t>
                    </w:r>
                    <w:proofErr w:type="spellStart"/>
                    <w:r w:rsidRPr="00002D6B">
                      <w:rPr>
                        <w:rFonts w:ascii="Consolas" w:eastAsia="Consolas" w:hAnsi="Consolas" w:cs="Consolas"/>
                        <w:color w:val="50A14F"/>
                        <w:sz w:val="21"/>
                        <w:shd w:val="clear" w:color="auto" w:fill="F8F8F8"/>
                      </w:rPr>
                      <w:t>i</w:t>
                    </w:r>
                    <w:proofErr w:type="spellEnd"/>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w:t>
                    </w:r>
                  </w:ins>
                </w:p>
                <w:p w14:paraId="7178565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19" w:author="yukina minato" w:date="2025-09-07T17:09:00Z" w16du:dateUtc="2025-09-07T09:09:00Z"/>
                      <w:rFonts w:eastAsia="宋体"/>
                      <w:color w:val="5C5C5C"/>
                      <w:szCs w:val="22"/>
                    </w:rPr>
                  </w:pPr>
                  <w:ins w:id="2920" w:author="yukina minato" w:date="2025-09-07T17:09:00Z" w16du:dateUtc="2025-09-07T09:09:00Z">
                    <w:r w:rsidRPr="00002D6B">
                      <w:rPr>
                        <w:rFonts w:ascii="Consolas" w:eastAsia="Consolas" w:hAnsi="Consolas" w:cs="Consolas"/>
                        <w:color w:val="5C5C5C"/>
                        <w:sz w:val="21"/>
                      </w:rPr>
                      <w:t>        d_v_ggg = [</w:t>
                    </w:r>
                    <w:proofErr w:type="gramStart"/>
                    <w:r w:rsidRPr="00002D6B">
                      <w:rPr>
                        <w:rFonts w:ascii="Consolas" w:eastAsia="Consolas" w:hAnsi="Consolas" w:cs="Consolas"/>
                        <w:color w:val="5C5C5C"/>
                        <w:sz w:val="21"/>
                      </w:rPr>
                      <w:t>p.v</w:t>
                    </w:r>
                    <w:proofErr w:type="gramEnd"/>
                    <w:r w:rsidRPr="00002D6B">
                      <w:rPr>
                        <w:rFonts w:ascii="Consolas" w:eastAsia="Consolas" w:hAnsi="Consolas" w:cs="Consolas"/>
                        <w:color w:val="5C5C5C"/>
                        <w:sz w:val="21"/>
                      </w:rPr>
                      <w:t>_fy * </w:t>
                    </w:r>
                    <w:r w:rsidRPr="00002D6B">
                      <w:rPr>
                        <w:rFonts w:ascii="Consolas" w:eastAsia="Consolas" w:hAnsi="Consolas" w:cs="Consolas"/>
                        <w:color w:val="A626A4"/>
                        <w:sz w:val="21"/>
                      </w:rPr>
                      <w:t>cos</w:t>
                    </w:r>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p.theta</w:t>
                    </w:r>
                    <w:proofErr w:type="gramEnd"/>
                    <w:r w:rsidRPr="00002D6B">
                      <w:rPr>
                        <w:rFonts w:ascii="Consolas" w:eastAsia="Consolas" w:hAnsi="Consolas" w:cs="Consolas"/>
                        <w:color w:val="5C5C5C"/>
                        <w:sz w:val="21"/>
                      </w:rPr>
                      <w:t>_yaw), </w:t>
                    </w:r>
                    <w:proofErr w:type="gramStart"/>
                    <w:r w:rsidRPr="00002D6B">
                      <w:rPr>
                        <w:rFonts w:ascii="Consolas" w:eastAsia="Consolas" w:hAnsi="Consolas" w:cs="Consolas"/>
                        <w:color w:val="5C5C5C"/>
                        <w:sz w:val="21"/>
                      </w:rPr>
                      <w:t>p.v</w:t>
                    </w:r>
                    <w:proofErr w:type="gramEnd"/>
                    <w:r w:rsidRPr="00002D6B">
                      <w:rPr>
                        <w:rFonts w:ascii="Consolas" w:eastAsia="Consolas" w:hAnsi="Consolas" w:cs="Consolas"/>
                        <w:color w:val="5C5C5C"/>
                        <w:sz w:val="21"/>
                      </w:rPr>
                      <w:t>_fy * </w:t>
                    </w:r>
                    <w:r w:rsidRPr="00002D6B">
                      <w:rPr>
                        <w:rFonts w:ascii="Consolas" w:eastAsia="Consolas" w:hAnsi="Consolas" w:cs="Consolas"/>
                        <w:color w:val="A626A4"/>
                        <w:sz w:val="21"/>
                      </w:rPr>
                      <w:t>sin</w:t>
                    </w:r>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p.theta</w:t>
                    </w:r>
                    <w:proofErr w:type="gramEnd"/>
                    <w:r w:rsidRPr="00002D6B">
                      <w:rPr>
                        <w:rFonts w:ascii="Consolas" w:eastAsia="Consolas" w:hAnsi="Consolas" w:cs="Consolas"/>
                        <w:color w:val="5C5C5C"/>
                        <w:sz w:val="21"/>
                      </w:rPr>
                      <w:t>_yaw),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30952DB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21" w:author="yukina minato" w:date="2025-09-07T17:09:00Z" w16du:dateUtc="2025-09-07T09:09:00Z"/>
                      <w:rFonts w:eastAsia="宋体"/>
                      <w:color w:val="5C5C5C"/>
                      <w:szCs w:val="22"/>
                    </w:rPr>
                  </w:pPr>
                  <w:ins w:id="2922"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d_p_ggg</w:t>
                    </w:r>
                    <w:proofErr w:type="spellEnd"/>
                    <w:r w:rsidRPr="00002D6B">
                      <w:rPr>
                        <w:rFonts w:ascii="Consolas" w:eastAsia="Consolas" w:hAnsi="Consolas" w:cs="Consolas"/>
                        <w:color w:val="5C5C5C"/>
                        <w:sz w:val="21"/>
                        <w:shd w:val="clear" w:color="auto" w:fill="F8F8F8"/>
                      </w:rPr>
                      <w:t> = p.A0 + </w:t>
                    </w:r>
                    <w:proofErr w:type="spellStart"/>
                    <w:r w:rsidRPr="00002D6B">
                      <w:rPr>
                        <w:rFonts w:ascii="Consolas" w:eastAsia="Consolas" w:hAnsi="Consolas" w:cs="Consolas"/>
                        <w:color w:val="5C5C5C"/>
                        <w:sz w:val="21"/>
                        <w:shd w:val="clear" w:color="auto" w:fill="F8F8F8"/>
                      </w:rPr>
                      <w:t>d_v_ggg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p.t_deploy</w:t>
                    </w:r>
                    <w:proofErr w:type="spellEnd"/>
                    <w:r w:rsidRPr="00002D6B">
                      <w:rPr>
                        <w:rFonts w:ascii="Consolas" w:eastAsia="Consolas" w:hAnsi="Consolas" w:cs="Consolas"/>
                        <w:color w:val="5C5C5C"/>
                        <w:sz w:val="21"/>
                        <w:shd w:val="clear" w:color="auto" w:fill="F8F8F8"/>
                      </w:rPr>
                      <w:t>;</w:t>
                    </w:r>
                  </w:ins>
                </w:p>
                <w:p w14:paraId="66084EF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23" w:author="yukina minato" w:date="2025-09-07T17:09:00Z" w16du:dateUtc="2025-09-07T09:09:00Z"/>
                      <w:rFonts w:eastAsia="宋体"/>
                      <w:color w:val="5C5C5C"/>
                      <w:szCs w:val="22"/>
                    </w:rPr>
                  </w:pPr>
                  <w:ins w:id="2924" w:author="yukina minato" w:date="2025-09-07T17:09:00Z" w16du:dateUtc="2025-09-07T09:09:00Z">
                    <w:r w:rsidRPr="00002D6B">
                      <w:rPr>
                        <w:rFonts w:ascii="Consolas" w:eastAsia="Consolas" w:hAnsi="Consolas" w:cs="Consolas"/>
                        <w:color w:val="5C5C5C"/>
                        <w:sz w:val="21"/>
                      </w:rPr>
                      <w:t>        e_p_ggg = d_p_ggg + d_v_ggg * p.t_delay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w:t>
                    </w:r>
                    <w:r w:rsidRPr="00002D6B">
                      <w:rPr>
                        <w:rFonts w:ascii="Consolas" w:eastAsia="Consolas" w:hAnsi="Consolas" w:cs="Consolas"/>
                        <w:color w:val="986801"/>
                        <w:sz w:val="21"/>
                      </w:rPr>
                      <w:t>5</w:t>
                    </w:r>
                    <w:r w:rsidRPr="00002D6B">
                      <w:rPr>
                        <w:rFonts w:ascii="Consolas" w:eastAsia="Consolas" w:hAnsi="Consolas" w:cs="Consolas"/>
                        <w:color w:val="5C5C5C"/>
                        <w:sz w:val="21"/>
                      </w:rPr>
                      <w:t> * g * p.t_delay^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67C9AF5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25" w:author="yukina minato" w:date="2025-09-07T17:09:00Z" w16du:dateUtc="2025-09-07T09:09:00Z"/>
                      <w:rFonts w:eastAsia="宋体"/>
                      <w:color w:val="5C5C5C"/>
                      <w:szCs w:val="22"/>
                    </w:rPr>
                  </w:pPr>
                  <w:ins w:id="2926" w:author="yukina minato" w:date="2025-09-07T17:09:00Z" w16du:dateUtc="2025-09-07T09:09:00Z">
                    <w:r w:rsidRPr="00002D6B">
                      <w:rPr>
                        <w:rFonts w:ascii="Consolas" w:eastAsia="Consolas" w:hAnsi="Consolas" w:cs="Consolas"/>
                        <w:color w:val="5C5C5C"/>
                        <w:sz w:val="21"/>
                        <w:shd w:val="clear" w:color="auto" w:fill="F8F8F8"/>
                      </w:rPr>
                      <w:t>        </w:t>
                    </w:r>
                  </w:ins>
                </w:p>
                <w:p w14:paraId="3F57BDF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27" w:author="yukina minato" w:date="2025-09-07T17:09:00Z" w16du:dateUtc="2025-09-07T09:09:00Z"/>
                      <w:rFonts w:eastAsia="宋体"/>
                      <w:color w:val="5C5C5C"/>
                      <w:szCs w:val="22"/>
                    </w:rPr>
                  </w:pPr>
                  <w:ins w:id="2928"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i_t_ggg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c_i_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p, </w:t>
                    </w:r>
                    <w:proofErr w:type="spellStart"/>
                    <w:r w:rsidRPr="00002D6B">
                      <w:rPr>
                        <w:rFonts w:ascii="Consolas" w:eastAsia="Consolas" w:hAnsi="Consolas" w:cs="Consolas"/>
                        <w:color w:val="5C5C5C"/>
                        <w:sz w:val="21"/>
                      </w:rPr>
                      <w:t>m_t_ggg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w:t>
                    </w:r>
                  </w:ins>
                </w:p>
                <w:p w14:paraId="241FC37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2929" w:author="yukina minato" w:date="2025-09-07T17:09:00Z" w16du:dateUtc="2025-09-07T09:09:00Z"/>
                      <w:rFonts w:eastAsia="宋体"/>
                      <w:color w:val="5C5C5C"/>
                      <w:szCs w:val="22"/>
                    </w:rPr>
                  </w:pPr>
                </w:p>
                <w:p w14:paraId="719B579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30" w:author="yukina minato" w:date="2025-09-07T17:09:00Z" w16du:dateUtc="2025-09-07T09:09:00Z"/>
                      <w:rFonts w:eastAsia="宋体"/>
                      <w:color w:val="5C5C5C"/>
                      <w:szCs w:val="22"/>
                    </w:rPr>
                  </w:pPr>
                  <w:ins w:id="2931"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 %s </w:t>
                    </w:r>
                    <w:r w:rsidRPr="00002D6B">
                      <w:rPr>
                        <w:rFonts w:ascii="宋体" w:eastAsia="宋体" w:hAnsi="宋体" w:cs="宋体" w:hint="eastAsia"/>
                        <w:color w:val="50A14F"/>
                        <w:sz w:val="21"/>
                      </w:rPr>
                      <w:t>无人机最优参数</w:t>
                    </w:r>
                    <w:r w:rsidRPr="00002D6B">
                      <w:rPr>
                        <w:rFonts w:ascii="Consolas" w:eastAsia="Consolas" w:hAnsi="Consolas" w:cs="Consolas"/>
                        <w:color w:val="50A14F"/>
                        <w:sz w:val="21"/>
                      </w:rPr>
                      <w:t> ---\n'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uavs</w:t>
                    </w:r>
                    <w:proofErr w:type="spellEnd"/>
                    <w:r w:rsidRPr="00002D6B">
                      <w:rPr>
                        <w:rFonts w:ascii="Consolas" w:eastAsia="Consolas" w:hAnsi="Consolas" w:cs="Consolas"/>
                        <w:color w:val="50A14F"/>
                        <w:sz w:val="21"/>
                      </w:rPr>
                      <w:t>{</w:t>
                    </w:r>
                    <w:proofErr w:type="spellStart"/>
                    <w:r w:rsidRPr="00002D6B">
                      <w:rPr>
                        <w:rFonts w:ascii="Consolas" w:eastAsia="Consolas" w:hAnsi="Consolas" w:cs="Consolas"/>
                        <w:color w:val="50A14F"/>
                        <w:sz w:val="21"/>
                      </w:rPr>
                      <w:t>i</w:t>
                    </w:r>
                    <w:proofErr w:type="spellEnd"/>
                    <w:r w:rsidRPr="00002D6B">
                      <w:rPr>
                        <w:rFonts w:ascii="Consolas" w:eastAsia="Consolas" w:hAnsi="Consolas" w:cs="Consolas"/>
                        <w:color w:val="50A14F"/>
                        <w:sz w:val="21"/>
                      </w:rPr>
                      <w:t>}</w:t>
                    </w:r>
                    <w:r w:rsidRPr="00002D6B">
                      <w:rPr>
                        <w:rFonts w:ascii="Consolas" w:eastAsia="Consolas" w:hAnsi="Consolas" w:cs="Consolas"/>
                        <w:color w:val="5C5C5C"/>
                        <w:sz w:val="21"/>
                      </w:rPr>
                      <w:t>);</w:t>
                    </w:r>
                  </w:ins>
                </w:p>
                <w:p w14:paraId="6F7B489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32" w:author="yukina minato" w:date="2025-09-07T17:09:00Z" w16du:dateUtc="2025-09-07T09:09:00Z"/>
                      <w:rFonts w:eastAsia="宋体"/>
                      <w:color w:val="5C5C5C"/>
                      <w:szCs w:val="22"/>
                    </w:rPr>
                  </w:pPr>
                  <w:ins w:id="2933"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投放后飞行速度</w:t>
                    </w:r>
                    <w:r w:rsidRPr="00002D6B">
                      <w:rPr>
                        <w:rFonts w:ascii="Consolas" w:eastAsia="Consolas" w:hAnsi="Consolas" w:cs="Consolas"/>
                        <w:color w:val="50A14F"/>
                        <w:sz w:val="21"/>
                        <w:shd w:val="clear" w:color="auto" w:fill="F8F8F8"/>
                      </w:rPr>
                      <w:t>: %.2f m/s\n'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p.v_fy</w:t>
                    </w:r>
                    <w:proofErr w:type="spellEnd"/>
                    <w:r w:rsidRPr="00002D6B">
                      <w:rPr>
                        <w:rFonts w:ascii="Consolas" w:eastAsia="Consolas" w:hAnsi="Consolas" w:cs="Consolas"/>
                        <w:color w:val="5C5C5C"/>
                        <w:sz w:val="21"/>
                        <w:shd w:val="clear" w:color="auto" w:fill="F8F8F8"/>
                      </w:rPr>
                      <w:t>);</w:t>
                    </w:r>
                  </w:ins>
                </w:p>
                <w:p w14:paraId="679DA17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34" w:author="yukina minato" w:date="2025-09-07T17:09:00Z" w16du:dateUtc="2025-09-07T09:09:00Z"/>
                      <w:rFonts w:eastAsia="宋体"/>
                      <w:color w:val="5C5C5C"/>
                      <w:szCs w:val="22"/>
                    </w:rPr>
                  </w:pPr>
                  <w:ins w:id="2935"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飞行及投放时间</w:t>
                    </w:r>
                    <w:r w:rsidRPr="00002D6B">
                      <w:rPr>
                        <w:rFonts w:ascii="Consolas" w:eastAsia="Consolas" w:hAnsi="Consolas" w:cs="Consolas"/>
                        <w:color w:val="50A14F"/>
                        <w:sz w:val="21"/>
                      </w:rPr>
                      <w:t>: %.2f s\n'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p.t_deploy</w:t>
                    </w:r>
                    <w:proofErr w:type="spellEnd"/>
                    <w:r w:rsidRPr="00002D6B">
                      <w:rPr>
                        <w:rFonts w:ascii="Consolas" w:eastAsia="Consolas" w:hAnsi="Consolas" w:cs="Consolas"/>
                        <w:color w:val="5C5C5C"/>
                        <w:sz w:val="21"/>
                      </w:rPr>
                      <w:t>);</w:t>
                    </w:r>
                  </w:ins>
                </w:p>
                <w:p w14:paraId="2547A0B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36" w:author="yukina minato" w:date="2025-09-07T17:09:00Z" w16du:dateUtc="2025-09-07T09:09:00Z"/>
                      <w:rFonts w:eastAsia="宋体"/>
                      <w:color w:val="5C5C5C"/>
                      <w:szCs w:val="22"/>
                    </w:rPr>
                  </w:pPr>
                  <w:ins w:id="2937"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飞行方向</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偏航角</w:t>
                    </w:r>
                    <w:r w:rsidRPr="00002D6B">
                      <w:rPr>
                        <w:rFonts w:ascii="Consolas" w:eastAsia="Consolas" w:hAnsi="Consolas" w:cs="Consolas"/>
                        <w:color w:val="50A14F"/>
                        <w:sz w:val="21"/>
                        <w:shd w:val="clear" w:color="auto" w:fill="F8F8F8"/>
                      </w:rPr>
                      <w:t>): %.2f rad (%.2f </w:t>
                    </w:r>
                    <w:r w:rsidRPr="00002D6B">
                      <w:rPr>
                        <w:rFonts w:ascii="宋体" w:eastAsia="宋体" w:hAnsi="宋体" w:cs="宋体" w:hint="eastAsia"/>
                        <w:color w:val="50A14F"/>
                        <w:sz w:val="21"/>
                        <w:shd w:val="clear" w:color="auto" w:fill="F8F8F8"/>
                      </w:rPr>
                      <w:t>度</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p.theta_yaw</w:t>
                    </w:r>
                    <w:proofErr w:type="spellEnd"/>
                    <w:r w:rsidRPr="00002D6B">
                      <w:rPr>
                        <w:rFonts w:ascii="Consolas" w:eastAsia="Consolas" w:hAnsi="Consolas" w:cs="Consolas"/>
                        <w:color w:val="5C5C5C"/>
                        <w:sz w:val="21"/>
                        <w:shd w:val="clear" w:color="auto" w:fill="F8F8F8"/>
                      </w:rPr>
                      <w:t>, rad2deg(</w:t>
                    </w:r>
                    <w:proofErr w:type="spellStart"/>
                    <w:r w:rsidRPr="00002D6B">
                      <w:rPr>
                        <w:rFonts w:ascii="Consolas" w:eastAsia="Consolas" w:hAnsi="Consolas" w:cs="Consolas"/>
                        <w:color w:val="5C5C5C"/>
                        <w:sz w:val="21"/>
                        <w:shd w:val="clear" w:color="auto" w:fill="F8F8F8"/>
                      </w:rPr>
                      <w:t>p.theta_yaw</w:t>
                    </w:r>
                    <w:proofErr w:type="spellEnd"/>
                    <w:r w:rsidRPr="00002D6B">
                      <w:rPr>
                        <w:rFonts w:ascii="Consolas" w:eastAsia="Consolas" w:hAnsi="Consolas" w:cs="Consolas"/>
                        <w:color w:val="5C5C5C"/>
                        <w:sz w:val="21"/>
                        <w:shd w:val="clear" w:color="auto" w:fill="F8F8F8"/>
                      </w:rPr>
                      <w:t>));</w:t>
                    </w:r>
                  </w:ins>
                </w:p>
                <w:p w14:paraId="47ECF0C2"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38" w:author="yukina minato" w:date="2025-09-07T17:09:00Z" w16du:dateUtc="2025-09-07T09:09:00Z"/>
                      <w:rFonts w:eastAsia="宋体"/>
                      <w:color w:val="5C5C5C"/>
                      <w:szCs w:val="22"/>
                    </w:rPr>
                  </w:pPr>
                  <w:ins w:id="2939"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延迟引爆时间</w:t>
                    </w:r>
                    <w:r w:rsidRPr="00002D6B">
                      <w:rPr>
                        <w:rFonts w:ascii="Consolas" w:eastAsia="Consolas" w:hAnsi="Consolas" w:cs="Consolas"/>
                        <w:color w:val="50A14F"/>
                        <w:sz w:val="21"/>
                      </w:rPr>
                      <w:t>: %.2f s\n'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p.t_delay</w:t>
                    </w:r>
                    <w:proofErr w:type="spellEnd"/>
                    <w:r w:rsidRPr="00002D6B">
                      <w:rPr>
                        <w:rFonts w:ascii="Consolas" w:eastAsia="Consolas" w:hAnsi="Consolas" w:cs="Consolas"/>
                        <w:color w:val="5C5C5C"/>
                        <w:sz w:val="21"/>
                      </w:rPr>
                      <w:t>);</w:t>
                    </w:r>
                  </w:ins>
                </w:p>
                <w:p w14:paraId="67DD145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40" w:author="yukina minato" w:date="2025-09-07T17:09:00Z" w16du:dateUtc="2025-09-07T09:09:00Z"/>
                      <w:rFonts w:eastAsia="宋体"/>
                      <w:color w:val="5C5C5C"/>
                      <w:szCs w:val="22"/>
                    </w:rPr>
                  </w:pPr>
                  <w:ins w:id="2941"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投放点</w:t>
                    </w:r>
                    <w:r w:rsidRPr="00002D6B">
                      <w:rPr>
                        <w:rFonts w:ascii="Consolas" w:eastAsia="Consolas" w:hAnsi="Consolas" w:cs="Consolas"/>
                        <w:color w:val="50A14F"/>
                        <w:sz w:val="21"/>
                        <w:shd w:val="clear" w:color="auto" w:fill="F8F8F8"/>
                      </w:rPr>
                      <w:t>: (%.2f, %.2f, %.2f)\n'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d_p_ggg</w:t>
                    </w:r>
                    <w:proofErr w:type="spellEnd"/>
                    <w:r w:rsidRPr="00002D6B">
                      <w:rPr>
                        <w:rFonts w:ascii="Consolas" w:eastAsia="Consolas" w:hAnsi="Consolas" w:cs="Consolas"/>
                        <w:color w:val="5C5C5C"/>
                        <w:sz w:val="21"/>
                        <w:shd w:val="clear" w:color="auto" w:fill="F8F8F8"/>
                      </w:rPr>
                      <w:t>);</w:t>
                    </w:r>
                  </w:ins>
                </w:p>
                <w:p w14:paraId="27636EC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42" w:author="yukina minato" w:date="2025-09-07T17:09:00Z" w16du:dateUtc="2025-09-07T09:09:00Z"/>
                      <w:rFonts w:eastAsia="宋体"/>
                      <w:color w:val="5C5C5C"/>
                      <w:szCs w:val="22"/>
                    </w:rPr>
                  </w:pPr>
                  <w:ins w:id="2943"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起爆点</w:t>
                    </w:r>
                    <w:r w:rsidRPr="00002D6B">
                      <w:rPr>
                        <w:rFonts w:ascii="Consolas" w:eastAsia="Consolas" w:hAnsi="Consolas" w:cs="Consolas"/>
                        <w:color w:val="50A14F"/>
                        <w:sz w:val="21"/>
                      </w:rPr>
                      <w:t>: (%.2f, %.2f, %.2f)\n'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e_p_ggg</w:t>
                    </w:r>
                    <w:proofErr w:type="spellEnd"/>
                    <w:r w:rsidRPr="00002D6B">
                      <w:rPr>
                        <w:rFonts w:ascii="Consolas" w:eastAsia="Consolas" w:hAnsi="Consolas" w:cs="Consolas"/>
                        <w:color w:val="5C5C5C"/>
                        <w:sz w:val="21"/>
                      </w:rPr>
                      <w:t>);</w:t>
                    </w:r>
                  </w:ins>
                </w:p>
                <w:p w14:paraId="2C9EBD1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44" w:author="yukina minato" w:date="2025-09-07T17:09:00Z" w16du:dateUtc="2025-09-07T09:09:00Z"/>
                      <w:rFonts w:eastAsia="宋体"/>
                      <w:color w:val="5C5C5C"/>
                      <w:szCs w:val="22"/>
                    </w:rPr>
                  </w:pPr>
                  <w:ins w:id="2945"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该弹单独有效遮蔽时长</w:t>
                    </w:r>
                    <w:r w:rsidRPr="00002D6B">
                      <w:rPr>
                        <w:rFonts w:ascii="Consolas" w:eastAsia="Consolas" w:hAnsi="Consolas" w:cs="Consolas"/>
                        <w:color w:val="50A14F"/>
                        <w:sz w:val="21"/>
                        <w:shd w:val="clear" w:color="auto" w:fill="F8F8F8"/>
                      </w:rPr>
                      <w:t>: %.2f s **\n\n'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i_t_ggg</w:t>
                    </w:r>
                    <w:proofErr w:type="spellEnd"/>
                    <w:r w:rsidRPr="00002D6B">
                      <w:rPr>
                        <w:rFonts w:ascii="Consolas" w:eastAsia="Consolas" w:hAnsi="Consolas" w:cs="Consolas"/>
                        <w:color w:val="5C5C5C"/>
                        <w:sz w:val="21"/>
                        <w:shd w:val="clear" w:color="auto" w:fill="F8F8F8"/>
                      </w:rPr>
                      <w:t>);</w:t>
                    </w:r>
                  </w:ins>
                </w:p>
                <w:p w14:paraId="60C7DBB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46" w:author="yukina minato" w:date="2025-09-07T17:09:00Z" w16du:dateUtc="2025-09-07T09:09:00Z"/>
                      <w:rFonts w:eastAsia="宋体"/>
                      <w:color w:val="5C5C5C"/>
                      <w:szCs w:val="22"/>
                    </w:rPr>
                  </w:pPr>
                  <w:ins w:id="2947" w:author="yukina minato" w:date="2025-09-07T17:09:00Z" w16du:dateUtc="2025-09-07T09:09:00Z">
                    <w:r w:rsidRPr="00002D6B">
                      <w:rPr>
                        <w:rFonts w:ascii="Consolas" w:eastAsia="Consolas" w:hAnsi="Consolas" w:cs="Consolas"/>
                        <w:color w:val="5C5C5C"/>
                        <w:sz w:val="21"/>
                      </w:rPr>
                      <w:t>    end</w:t>
                    </w:r>
                  </w:ins>
                </w:p>
                <w:p w14:paraId="6E43D6B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48" w:author="yukina minato" w:date="2025-09-07T17:09:00Z" w16du:dateUtc="2025-09-07T09:09:00Z"/>
                      <w:rFonts w:eastAsia="宋体"/>
                      <w:color w:val="5C5C5C"/>
                      <w:szCs w:val="22"/>
                    </w:rPr>
                  </w:pPr>
                  <w:ins w:id="2949" w:author="yukina minato" w:date="2025-09-07T17:09:00Z" w16du:dateUtc="2025-09-07T09:09:00Z">
                    <w:r w:rsidRPr="00002D6B">
                      <w:rPr>
                        <w:rFonts w:ascii="Consolas" w:eastAsia="Consolas" w:hAnsi="Consolas" w:cs="Consolas"/>
                        <w:color w:val="A626A4"/>
                        <w:sz w:val="21"/>
                        <w:shd w:val="clear" w:color="auto" w:fill="F8F8F8"/>
                      </w:rPr>
                      <w:t>else</w:t>
                    </w:r>
                  </w:ins>
                </w:p>
                <w:p w14:paraId="3B90F3E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50" w:author="yukina minato" w:date="2025-09-07T17:09:00Z" w16du:dateUtc="2025-09-07T09:09:00Z"/>
                      <w:rFonts w:eastAsia="宋体"/>
                      <w:color w:val="5C5C5C"/>
                      <w:szCs w:val="22"/>
                    </w:rPr>
                  </w:pPr>
                  <w:ins w:id="2951"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未找到有效的遮蔽方案。</w:t>
                    </w:r>
                    <w:r w:rsidRPr="00002D6B">
                      <w:rPr>
                        <w:rFonts w:ascii="Consolas" w:eastAsia="Consolas" w:hAnsi="Consolas" w:cs="Consolas"/>
                        <w:color w:val="50A14F"/>
                        <w:sz w:val="21"/>
                      </w:rPr>
                      <w:t>\n'</w:t>
                    </w:r>
                    <w:r w:rsidRPr="00002D6B">
                      <w:rPr>
                        <w:rFonts w:ascii="Consolas" w:eastAsia="Consolas" w:hAnsi="Consolas" w:cs="Consolas"/>
                        <w:color w:val="5C5C5C"/>
                        <w:sz w:val="21"/>
                      </w:rPr>
                      <w:t>);</w:t>
                    </w:r>
                  </w:ins>
                </w:p>
                <w:p w14:paraId="42EA0BC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52" w:author="yukina minato" w:date="2025-09-07T17:09:00Z" w16du:dateUtc="2025-09-07T09:09:00Z"/>
                      <w:rFonts w:eastAsia="宋体"/>
                      <w:color w:val="5C5C5C"/>
                      <w:szCs w:val="22"/>
                    </w:rPr>
                  </w:pPr>
                  <w:ins w:id="2953" w:author="yukina minato" w:date="2025-09-07T17:09:00Z" w16du:dateUtc="2025-09-07T09:09:00Z">
                    <w:r w:rsidRPr="00002D6B">
                      <w:rPr>
                        <w:rFonts w:ascii="Consolas" w:eastAsia="Consolas" w:hAnsi="Consolas" w:cs="Consolas"/>
                        <w:color w:val="5C5C5C"/>
                        <w:sz w:val="21"/>
                        <w:shd w:val="clear" w:color="auto" w:fill="F8F8F8"/>
                      </w:rPr>
                      <w:t>end</w:t>
                    </w:r>
                  </w:ins>
                </w:p>
                <w:p w14:paraId="27D2E53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54" w:author="yukina minato" w:date="2025-09-07T17:09:00Z" w16du:dateUtc="2025-09-07T09:09:00Z"/>
                      <w:rFonts w:eastAsia="宋体"/>
                      <w:color w:val="5C5C5C"/>
                      <w:szCs w:val="22"/>
                    </w:rPr>
                  </w:pPr>
                  <w:ins w:id="2955" w:author="yukina minato" w:date="2025-09-07T17:09:00Z" w16du:dateUtc="2025-09-07T09:09:00Z">
                    <w:r w:rsidRPr="00002D6B">
                      <w:rPr>
                        <w:rFonts w:ascii="Consolas" w:eastAsia="Consolas" w:hAnsi="Consolas" w:cs="Consolas"/>
                        <w:color w:val="5C5C5C"/>
                        <w:sz w:val="21"/>
                      </w:rPr>
                      <w:t>toc;</w:t>
                    </w:r>
                  </w:ins>
                </w:p>
                <w:p w14:paraId="60AFC4CB"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2956" w:author="yukina minato" w:date="2025-09-07T17:09:00Z" w16du:dateUtc="2025-09-07T09:09:00Z"/>
                      <w:rFonts w:eastAsia="宋体"/>
                      <w:color w:val="5C5C5C"/>
                      <w:szCs w:val="22"/>
                    </w:rPr>
                  </w:pPr>
                </w:p>
                <w:p w14:paraId="521D95D5"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57" w:author="yukina minato" w:date="2025-09-07T17:09:00Z" w16du:dateUtc="2025-09-07T09:09:00Z"/>
                      <w:rFonts w:eastAsia="宋体"/>
                      <w:color w:val="5C5C5C"/>
                      <w:szCs w:val="22"/>
                    </w:rPr>
                  </w:pPr>
                  <w:ins w:id="2958" w:author="yukina minato" w:date="2025-09-07T17:09:00Z" w16du:dateUtc="2025-09-07T09:09:00Z">
                    <w:r w:rsidRPr="00002D6B">
                      <w:rPr>
                        <w:rFonts w:ascii="Consolas" w:eastAsia="Consolas" w:hAnsi="Consolas" w:cs="Consolas"/>
                        <w:color w:val="5C5C5C"/>
                        <w:sz w:val="21"/>
                      </w:rPr>
                      <w:t>figure;</w:t>
                    </w:r>
                  </w:ins>
                </w:p>
                <w:p w14:paraId="5409F06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59" w:author="yukina minato" w:date="2025-09-07T17:09:00Z" w16du:dateUtc="2025-09-07T09:09:00Z"/>
                      <w:rFonts w:eastAsia="宋体"/>
                      <w:color w:val="5C5C5C"/>
                      <w:szCs w:val="22"/>
                    </w:rPr>
                  </w:pPr>
                  <w:proofErr w:type="gramStart"/>
                  <w:ins w:id="2960" w:author="yukina minato" w:date="2025-09-07T17:09:00Z" w16du:dateUtc="2025-09-07T09:09:00Z">
                    <w:r w:rsidRPr="00002D6B">
                      <w:rPr>
                        <w:rFonts w:ascii="Consolas" w:eastAsia="Consolas" w:hAnsi="Consolas" w:cs="Consolas"/>
                        <w:color w:val="5C5C5C"/>
                        <w:sz w:val="21"/>
                        <w:shd w:val="clear" w:color="auto" w:fill="F8F8F8"/>
                      </w:rPr>
                      <w:t>plot(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:n</w:t>
                    </w:r>
                    <w:proofErr w:type="gramEnd"/>
                    <w:r w:rsidRPr="00002D6B">
                      <w:rPr>
                        <w:rFonts w:ascii="Consolas" w:eastAsia="Consolas" w:hAnsi="Consolas" w:cs="Consolas"/>
                        <w:color w:val="5C5C5C"/>
                        <w:sz w:val="21"/>
                        <w:shd w:val="clear" w:color="auto" w:fill="F8F8F8"/>
                      </w:rPr>
                      <w:t>_g_ggg, </w:t>
                    </w:r>
                    <w:proofErr w:type="spellStart"/>
                    <w:r w:rsidRPr="00002D6B">
                      <w:rPr>
                        <w:rFonts w:ascii="Consolas" w:eastAsia="Consolas" w:hAnsi="Consolas" w:cs="Consolas"/>
                        <w:color w:val="5C5C5C"/>
                        <w:sz w:val="21"/>
                        <w:shd w:val="clear" w:color="auto" w:fill="F8F8F8"/>
                      </w:rPr>
                      <w:t>b_h_ggg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'b-'</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w:t>
                    </w:r>
                    <w:proofErr w:type="spellStart"/>
                    <w:r w:rsidRPr="00002D6B">
                      <w:rPr>
                        <w:rFonts w:ascii="Consolas" w:eastAsia="Consolas" w:hAnsi="Consolas" w:cs="Consolas"/>
                        <w:color w:val="50A14F"/>
                        <w:sz w:val="21"/>
                        <w:shd w:val="clear" w:color="auto" w:fill="F8F8F8"/>
                      </w:rPr>
                      <w:t>LineWidth</w:t>
                    </w:r>
                    <w:proofErr w:type="spellEnd"/>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1C58B26E"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61" w:author="yukina minato" w:date="2025-09-07T17:09:00Z" w16du:dateUtc="2025-09-07T09:09:00Z"/>
                      <w:rFonts w:eastAsia="宋体"/>
                      <w:color w:val="5C5C5C"/>
                      <w:szCs w:val="22"/>
                    </w:rPr>
                  </w:pPr>
                  <w:ins w:id="2962" w:author="yukina minato" w:date="2025-09-07T17:09:00Z" w16du:dateUtc="2025-09-07T09:09:00Z">
                    <w:r w:rsidRPr="00002D6B">
                      <w:rPr>
                        <w:rFonts w:ascii="Consolas" w:eastAsia="Consolas" w:hAnsi="Consolas" w:cs="Consolas"/>
                        <w:color w:val="5C5C5C"/>
                        <w:sz w:val="21"/>
                      </w:rPr>
                      <w:t>title(</w:t>
                    </w:r>
                    <w:r w:rsidRPr="00002D6B">
                      <w:rPr>
                        <w:rFonts w:ascii="Consolas" w:eastAsia="Consolas" w:hAnsi="Consolas" w:cs="Consolas"/>
                        <w:color w:val="50A14F"/>
                        <w:sz w:val="21"/>
                      </w:rPr>
                      <w:t>'</w:t>
                    </w:r>
                    <w:r w:rsidRPr="00002D6B">
                      <w:rPr>
                        <w:rFonts w:ascii="宋体" w:eastAsia="宋体" w:hAnsi="宋体" w:cs="宋体" w:hint="eastAsia"/>
                        <w:color w:val="50A14F"/>
                        <w:sz w:val="21"/>
                      </w:rPr>
                      <w:t>遗传算法进化过程</w:t>
                    </w:r>
                    <w:r w:rsidRPr="00002D6B">
                      <w:rPr>
                        <w:rFonts w:ascii="Consolas" w:eastAsia="Consolas" w:hAnsi="Consolas" w:cs="Consolas"/>
                        <w:color w:val="50A14F"/>
                        <w:sz w:val="21"/>
                      </w:rPr>
                      <w:t> (</w:t>
                    </w:r>
                    <w:r w:rsidRPr="00002D6B">
                      <w:rPr>
                        <w:rFonts w:ascii="宋体" w:eastAsia="宋体" w:hAnsi="宋体" w:cs="宋体" w:hint="eastAsia"/>
                        <w:color w:val="50A14F"/>
                        <w:sz w:val="21"/>
                      </w:rPr>
                      <w:t>三无人机协同</w:t>
                    </w:r>
                    <w:r w:rsidRPr="00002D6B">
                      <w:rPr>
                        <w:rFonts w:ascii="Consolas" w:eastAsia="Consolas" w:hAnsi="Consolas" w:cs="Consolas"/>
                        <w:color w:val="50A14F"/>
                        <w:sz w:val="21"/>
                      </w:rPr>
                      <w:t>)'</w:t>
                    </w:r>
                    <w:r w:rsidRPr="00002D6B">
                      <w:rPr>
                        <w:rFonts w:ascii="Consolas" w:eastAsia="Consolas" w:hAnsi="Consolas" w:cs="Consolas"/>
                        <w:color w:val="5C5C5C"/>
                        <w:sz w:val="21"/>
                      </w:rPr>
                      <w:t>);</w:t>
                    </w:r>
                  </w:ins>
                </w:p>
                <w:p w14:paraId="11C1E7FA"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63" w:author="yukina minato" w:date="2025-09-07T17:09:00Z" w16du:dateUtc="2025-09-07T09:09:00Z"/>
                      <w:rFonts w:eastAsia="宋体"/>
                      <w:color w:val="5C5C5C"/>
                      <w:szCs w:val="22"/>
                    </w:rPr>
                  </w:pPr>
                  <w:proofErr w:type="spellStart"/>
                  <w:ins w:id="2964" w:author="yukina minato" w:date="2025-09-07T17:09:00Z" w16du:dateUtc="2025-09-07T09:09:00Z">
                    <w:r w:rsidRPr="00002D6B">
                      <w:rPr>
                        <w:rFonts w:ascii="Consolas" w:eastAsia="Consolas" w:hAnsi="Consolas" w:cs="Consolas"/>
                        <w:color w:val="5C5C5C"/>
                        <w:sz w:val="21"/>
                        <w:shd w:val="clear" w:color="auto" w:fill="F8F8F8"/>
                      </w:rPr>
                      <w:t>xlabel</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代数</w:t>
                    </w:r>
                    <w:r w:rsidRPr="00002D6B">
                      <w:rPr>
                        <w:rFonts w:ascii="Consolas" w:eastAsia="Consolas" w:hAnsi="Consolas" w:cs="Consolas"/>
                        <w:color w:val="50A14F"/>
                        <w:sz w:val="21"/>
                        <w:shd w:val="clear" w:color="auto" w:fill="F8F8F8"/>
                      </w:rPr>
                      <w:t> (Generation)'</w:t>
                    </w:r>
                    <w:r w:rsidRPr="00002D6B">
                      <w:rPr>
                        <w:rFonts w:ascii="Consolas" w:eastAsia="Consolas" w:hAnsi="Consolas" w:cs="Consolas"/>
                        <w:color w:val="5C5C5C"/>
                        <w:sz w:val="21"/>
                        <w:shd w:val="clear" w:color="auto" w:fill="F8F8F8"/>
                      </w:rPr>
                      <w:t>);</w:t>
                    </w:r>
                  </w:ins>
                </w:p>
                <w:p w14:paraId="56ED1645"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65" w:author="yukina minato" w:date="2025-09-07T17:09:00Z" w16du:dateUtc="2025-09-07T09:09:00Z"/>
                      <w:rFonts w:eastAsia="宋体"/>
                      <w:color w:val="5C5C5C"/>
                      <w:szCs w:val="22"/>
                    </w:rPr>
                  </w:pPr>
                  <w:proofErr w:type="spellStart"/>
                  <w:ins w:id="2966" w:author="yukina minato" w:date="2025-09-07T17:09:00Z" w16du:dateUtc="2025-09-07T09:09:00Z">
                    <w:r w:rsidRPr="00002D6B">
                      <w:rPr>
                        <w:rFonts w:ascii="Consolas" w:eastAsia="Consolas" w:hAnsi="Consolas" w:cs="Consolas"/>
                        <w:color w:val="5C5C5C"/>
                        <w:sz w:val="21"/>
                      </w:rPr>
                      <w:t>ylabel</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最优适应度</w:t>
                    </w:r>
                    <w:r w:rsidRPr="00002D6B">
                      <w:rPr>
                        <w:rFonts w:ascii="Consolas" w:eastAsia="Consolas" w:hAnsi="Consolas" w:cs="Consolas"/>
                        <w:color w:val="50A14F"/>
                        <w:sz w:val="21"/>
                      </w:rPr>
                      <w:t> (</w:t>
                    </w:r>
                    <w:r w:rsidRPr="00002D6B">
                      <w:rPr>
                        <w:rFonts w:ascii="宋体" w:eastAsia="宋体" w:hAnsi="宋体" w:cs="宋体" w:hint="eastAsia"/>
                        <w:color w:val="50A14F"/>
                        <w:sz w:val="21"/>
                      </w:rPr>
                      <w:t>最大遮蔽时长</w:t>
                    </w:r>
                    <w:r w:rsidRPr="00002D6B">
                      <w:rPr>
                        <w:rFonts w:ascii="Consolas" w:eastAsia="Consolas" w:hAnsi="Consolas" w:cs="Consolas"/>
                        <w:color w:val="50A14F"/>
                        <w:sz w:val="21"/>
                      </w:rPr>
                      <w:t> s)'</w:t>
                    </w:r>
                    <w:r w:rsidRPr="00002D6B">
                      <w:rPr>
                        <w:rFonts w:ascii="Consolas" w:eastAsia="Consolas" w:hAnsi="Consolas" w:cs="Consolas"/>
                        <w:color w:val="5C5C5C"/>
                        <w:sz w:val="21"/>
                      </w:rPr>
                      <w:t>);</w:t>
                    </w:r>
                  </w:ins>
                </w:p>
                <w:p w14:paraId="607C349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67" w:author="yukina minato" w:date="2025-09-07T17:09:00Z" w16du:dateUtc="2025-09-07T09:09:00Z"/>
                      <w:rFonts w:eastAsia="宋体"/>
                      <w:color w:val="5C5C5C"/>
                      <w:szCs w:val="22"/>
                    </w:rPr>
                  </w:pPr>
                  <w:ins w:id="2968" w:author="yukina minato" w:date="2025-09-07T17:09:00Z" w16du:dateUtc="2025-09-07T09:09:00Z">
                    <w:r w:rsidRPr="00002D6B">
                      <w:rPr>
                        <w:rFonts w:ascii="Consolas" w:eastAsia="Consolas" w:hAnsi="Consolas" w:cs="Consolas"/>
                        <w:color w:val="5C5C5C"/>
                        <w:sz w:val="21"/>
                        <w:shd w:val="clear" w:color="auto" w:fill="F8F8F8"/>
                      </w:rPr>
                      <w:t>grid on;</w:t>
                    </w:r>
                  </w:ins>
                </w:p>
                <w:p w14:paraId="17FAC22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2969" w:author="yukina minato" w:date="2025-09-07T17:09:00Z" w16du:dateUtc="2025-09-07T09:09:00Z"/>
                      <w:rFonts w:eastAsia="宋体"/>
                      <w:color w:val="5C5C5C"/>
                      <w:szCs w:val="22"/>
                    </w:rPr>
                  </w:pPr>
                </w:p>
                <w:p w14:paraId="09F618B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70" w:author="yukina minato" w:date="2025-09-07T17:09:00Z" w16du:dateUtc="2025-09-07T09:09:00Z"/>
                      <w:rFonts w:eastAsia="宋体"/>
                      <w:color w:val="5C5C5C"/>
                      <w:szCs w:val="22"/>
                    </w:rPr>
                  </w:pPr>
                  <w:ins w:id="2971" w:author="yukina minato" w:date="2025-09-07T17:09:00Z" w16du:dateUtc="2025-09-07T09:09:00Z">
                    <w:r w:rsidRPr="00002D6B">
                      <w:rPr>
                        <w:rFonts w:ascii="Consolas" w:eastAsia="Consolas" w:hAnsi="Consolas" w:cs="Consolas"/>
                        <w:color w:val="5C5C5C"/>
                        <w:sz w:val="21"/>
                        <w:shd w:val="clear" w:color="auto" w:fill="F8F8F8"/>
                      </w:rPr>
                      <w:t>filename = </w:t>
                    </w:r>
                    <w:r w:rsidRPr="00002D6B">
                      <w:rPr>
                        <w:rFonts w:ascii="Consolas" w:eastAsia="Consolas" w:hAnsi="Consolas" w:cs="Consolas"/>
                        <w:color w:val="50A14F"/>
                        <w:sz w:val="21"/>
                        <w:shd w:val="clear" w:color="auto" w:fill="F8F8F8"/>
                      </w:rPr>
                      <w:t>'a4.png'</w:t>
                    </w:r>
                    <w:r w:rsidRPr="00002D6B">
                      <w:rPr>
                        <w:rFonts w:ascii="Consolas" w:eastAsia="Consolas" w:hAnsi="Consolas" w:cs="Consolas"/>
                        <w:color w:val="5C5C5C"/>
                        <w:sz w:val="21"/>
                        <w:shd w:val="clear" w:color="auto" w:fill="F8F8F8"/>
                      </w:rPr>
                      <w:t>;</w:t>
                    </w:r>
                  </w:ins>
                </w:p>
                <w:p w14:paraId="411F358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72" w:author="yukina minato" w:date="2025-09-07T17:09:00Z" w16du:dateUtc="2025-09-07T09:09:00Z"/>
                      <w:rFonts w:eastAsia="宋体"/>
                      <w:color w:val="5C5C5C"/>
                      <w:szCs w:val="22"/>
                    </w:rPr>
                  </w:pPr>
                  <w:proofErr w:type="spellStart"/>
                  <w:proofErr w:type="gramStart"/>
                  <w:ins w:id="2973" w:author="yukina minato" w:date="2025-09-07T17:09:00Z" w16du:dateUtc="2025-09-07T09:09:00Z">
                    <w:r w:rsidRPr="00002D6B">
                      <w:rPr>
                        <w:rFonts w:ascii="Consolas" w:eastAsia="Consolas" w:hAnsi="Consolas" w:cs="Consolas"/>
                        <w:color w:val="5C5C5C"/>
                        <w:sz w:val="21"/>
                      </w:rPr>
                      <w:t>saveas</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gcf</w:t>
                    </w:r>
                    <w:proofErr w:type="spellEnd"/>
                    <w:r w:rsidRPr="00002D6B">
                      <w:rPr>
                        <w:rFonts w:ascii="Consolas" w:eastAsia="Consolas" w:hAnsi="Consolas" w:cs="Consolas"/>
                        <w:color w:val="5C5C5C"/>
                        <w:sz w:val="21"/>
                      </w:rPr>
                      <w:t>, filename);</w:t>
                    </w:r>
                  </w:ins>
                </w:p>
                <w:p w14:paraId="6555E22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2974" w:author="yukina minato" w:date="2025-09-07T17:09:00Z" w16du:dateUtc="2025-09-07T09:09:00Z"/>
                      <w:rFonts w:eastAsia="宋体"/>
                      <w:color w:val="5C5C5C"/>
                      <w:szCs w:val="22"/>
                    </w:rPr>
                  </w:pPr>
                </w:p>
                <w:p w14:paraId="2AD19EA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2975" w:author="yukina minato" w:date="2025-09-07T17:09:00Z" w16du:dateUtc="2025-09-07T09:09:00Z"/>
                      <w:rFonts w:eastAsia="宋体"/>
                      <w:color w:val="5C5C5C"/>
                      <w:szCs w:val="22"/>
                    </w:rPr>
                  </w:pPr>
                </w:p>
                <w:p w14:paraId="46C128A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2976" w:author="yukina minato" w:date="2025-09-07T17:09:00Z" w16du:dateUtc="2025-09-07T09:09:00Z"/>
                      <w:rFonts w:eastAsia="宋体"/>
                      <w:color w:val="5C5C5C"/>
                      <w:szCs w:val="22"/>
                    </w:rPr>
                  </w:pPr>
                </w:p>
                <w:p w14:paraId="7B40F49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77" w:author="yukina minato" w:date="2025-09-07T17:09:00Z" w16du:dateUtc="2025-09-07T09:09:00Z"/>
                      <w:rFonts w:eastAsia="宋体"/>
                      <w:color w:val="5C5C5C"/>
                      <w:szCs w:val="22"/>
                    </w:rPr>
                  </w:pPr>
                  <w:ins w:id="2978" w:author="yukina minato" w:date="2025-09-07T17:09:00Z" w16du:dateUtc="2025-09-07T09:09:00Z">
                    <w:r w:rsidRPr="00002D6B">
                      <w:rPr>
                        <w:rFonts w:ascii="Consolas" w:eastAsia="Consolas" w:hAnsi="Consolas" w:cs="Consolas"/>
                        <w:color w:val="5C5C5C"/>
                        <w:sz w:val="21"/>
                      </w:rPr>
                      <w:t>function </w:t>
                    </w:r>
                    <w:proofErr w:type="spellStart"/>
                    <w:r w:rsidRPr="00002D6B">
                      <w:rPr>
                        <w:rFonts w:ascii="Consolas" w:eastAsia="Consolas" w:hAnsi="Consolas" w:cs="Consolas"/>
                        <w:color w:val="5C5C5C"/>
                        <w:sz w:val="21"/>
                      </w:rPr>
                      <w:t>o_t_ggg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c_o_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params, </w:t>
                    </w:r>
                    <w:proofErr w:type="spellStart"/>
                    <w:r w:rsidRPr="00002D6B">
                      <w:rPr>
                        <w:rFonts w:ascii="Consolas" w:eastAsia="Consolas" w:hAnsi="Consolas" w:cs="Consolas"/>
                        <w:color w:val="5C5C5C"/>
                        <w:sz w:val="21"/>
                      </w:rPr>
                      <w:t>m_t_ggg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 </w:t>
                    </w:r>
                  </w:ins>
                </w:p>
                <w:p w14:paraId="05F43CF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79" w:author="yukina minato" w:date="2025-09-07T17:09:00Z" w16du:dateUtc="2025-09-07T09:09:00Z"/>
                      <w:rFonts w:eastAsia="宋体"/>
                      <w:color w:val="5C5C5C"/>
                      <w:szCs w:val="22"/>
                    </w:rPr>
                  </w:pPr>
                  <w:ins w:id="2980" w:author="yukina minato" w:date="2025-09-07T17:09:00Z" w16du:dateUtc="2025-09-07T09:09:00Z">
                    <w:r w:rsidRPr="00002D6B">
                      <w:rPr>
                        <w:rFonts w:ascii="Consolas" w:eastAsia="Consolas" w:hAnsi="Consolas" w:cs="Consolas"/>
                        <w:color w:val="5C5C5C"/>
                        <w:sz w:val="21"/>
                        <w:shd w:val="clear" w:color="auto" w:fill="F8F8F8"/>
                      </w:rPr>
                      <w:t>    global </w:t>
                    </w:r>
                    <w:proofErr w:type="spellStart"/>
                    <w:r w:rsidRPr="00002D6B">
                      <w:rPr>
                        <w:rFonts w:ascii="Consolas" w:eastAsia="Consolas" w:hAnsi="Consolas" w:cs="Consolas"/>
                        <w:color w:val="5C5C5C"/>
                        <w:sz w:val="21"/>
                        <w:shd w:val="clear" w:color="auto" w:fill="F8F8F8"/>
                      </w:rPr>
                      <w:t>v_down</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r_s</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 dt g;</w:t>
                    </w:r>
                  </w:ins>
                </w:p>
                <w:p w14:paraId="05D3B02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81" w:author="yukina minato" w:date="2025-09-07T17:09:00Z" w16du:dateUtc="2025-09-07T09:09:00Z"/>
                      <w:rFonts w:eastAsia="宋体"/>
                      <w:color w:val="5C5C5C"/>
                      <w:szCs w:val="22"/>
                    </w:rPr>
                  </w:pPr>
                  <w:ins w:id="2982" w:author="yukina minato" w:date="2025-09-07T17:09:00Z" w16du:dateUtc="2025-09-07T09:09:00Z">
                    <w:r w:rsidRPr="00002D6B">
                      <w:rPr>
                        <w:rFonts w:ascii="Consolas" w:eastAsia="Consolas" w:hAnsi="Consolas" w:cs="Consolas"/>
                        <w:color w:val="5C5C5C"/>
                        <w:sz w:val="21"/>
                      </w:rPr>
                      <w:t>    p = {</w:t>
                    </w:r>
                    <w:proofErr w:type="gramStart"/>
                    <w:r w:rsidRPr="00002D6B">
                      <w:rPr>
                        <w:rFonts w:ascii="Consolas" w:eastAsia="Consolas" w:hAnsi="Consolas" w:cs="Consolas"/>
                        <w:color w:val="5C5C5C"/>
                        <w:sz w:val="21"/>
                      </w:rPr>
                      <w:t>params.p</w:t>
                    </w:r>
                    <w:proofErr w:type="gramEnd"/>
                    <w:r w:rsidRPr="00002D6B">
                      <w:rPr>
                        <w:rFonts w:ascii="Consolas" w:eastAsia="Consolas" w:hAnsi="Consolas" w:cs="Consolas"/>
                        <w:color w:val="5C5C5C"/>
                        <w:sz w:val="21"/>
                      </w:rPr>
                      <w:t>1, </w:t>
                    </w:r>
                    <w:proofErr w:type="gramStart"/>
                    <w:r w:rsidRPr="00002D6B">
                      <w:rPr>
                        <w:rFonts w:ascii="Consolas" w:eastAsia="Consolas" w:hAnsi="Consolas" w:cs="Consolas"/>
                        <w:color w:val="5C5C5C"/>
                        <w:sz w:val="21"/>
                      </w:rPr>
                      <w:t>params.p</w:t>
                    </w:r>
                    <w:proofErr w:type="gramEnd"/>
                    <w:r w:rsidRPr="00002D6B">
                      <w:rPr>
                        <w:rFonts w:ascii="Consolas" w:eastAsia="Consolas" w:hAnsi="Consolas" w:cs="Consolas"/>
                        <w:color w:val="5C5C5C"/>
                        <w:sz w:val="21"/>
                      </w:rPr>
                      <w:t>2, </w:t>
                    </w:r>
                    <w:proofErr w:type="gramStart"/>
                    <w:r w:rsidRPr="00002D6B">
                      <w:rPr>
                        <w:rFonts w:ascii="Consolas" w:eastAsia="Consolas" w:hAnsi="Consolas" w:cs="Consolas"/>
                        <w:color w:val="5C5C5C"/>
                        <w:sz w:val="21"/>
                      </w:rPr>
                      <w:t>params.p</w:t>
                    </w:r>
                    <w:proofErr w:type="gramEnd"/>
                    <w:r w:rsidRPr="00002D6B">
                      <w:rPr>
                        <w:rFonts w:ascii="Consolas" w:eastAsia="Consolas" w:hAnsi="Consolas" w:cs="Consolas"/>
                        <w:color w:val="5C5C5C"/>
                        <w:sz w:val="21"/>
                      </w:rPr>
                      <w:t>3};</w:t>
                    </w:r>
                  </w:ins>
                </w:p>
                <w:p w14:paraId="251A0C5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83" w:author="yukina minato" w:date="2025-09-07T17:09:00Z" w16du:dateUtc="2025-09-07T09:09:00Z"/>
                      <w:rFonts w:eastAsia="宋体"/>
                      <w:color w:val="5C5C5C"/>
                      <w:szCs w:val="22"/>
                    </w:rPr>
                  </w:pPr>
                  <w:ins w:id="2984"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t_exp</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zeros(</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w:t>
                    </w:r>
                  </w:ins>
                </w:p>
                <w:p w14:paraId="7357E0E2"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85" w:author="yukina minato" w:date="2025-09-07T17:09:00Z" w16du:dateUtc="2025-09-07T09:09:00Z"/>
                      <w:rFonts w:eastAsia="宋体"/>
                      <w:color w:val="5C5C5C"/>
                      <w:szCs w:val="22"/>
                    </w:rPr>
                  </w:pPr>
                  <w:ins w:id="2986"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s_p_ggg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zeros(</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 </w:t>
                    </w:r>
                    <w:r w:rsidRPr="00002D6B">
                      <w:rPr>
                        <w:rFonts w:ascii="Consolas" w:eastAsia="Consolas" w:hAnsi="Consolas" w:cs="Consolas"/>
                        <w:color w:val="986801"/>
                        <w:sz w:val="21"/>
                      </w:rPr>
                      <w:t>3</w:t>
                    </w:r>
                    <w:r w:rsidRPr="00002D6B">
                      <w:rPr>
                        <w:rFonts w:ascii="Consolas" w:eastAsia="Consolas" w:hAnsi="Consolas" w:cs="Consolas"/>
                        <w:color w:val="5C5C5C"/>
                        <w:sz w:val="21"/>
                      </w:rPr>
                      <w:t>);</w:t>
                    </w:r>
                  </w:ins>
                </w:p>
                <w:p w14:paraId="0D5B2D4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87" w:author="yukina minato" w:date="2025-09-07T17:09:00Z" w16du:dateUtc="2025-09-07T09:09:00Z"/>
                      <w:rFonts w:eastAsia="宋体"/>
                      <w:color w:val="5C5C5C"/>
                      <w:szCs w:val="22"/>
                    </w:rPr>
                  </w:pPr>
                  <w:ins w:id="2988"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3</w:t>
                    </w:r>
                  </w:ins>
                </w:p>
                <w:p w14:paraId="7DE5855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89" w:author="yukina minato" w:date="2025-09-07T17:09:00Z" w16du:dateUtc="2025-09-07T09:09:00Z"/>
                      <w:rFonts w:eastAsia="宋体"/>
                      <w:color w:val="5C5C5C"/>
                      <w:szCs w:val="22"/>
                    </w:rPr>
                  </w:pPr>
                  <w:ins w:id="2990" w:author="yukina minato" w:date="2025-09-07T17:09:00Z" w16du:dateUtc="2025-09-07T09:09:00Z">
                    <w:r w:rsidRPr="00002D6B">
                      <w:rPr>
                        <w:rFonts w:ascii="Consolas" w:eastAsia="Consolas" w:hAnsi="Consolas" w:cs="Consolas"/>
                        <w:color w:val="5C5C5C"/>
                        <w:sz w:val="21"/>
                      </w:rPr>
                      <w:t>        d_v_ggg = [p</w:t>
                    </w:r>
                    <w:r w:rsidRPr="00002D6B">
                      <w:rPr>
                        <w:rFonts w:ascii="Consolas" w:eastAsia="Consolas" w:hAnsi="Consolas" w:cs="Consolas"/>
                        <w:color w:val="50A14F"/>
                        <w:sz w:val="21"/>
                      </w:rPr>
                      <w:t>{i</w:t>
                    </w:r>
                    <w:proofErr w:type="gramStart"/>
                    <w:r w:rsidRPr="00002D6B">
                      <w:rPr>
                        <w:rFonts w:ascii="Consolas" w:eastAsia="Consolas" w:hAnsi="Consolas" w:cs="Consolas"/>
                        <w:color w:val="50A14F"/>
                        <w:sz w:val="21"/>
                      </w:rPr>
                      <w:t>}</w:t>
                    </w:r>
                    <w:r w:rsidRPr="00002D6B">
                      <w:rPr>
                        <w:rFonts w:ascii="Consolas" w:eastAsia="Consolas" w:hAnsi="Consolas" w:cs="Consolas"/>
                        <w:color w:val="5C5C5C"/>
                        <w:sz w:val="21"/>
                      </w:rPr>
                      <w:t>.v</w:t>
                    </w:r>
                    <w:proofErr w:type="gramEnd"/>
                    <w:r w:rsidRPr="00002D6B">
                      <w:rPr>
                        <w:rFonts w:ascii="Consolas" w:eastAsia="Consolas" w:hAnsi="Consolas" w:cs="Consolas"/>
                        <w:color w:val="5C5C5C"/>
                        <w:sz w:val="21"/>
                      </w:rPr>
                      <w:t>_fy * </w:t>
                    </w:r>
                    <w:r w:rsidRPr="00002D6B">
                      <w:rPr>
                        <w:rFonts w:ascii="Consolas" w:eastAsia="Consolas" w:hAnsi="Consolas" w:cs="Consolas"/>
                        <w:color w:val="A626A4"/>
                        <w:sz w:val="21"/>
                      </w:rPr>
                      <w:t>cos</w:t>
                    </w:r>
                    <w:r w:rsidRPr="00002D6B">
                      <w:rPr>
                        <w:rFonts w:ascii="Consolas" w:eastAsia="Consolas" w:hAnsi="Consolas" w:cs="Consolas"/>
                        <w:color w:val="5C5C5C"/>
                        <w:sz w:val="21"/>
                      </w:rPr>
                      <w:t>(p</w:t>
                    </w:r>
                    <w:r w:rsidRPr="00002D6B">
                      <w:rPr>
                        <w:rFonts w:ascii="Consolas" w:eastAsia="Consolas" w:hAnsi="Consolas" w:cs="Consolas"/>
                        <w:color w:val="50A14F"/>
                        <w:sz w:val="21"/>
                      </w:rPr>
                      <w:t>{i</w:t>
                    </w:r>
                    <w:proofErr w:type="gramStart"/>
                    <w:r w:rsidRPr="00002D6B">
                      <w:rPr>
                        <w:rFonts w:ascii="Consolas" w:eastAsia="Consolas" w:hAnsi="Consolas" w:cs="Consolas"/>
                        <w:color w:val="50A14F"/>
                        <w:sz w:val="21"/>
                      </w:rPr>
                      <w:t>}</w:t>
                    </w:r>
                    <w:r w:rsidRPr="00002D6B">
                      <w:rPr>
                        <w:rFonts w:ascii="Consolas" w:eastAsia="Consolas" w:hAnsi="Consolas" w:cs="Consolas"/>
                        <w:color w:val="5C5C5C"/>
                        <w:sz w:val="21"/>
                      </w:rPr>
                      <w:t>.theta</w:t>
                    </w:r>
                    <w:proofErr w:type="gramEnd"/>
                    <w:r w:rsidRPr="00002D6B">
                      <w:rPr>
                        <w:rFonts w:ascii="Consolas" w:eastAsia="Consolas" w:hAnsi="Consolas" w:cs="Consolas"/>
                        <w:color w:val="5C5C5C"/>
                        <w:sz w:val="21"/>
                      </w:rPr>
                      <w:t>_yaw), p</w:t>
                    </w:r>
                    <w:r w:rsidRPr="00002D6B">
                      <w:rPr>
                        <w:rFonts w:ascii="Consolas" w:eastAsia="Consolas" w:hAnsi="Consolas" w:cs="Consolas"/>
                        <w:color w:val="50A14F"/>
                        <w:sz w:val="21"/>
                      </w:rPr>
                      <w:t>{i</w:t>
                    </w:r>
                    <w:proofErr w:type="gramStart"/>
                    <w:r w:rsidRPr="00002D6B">
                      <w:rPr>
                        <w:rFonts w:ascii="Consolas" w:eastAsia="Consolas" w:hAnsi="Consolas" w:cs="Consolas"/>
                        <w:color w:val="50A14F"/>
                        <w:sz w:val="21"/>
                      </w:rPr>
                      <w:t>}</w:t>
                    </w:r>
                    <w:r w:rsidRPr="00002D6B">
                      <w:rPr>
                        <w:rFonts w:ascii="Consolas" w:eastAsia="Consolas" w:hAnsi="Consolas" w:cs="Consolas"/>
                        <w:color w:val="5C5C5C"/>
                        <w:sz w:val="21"/>
                      </w:rPr>
                      <w:t>.v</w:t>
                    </w:r>
                    <w:proofErr w:type="gramEnd"/>
                    <w:r w:rsidRPr="00002D6B">
                      <w:rPr>
                        <w:rFonts w:ascii="Consolas" w:eastAsia="Consolas" w:hAnsi="Consolas" w:cs="Consolas"/>
                        <w:color w:val="5C5C5C"/>
                        <w:sz w:val="21"/>
                      </w:rPr>
                      <w:t>_fy * </w:t>
                    </w:r>
                    <w:r w:rsidRPr="00002D6B">
                      <w:rPr>
                        <w:rFonts w:ascii="Consolas" w:eastAsia="Consolas" w:hAnsi="Consolas" w:cs="Consolas"/>
                        <w:color w:val="A626A4"/>
                        <w:sz w:val="21"/>
                      </w:rPr>
                      <w:t>sin</w:t>
                    </w:r>
                    <w:r w:rsidRPr="00002D6B">
                      <w:rPr>
                        <w:rFonts w:ascii="Consolas" w:eastAsia="Consolas" w:hAnsi="Consolas" w:cs="Consolas"/>
                        <w:color w:val="5C5C5C"/>
                        <w:sz w:val="21"/>
                      </w:rPr>
                      <w:t>(p</w:t>
                    </w:r>
                    <w:r w:rsidRPr="00002D6B">
                      <w:rPr>
                        <w:rFonts w:ascii="Consolas" w:eastAsia="Consolas" w:hAnsi="Consolas" w:cs="Consolas"/>
                        <w:color w:val="50A14F"/>
                        <w:sz w:val="21"/>
                      </w:rPr>
                      <w:t>{i</w:t>
                    </w:r>
                    <w:proofErr w:type="gramStart"/>
                    <w:r w:rsidRPr="00002D6B">
                      <w:rPr>
                        <w:rFonts w:ascii="Consolas" w:eastAsia="Consolas" w:hAnsi="Consolas" w:cs="Consolas"/>
                        <w:color w:val="50A14F"/>
                        <w:sz w:val="21"/>
                      </w:rPr>
                      <w:t>}</w:t>
                    </w:r>
                    <w:r w:rsidRPr="00002D6B">
                      <w:rPr>
                        <w:rFonts w:ascii="Consolas" w:eastAsia="Consolas" w:hAnsi="Consolas" w:cs="Consolas"/>
                        <w:color w:val="5C5C5C"/>
                        <w:sz w:val="21"/>
                      </w:rPr>
                      <w:t>.theta</w:t>
                    </w:r>
                    <w:proofErr w:type="gramEnd"/>
                    <w:r w:rsidRPr="00002D6B">
                      <w:rPr>
                        <w:rFonts w:ascii="Consolas" w:eastAsia="Consolas" w:hAnsi="Consolas" w:cs="Consolas"/>
                        <w:color w:val="5C5C5C"/>
                        <w:sz w:val="21"/>
                      </w:rPr>
                      <w:t>_yaw),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693A28E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91" w:author="yukina minato" w:date="2025-09-07T17:09:00Z" w16du:dateUtc="2025-09-07T09:09:00Z"/>
                      <w:rFonts w:eastAsia="宋体"/>
                      <w:color w:val="5C5C5C"/>
                      <w:szCs w:val="22"/>
                    </w:rPr>
                  </w:pPr>
                  <w:ins w:id="2992"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d_p_ggg</w:t>
                    </w:r>
                    <w:proofErr w:type="spellEnd"/>
                    <w:r w:rsidRPr="00002D6B">
                      <w:rPr>
                        <w:rFonts w:ascii="Consolas" w:eastAsia="Consolas" w:hAnsi="Consolas" w:cs="Consolas"/>
                        <w:color w:val="5C5C5C"/>
                        <w:sz w:val="21"/>
                        <w:shd w:val="clear" w:color="auto" w:fill="F8F8F8"/>
                      </w:rPr>
                      <w:t> = p</w:t>
                    </w:r>
                    <w:r w:rsidRPr="00002D6B">
                      <w:rPr>
                        <w:rFonts w:ascii="Consolas" w:eastAsia="Consolas" w:hAnsi="Consolas" w:cs="Consolas"/>
                        <w:color w:val="50A14F"/>
                        <w:sz w:val="21"/>
                        <w:shd w:val="clear" w:color="auto" w:fill="F8F8F8"/>
                      </w:rPr>
                      <w:t>{</w:t>
                    </w:r>
                    <w:proofErr w:type="spellStart"/>
                    <w:r w:rsidRPr="00002D6B">
                      <w:rPr>
                        <w:rFonts w:ascii="Consolas" w:eastAsia="Consolas" w:hAnsi="Consolas" w:cs="Consolas"/>
                        <w:color w:val="50A14F"/>
                        <w:sz w:val="21"/>
                        <w:shd w:val="clear" w:color="auto" w:fill="F8F8F8"/>
                      </w:rPr>
                      <w:t>i</w:t>
                    </w:r>
                    <w:proofErr w:type="spellEnd"/>
                    <w:proofErr w:type="gramStart"/>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.A</w:t>
                    </w:r>
                    <w:proofErr w:type="gramEnd"/>
                    <w:r w:rsidRPr="00002D6B">
                      <w:rPr>
                        <w:rFonts w:ascii="Consolas" w:eastAsia="Consolas" w:hAnsi="Consolas" w:cs="Consolas"/>
                        <w:color w:val="5C5C5C"/>
                        <w:sz w:val="21"/>
                        <w:shd w:val="clear" w:color="auto" w:fill="F8F8F8"/>
                      </w:rPr>
                      <w:t>0 + </w:t>
                    </w:r>
                    <w:proofErr w:type="spellStart"/>
                    <w:r w:rsidRPr="00002D6B">
                      <w:rPr>
                        <w:rFonts w:ascii="Consolas" w:eastAsia="Consolas" w:hAnsi="Consolas" w:cs="Consolas"/>
                        <w:color w:val="5C5C5C"/>
                        <w:sz w:val="21"/>
                        <w:shd w:val="clear" w:color="auto" w:fill="F8F8F8"/>
                      </w:rPr>
                      <w:t>d_v_ggg</w:t>
                    </w:r>
                    <w:proofErr w:type="spellEnd"/>
                    <w:r w:rsidRPr="00002D6B">
                      <w:rPr>
                        <w:rFonts w:ascii="Consolas" w:eastAsia="Consolas" w:hAnsi="Consolas" w:cs="Consolas"/>
                        <w:color w:val="5C5C5C"/>
                        <w:sz w:val="21"/>
                        <w:shd w:val="clear" w:color="auto" w:fill="F8F8F8"/>
                      </w:rPr>
                      <w:t> * p</w:t>
                    </w:r>
                    <w:r w:rsidRPr="00002D6B">
                      <w:rPr>
                        <w:rFonts w:ascii="Consolas" w:eastAsia="Consolas" w:hAnsi="Consolas" w:cs="Consolas"/>
                        <w:color w:val="50A14F"/>
                        <w:sz w:val="21"/>
                        <w:shd w:val="clear" w:color="auto" w:fill="F8F8F8"/>
                      </w:rPr>
                      <w:t>{</w:t>
                    </w:r>
                    <w:proofErr w:type="spellStart"/>
                    <w:r w:rsidRPr="00002D6B">
                      <w:rPr>
                        <w:rFonts w:ascii="Consolas" w:eastAsia="Consolas" w:hAnsi="Consolas" w:cs="Consolas"/>
                        <w:color w:val="50A14F"/>
                        <w:sz w:val="21"/>
                        <w:shd w:val="clear" w:color="auto" w:fill="F8F8F8"/>
                      </w:rPr>
                      <w:t>i</w:t>
                    </w:r>
                    <w:proofErr w:type="spellEnd"/>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t_deploy</w:t>
                    </w:r>
                    <w:proofErr w:type="spellEnd"/>
                    <w:r w:rsidRPr="00002D6B">
                      <w:rPr>
                        <w:rFonts w:ascii="Consolas" w:eastAsia="Consolas" w:hAnsi="Consolas" w:cs="Consolas"/>
                        <w:color w:val="5C5C5C"/>
                        <w:sz w:val="21"/>
                        <w:shd w:val="clear" w:color="auto" w:fill="F8F8F8"/>
                      </w:rPr>
                      <w:t>;</w:t>
                    </w:r>
                  </w:ins>
                </w:p>
                <w:p w14:paraId="7741453E"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93" w:author="yukina minato" w:date="2025-09-07T17:09:00Z" w16du:dateUtc="2025-09-07T09:09:00Z"/>
                      <w:rFonts w:eastAsia="宋体"/>
                      <w:color w:val="5C5C5C"/>
                      <w:szCs w:val="22"/>
                    </w:rPr>
                  </w:pPr>
                  <w:ins w:id="2994"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t_exp</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p</w:t>
                    </w:r>
                    <w:r w:rsidRPr="00002D6B">
                      <w:rPr>
                        <w:rFonts w:ascii="Consolas" w:eastAsia="Consolas" w:hAnsi="Consolas" w:cs="Consolas"/>
                        <w:color w:val="50A14F"/>
                        <w:sz w:val="21"/>
                      </w:rPr>
                      <w:t>{</w:t>
                    </w:r>
                    <w:proofErr w:type="spellStart"/>
                    <w:r w:rsidRPr="00002D6B">
                      <w:rPr>
                        <w:rFonts w:ascii="Consolas" w:eastAsia="Consolas" w:hAnsi="Consolas" w:cs="Consolas"/>
                        <w:color w:val="50A14F"/>
                        <w:sz w:val="21"/>
                      </w:rPr>
                      <w:t>i</w:t>
                    </w:r>
                    <w:proofErr w:type="spellEnd"/>
                    <w:r w:rsidRPr="00002D6B">
                      <w:rPr>
                        <w:rFonts w:ascii="Consolas" w:eastAsia="Consolas" w:hAnsi="Consolas" w:cs="Consolas"/>
                        <w:color w:val="50A14F"/>
                        <w:sz w:val="21"/>
                      </w:rPr>
                      <w:t>}</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t_deploy</w:t>
                    </w:r>
                    <w:proofErr w:type="spellEnd"/>
                    <w:r w:rsidRPr="00002D6B">
                      <w:rPr>
                        <w:rFonts w:ascii="Consolas" w:eastAsia="Consolas" w:hAnsi="Consolas" w:cs="Consolas"/>
                        <w:color w:val="5C5C5C"/>
                        <w:sz w:val="21"/>
                      </w:rPr>
                      <w:t> + p</w:t>
                    </w:r>
                    <w:r w:rsidRPr="00002D6B">
                      <w:rPr>
                        <w:rFonts w:ascii="Consolas" w:eastAsia="Consolas" w:hAnsi="Consolas" w:cs="Consolas"/>
                        <w:color w:val="50A14F"/>
                        <w:sz w:val="21"/>
                      </w:rPr>
                      <w:t>{</w:t>
                    </w:r>
                    <w:proofErr w:type="spellStart"/>
                    <w:r w:rsidRPr="00002D6B">
                      <w:rPr>
                        <w:rFonts w:ascii="Consolas" w:eastAsia="Consolas" w:hAnsi="Consolas" w:cs="Consolas"/>
                        <w:color w:val="50A14F"/>
                        <w:sz w:val="21"/>
                      </w:rPr>
                      <w:t>i</w:t>
                    </w:r>
                    <w:proofErr w:type="spellEnd"/>
                    <w:r w:rsidRPr="00002D6B">
                      <w:rPr>
                        <w:rFonts w:ascii="Consolas" w:eastAsia="Consolas" w:hAnsi="Consolas" w:cs="Consolas"/>
                        <w:color w:val="50A14F"/>
                        <w:sz w:val="21"/>
                      </w:rPr>
                      <w:t>}</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t_delay</w:t>
                    </w:r>
                    <w:proofErr w:type="spellEnd"/>
                    <w:r w:rsidRPr="00002D6B">
                      <w:rPr>
                        <w:rFonts w:ascii="Consolas" w:eastAsia="Consolas" w:hAnsi="Consolas" w:cs="Consolas"/>
                        <w:color w:val="5C5C5C"/>
                        <w:sz w:val="21"/>
                      </w:rPr>
                      <w:t>;</w:t>
                    </w:r>
                  </w:ins>
                </w:p>
                <w:p w14:paraId="1E0A555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95" w:author="yukina minato" w:date="2025-09-07T17:09:00Z" w16du:dateUtc="2025-09-07T09:09:00Z"/>
                      <w:rFonts w:eastAsia="宋体"/>
                      <w:color w:val="5C5C5C"/>
                      <w:szCs w:val="22"/>
                    </w:rPr>
                  </w:pPr>
                  <w:ins w:id="2996" w:author="yukina minato" w:date="2025-09-07T17:09:00Z" w16du:dateUtc="2025-09-07T09:09:00Z">
                    <w:r w:rsidRPr="00002D6B">
                      <w:rPr>
                        <w:rFonts w:ascii="Consolas" w:eastAsia="Consolas" w:hAnsi="Consolas" w:cs="Consolas"/>
                        <w:color w:val="5C5C5C"/>
                        <w:sz w:val="21"/>
                        <w:shd w:val="clear" w:color="auto" w:fill="F8F8F8"/>
                      </w:rPr>
                      <w:t>        s_p_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5C5C5C"/>
                        <w:sz w:val="21"/>
                        <w:shd w:val="clear" w:color="auto" w:fill="F8F8F8"/>
                      </w:rPr>
                      <w:t>i, :) = d_p_ggg + d_v_ggg*p</w:t>
                    </w:r>
                    <w:r w:rsidRPr="00002D6B">
                      <w:rPr>
                        <w:rFonts w:ascii="Consolas" w:eastAsia="Consolas" w:hAnsi="Consolas" w:cs="Consolas"/>
                        <w:color w:val="50A14F"/>
                        <w:sz w:val="21"/>
                        <w:shd w:val="clear" w:color="auto" w:fill="F8F8F8"/>
                      </w:rPr>
                      <w:t>{i}</w:t>
                    </w:r>
                    <w:r w:rsidRPr="00002D6B">
                      <w:rPr>
                        <w:rFonts w:ascii="Consolas" w:eastAsia="Consolas" w:hAnsi="Consolas" w:cs="Consolas"/>
                        <w:color w:val="5C5C5C"/>
                        <w:sz w:val="21"/>
                        <w:shd w:val="clear" w:color="auto" w:fill="F8F8F8"/>
                      </w:rPr>
                      <w:t>.t_delay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5</w:t>
                    </w:r>
                    <w:r w:rsidRPr="00002D6B">
                      <w:rPr>
                        <w:rFonts w:ascii="Consolas" w:eastAsia="Consolas" w:hAnsi="Consolas" w:cs="Consolas"/>
                        <w:color w:val="5C5C5C"/>
                        <w:sz w:val="21"/>
                        <w:shd w:val="clear" w:color="auto" w:fill="F8F8F8"/>
                      </w:rPr>
                      <w:t>*g*p</w:t>
                    </w:r>
                    <w:r w:rsidRPr="00002D6B">
                      <w:rPr>
                        <w:rFonts w:ascii="Consolas" w:eastAsia="Consolas" w:hAnsi="Consolas" w:cs="Consolas"/>
                        <w:color w:val="50A14F"/>
                        <w:sz w:val="21"/>
                        <w:shd w:val="clear" w:color="auto" w:fill="F8F8F8"/>
                      </w:rPr>
                      <w:t>{i}</w:t>
                    </w:r>
                    <w:r w:rsidRPr="00002D6B">
                      <w:rPr>
                        <w:rFonts w:ascii="Consolas" w:eastAsia="Consolas" w:hAnsi="Consolas" w:cs="Consolas"/>
                        <w:color w:val="5C5C5C"/>
                        <w:sz w:val="21"/>
                        <w:shd w:val="clear" w:color="auto" w:fill="F8F8F8"/>
                      </w:rPr>
                      <w:t>.t_delay^</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0D796B6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2997" w:author="yukina minato" w:date="2025-09-07T17:09:00Z" w16du:dateUtc="2025-09-07T09:09:00Z"/>
                      <w:rFonts w:eastAsia="宋体"/>
                      <w:color w:val="5C5C5C"/>
                      <w:szCs w:val="22"/>
                    </w:rPr>
                  </w:pPr>
                  <w:ins w:id="2998" w:author="yukina minato" w:date="2025-09-07T17:09:00Z" w16du:dateUtc="2025-09-07T09:09:00Z">
                    <w:r w:rsidRPr="00002D6B">
                      <w:rPr>
                        <w:rFonts w:ascii="Consolas" w:eastAsia="Consolas" w:hAnsi="Consolas" w:cs="Consolas"/>
                        <w:color w:val="5C5C5C"/>
                        <w:sz w:val="21"/>
                      </w:rPr>
                      <w:t>    end</w:t>
                    </w:r>
                  </w:ins>
                </w:p>
                <w:p w14:paraId="06197AF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2999" w:author="yukina minato" w:date="2025-09-07T17:09:00Z" w16du:dateUtc="2025-09-07T09:09:00Z"/>
                      <w:rFonts w:eastAsia="宋体"/>
                      <w:color w:val="5C5C5C"/>
                      <w:szCs w:val="22"/>
                    </w:rPr>
                  </w:pPr>
                  <w:ins w:id="3000"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m_s_ggg</w:t>
                    </w:r>
                    <w:proofErr w:type="spellEnd"/>
                    <w:r w:rsidRPr="00002D6B">
                      <w:rPr>
                        <w:rFonts w:ascii="Consolas" w:eastAsia="Consolas" w:hAnsi="Consolas" w:cs="Consolas"/>
                        <w:color w:val="5C5C5C"/>
                        <w:sz w:val="21"/>
                        <w:shd w:val="clear" w:color="auto" w:fill="F8F8F8"/>
                      </w:rPr>
                      <w:t> = min(</w:t>
                    </w:r>
                    <w:proofErr w:type="spellStart"/>
                    <w:r w:rsidRPr="00002D6B">
                      <w:rPr>
                        <w:rFonts w:ascii="Consolas" w:eastAsia="Consolas" w:hAnsi="Consolas" w:cs="Consolas"/>
                        <w:color w:val="5C5C5C"/>
                        <w:sz w:val="21"/>
                        <w:shd w:val="clear" w:color="auto" w:fill="F8F8F8"/>
                      </w:rPr>
                      <w:t>t_exp</w:t>
                    </w:r>
                    <w:proofErr w:type="spellEnd"/>
                    <w:r w:rsidRPr="00002D6B">
                      <w:rPr>
                        <w:rFonts w:ascii="Consolas" w:eastAsia="Consolas" w:hAnsi="Consolas" w:cs="Consolas"/>
                        <w:color w:val="5C5C5C"/>
                        <w:sz w:val="21"/>
                        <w:shd w:val="clear" w:color="auto" w:fill="F8F8F8"/>
                      </w:rPr>
                      <w:t>);</w:t>
                    </w:r>
                  </w:ins>
                </w:p>
                <w:p w14:paraId="1A8E88C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01" w:author="yukina minato" w:date="2025-09-07T17:09:00Z" w16du:dateUtc="2025-09-07T09:09:00Z"/>
                      <w:rFonts w:eastAsia="宋体"/>
                      <w:color w:val="5C5C5C"/>
                      <w:szCs w:val="22"/>
                    </w:rPr>
                  </w:pPr>
                  <w:ins w:id="3002"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m_e_ggg</w:t>
                    </w:r>
                    <w:proofErr w:type="spellEnd"/>
                    <w:r w:rsidRPr="00002D6B">
                      <w:rPr>
                        <w:rFonts w:ascii="Consolas" w:eastAsia="Consolas" w:hAnsi="Consolas" w:cs="Consolas"/>
                        <w:color w:val="5C5C5C"/>
                        <w:sz w:val="21"/>
                      </w:rPr>
                      <w:t> = max(</w:t>
                    </w:r>
                    <w:proofErr w:type="spellStart"/>
                    <w:r w:rsidRPr="00002D6B">
                      <w:rPr>
                        <w:rFonts w:ascii="Consolas" w:eastAsia="Consolas" w:hAnsi="Consolas" w:cs="Consolas"/>
                        <w:color w:val="5C5C5C"/>
                        <w:sz w:val="21"/>
                      </w:rPr>
                      <w:t>t_exp</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t_e_ggg</w:t>
                    </w:r>
                    <w:proofErr w:type="spellEnd"/>
                    <w:r w:rsidRPr="00002D6B">
                      <w:rPr>
                        <w:rFonts w:ascii="Consolas" w:eastAsia="Consolas" w:hAnsi="Consolas" w:cs="Consolas"/>
                        <w:color w:val="5C5C5C"/>
                        <w:sz w:val="21"/>
                      </w:rPr>
                      <w:t>;</w:t>
                    </w:r>
                  </w:ins>
                </w:p>
                <w:p w14:paraId="6922259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03" w:author="yukina minato" w:date="2025-09-07T17:09:00Z" w16du:dateUtc="2025-09-07T09:09:00Z"/>
                      <w:rFonts w:eastAsia="宋体"/>
                      <w:color w:val="5C5C5C"/>
                      <w:szCs w:val="22"/>
                    </w:rPr>
                  </w:pPr>
                  <w:ins w:id="3004"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start_idx</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floor(</w:t>
                    </w:r>
                    <w:proofErr w:type="spellStart"/>
                    <w:proofErr w:type="gramEnd"/>
                    <w:r w:rsidRPr="00002D6B">
                      <w:rPr>
                        <w:rFonts w:ascii="Consolas" w:eastAsia="Consolas" w:hAnsi="Consolas" w:cs="Consolas"/>
                        <w:color w:val="5C5C5C"/>
                        <w:sz w:val="21"/>
                        <w:shd w:val="clear" w:color="auto" w:fill="F8F8F8"/>
                      </w:rPr>
                      <w:t>m_s_ggg</w:t>
                    </w:r>
                    <w:proofErr w:type="spellEnd"/>
                    <w:r w:rsidRPr="00002D6B">
                      <w:rPr>
                        <w:rFonts w:ascii="Consolas" w:eastAsia="Consolas" w:hAnsi="Consolas" w:cs="Consolas"/>
                        <w:color w:val="5C5C5C"/>
                        <w:sz w:val="21"/>
                        <w:shd w:val="clear" w:color="auto" w:fill="F8F8F8"/>
                      </w:rPr>
                      <w:t> / dt)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5E08EFE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05" w:author="yukina minato" w:date="2025-09-07T17:09:00Z" w16du:dateUtc="2025-09-07T09:09:00Z"/>
                      <w:rFonts w:eastAsia="宋体"/>
                      <w:color w:val="5C5C5C"/>
                      <w:szCs w:val="22"/>
                    </w:rPr>
                  </w:pPr>
                  <w:ins w:id="3006"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end_idx</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min(floor(</w:t>
                    </w:r>
                    <w:proofErr w:type="spellStart"/>
                    <w:proofErr w:type="gramEnd"/>
                    <w:r w:rsidRPr="00002D6B">
                      <w:rPr>
                        <w:rFonts w:ascii="Consolas" w:eastAsia="Consolas" w:hAnsi="Consolas" w:cs="Consolas"/>
                        <w:color w:val="5C5C5C"/>
                        <w:sz w:val="21"/>
                      </w:rPr>
                      <w:t>m_e_ggg</w:t>
                    </w:r>
                    <w:proofErr w:type="spellEnd"/>
                    <w:r w:rsidRPr="00002D6B">
                      <w:rPr>
                        <w:rFonts w:ascii="Consolas" w:eastAsia="Consolas" w:hAnsi="Consolas" w:cs="Consolas"/>
                        <w:color w:val="5C5C5C"/>
                        <w:sz w:val="21"/>
                      </w:rPr>
                      <w:t> / dt) +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r w:rsidRPr="00002D6B">
                      <w:rPr>
                        <w:rFonts w:ascii="Consolas" w:eastAsia="Consolas" w:hAnsi="Consolas" w:cs="Consolas"/>
                        <w:color w:val="A626A4"/>
                        <w:sz w:val="21"/>
                      </w:rPr>
                      <w:t>length</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w:t>
                    </w:r>
                  </w:ins>
                </w:p>
                <w:p w14:paraId="17E7D61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07" w:author="yukina minato" w:date="2025-09-07T17:09:00Z" w16du:dateUtc="2025-09-07T09:09:00Z"/>
                      <w:rFonts w:eastAsia="宋体"/>
                      <w:color w:val="5C5C5C"/>
                      <w:szCs w:val="22"/>
                    </w:rPr>
                  </w:pPr>
                  <w:ins w:id="3008"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start_idx</w:t>
                    </w:r>
                    <w:proofErr w:type="spellEnd"/>
                    <w:r w:rsidRPr="00002D6B">
                      <w:rPr>
                        <w:rFonts w:ascii="Consolas" w:eastAsia="Consolas" w:hAnsi="Consolas" w:cs="Consolas"/>
                        <w:color w:val="5C5C5C"/>
                        <w:sz w:val="21"/>
                        <w:shd w:val="clear" w:color="auto" w:fill="F8F8F8"/>
                      </w:rPr>
                      <w:t> &gt; </w:t>
                    </w:r>
                    <w:proofErr w:type="spellStart"/>
                    <w:r w:rsidRPr="00002D6B">
                      <w:rPr>
                        <w:rFonts w:ascii="Consolas" w:eastAsia="Consolas" w:hAnsi="Consolas" w:cs="Consolas"/>
                        <w:color w:val="5C5C5C"/>
                        <w:sz w:val="21"/>
                        <w:shd w:val="clear" w:color="auto" w:fill="F8F8F8"/>
                      </w:rPr>
                      <w:t>end_idx</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start_idx</w:t>
                    </w:r>
                    <w:proofErr w:type="spellEnd"/>
                    <w:r w:rsidRPr="00002D6B">
                      <w:rPr>
                        <w:rFonts w:ascii="Consolas" w:eastAsia="Consolas" w:hAnsi="Consolas" w:cs="Consolas"/>
                        <w:color w:val="5C5C5C"/>
                        <w:sz w:val="21"/>
                        <w:shd w:val="clear" w:color="auto" w:fill="F8F8F8"/>
                      </w:rPr>
                      <w:t> &lt; </w:t>
                    </w:r>
                    <w:r w:rsidRPr="00002D6B">
                      <w:rPr>
                        <w:rFonts w:ascii="Consolas" w:eastAsia="Consolas" w:hAnsi="Consolas" w:cs="Consolas"/>
                        <w:color w:val="986801"/>
                        <w:sz w:val="21"/>
                        <w:shd w:val="clear" w:color="auto" w:fill="F8F8F8"/>
                      </w:rPr>
                      <w:t>1</w:t>
                    </w:r>
                  </w:ins>
                </w:p>
                <w:p w14:paraId="340D2F8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09" w:author="yukina minato" w:date="2025-09-07T17:09:00Z" w16du:dateUtc="2025-09-07T09:09:00Z"/>
                      <w:rFonts w:eastAsia="宋体"/>
                      <w:color w:val="5C5C5C"/>
                      <w:szCs w:val="22"/>
                    </w:rPr>
                  </w:pPr>
                  <w:ins w:id="3010"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o_t_ggg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78E4716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11" w:author="yukina minato" w:date="2025-09-07T17:09:00Z" w16du:dateUtc="2025-09-07T09:09:00Z"/>
                      <w:rFonts w:eastAsia="宋体"/>
                      <w:color w:val="5C5C5C"/>
                      <w:szCs w:val="22"/>
                    </w:rPr>
                  </w:pPr>
                  <w:ins w:id="3012"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w:t>
                    </w:r>
                  </w:ins>
                </w:p>
                <w:p w14:paraId="6EE075AE"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13" w:author="yukina minato" w:date="2025-09-07T17:09:00Z" w16du:dateUtc="2025-09-07T09:09:00Z"/>
                      <w:rFonts w:eastAsia="宋体"/>
                      <w:color w:val="5C5C5C"/>
                      <w:szCs w:val="22"/>
                    </w:rPr>
                  </w:pPr>
                  <w:ins w:id="3014" w:author="yukina minato" w:date="2025-09-07T17:09:00Z" w16du:dateUtc="2025-09-07T09:09:00Z">
                    <w:r w:rsidRPr="00002D6B">
                      <w:rPr>
                        <w:rFonts w:ascii="Consolas" w:eastAsia="Consolas" w:hAnsi="Consolas" w:cs="Consolas"/>
                        <w:color w:val="5C5C5C"/>
                        <w:sz w:val="21"/>
                      </w:rPr>
                      <w:t>    end</w:t>
                    </w:r>
                  </w:ins>
                </w:p>
                <w:p w14:paraId="340F83A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15" w:author="yukina minato" w:date="2025-09-07T17:09:00Z" w16du:dateUtc="2025-09-07T09:09:00Z"/>
                      <w:rFonts w:eastAsia="宋体"/>
                      <w:color w:val="5C5C5C"/>
                      <w:szCs w:val="22"/>
                    </w:rPr>
                  </w:pPr>
                  <w:ins w:id="3016"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o_s_ggg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5239953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17" w:author="yukina minato" w:date="2025-09-07T17:09:00Z" w16du:dateUtc="2025-09-07T09:09:00Z"/>
                      <w:rFonts w:eastAsia="宋体"/>
                      <w:color w:val="5C5C5C"/>
                      <w:szCs w:val="22"/>
                    </w:rPr>
                  </w:pPr>
                  <w:ins w:id="3018"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start_</w:t>
                    </w:r>
                    <w:proofErr w:type="gramStart"/>
                    <w:r w:rsidRPr="00002D6B">
                      <w:rPr>
                        <w:rFonts w:ascii="Consolas" w:eastAsia="Consolas" w:hAnsi="Consolas" w:cs="Consolas"/>
                        <w:color w:val="5C5C5C"/>
                        <w:sz w:val="21"/>
                      </w:rPr>
                      <w:t>idx:end</w:t>
                    </w:r>
                    <w:proofErr w:type="gramEnd"/>
                    <w:r w:rsidRPr="00002D6B">
                      <w:rPr>
                        <w:rFonts w:ascii="Consolas" w:eastAsia="Consolas" w:hAnsi="Consolas" w:cs="Consolas"/>
                        <w:color w:val="5C5C5C"/>
                        <w:sz w:val="21"/>
                      </w:rPr>
                      <w:t>_idx</w:t>
                    </w:r>
                    <w:proofErr w:type="spellEnd"/>
                  </w:ins>
                </w:p>
                <w:p w14:paraId="061E8E7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19" w:author="yukina minato" w:date="2025-09-07T17:09:00Z" w16du:dateUtc="2025-09-07T09:09:00Z"/>
                      <w:rFonts w:eastAsia="宋体"/>
                      <w:color w:val="5C5C5C"/>
                      <w:szCs w:val="22"/>
                    </w:rPr>
                  </w:pPr>
                  <w:ins w:id="3020" w:author="yukina minato" w:date="2025-09-07T17:09:00Z" w16du:dateUtc="2025-09-07T09:09:00Z">
                    <w:r w:rsidRPr="00002D6B">
                      <w:rPr>
                        <w:rFonts w:ascii="Consolas" w:eastAsia="Consolas" w:hAnsi="Consolas" w:cs="Consolas"/>
                        <w:color w:val="5C5C5C"/>
                        <w:sz w:val="21"/>
                        <w:shd w:val="clear" w:color="auto" w:fill="F8F8F8"/>
                      </w:rPr>
                      <w:t>        t = </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w:t>
                    </w:r>
                  </w:ins>
                </w:p>
                <w:p w14:paraId="5D4C2E2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21" w:author="yukina minato" w:date="2025-09-07T17:09:00Z" w16du:dateUtc="2025-09-07T09:09:00Z"/>
                      <w:rFonts w:eastAsia="宋体"/>
                      <w:color w:val="5C5C5C"/>
                      <w:szCs w:val="22"/>
                    </w:rPr>
                  </w:pPr>
                  <w:ins w:id="3022"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missile_pos</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m_t_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ins>
                </w:p>
                <w:p w14:paraId="4E92FCC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23" w:author="yukina minato" w:date="2025-09-07T17:09:00Z" w16du:dateUtc="2025-09-07T09:09:00Z"/>
                      <w:rFonts w:eastAsia="宋体"/>
                      <w:color w:val="5C5C5C"/>
                      <w:szCs w:val="22"/>
                    </w:rPr>
                  </w:pPr>
                  <w:ins w:id="3024"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a_c_ggg</w:t>
                    </w:r>
                    <w:proofErr w:type="spellEnd"/>
                    <w:r w:rsidRPr="00002D6B">
                      <w:rPr>
                        <w:rFonts w:ascii="Consolas" w:eastAsia="Consolas" w:hAnsi="Consolas" w:cs="Consolas"/>
                        <w:color w:val="5C5C5C"/>
                        <w:sz w:val="21"/>
                        <w:shd w:val="clear" w:color="auto" w:fill="F8F8F8"/>
                      </w:rPr>
                      <w:t> = [];</w:t>
                    </w:r>
                  </w:ins>
                </w:p>
                <w:p w14:paraId="77F87F7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25" w:author="yukina minato" w:date="2025-09-07T17:09:00Z" w16du:dateUtc="2025-09-07T09:09:00Z"/>
                      <w:rFonts w:eastAsia="宋体"/>
                      <w:color w:val="5C5C5C"/>
                      <w:szCs w:val="22"/>
                    </w:rPr>
                  </w:pPr>
                  <w:ins w:id="3026"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j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r w:rsidRPr="00002D6B">
                      <w:rPr>
                        <w:rFonts w:ascii="Consolas" w:eastAsia="Consolas" w:hAnsi="Consolas" w:cs="Consolas"/>
                        <w:color w:val="986801"/>
                        <w:sz w:val="21"/>
                      </w:rPr>
                      <w:t>3</w:t>
                    </w:r>
                  </w:ins>
                </w:p>
                <w:p w14:paraId="133EC6E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27" w:author="yukina minato" w:date="2025-09-07T17:09:00Z" w16du:dateUtc="2025-09-07T09:09:00Z"/>
                      <w:rFonts w:eastAsia="宋体"/>
                      <w:color w:val="5C5C5C"/>
                      <w:szCs w:val="22"/>
                    </w:rPr>
                  </w:pPr>
                  <w:ins w:id="3028"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t &gt;= </w:t>
                    </w:r>
                    <w:proofErr w:type="spellStart"/>
                    <w:r w:rsidRPr="00002D6B">
                      <w:rPr>
                        <w:rFonts w:ascii="Consolas" w:eastAsia="Consolas" w:hAnsi="Consolas" w:cs="Consolas"/>
                        <w:color w:val="5C5C5C"/>
                        <w:sz w:val="21"/>
                        <w:shd w:val="clear" w:color="auto" w:fill="F8F8F8"/>
                      </w:rPr>
                      <w:t>t_exp</w:t>
                    </w:r>
                    <w:proofErr w:type="spellEnd"/>
                    <w:r w:rsidRPr="00002D6B">
                      <w:rPr>
                        <w:rFonts w:ascii="Consolas" w:eastAsia="Consolas" w:hAnsi="Consolas" w:cs="Consolas"/>
                        <w:color w:val="5C5C5C"/>
                        <w:sz w:val="21"/>
                        <w:shd w:val="clear" w:color="auto" w:fill="F8F8F8"/>
                      </w:rPr>
                      <w:t>(j) &amp;&amp; t &lt;= (</w:t>
                    </w:r>
                    <w:proofErr w:type="spellStart"/>
                    <w:r w:rsidRPr="00002D6B">
                      <w:rPr>
                        <w:rFonts w:ascii="Consolas" w:eastAsia="Consolas" w:hAnsi="Consolas" w:cs="Consolas"/>
                        <w:color w:val="5C5C5C"/>
                        <w:sz w:val="21"/>
                        <w:shd w:val="clear" w:color="auto" w:fill="F8F8F8"/>
                      </w:rPr>
                      <w:t>t_exp</w:t>
                    </w:r>
                    <w:proofErr w:type="spellEnd"/>
                    <w:r w:rsidRPr="00002D6B">
                      <w:rPr>
                        <w:rFonts w:ascii="Consolas" w:eastAsia="Consolas" w:hAnsi="Consolas" w:cs="Consolas"/>
                        <w:color w:val="5C5C5C"/>
                        <w:sz w:val="21"/>
                        <w:shd w:val="clear" w:color="auto" w:fill="F8F8F8"/>
                      </w:rPr>
                      <w:t>(j) +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w:t>
                    </w:r>
                  </w:ins>
                </w:p>
                <w:p w14:paraId="6A6181A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29" w:author="yukina minato" w:date="2025-09-07T17:09:00Z" w16du:dateUtc="2025-09-07T09:09:00Z"/>
                      <w:rFonts w:eastAsia="宋体"/>
                      <w:color w:val="5C5C5C"/>
                      <w:szCs w:val="22"/>
                    </w:rPr>
                  </w:pPr>
                  <w:ins w:id="3030"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delta_t</w:t>
                    </w:r>
                    <w:proofErr w:type="spellEnd"/>
                    <w:r w:rsidRPr="00002D6B">
                      <w:rPr>
                        <w:rFonts w:ascii="Consolas" w:eastAsia="Consolas" w:hAnsi="Consolas" w:cs="Consolas"/>
                        <w:color w:val="5C5C5C"/>
                        <w:sz w:val="21"/>
                      </w:rPr>
                      <w:t> = t - </w:t>
                    </w:r>
                    <w:proofErr w:type="spellStart"/>
                    <w:r w:rsidRPr="00002D6B">
                      <w:rPr>
                        <w:rFonts w:ascii="Consolas" w:eastAsia="Consolas" w:hAnsi="Consolas" w:cs="Consolas"/>
                        <w:color w:val="5C5C5C"/>
                        <w:sz w:val="21"/>
                      </w:rPr>
                      <w:t>t_exp</w:t>
                    </w:r>
                    <w:proofErr w:type="spellEnd"/>
                    <w:r w:rsidRPr="00002D6B">
                      <w:rPr>
                        <w:rFonts w:ascii="Consolas" w:eastAsia="Consolas" w:hAnsi="Consolas" w:cs="Consolas"/>
                        <w:color w:val="5C5C5C"/>
                        <w:sz w:val="21"/>
                      </w:rPr>
                      <w:t>(j);</w:t>
                    </w:r>
                  </w:ins>
                </w:p>
                <w:p w14:paraId="39B6E50A"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31" w:author="yukina minato" w:date="2025-09-07T17:09:00Z" w16du:dateUtc="2025-09-07T09:09:00Z"/>
                      <w:rFonts w:eastAsia="宋体"/>
                      <w:color w:val="5C5C5C"/>
                      <w:szCs w:val="22"/>
                    </w:rPr>
                  </w:pPr>
                  <w:ins w:id="3032" w:author="yukina minato" w:date="2025-09-07T17:09:00Z" w16du:dateUtc="2025-09-07T09:09:00Z">
                    <w:r w:rsidRPr="00002D6B">
                      <w:rPr>
                        <w:rFonts w:ascii="Consolas" w:eastAsia="Consolas" w:hAnsi="Consolas" w:cs="Consolas"/>
                        <w:color w:val="5C5C5C"/>
                        <w:sz w:val="21"/>
                        <w:shd w:val="clear" w:color="auto" w:fill="F8F8F8"/>
                      </w:rPr>
                      <w:t>                c_p_ggg = s_p_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5C5C5C"/>
                        <w:sz w:val="21"/>
                        <w:shd w:val="clear" w:color="auto" w:fill="F8F8F8"/>
                      </w:rPr>
                      <w:t>j, :)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-v_down * delta_t];</w:t>
                    </w:r>
                  </w:ins>
                </w:p>
                <w:p w14:paraId="387D8B8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33" w:author="yukina minato" w:date="2025-09-07T17:09:00Z" w16du:dateUtc="2025-09-07T09:09:00Z"/>
                      <w:rFonts w:eastAsia="宋体"/>
                      <w:color w:val="5C5C5C"/>
                      <w:szCs w:val="22"/>
                    </w:rPr>
                  </w:pPr>
                  <w:ins w:id="3034"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a_c_ggg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a_c_ggg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c_p_ggg</w:t>
                    </w:r>
                    <w:proofErr w:type="spellEnd"/>
                    <w:r w:rsidRPr="00002D6B">
                      <w:rPr>
                        <w:rFonts w:ascii="Consolas" w:eastAsia="Consolas" w:hAnsi="Consolas" w:cs="Consolas"/>
                        <w:color w:val="5C5C5C"/>
                        <w:sz w:val="21"/>
                      </w:rPr>
                      <w:t>];</w:t>
                    </w:r>
                  </w:ins>
                </w:p>
                <w:p w14:paraId="435E53D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35" w:author="yukina minato" w:date="2025-09-07T17:09:00Z" w16du:dateUtc="2025-09-07T09:09:00Z"/>
                      <w:rFonts w:eastAsia="宋体"/>
                      <w:color w:val="5C5C5C"/>
                      <w:szCs w:val="22"/>
                    </w:rPr>
                  </w:pPr>
                  <w:ins w:id="3036" w:author="yukina minato" w:date="2025-09-07T17:09:00Z" w16du:dateUtc="2025-09-07T09:09:00Z">
                    <w:r w:rsidRPr="00002D6B">
                      <w:rPr>
                        <w:rFonts w:ascii="Consolas" w:eastAsia="Consolas" w:hAnsi="Consolas" w:cs="Consolas"/>
                        <w:color w:val="5C5C5C"/>
                        <w:sz w:val="21"/>
                        <w:shd w:val="clear" w:color="auto" w:fill="F8F8F8"/>
                      </w:rPr>
                      <w:t>            end</w:t>
                    </w:r>
                  </w:ins>
                </w:p>
                <w:p w14:paraId="14C2655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37" w:author="yukina minato" w:date="2025-09-07T17:09:00Z" w16du:dateUtc="2025-09-07T09:09:00Z"/>
                      <w:rFonts w:eastAsia="宋体"/>
                      <w:color w:val="5C5C5C"/>
                      <w:szCs w:val="22"/>
                    </w:rPr>
                  </w:pPr>
                  <w:ins w:id="3038" w:author="yukina minato" w:date="2025-09-07T17:09:00Z" w16du:dateUtc="2025-09-07T09:09:00Z">
                    <w:r w:rsidRPr="00002D6B">
                      <w:rPr>
                        <w:rFonts w:ascii="Consolas" w:eastAsia="Consolas" w:hAnsi="Consolas" w:cs="Consolas"/>
                        <w:color w:val="5C5C5C"/>
                        <w:sz w:val="21"/>
                      </w:rPr>
                      <w:t>        end</w:t>
                    </w:r>
                  </w:ins>
                </w:p>
                <w:p w14:paraId="00B6DAC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39" w:author="yukina minato" w:date="2025-09-07T17:09:00Z" w16du:dateUtc="2025-09-07T09:09:00Z"/>
                      <w:rFonts w:eastAsia="宋体"/>
                      <w:color w:val="5C5C5C"/>
                      <w:szCs w:val="22"/>
                    </w:rPr>
                  </w:pPr>
                  <w:ins w:id="3040"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isempty</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a_c_ggg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continue</w:t>
                    </w:r>
                    <w:r w:rsidRPr="00002D6B">
                      <w:rPr>
                        <w:rFonts w:ascii="Consolas" w:eastAsia="Consolas" w:hAnsi="Consolas" w:cs="Consolas"/>
                        <w:color w:val="5C5C5C"/>
                        <w:sz w:val="21"/>
                        <w:shd w:val="clear" w:color="auto" w:fill="F8F8F8"/>
                      </w:rPr>
                      <w:t>; end</w:t>
                    </w:r>
                  </w:ins>
                </w:p>
                <w:p w14:paraId="01F4D1A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41" w:author="yukina minato" w:date="2025-09-07T17:09:00Z" w16du:dateUtc="2025-09-07T09:09:00Z"/>
                      <w:rFonts w:eastAsia="宋体"/>
                      <w:color w:val="5C5C5C"/>
                      <w:szCs w:val="22"/>
                    </w:rPr>
                  </w:pPr>
                  <w:ins w:id="3042"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i_f_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missile_pos</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a_c_ggg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r_s</w:t>
                    </w:r>
                    <w:proofErr w:type="spellEnd"/>
                    <w:r w:rsidRPr="00002D6B">
                      <w:rPr>
                        <w:rFonts w:ascii="Consolas" w:eastAsia="Consolas" w:hAnsi="Consolas" w:cs="Consolas"/>
                        <w:color w:val="5C5C5C"/>
                        <w:sz w:val="21"/>
                      </w:rPr>
                      <w:t>)</w:t>
                    </w:r>
                  </w:ins>
                </w:p>
                <w:p w14:paraId="281BABB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43" w:author="yukina minato" w:date="2025-09-07T17:09:00Z" w16du:dateUtc="2025-09-07T09:09:00Z"/>
                      <w:rFonts w:eastAsia="宋体"/>
                      <w:color w:val="5C5C5C"/>
                      <w:szCs w:val="22"/>
                    </w:rPr>
                  </w:pPr>
                  <w:ins w:id="3044"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o_s_ggg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o_s_ggg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48976BB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45" w:author="yukina minato" w:date="2025-09-07T17:09:00Z" w16du:dateUtc="2025-09-07T09:09:00Z"/>
                      <w:rFonts w:eastAsia="宋体"/>
                      <w:color w:val="5C5C5C"/>
                      <w:szCs w:val="22"/>
                    </w:rPr>
                  </w:pPr>
                  <w:ins w:id="3046" w:author="yukina minato" w:date="2025-09-07T17:09:00Z" w16du:dateUtc="2025-09-07T09:09:00Z">
                    <w:r w:rsidRPr="00002D6B">
                      <w:rPr>
                        <w:rFonts w:ascii="Consolas" w:eastAsia="Consolas" w:hAnsi="Consolas" w:cs="Consolas"/>
                        <w:color w:val="5C5C5C"/>
                        <w:sz w:val="21"/>
                      </w:rPr>
                      <w:t>        end</w:t>
                    </w:r>
                  </w:ins>
                </w:p>
                <w:p w14:paraId="740C7A6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47" w:author="yukina minato" w:date="2025-09-07T17:09:00Z" w16du:dateUtc="2025-09-07T09:09:00Z"/>
                      <w:rFonts w:eastAsia="宋体"/>
                      <w:color w:val="5C5C5C"/>
                      <w:szCs w:val="22"/>
                    </w:rPr>
                  </w:pPr>
                  <w:ins w:id="3048" w:author="yukina minato" w:date="2025-09-07T17:09:00Z" w16du:dateUtc="2025-09-07T09:09:00Z">
                    <w:r w:rsidRPr="00002D6B">
                      <w:rPr>
                        <w:rFonts w:ascii="Consolas" w:eastAsia="Consolas" w:hAnsi="Consolas" w:cs="Consolas"/>
                        <w:color w:val="5C5C5C"/>
                        <w:sz w:val="21"/>
                        <w:shd w:val="clear" w:color="auto" w:fill="F8F8F8"/>
                      </w:rPr>
                      <w:t>    end</w:t>
                    </w:r>
                  </w:ins>
                </w:p>
                <w:p w14:paraId="1DC089A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49" w:author="yukina minato" w:date="2025-09-07T17:09:00Z" w16du:dateUtc="2025-09-07T09:09:00Z"/>
                      <w:rFonts w:eastAsia="宋体"/>
                      <w:color w:val="5C5C5C"/>
                      <w:szCs w:val="22"/>
                    </w:rPr>
                  </w:pPr>
                  <w:ins w:id="3050"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o_t_ggg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o_s_ggg</w:t>
                    </w:r>
                    <w:proofErr w:type="spellEnd"/>
                    <w:r w:rsidRPr="00002D6B">
                      <w:rPr>
                        <w:rFonts w:ascii="Consolas" w:eastAsia="Consolas" w:hAnsi="Consolas" w:cs="Consolas"/>
                        <w:color w:val="5C5C5C"/>
                        <w:sz w:val="21"/>
                      </w:rPr>
                      <w:t> * dt;</w:t>
                    </w:r>
                  </w:ins>
                </w:p>
                <w:p w14:paraId="7E6D830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51" w:author="yukina minato" w:date="2025-09-07T17:09:00Z" w16du:dateUtc="2025-09-07T09:09:00Z"/>
                      <w:rFonts w:eastAsia="宋体"/>
                      <w:color w:val="5C5C5C"/>
                      <w:szCs w:val="22"/>
                    </w:rPr>
                  </w:pPr>
                  <w:ins w:id="3052" w:author="yukina minato" w:date="2025-09-07T17:09:00Z" w16du:dateUtc="2025-09-07T09:09:00Z">
                    <w:r w:rsidRPr="00002D6B">
                      <w:rPr>
                        <w:rFonts w:ascii="Consolas" w:eastAsia="Consolas" w:hAnsi="Consolas" w:cs="Consolas"/>
                        <w:color w:val="5C5C5C"/>
                        <w:sz w:val="21"/>
                        <w:shd w:val="clear" w:color="auto" w:fill="F8F8F8"/>
                      </w:rPr>
                      <w:t>end</w:t>
                    </w:r>
                  </w:ins>
                </w:p>
                <w:p w14:paraId="4A48F96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3053" w:author="yukina minato" w:date="2025-09-07T17:09:00Z" w16du:dateUtc="2025-09-07T09:09:00Z"/>
                      <w:rFonts w:eastAsia="宋体"/>
                      <w:color w:val="5C5C5C"/>
                      <w:szCs w:val="22"/>
                    </w:rPr>
                  </w:pPr>
                </w:p>
                <w:p w14:paraId="6C943463"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54" w:author="yukina minato" w:date="2025-09-07T17:09:00Z" w16du:dateUtc="2025-09-07T09:09:00Z"/>
                      <w:rFonts w:eastAsia="宋体"/>
                      <w:color w:val="5C5C5C"/>
                      <w:szCs w:val="22"/>
                    </w:rPr>
                  </w:pPr>
                  <w:ins w:id="3055" w:author="yukina minato" w:date="2025-09-07T17:09:00Z" w16du:dateUtc="2025-09-07T09:09:00Z">
                    <w:r w:rsidRPr="00002D6B">
                      <w:rPr>
                        <w:rFonts w:ascii="Consolas" w:eastAsia="Consolas" w:hAnsi="Consolas" w:cs="Consolas"/>
                        <w:color w:val="5C5C5C"/>
                        <w:sz w:val="21"/>
                        <w:shd w:val="clear" w:color="auto" w:fill="F8F8F8"/>
                      </w:rPr>
                      <w:t>function </w:t>
                    </w:r>
                    <w:proofErr w:type="spellStart"/>
                    <w:r w:rsidRPr="00002D6B">
                      <w:rPr>
                        <w:rFonts w:ascii="Consolas" w:eastAsia="Consolas" w:hAnsi="Consolas" w:cs="Consolas"/>
                        <w:color w:val="5C5C5C"/>
                        <w:sz w:val="21"/>
                        <w:shd w:val="clear" w:color="auto" w:fill="F8F8F8"/>
                      </w:rPr>
                      <w:t>o_t_ggg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c_i_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g_p_ggg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m_t_ggg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a_p_ggg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ins>
                </w:p>
                <w:p w14:paraId="0CAAA99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56" w:author="yukina minato" w:date="2025-09-07T17:09:00Z" w16du:dateUtc="2025-09-07T09:09:00Z"/>
                      <w:rFonts w:eastAsia="宋体"/>
                      <w:color w:val="5C5C5C"/>
                      <w:szCs w:val="22"/>
                    </w:rPr>
                  </w:pPr>
                  <w:ins w:id="3057" w:author="yukina minato" w:date="2025-09-07T17:09:00Z" w16du:dateUtc="2025-09-07T09:09:00Z">
                    <w:r w:rsidRPr="00002D6B">
                      <w:rPr>
                        <w:rFonts w:ascii="Consolas" w:eastAsia="Consolas" w:hAnsi="Consolas" w:cs="Consolas"/>
                        <w:color w:val="5C5C5C"/>
                        <w:sz w:val="21"/>
                      </w:rPr>
                      <w:t>    global </w:t>
                    </w:r>
                    <w:proofErr w:type="spellStart"/>
                    <w:r w:rsidRPr="00002D6B">
                      <w:rPr>
                        <w:rFonts w:ascii="Consolas" w:eastAsia="Consolas" w:hAnsi="Consolas" w:cs="Consolas"/>
                        <w:color w:val="5C5C5C"/>
                        <w:sz w:val="21"/>
                      </w:rPr>
                      <w:t>v_down</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r_s</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t_e_ggg</w:t>
                    </w:r>
                    <w:proofErr w:type="spellEnd"/>
                    <w:r w:rsidRPr="00002D6B">
                      <w:rPr>
                        <w:rFonts w:ascii="Consolas" w:eastAsia="Consolas" w:hAnsi="Consolas" w:cs="Consolas"/>
                        <w:color w:val="5C5C5C"/>
                        <w:sz w:val="21"/>
                      </w:rPr>
                      <w:t> dt g;</w:t>
                    </w:r>
                  </w:ins>
                </w:p>
                <w:p w14:paraId="0A39920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58" w:author="yukina minato" w:date="2025-09-07T17:09:00Z" w16du:dateUtc="2025-09-07T09:09:00Z"/>
                      <w:rFonts w:eastAsia="宋体"/>
                      <w:color w:val="5C5C5C"/>
                      <w:szCs w:val="22"/>
                    </w:rPr>
                  </w:pPr>
                  <w:ins w:id="3059" w:author="yukina minato" w:date="2025-09-07T17:09:00Z" w16du:dateUtc="2025-09-07T09:09:00Z">
                    <w:r w:rsidRPr="00002D6B">
                      <w:rPr>
                        <w:rFonts w:ascii="Consolas" w:eastAsia="Consolas" w:hAnsi="Consolas" w:cs="Consolas"/>
                        <w:color w:val="5C5C5C"/>
                        <w:sz w:val="21"/>
                        <w:shd w:val="clear" w:color="auto" w:fill="F8F8F8"/>
                      </w:rPr>
                      <w:t>    p1 = </w:t>
                    </w:r>
                    <w:proofErr w:type="spellStart"/>
                    <w:r w:rsidRPr="00002D6B">
                      <w:rPr>
                        <w:rFonts w:ascii="Consolas" w:eastAsia="Consolas" w:hAnsi="Consolas" w:cs="Consolas"/>
                        <w:color w:val="5C5C5C"/>
                        <w:sz w:val="21"/>
                        <w:shd w:val="clear" w:color="auto" w:fill="F8F8F8"/>
                      </w:rPr>
                      <w:t>g_p_ggg</w:t>
                    </w:r>
                    <w:proofErr w:type="spellEnd"/>
                    <w:r w:rsidRPr="00002D6B">
                      <w:rPr>
                        <w:rFonts w:ascii="Consolas" w:eastAsia="Consolas" w:hAnsi="Consolas" w:cs="Consolas"/>
                        <w:color w:val="5C5C5C"/>
                        <w:sz w:val="21"/>
                        <w:shd w:val="clear" w:color="auto" w:fill="F8F8F8"/>
                      </w:rPr>
                      <w:t>;</w:t>
                    </w:r>
                  </w:ins>
                </w:p>
                <w:p w14:paraId="5DA3CD8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60" w:author="yukina minato" w:date="2025-09-07T17:09:00Z" w16du:dateUtc="2025-09-07T09:09:00Z"/>
                      <w:rFonts w:eastAsia="宋体"/>
                      <w:color w:val="5C5C5C"/>
                      <w:szCs w:val="22"/>
                    </w:rPr>
                  </w:pPr>
                  <w:ins w:id="3061" w:author="yukina minato" w:date="2025-09-07T17:09:00Z" w16du:dateUtc="2025-09-07T09:09:00Z">
                    <w:r w:rsidRPr="00002D6B">
                      <w:rPr>
                        <w:rFonts w:ascii="Consolas" w:eastAsia="Consolas" w:hAnsi="Consolas" w:cs="Consolas"/>
                        <w:color w:val="5C5C5C"/>
                        <w:sz w:val="21"/>
                      </w:rPr>
                      <w:t>    d_v_ggg = [p</w:t>
                    </w:r>
                    <w:proofErr w:type="gramStart"/>
                    <w:r w:rsidRPr="00002D6B">
                      <w:rPr>
                        <w:rFonts w:ascii="Consolas" w:eastAsia="Consolas" w:hAnsi="Consolas" w:cs="Consolas"/>
                        <w:color w:val="5C5C5C"/>
                        <w:sz w:val="21"/>
                      </w:rPr>
                      <w:t>1.v</w:t>
                    </w:r>
                    <w:proofErr w:type="gramEnd"/>
                    <w:r w:rsidRPr="00002D6B">
                      <w:rPr>
                        <w:rFonts w:ascii="Consolas" w:eastAsia="Consolas" w:hAnsi="Consolas" w:cs="Consolas"/>
                        <w:color w:val="5C5C5C"/>
                        <w:sz w:val="21"/>
                      </w:rPr>
                      <w:t>_fy * </w:t>
                    </w:r>
                    <w:r w:rsidRPr="00002D6B">
                      <w:rPr>
                        <w:rFonts w:ascii="Consolas" w:eastAsia="Consolas" w:hAnsi="Consolas" w:cs="Consolas"/>
                        <w:color w:val="A626A4"/>
                        <w:sz w:val="21"/>
                      </w:rPr>
                      <w:t>cos</w:t>
                    </w:r>
                    <w:r w:rsidRPr="00002D6B">
                      <w:rPr>
                        <w:rFonts w:ascii="Consolas" w:eastAsia="Consolas" w:hAnsi="Consolas" w:cs="Consolas"/>
                        <w:color w:val="5C5C5C"/>
                        <w:sz w:val="21"/>
                      </w:rPr>
                      <w:t>(p</w:t>
                    </w:r>
                    <w:proofErr w:type="gramStart"/>
                    <w:r w:rsidRPr="00002D6B">
                      <w:rPr>
                        <w:rFonts w:ascii="Consolas" w:eastAsia="Consolas" w:hAnsi="Consolas" w:cs="Consolas"/>
                        <w:color w:val="5C5C5C"/>
                        <w:sz w:val="21"/>
                      </w:rPr>
                      <w:t>1.theta</w:t>
                    </w:r>
                    <w:proofErr w:type="gramEnd"/>
                    <w:r w:rsidRPr="00002D6B">
                      <w:rPr>
                        <w:rFonts w:ascii="Consolas" w:eastAsia="Consolas" w:hAnsi="Consolas" w:cs="Consolas"/>
                        <w:color w:val="5C5C5C"/>
                        <w:sz w:val="21"/>
                      </w:rPr>
                      <w:t>_yaw), p</w:t>
                    </w:r>
                    <w:proofErr w:type="gramStart"/>
                    <w:r w:rsidRPr="00002D6B">
                      <w:rPr>
                        <w:rFonts w:ascii="Consolas" w:eastAsia="Consolas" w:hAnsi="Consolas" w:cs="Consolas"/>
                        <w:color w:val="5C5C5C"/>
                        <w:sz w:val="21"/>
                      </w:rPr>
                      <w:t>1.v</w:t>
                    </w:r>
                    <w:proofErr w:type="gramEnd"/>
                    <w:r w:rsidRPr="00002D6B">
                      <w:rPr>
                        <w:rFonts w:ascii="Consolas" w:eastAsia="Consolas" w:hAnsi="Consolas" w:cs="Consolas"/>
                        <w:color w:val="5C5C5C"/>
                        <w:sz w:val="21"/>
                      </w:rPr>
                      <w:t>_fy * </w:t>
                    </w:r>
                    <w:r w:rsidRPr="00002D6B">
                      <w:rPr>
                        <w:rFonts w:ascii="Consolas" w:eastAsia="Consolas" w:hAnsi="Consolas" w:cs="Consolas"/>
                        <w:color w:val="A626A4"/>
                        <w:sz w:val="21"/>
                      </w:rPr>
                      <w:t>sin</w:t>
                    </w:r>
                    <w:r w:rsidRPr="00002D6B">
                      <w:rPr>
                        <w:rFonts w:ascii="Consolas" w:eastAsia="Consolas" w:hAnsi="Consolas" w:cs="Consolas"/>
                        <w:color w:val="5C5C5C"/>
                        <w:sz w:val="21"/>
                      </w:rPr>
                      <w:t>(p</w:t>
                    </w:r>
                    <w:proofErr w:type="gramStart"/>
                    <w:r w:rsidRPr="00002D6B">
                      <w:rPr>
                        <w:rFonts w:ascii="Consolas" w:eastAsia="Consolas" w:hAnsi="Consolas" w:cs="Consolas"/>
                        <w:color w:val="5C5C5C"/>
                        <w:sz w:val="21"/>
                      </w:rPr>
                      <w:t>1.theta</w:t>
                    </w:r>
                    <w:proofErr w:type="gramEnd"/>
                    <w:r w:rsidRPr="00002D6B">
                      <w:rPr>
                        <w:rFonts w:ascii="Consolas" w:eastAsia="Consolas" w:hAnsi="Consolas" w:cs="Consolas"/>
                        <w:color w:val="5C5C5C"/>
                        <w:sz w:val="21"/>
                      </w:rPr>
                      <w:t>_yaw),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70110D6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62" w:author="yukina minato" w:date="2025-09-07T17:09:00Z" w16du:dateUtc="2025-09-07T09:09:00Z"/>
                      <w:rFonts w:eastAsia="宋体"/>
                      <w:color w:val="5C5C5C"/>
                      <w:szCs w:val="22"/>
                    </w:rPr>
                  </w:pPr>
                  <w:ins w:id="3063"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d_p_ggg</w:t>
                    </w:r>
                    <w:proofErr w:type="spellEnd"/>
                    <w:r w:rsidRPr="00002D6B">
                      <w:rPr>
                        <w:rFonts w:ascii="Consolas" w:eastAsia="Consolas" w:hAnsi="Consolas" w:cs="Consolas"/>
                        <w:color w:val="5C5C5C"/>
                        <w:sz w:val="21"/>
                        <w:shd w:val="clear" w:color="auto" w:fill="F8F8F8"/>
                      </w:rPr>
                      <w:t> = p1.A0 + </w:t>
                    </w:r>
                    <w:proofErr w:type="spellStart"/>
                    <w:r w:rsidRPr="00002D6B">
                      <w:rPr>
                        <w:rFonts w:ascii="Consolas" w:eastAsia="Consolas" w:hAnsi="Consolas" w:cs="Consolas"/>
                        <w:color w:val="5C5C5C"/>
                        <w:sz w:val="21"/>
                        <w:shd w:val="clear" w:color="auto" w:fill="F8F8F8"/>
                      </w:rPr>
                      <w:t>d_v_ggg</w:t>
                    </w:r>
                    <w:proofErr w:type="spellEnd"/>
                    <w:r w:rsidRPr="00002D6B">
                      <w:rPr>
                        <w:rFonts w:ascii="Consolas" w:eastAsia="Consolas" w:hAnsi="Consolas" w:cs="Consolas"/>
                        <w:color w:val="5C5C5C"/>
                        <w:sz w:val="21"/>
                        <w:shd w:val="clear" w:color="auto" w:fill="F8F8F8"/>
                      </w:rPr>
                      <w:t> * p1.t_deploy;</w:t>
                    </w:r>
                  </w:ins>
                </w:p>
                <w:p w14:paraId="593C4CA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64" w:author="yukina minato" w:date="2025-09-07T17:09:00Z" w16du:dateUtc="2025-09-07T09:09:00Z"/>
                      <w:rFonts w:eastAsia="宋体"/>
                      <w:color w:val="5C5C5C"/>
                      <w:szCs w:val="22"/>
                    </w:rPr>
                  </w:pPr>
                  <w:ins w:id="3065" w:author="yukina minato" w:date="2025-09-07T17:09:00Z" w16du:dateUtc="2025-09-07T09:09:00Z">
                    <w:r w:rsidRPr="00002D6B">
                      <w:rPr>
                        <w:rFonts w:ascii="Consolas" w:eastAsia="Consolas" w:hAnsi="Consolas" w:cs="Consolas"/>
                        <w:color w:val="5C5C5C"/>
                        <w:sz w:val="21"/>
                      </w:rPr>
                      <w:t>    t_exp1 = p1.t_deploy + p1.t_delay;</w:t>
                    </w:r>
                  </w:ins>
                </w:p>
                <w:p w14:paraId="7955CF3A"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66" w:author="yukina minato" w:date="2025-09-07T17:09:00Z" w16du:dateUtc="2025-09-07T09:09:00Z"/>
                      <w:rFonts w:eastAsia="宋体"/>
                      <w:color w:val="5C5C5C"/>
                      <w:szCs w:val="22"/>
                    </w:rPr>
                  </w:pPr>
                  <w:ins w:id="3067" w:author="yukina minato" w:date="2025-09-07T17:09:00Z" w16du:dateUtc="2025-09-07T09:09:00Z">
                    <w:r w:rsidRPr="00002D6B">
                      <w:rPr>
                        <w:rFonts w:ascii="Consolas" w:eastAsia="Consolas" w:hAnsi="Consolas" w:cs="Consolas"/>
                        <w:color w:val="5C5C5C"/>
                        <w:sz w:val="21"/>
                        <w:shd w:val="clear" w:color="auto" w:fill="F8F8F8"/>
                      </w:rPr>
                      <w:t>    s_p_ggg = d_p_ggg + d_v_ggg*p1.t_delay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5</w:t>
                    </w:r>
                    <w:r w:rsidRPr="00002D6B">
                      <w:rPr>
                        <w:rFonts w:ascii="Consolas" w:eastAsia="Consolas" w:hAnsi="Consolas" w:cs="Consolas"/>
                        <w:color w:val="5C5C5C"/>
                        <w:sz w:val="21"/>
                        <w:shd w:val="clear" w:color="auto" w:fill="F8F8F8"/>
                      </w:rPr>
                      <w:t>*g*p1.t_delay^</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6BFBCA1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68" w:author="yukina minato" w:date="2025-09-07T17:09:00Z" w16du:dateUtc="2025-09-07T09:09:00Z"/>
                      <w:rFonts w:eastAsia="宋体"/>
                      <w:color w:val="5C5C5C"/>
                      <w:szCs w:val="22"/>
                    </w:rPr>
                  </w:pPr>
                  <w:ins w:id="3069"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t_s_ggg_local</w:t>
                    </w:r>
                    <w:proofErr w:type="spellEnd"/>
                    <w:r w:rsidRPr="00002D6B">
                      <w:rPr>
                        <w:rFonts w:ascii="Consolas" w:eastAsia="Consolas" w:hAnsi="Consolas" w:cs="Consolas"/>
                        <w:color w:val="5C5C5C"/>
                        <w:sz w:val="21"/>
                      </w:rPr>
                      <w:t> = t_exp1;</w:t>
                    </w:r>
                  </w:ins>
                </w:p>
                <w:p w14:paraId="3585F063"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70" w:author="yukina minato" w:date="2025-09-07T17:09:00Z" w16du:dateUtc="2025-09-07T09:09:00Z"/>
                      <w:rFonts w:eastAsia="宋体"/>
                      <w:color w:val="5C5C5C"/>
                      <w:szCs w:val="22"/>
                    </w:rPr>
                  </w:pPr>
                  <w:ins w:id="3071"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t_e_ggg_local</w:t>
                    </w:r>
                    <w:proofErr w:type="spellEnd"/>
                    <w:r w:rsidRPr="00002D6B">
                      <w:rPr>
                        <w:rFonts w:ascii="Consolas" w:eastAsia="Consolas" w:hAnsi="Consolas" w:cs="Consolas"/>
                        <w:color w:val="5C5C5C"/>
                        <w:sz w:val="21"/>
                        <w:shd w:val="clear" w:color="auto" w:fill="F8F8F8"/>
                      </w:rPr>
                      <w:t> = t_exp1 +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w:t>
                    </w:r>
                  </w:ins>
                </w:p>
                <w:p w14:paraId="6E63D9C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72" w:author="yukina minato" w:date="2025-09-07T17:09:00Z" w16du:dateUtc="2025-09-07T09:09:00Z"/>
                      <w:rFonts w:eastAsia="宋体"/>
                      <w:color w:val="5C5C5C"/>
                      <w:szCs w:val="22"/>
                    </w:rPr>
                  </w:pPr>
                  <w:ins w:id="3073"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start_idx</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floor(</w:t>
                    </w:r>
                    <w:proofErr w:type="spellStart"/>
                    <w:proofErr w:type="gramEnd"/>
                    <w:r w:rsidRPr="00002D6B">
                      <w:rPr>
                        <w:rFonts w:ascii="Consolas" w:eastAsia="Consolas" w:hAnsi="Consolas" w:cs="Consolas"/>
                        <w:color w:val="5C5C5C"/>
                        <w:sz w:val="21"/>
                      </w:rPr>
                      <w:t>t_s_ggg_local</w:t>
                    </w:r>
                    <w:proofErr w:type="spellEnd"/>
                    <w:r w:rsidRPr="00002D6B">
                      <w:rPr>
                        <w:rFonts w:ascii="Consolas" w:eastAsia="Consolas" w:hAnsi="Consolas" w:cs="Consolas"/>
                        <w:color w:val="5C5C5C"/>
                        <w:sz w:val="21"/>
                      </w:rPr>
                      <w:t> / dt)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07A7BDD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74" w:author="yukina minato" w:date="2025-09-07T17:09:00Z" w16du:dateUtc="2025-09-07T09:09:00Z"/>
                      <w:rFonts w:eastAsia="宋体"/>
                      <w:color w:val="5C5C5C"/>
                      <w:szCs w:val="22"/>
                    </w:rPr>
                  </w:pPr>
                  <w:ins w:id="3075" w:author="yukina minato" w:date="2025-09-07T17:09:00Z" w16du:dateUtc="2025-09-07T09:09:00Z">
                    <w:r w:rsidRPr="00002D6B">
                      <w:rPr>
                        <w:rFonts w:ascii="Consolas" w:eastAsia="Consolas" w:hAnsi="Consolas" w:cs="Consolas"/>
                        <w:color w:val="5C5C5C"/>
                        <w:sz w:val="21"/>
                        <w:shd w:val="clear" w:color="auto" w:fill="F8F8F8"/>
                      </w:rPr>
                      <w:t>    end_idx = </w:t>
                    </w:r>
                    <w:proofErr w:type="gramStart"/>
                    <w:r w:rsidRPr="00002D6B">
                      <w:rPr>
                        <w:rFonts w:ascii="Consolas" w:eastAsia="Consolas" w:hAnsi="Consolas" w:cs="Consolas"/>
                        <w:color w:val="5C5C5C"/>
                        <w:sz w:val="21"/>
                        <w:shd w:val="clear" w:color="auto" w:fill="F8F8F8"/>
                      </w:rPr>
                      <w:t>min(floor(</w:t>
                    </w:r>
                    <w:proofErr w:type="gramEnd"/>
                    <w:r w:rsidRPr="00002D6B">
                      <w:rPr>
                        <w:rFonts w:ascii="Consolas" w:eastAsia="Consolas" w:hAnsi="Consolas" w:cs="Consolas"/>
                        <w:color w:val="5C5C5C"/>
                        <w:sz w:val="21"/>
                        <w:shd w:val="clear" w:color="auto" w:fill="F8F8F8"/>
                      </w:rPr>
                      <w:t>t_e_ggg_local / dt)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length</w:t>
                    </w:r>
                    <w:r w:rsidRPr="00002D6B">
                      <w:rPr>
                        <w:rFonts w:ascii="Consolas" w:eastAsia="Consolas" w:hAnsi="Consolas" w:cs="Consolas"/>
                        <w:color w:val="5C5C5C"/>
                        <w:sz w:val="21"/>
                        <w:shd w:val="clear" w:color="auto" w:fill="F8F8F8"/>
                      </w:rPr>
                      <w:t>(t_f_ggg));</w:t>
                    </w:r>
                  </w:ins>
                </w:p>
                <w:p w14:paraId="492B448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76" w:author="yukina minato" w:date="2025-09-07T17:09:00Z" w16du:dateUtc="2025-09-07T09:09:00Z"/>
                      <w:rFonts w:eastAsia="宋体"/>
                      <w:color w:val="5C5C5C"/>
                      <w:szCs w:val="22"/>
                    </w:rPr>
                  </w:pPr>
                  <w:ins w:id="3077"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start_idx &gt; end_idx || start_idx &lt; </w:t>
                    </w:r>
                    <w:r w:rsidRPr="00002D6B">
                      <w:rPr>
                        <w:rFonts w:ascii="Consolas" w:eastAsia="Consolas" w:hAnsi="Consolas" w:cs="Consolas"/>
                        <w:color w:val="986801"/>
                        <w:sz w:val="21"/>
                      </w:rPr>
                      <w:t>1</w:t>
                    </w:r>
                    <w:r w:rsidRPr="00002D6B">
                      <w:rPr>
                        <w:rFonts w:ascii="Consolas" w:eastAsia="Consolas" w:hAnsi="Consolas" w:cs="Consolas"/>
                        <w:color w:val="5C5C5C"/>
                        <w:sz w:val="21"/>
                      </w:rPr>
                      <w:t>; o_t_ggg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end</w:t>
                    </w:r>
                  </w:ins>
                </w:p>
                <w:p w14:paraId="1BF03A2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78" w:author="yukina minato" w:date="2025-09-07T17:09:00Z" w16du:dateUtc="2025-09-07T09:09:00Z"/>
                      <w:rFonts w:eastAsia="宋体"/>
                      <w:color w:val="5C5C5C"/>
                      <w:szCs w:val="22"/>
                    </w:rPr>
                  </w:pPr>
                  <w:ins w:id="3079"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o_s_ggg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69F36E2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80" w:author="yukina minato" w:date="2025-09-07T17:09:00Z" w16du:dateUtc="2025-09-07T09:09:00Z"/>
                      <w:rFonts w:eastAsia="宋体"/>
                      <w:color w:val="5C5C5C"/>
                      <w:szCs w:val="22"/>
                    </w:rPr>
                  </w:pPr>
                  <w:ins w:id="3081"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start_</w:t>
                    </w:r>
                    <w:proofErr w:type="gramStart"/>
                    <w:r w:rsidRPr="00002D6B">
                      <w:rPr>
                        <w:rFonts w:ascii="Consolas" w:eastAsia="Consolas" w:hAnsi="Consolas" w:cs="Consolas"/>
                        <w:color w:val="5C5C5C"/>
                        <w:sz w:val="21"/>
                      </w:rPr>
                      <w:t>idx:end</w:t>
                    </w:r>
                    <w:proofErr w:type="gramEnd"/>
                    <w:r w:rsidRPr="00002D6B">
                      <w:rPr>
                        <w:rFonts w:ascii="Consolas" w:eastAsia="Consolas" w:hAnsi="Consolas" w:cs="Consolas"/>
                        <w:color w:val="5C5C5C"/>
                        <w:sz w:val="21"/>
                      </w:rPr>
                      <w:t>_idx</w:t>
                    </w:r>
                    <w:proofErr w:type="spellEnd"/>
                  </w:ins>
                </w:p>
                <w:p w14:paraId="3AD5269B"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82" w:author="yukina minato" w:date="2025-09-07T17:09:00Z" w16du:dateUtc="2025-09-07T09:09:00Z"/>
                      <w:rFonts w:eastAsia="宋体"/>
                      <w:color w:val="5C5C5C"/>
                      <w:szCs w:val="22"/>
                    </w:rPr>
                  </w:pPr>
                  <w:ins w:id="3083" w:author="yukina minato" w:date="2025-09-07T17:09:00Z" w16du:dateUtc="2025-09-07T09:09:00Z">
                    <w:r w:rsidRPr="00002D6B">
                      <w:rPr>
                        <w:rFonts w:ascii="Consolas" w:eastAsia="Consolas" w:hAnsi="Consolas" w:cs="Consolas"/>
                        <w:color w:val="5C5C5C"/>
                        <w:sz w:val="21"/>
                        <w:shd w:val="clear" w:color="auto" w:fill="F8F8F8"/>
                      </w:rPr>
                      <w:t>        t = </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w:t>
                    </w:r>
                  </w:ins>
                </w:p>
                <w:p w14:paraId="1E36E5B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84" w:author="yukina minato" w:date="2025-09-07T17:09:00Z" w16du:dateUtc="2025-09-07T09:09:00Z"/>
                      <w:rFonts w:eastAsia="宋体"/>
                      <w:color w:val="5C5C5C"/>
                      <w:szCs w:val="22"/>
                    </w:rPr>
                  </w:pPr>
                  <w:ins w:id="3085"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missile_pos</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m_t_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ins>
                </w:p>
                <w:p w14:paraId="3B18974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86" w:author="yukina minato" w:date="2025-09-07T17:09:00Z" w16du:dateUtc="2025-09-07T09:09:00Z"/>
                      <w:rFonts w:eastAsia="宋体"/>
                      <w:color w:val="5C5C5C"/>
                      <w:szCs w:val="22"/>
                    </w:rPr>
                  </w:pPr>
                  <w:ins w:id="3087"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c_c_ggg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s_p_ggg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v_down</w:t>
                    </w:r>
                    <w:proofErr w:type="spellEnd"/>
                    <w:r w:rsidRPr="00002D6B">
                      <w:rPr>
                        <w:rFonts w:ascii="Consolas" w:eastAsia="Consolas" w:hAnsi="Consolas" w:cs="Consolas"/>
                        <w:color w:val="5C5C5C"/>
                        <w:sz w:val="21"/>
                        <w:shd w:val="clear" w:color="auto" w:fill="F8F8F8"/>
                      </w:rPr>
                      <w:t> * (t - t_exp1)];</w:t>
                    </w:r>
                  </w:ins>
                </w:p>
                <w:p w14:paraId="3970057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88" w:author="yukina minato" w:date="2025-09-07T17:09:00Z" w16du:dateUtc="2025-09-07T09:09:00Z"/>
                      <w:rFonts w:eastAsia="宋体"/>
                      <w:color w:val="5C5C5C"/>
                      <w:szCs w:val="22"/>
                    </w:rPr>
                  </w:pPr>
                  <w:ins w:id="3089"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i_f_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missile_pos</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c_c_ggg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r_s</w:t>
                    </w:r>
                    <w:proofErr w:type="spellEnd"/>
                    <w:r w:rsidRPr="00002D6B">
                      <w:rPr>
                        <w:rFonts w:ascii="Consolas" w:eastAsia="Consolas" w:hAnsi="Consolas" w:cs="Consolas"/>
                        <w:color w:val="5C5C5C"/>
                        <w:sz w:val="21"/>
                      </w:rPr>
                      <w:t>)</w:t>
                    </w:r>
                  </w:ins>
                </w:p>
                <w:p w14:paraId="198E601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90" w:author="yukina minato" w:date="2025-09-07T17:09:00Z" w16du:dateUtc="2025-09-07T09:09:00Z"/>
                      <w:rFonts w:eastAsia="宋体"/>
                      <w:color w:val="5C5C5C"/>
                      <w:szCs w:val="22"/>
                    </w:rPr>
                  </w:pPr>
                  <w:ins w:id="3091"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o_s_ggg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o_s_ggg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06089B7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92" w:author="yukina minato" w:date="2025-09-07T17:09:00Z" w16du:dateUtc="2025-09-07T09:09:00Z"/>
                      <w:rFonts w:eastAsia="宋体"/>
                      <w:color w:val="5C5C5C"/>
                      <w:szCs w:val="22"/>
                    </w:rPr>
                  </w:pPr>
                  <w:ins w:id="3093" w:author="yukina minato" w:date="2025-09-07T17:09:00Z" w16du:dateUtc="2025-09-07T09:09:00Z">
                    <w:r w:rsidRPr="00002D6B">
                      <w:rPr>
                        <w:rFonts w:ascii="Consolas" w:eastAsia="Consolas" w:hAnsi="Consolas" w:cs="Consolas"/>
                        <w:color w:val="5C5C5C"/>
                        <w:sz w:val="21"/>
                      </w:rPr>
                      <w:t>        end</w:t>
                    </w:r>
                  </w:ins>
                </w:p>
                <w:p w14:paraId="133FC5B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94" w:author="yukina minato" w:date="2025-09-07T17:09:00Z" w16du:dateUtc="2025-09-07T09:09:00Z"/>
                      <w:rFonts w:eastAsia="宋体"/>
                      <w:color w:val="5C5C5C"/>
                      <w:szCs w:val="22"/>
                    </w:rPr>
                  </w:pPr>
                  <w:ins w:id="3095" w:author="yukina minato" w:date="2025-09-07T17:09:00Z" w16du:dateUtc="2025-09-07T09:09:00Z">
                    <w:r w:rsidRPr="00002D6B">
                      <w:rPr>
                        <w:rFonts w:ascii="Consolas" w:eastAsia="Consolas" w:hAnsi="Consolas" w:cs="Consolas"/>
                        <w:color w:val="5C5C5C"/>
                        <w:sz w:val="21"/>
                        <w:shd w:val="clear" w:color="auto" w:fill="F8F8F8"/>
                      </w:rPr>
                      <w:t>    end</w:t>
                    </w:r>
                  </w:ins>
                </w:p>
                <w:p w14:paraId="1090056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096" w:author="yukina minato" w:date="2025-09-07T17:09:00Z" w16du:dateUtc="2025-09-07T09:09:00Z"/>
                      <w:rFonts w:eastAsia="宋体"/>
                      <w:color w:val="5C5C5C"/>
                      <w:szCs w:val="22"/>
                    </w:rPr>
                  </w:pPr>
                  <w:ins w:id="3097"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o_t_ggg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o_s_ggg</w:t>
                    </w:r>
                    <w:proofErr w:type="spellEnd"/>
                    <w:r w:rsidRPr="00002D6B">
                      <w:rPr>
                        <w:rFonts w:ascii="Consolas" w:eastAsia="Consolas" w:hAnsi="Consolas" w:cs="Consolas"/>
                        <w:color w:val="5C5C5C"/>
                        <w:sz w:val="21"/>
                      </w:rPr>
                      <w:t> * dt;</w:t>
                    </w:r>
                  </w:ins>
                </w:p>
                <w:p w14:paraId="002AE0D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098" w:author="yukina minato" w:date="2025-09-07T17:09:00Z" w16du:dateUtc="2025-09-07T09:09:00Z"/>
                      <w:rFonts w:eastAsia="宋体"/>
                      <w:color w:val="5C5C5C"/>
                      <w:szCs w:val="22"/>
                    </w:rPr>
                  </w:pPr>
                  <w:ins w:id="3099" w:author="yukina minato" w:date="2025-09-07T17:09:00Z" w16du:dateUtc="2025-09-07T09:09:00Z">
                    <w:r w:rsidRPr="00002D6B">
                      <w:rPr>
                        <w:rFonts w:ascii="Consolas" w:eastAsia="Consolas" w:hAnsi="Consolas" w:cs="Consolas"/>
                        <w:color w:val="5C5C5C"/>
                        <w:sz w:val="21"/>
                        <w:shd w:val="clear" w:color="auto" w:fill="F8F8F8"/>
                      </w:rPr>
                      <w:t>end</w:t>
                    </w:r>
                  </w:ins>
                </w:p>
                <w:p w14:paraId="0800249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3100" w:author="yukina minato" w:date="2025-09-07T17:09:00Z" w16du:dateUtc="2025-09-07T09:09:00Z"/>
                      <w:rFonts w:eastAsia="宋体"/>
                      <w:color w:val="5C5C5C"/>
                      <w:szCs w:val="22"/>
                    </w:rPr>
                  </w:pPr>
                </w:p>
                <w:p w14:paraId="0889A80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01" w:author="yukina minato" w:date="2025-09-07T17:09:00Z" w16du:dateUtc="2025-09-07T09:09:00Z"/>
                      <w:rFonts w:eastAsia="宋体"/>
                      <w:color w:val="5C5C5C"/>
                      <w:szCs w:val="22"/>
                    </w:rPr>
                  </w:pPr>
                  <w:ins w:id="3102" w:author="yukina minato" w:date="2025-09-07T17:09:00Z" w16du:dateUtc="2025-09-07T09:09:00Z">
                    <w:r w:rsidRPr="00002D6B">
                      <w:rPr>
                        <w:rFonts w:ascii="Consolas" w:eastAsia="Consolas" w:hAnsi="Consolas" w:cs="Consolas"/>
                        <w:color w:val="5C5C5C"/>
                        <w:sz w:val="21"/>
                        <w:shd w:val="clear" w:color="auto" w:fill="F8F8F8"/>
                      </w:rPr>
                      <w:t>function </w:t>
                    </w:r>
                    <w:proofErr w:type="spellStart"/>
                    <w:r w:rsidRPr="00002D6B">
                      <w:rPr>
                        <w:rFonts w:ascii="Consolas" w:eastAsia="Consolas" w:hAnsi="Consolas" w:cs="Consolas"/>
                        <w:color w:val="5C5C5C"/>
                        <w:sz w:val="21"/>
                        <w:shd w:val="clear" w:color="auto" w:fill="F8F8F8"/>
                      </w:rPr>
                      <w:t>i_f_ggg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i_f_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missile_pos</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s_c_ggg</w:t>
                    </w:r>
                    <w:proofErr w:type="spellEnd"/>
                    <w:r w:rsidRPr="00002D6B">
                      <w:rPr>
                        <w:rFonts w:ascii="Consolas" w:eastAsia="Consolas" w:hAnsi="Consolas" w:cs="Consolas"/>
                        <w:color w:val="5C5C5C"/>
                        <w:sz w:val="21"/>
                        <w:shd w:val="clear" w:color="auto" w:fill="F8F8F8"/>
                      </w:rPr>
                      <w:t>, r)</w:t>
                    </w:r>
                  </w:ins>
                </w:p>
                <w:p w14:paraId="2400DD1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03" w:author="yukina minato" w:date="2025-09-07T17:09:00Z" w16du:dateUtc="2025-09-07T09:09:00Z"/>
                      <w:rFonts w:eastAsia="宋体"/>
                      <w:color w:val="5C5C5C"/>
                      <w:szCs w:val="22"/>
                    </w:rPr>
                  </w:pPr>
                  <w:ins w:id="3104"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n_t_ggg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size(</w:t>
                    </w:r>
                    <w:proofErr w:type="spellStart"/>
                    <w:proofErr w:type="gramEnd"/>
                    <w:r w:rsidRPr="00002D6B">
                      <w:rPr>
                        <w:rFonts w:ascii="Consolas" w:eastAsia="Consolas" w:hAnsi="Consolas" w:cs="Consolas"/>
                        <w:color w:val="5C5C5C"/>
                        <w:sz w:val="21"/>
                      </w:rPr>
                      <w:t>t_p_ggg</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502EBF4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05" w:author="yukina minato" w:date="2025-09-07T17:09:00Z" w16du:dateUtc="2025-09-07T09:09:00Z"/>
                      <w:rFonts w:eastAsia="宋体"/>
                      <w:color w:val="5C5C5C"/>
                      <w:szCs w:val="22"/>
                    </w:rPr>
                  </w:pPr>
                  <w:ins w:id="3106"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n_h_ggg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size(</w:t>
                    </w:r>
                    <w:proofErr w:type="spellStart"/>
                    <w:proofErr w:type="gramEnd"/>
                    <w:r w:rsidRPr="00002D6B">
                      <w:rPr>
                        <w:rFonts w:ascii="Consolas" w:eastAsia="Consolas" w:hAnsi="Consolas" w:cs="Consolas"/>
                        <w:color w:val="5C5C5C"/>
                        <w:sz w:val="21"/>
                        <w:shd w:val="clear" w:color="auto" w:fill="F8F8F8"/>
                      </w:rPr>
                      <w:t>s_c_ggg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2C6C1C3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07" w:author="yukina minato" w:date="2025-09-07T17:09:00Z" w16du:dateUtc="2025-09-07T09:09:00Z"/>
                      <w:rFonts w:eastAsia="宋体"/>
                      <w:color w:val="5C5C5C"/>
                      <w:szCs w:val="22"/>
                    </w:rPr>
                  </w:pPr>
                  <w:ins w:id="3108"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:n</w:t>
                    </w:r>
                    <w:proofErr w:type="gramEnd"/>
                    <w:r w:rsidRPr="00002D6B">
                      <w:rPr>
                        <w:rFonts w:ascii="Consolas" w:eastAsia="Consolas" w:hAnsi="Consolas" w:cs="Consolas"/>
                        <w:color w:val="5C5C5C"/>
                        <w:sz w:val="21"/>
                      </w:rPr>
                      <w:t>_t_ggg</w:t>
                    </w:r>
                  </w:ins>
                </w:p>
                <w:p w14:paraId="4A846B7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09" w:author="yukina minato" w:date="2025-09-07T17:09:00Z" w16du:dateUtc="2025-09-07T09:09:00Z"/>
                      <w:rFonts w:eastAsia="宋体"/>
                      <w:color w:val="5C5C5C"/>
                      <w:szCs w:val="22"/>
                    </w:rPr>
                  </w:pPr>
                  <w:ins w:id="3110"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target_point</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t_p_ggg</w:t>
                    </w:r>
                    <w:proofErr w:type="spellEnd"/>
                    <w:proofErr w:type="gramStart"/>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ins>
                </w:p>
                <w:p w14:paraId="551C62A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11" w:author="yukina minato" w:date="2025-09-07T17:09:00Z" w16du:dateUtc="2025-09-07T09:09:00Z"/>
                      <w:rFonts w:eastAsia="宋体"/>
                      <w:color w:val="5C5C5C"/>
                      <w:szCs w:val="22"/>
                    </w:rPr>
                  </w:pPr>
                  <w:ins w:id="3112"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i_o_ggg</w:t>
                    </w:r>
                    <w:proofErr w:type="spellEnd"/>
                    <w:r w:rsidRPr="00002D6B">
                      <w:rPr>
                        <w:rFonts w:ascii="Consolas" w:eastAsia="Consolas" w:hAnsi="Consolas" w:cs="Consolas"/>
                        <w:color w:val="5C5C5C"/>
                        <w:sz w:val="21"/>
                      </w:rPr>
                      <w:t> = false;</w:t>
                    </w:r>
                  </w:ins>
                </w:p>
                <w:p w14:paraId="3D010B5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13" w:author="yukina minato" w:date="2025-09-07T17:09:00Z" w16du:dateUtc="2025-09-07T09:09:00Z"/>
                      <w:rFonts w:eastAsia="宋体"/>
                      <w:color w:val="5C5C5C"/>
                      <w:szCs w:val="22"/>
                    </w:rPr>
                  </w:pPr>
                  <w:ins w:id="3114" w:author="yukina minato" w:date="2025-09-07T17:09:00Z" w16du:dateUtc="2025-09-07T09:09:00Z">
                    <w:r w:rsidRPr="00002D6B">
                      <w:rPr>
                        <w:rFonts w:ascii="Consolas" w:eastAsia="Consolas" w:hAnsi="Consolas" w:cs="Consolas"/>
                        <w:color w:val="5C5C5C"/>
                        <w:sz w:val="21"/>
                        <w:shd w:val="clear" w:color="auto" w:fill="F8F8F8"/>
                      </w:rPr>
                      <w:t>        for j = </w:t>
                    </w:r>
                    <w:proofErr w:type="gramStart"/>
                    <w:r w:rsidRPr="00002D6B">
                      <w:rPr>
                        <w:rFonts w:ascii="Consolas" w:eastAsia="Consolas" w:hAnsi="Consolas" w:cs="Consolas"/>
                        <w:color w:val="5C5C5C"/>
                        <w:sz w:val="21"/>
                        <w:shd w:val="clear" w:color="auto" w:fill="F8F8F8"/>
                      </w:rPr>
                      <w:t>1:n</w:t>
                    </w:r>
                    <w:proofErr w:type="gramEnd"/>
                    <w:r w:rsidRPr="00002D6B">
                      <w:rPr>
                        <w:rFonts w:ascii="Consolas" w:eastAsia="Consolas" w:hAnsi="Consolas" w:cs="Consolas"/>
                        <w:color w:val="5C5C5C"/>
                        <w:sz w:val="21"/>
                        <w:shd w:val="clear" w:color="auto" w:fill="F8F8F8"/>
                      </w:rPr>
                      <w:t>_h_ggg</w:t>
                    </w:r>
                  </w:ins>
                </w:p>
                <w:p w14:paraId="6C1BDED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15" w:author="yukina minato" w:date="2025-09-07T17:09:00Z" w16du:dateUtc="2025-09-07T09:09:00Z"/>
                      <w:rFonts w:eastAsia="宋体"/>
                      <w:color w:val="5C5C5C"/>
                      <w:szCs w:val="22"/>
                    </w:rPr>
                  </w:pPr>
                  <w:ins w:id="3116"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smoke_center</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s_c_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j, :);</w:t>
                    </w:r>
                  </w:ins>
                </w:p>
                <w:p w14:paraId="043FE13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17" w:author="yukina minato" w:date="2025-09-07T17:09:00Z" w16du:dateUtc="2025-09-07T09:09:00Z"/>
                      <w:rFonts w:eastAsia="宋体"/>
                      <w:color w:val="5C5C5C"/>
                      <w:szCs w:val="22"/>
                    </w:rPr>
                  </w:pPr>
                  <w:ins w:id="3118" w:author="yukina minato" w:date="2025-09-07T17:09:00Z" w16du:dateUtc="2025-09-07T09:09:00Z">
                    <w:r w:rsidRPr="00002D6B">
                      <w:rPr>
                        <w:rFonts w:ascii="Consolas" w:eastAsia="Consolas" w:hAnsi="Consolas" w:cs="Consolas"/>
                        <w:color w:val="5C5C5C"/>
                        <w:sz w:val="21"/>
                        <w:shd w:val="clear" w:color="auto" w:fill="F8F8F8"/>
                      </w:rPr>
                      <w:t>            if c_s_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5C5C5C"/>
                        <w:sz w:val="21"/>
                        <w:shd w:val="clear" w:color="auto" w:fill="F8F8F8"/>
                      </w:rPr>
                      <w:t>missile_pos, target_point, smoke_center, r)</w:t>
                    </w:r>
                  </w:ins>
                </w:p>
                <w:p w14:paraId="21AF435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19" w:author="yukina minato" w:date="2025-09-07T17:09:00Z" w16du:dateUtc="2025-09-07T09:09:00Z"/>
                      <w:rFonts w:eastAsia="宋体"/>
                      <w:color w:val="5C5C5C"/>
                      <w:szCs w:val="22"/>
                    </w:rPr>
                  </w:pPr>
                  <w:ins w:id="3120"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i_o_ggg</w:t>
                    </w:r>
                    <w:proofErr w:type="spellEnd"/>
                    <w:r w:rsidRPr="00002D6B">
                      <w:rPr>
                        <w:rFonts w:ascii="Consolas" w:eastAsia="Consolas" w:hAnsi="Consolas" w:cs="Consolas"/>
                        <w:color w:val="5C5C5C"/>
                        <w:sz w:val="21"/>
                      </w:rPr>
                      <w:t> = true;</w:t>
                    </w:r>
                  </w:ins>
                </w:p>
                <w:p w14:paraId="5BB6091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21" w:author="yukina minato" w:date="2025-09-07T17:09:00Z" w16du:dateUtc="2025-09-07T09:09:00Z"/>
                      <w:rFonts w:eastAsia="宋体"/>
                      <w:color w:val="5C5C5C"/>
                      <w:szCs w:val="22"/>
                    </w:rPr>
                  </w:pPr>
                  <w:ins w:id="3122" w:author="yukina minato" w:date="2025-09-07T17:09:00Z" w16du:dateUtc="2025-09-07T09:09:00Z">
                    <w:r w:rsidRPr="00002D6B">
                      <w:rPr>
                        <w:rFonts w:ascii="Consolas" w:eastAsia="Consolas" w:hAnsi="Consolas" w:cs="Consolas"/>
                        <w:color w:val="5C5C5C"/>
                        <w:sz w:val="21"/>
                        <w:shd w:val="clear" w:color="auto" w:fill="F8F8F8"/>
                      </w:rPr>
                      <w:t>                break;</w:t>
                    </w:r>
                  </w:ins>
                </w:p>
                <w:p w14:paraId="7188681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23" w:author="yukina minato" w:date="2025-09-07T17:09:00Z" w16du:dateUtc="2025-09-07T09:09:00Z"/>
                      <w:rFonts w:eastAsia="宋体"/>
                      <w:color w:val="5C5C5C"/>
                      <w:szCs w:val="22"/>
                    </w:rPr>
                  </w:pPr>
                  <w:ins w:id="3124" w:author="yukina minato" w:date="2025-09-07T17:09:00Z" w16du:dateUtc="2025-09-07T09:09:00Z">
                    <w:r w:rsidRPr="00002D6B">
                      <w:rPr>
                        <w:rFonts w:ascii="Consolas" w:eastAsia="Consolas" w:hAnsi="Consolas" w:cs="Consolas"/>
                        <w:color w:val="5C5C5C"/>
                        <w:sz w:val="21"/>
                      </w:rPr>
                      <w:t>            end</w:t>
                    </w:r>
                  </w:ins>
                </w:p>
                <w:p w14:paraId="190E09E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25" w:author="yukina minato" w:date="2025-09-07T17:09:00Z" w16du:dateUtc="2025-09-07T09:09:00Z"/>
                      <w:rFonts w:eastAsia="宋体"/>
                      <w:color w:val="5C5C5C"/>
                      <w:szCs w:val="22"/>
                    </w:rPr>
                  </w:pPr>
                  <w:ins w:id="3126" w:author="yukina minato" w:date="2025-09-07T17:09:00Z" w16du:dateUtc="2025-09-07T09:09:00Z">
                    <w:r w:rsidRPr="00002D6B">
                      <w:rPr>
                        <w:rFonts w:ascii="Consolas" w:eastAsia="Consolas" w:hAnsi="Consolas" w:cs="Consolas"/>
                        <w:color w:val="5C5C5C"/>
                        <w:sz w:val="21"/>
                        <w:shd w:val="clear" w:color="auto" w:fill="F8F8F8"/>
                      </w:rPr>
                      <w:t>        end</w:t>
                    </w:r>
                  </w:ins>
                </w:p>
                <w:p w14:paraId="4A9FC5B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27" w:author="yukina minato" w:date="2025-09-07T17:09:00Z" w16du:dateUtc="2025-09-07T09:09:00Z"/>
                      <w:rFonts w:eastAsia="宋体"/>
                      <w:color w:val="5C5C5C"/>
                      <w:szCs w:val="22"/>
                    </w:rPr>
                  </w:pPr>
                  <w:ins w:id="3128" w:author="yukina minato" w:date="2025-09-07T17:09:00Z" w16du:dateUtc="2025-09-07T09:09:00Z">
                    <w:r w:rsidRPr="00002D6B">
                      <w:rPr>
                        <w:rFonts w:ascii="Consolas" w:eastAsia="Consolas" w:hAnsi="Consolas" w:cs="Consolas"/>
                        <w:color w:val="5C5C5C"/>
                        <w:sz w:val="21"/>
                      </w:rPr>
                      <w:t>        if ~</w:t>
                    </w:r>
                    <w:proofErr w:type="spellStart"/>
                    <w:r w:rsidRPr="00002D6B">
                      <w:rPr>
                        <w:rFonts w:ascii="Consolas" w:eastAsia="Consolas" w:hAnsi="Consolas" w:cs="Consolas"/>
                        <w:color w:val="5C5C5C"/>
                        <w:sz w:val="21"/>
                      </w:rPr>
                      <w:t>i_o_ggg</w:t>
                    </w:r>
                    <w:proofErr w:type="spellEnd"/>
                  </w:ins>
                </w:p>
                <w:p w14:paraId="6E7066DA"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29" w:author="yukina minato" w:date="2025-09-07T17:09:00Z" w16du:dateUtc="2025-09-07T09:09:00Z"/>
                      <w:rFonts w:eastAsia="宋体"/>
                      <w:color w:val="5C5C5C"/>
                      <w:szCs w:val="22"/>
                    </w:rPr>
                  </w:pPr>
                  <w:ins w:id="3130"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i_f_ggg</w:t>
                    </w:r>
                    <w:proofErr w:type="spellEnd"/>
                    <w:r w:rsidRPr="00002D6B">
                      <w:rPr>
                        <w:rFonts w:ascii="Consolas" w:eastAsia="Consolas" w:hAnsi="Consolas" w:cs="Consolas"/>
                        <w:color w:val="5C5C5C"/>
                        <w:sz w:val="21"/>
                        <w:shd w:val="clear" w:color="auto" w:fill="F8F8F8"/>
                      </w:rPr>
                      <w:t> = false;</w:t>
                    </w:r>
                  </w:ins>
                </w:p>
                <w:p w14:paraId="6926989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31" w:author="yukina minato" w:date="2025-09-07T17:09:00Z" w16du:dateUtc="2025-09-07T09:09:00Z"/>
                      <w:rFonts w:eastAsia="宋体"/>
                      <w:color w:val="5C5C5C"/>
                      <w:szCs w:val="22"/>
                    </w:rPr>
                  </w:pPr>
                  <w:ins w:id="3132" w:author="yukina minato" w:date="2025-09-07T17:09:00Z" w16du:dateUtc="2025-09-07T09:09:00Z">
                    <w:r w:rsidRPr="00002D6B">
                      <w:rPr>
                        <w:rFonts w:ascii="Consolas" w:eastAsia="Consolas" w:hAnsi="Consolas" w:cs="Consolas"/>
                        <w:color w:val="5C5C5C"/>
                        <w:sz w:val="21"/>
                      </w:rPr>
                      <w:t>            return;</w:t>
                    </w:r>
                  </w:ins>
                </w:p>
                <w:p w14:paraId="08B84873"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33" w:author="yukina minato" w:date="2025-09-07T17:09:00Z" w16du:dateUtc="2025-09-07T09:09:00Z"/>
                      <w:rFonts w:eastAsia="宋体"/>
                      <w:color w:val="5C5C5C"/>
                      <w:szCs w:val="22"/>
                    </w:rPr>
                  </w:pPr>
                  <w:ins w:id="3134" w:author="yukina minato" w:date="2025-09-07T17:09:00Z" w16du:dateUtc="2025-09-07T09:09:00Z">
                    <w:r w:rsidRPr="00002D6B">
                      <w:rPr>
                        <w:rFonts w:ascii="Consolas" w:eastAsia="Consolas" w:hAnsi="Consolas" w:cs="Consolas"/>
                        <w:color w:val="5C5C5C"/>
                        <w:sz w:val="21"/>
                        <w:shd w:val="clear" w:color="auto" w:fill="F8F8F8"/>
                      </w:rPr>
                      <w:t>        end</w:t>
                    </w:r>
                  </w:ins>
                </w:p>
                <w:p w14:paraId="20C01FB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35" w:author="yukina minato" w:date="2025-09-07T17:09:00Z" w16du:dateUtc="2025-09-07T09:09:00Z"/>
                      <w:rFonts w:eastAsia="宋体"/>
                      <w:color w:val="5C5C5C"/>
                      <w:szCs w:val="22"/>
                    </w:rPr>
                  </w:pPr>
                  <w:ins w:id="3136" w:author="yukina minato" w:date="2025-09-07T17:09:00Z" w16du:dateUtc="2025-09-07T09:09:00Z">
                    <w:r w:rsidRPr="00002D6B">
                      <w:rPr>
                        <w:rFonts w:ascii="Consolas" w:eastAsia="Consolas" w:hAnsi="Consolas" w:cs="Consolas"/>
                        <w:color w:val="5C5C5C"/>
                        <w:sz w:val="21"/>
                      </w:rPr>
                      <w:t>    end</w:t>
                    </w:r>
                  </w:ins>
                </w:p>
                <w:p w14:paraId="058DBBA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37" w:author="yukina minato" w:date="2025-09-07T17:09:00Z" w16du:dateUtc="2025-09-07T09:09:00Z"/>
                      <w:rFonts w:eastAsia="宋体"/>
                      <w:color w:val="5C5C5C"/>
                      <w:szCs w:val="22"/>
                    </w:rPr>
                  </w:pPr>
                  <w:ins w:id="3138"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i_f_ggg</w:t>
                    </w:r>
                    <w:proofErr w:type="spellEnd"/>
                    <w:r w:rsidRPr="00002D6B">
                      <w:rPr>
                        <w:rFonts w:ascii="Consolas" w:eastAsia="Consolas" w:hAnsi="Consolas" w:cs="Consolas"/>
                        <w:color w:val="5C5C5C"/>
                        <w:sz w:val="21"/>
                        <w:shd w:val="clear" w:color="auto" w:fill="F8F8F8"/>
                      </w:rPr>
                      <w:t> = true;</w:t>
                    </w:r>
                  </w:ins>
                </w:p>
                <w:p w14:paraId="2965898E"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39" w:author="yukina minato" w:date="2025-09-07T17:09:00Z" w16du:dateUtc="2025-09-07T09:09:00Z"/>
                      <w:rFonts w:eastAsia="宋体"/>
                      <w:color w:val="5C5C5C"/>
                      <w:szCs w:val="22"/>
                    </w:rPr>
                  </w:pPr>
                  <w:ins w:id="3140" w:author="yukina minato" w:date="2025-09-07T17:09:00Z" w16du:dateUtc="2025-09-07T09:09:00Z">
                    <w:r w:rsidRPr="00002D6B">
                      <w:rPr>
                        <w:rFonts w:ascii="Consolas" w:eastAsia="Consolas" w:hAnsi="Consolas" w:cs="Consolas"/>
                        <w:color w:val="5C5C5C"/>
                        <w:sz w:val="21"/>
                      </w:rPr>
                      <w:t>end</w:t>
                    </w:r>
                  </w:ins>
                </w:p>
                <w:p w14:paraId="375ADEC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3141" w:author="yukina minato" w:date="2025-09-07T17:09:00Z" w16du:dateUtc="2025-09-07T09:09:00Z"/>
                      <w:rFonts w:eastAsia="宋体"/>
                      <w:color w:val="5C5C5C"/>
                      <w:szCs w:val="22"/>
                    </w:rPr>
                  </w:pPr>
                </w:p>
                <w:p w14:paraId="3421827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42" w:author="yukina minato" w:date="2025-09-07T17:09:00Z" w16du:dateUtc="2025-09-07T09:09:00Z"/>
                      <w:rFonts w:eastAsia="宋体"/>
                      <w:color w:val="5C5C5C"/>
                      <w:szCs w:val="22"/>
                    </w:rPr>
                  </w:pPr>
                  <w:ins w:id="3143" w:author="yukina minato" w:date="2025-09-07T17:09:00Z" w16du:dateUtc="2025-09-07T09:09:00Z">
                    <w:r w:rsidRPr="00002D6B">
                      <w:rPr>
                        <w:rFonts w:ascii="Consolas" w:eastAsia="Consolas" w:hAnsi="Consolas" w:cs="Consolas"/>
                        <w:color w:val="5C5C5C"/>
                        <w:sz w:val="21"/>
                      </w:rPr>
                      <w:t>function </w:t>
                    </w:r>
                    <w:proofErr w:type="spellStart"/>
                    <w:r w:rsidRPr="00002D6B">
                      <w:rPr>
                        <w:rFonts w:ascii="Consolas" w:eastAsia="Consolas" w:hAnsi="Consolas" w:cs="Consolas"/>
                        <w:color w:val="5C5C5C"/>
                        <w:sz w:val="21"/>
                      </w:rPr>
                      <w:t>d_i_ggg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c_s_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P, Q, C, r) </w:t>
                    </w:r>
                  </w:ins>
                </w:p>
                <w:p w14:paraId="0496C09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44" w:author="yukina minato" w:date="2025-09-07T17:09:00Z" w16du:dateUtc="2025-09-07T09:09:00Z"/>
                      <w:rFonts w:eastAsia="宋体"/>
                      <w:color w:val="5C5C5C"/>
                      <w:szCs w:val="22"/>
                    </w:rPr>
                  </w:pPr>
                  <w:ins w:id="3145"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v_r_ggg</w:t>
                    </w:r>
                    <w:proofErr w:type="spellEnd"/>
                    <w:r w:rsidRPr="00002D6B">
                      <w:rPr>
                        <w:rFonts w:ascii="Consolas" w:eastAsia="Consolas" w:hAnsi="Consolas" w:cs="Consolas"/>
                        <w:color w:val="5C5C5C"/>
                        <w:sz w:val="21"/>
                        <w:shd w:val="clear" w:color="auto" w:fill="F8F8F8"/>
                      </w:rPr>
                      <w:t> = Q - P;</w:t>
                    </w:r>
                  </w:ins>
                </w:p>
                <w:p w14:paraId="2667EF0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46" w:author="yukina minato" w:date="2025-09-07T17:09:00Z" w16du:dateUtc="2025-09-07T09:09:00Z"/>
                      <w:rFonts w:eastAsia="宋体"/>
                      <w:color w:val="5C5C5C"/>
                      <w:szCs w:val="22"/>
                    </w:rPr>
                  </w:pPr>
                  <w:ins w:id="3147"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v_p_ggg</w:t>
                    </w:r>
                    <w:proofErr w:type="spellEnd"/>
                    <w:r w:rsidRPr="00002D6B">
                      <w:rPr>
                        <w:rFonts w:ascii="Consolas" w:eastAsia="Consolas" w:hAnsi="Consolas" w:cs="Consolas"/>
                        <w:color w:val="5C5C5C"/>
                        <w:sz w:val="21"/>
                      </w:rPr>
                      <w:t> = C - P;</w:t>
                    </w:r>
                  </w:ins>
                </w:p>
                <w:p w14:paraId="7C4A790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48" w:author="yukina minato" w:date="2025-09-07T17:09:00Z" w16du:dateUtc="2025-09-07T09:09:00Z"/>
                      <w:rFonts w:eastAsia="宋体"/>
                      <w:color w:val="5C5C5C"/>
                      <w:szCs w:val="22"/>
                    </w:rPr>
                  </w:pPr>
                  <w:ins w:id="3149" w:author="yukina minato" w:date="2025-09-07T17:09:00Z" w16du:dateUtc="2025-09-07T09:09:00Z">
                    <w:r w:rsidRPr="00002D6B">
                      <w:rPr>
                        <w:rFonts w:ascii="Consolas" w:eastAsia="Consolas" w:hAnsi="Consolas" w:cs="Consolas"/>
                        <w:color w:val="5C5C5C"/>
                        <w:sz w:val="21"/>
                        <w:shd w:val="clear" w:color="auto" w:fill="F8F8F8"/>
                      </w:rPr>
                      <w:t>    t = </w:t>
                    </w:r>
                    <w:proofErr w:type="gramStart"/>
                    <w:r w:rsidRPr="00002D6B">
                      <w:rPr>
                        <w:rFonts w:ascii="Consolas" w:eastAsia="Consolas" w:hAnsi="Consolas" w:cs="Consolas"/>
                        <w:color w:val="5C5C5C"/>
                        <w:sz w:val="21"/>
                        <w:shd w:val="clear" w:color="auto" w:fill="F8F8F8"/>
                      </w:rPr>
                      <w:t>dot(</w:t>
                    </w:r>
                    <w:proofErr w:type="spellStart"/>
                    <w:proofErr w:type="gramEnd"/>
                    <w:r w:rsidRPr="00002D6B">
                      <w:rPr>
                        <w:rFonts w:ascii="Consolas" w:eastAsia="Consolas" w:hAnsi="Consolas" w:cs="Consolas"/>
                        <w:color w:val="5C5C5C"/>
                        <w:sz w:val="21"/>
                        <w:shd w:val="clear" w:color="auto" w:fill="F8F8F8"/>
                      </w:rPr>
                      <w:t>v_p_ggg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v_r_ggg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dot(</w:t>
                    </w:r>
                    <w:proofErr w:type="spellStart"/>
                    <w:proofErr w:type="gramEnd"/>
                    <w:r w:rsidRPr="00002D6B">
                      <w:rPr>
                        <w:rFonts w:ascii="Consolas" w:eastAsia="Consolas" w:hAnsi="Consolas" w:cs="Consolas"/>
                        <w:color w:val="5C5C5C"/>
                        <w:sz w:val="21"/>
                        <w:shd w:val="clear" w:color="auto" w:fill="F8F8F8"/>
                      </w:rPr>
                      <w:t>v_r_ggg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v_r_ggg</w:t>
                    </w:r>
                    <w:proofErr w:type="spellEnd"/>
                    <w:r w:rsidRPr="00002D6B">
                      <w:rPr>
                        <w:rFonts w:ascii="Consolas" w:eastAsia="Consolas" w:hAnsi="Consolas" w:cs="Consolas"/>
                        <w:color w:val="5C5C5C"/>
                        <w:sz w:val="21"/>
                        <w:shd w:val="clear" w:color="auto" w:fill="F8F8F8"/>
                      </w:rPr>
                      <w:t>);</w:t>
                    </w:r>
                  </w:ins>
                </w:p>
                <w:p w14:paraId="5012AB75"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50" w:author="yukina minato" w:date="2025-09-07T17:09:00Z" w16du:dateUtc="2025-09-07T09:09:00Z"/>
                      <w:rFonts w:eastAsia="宋体"/>
                      <w:color w:val="5C5C5C"/>
                      <w:szCs w:val="22"/>
                    </w:rPr>
                  </w:pPr>
                  <w:ins w:id="3151" w:author="yukina minato" w:date="2025-09-07T17:09:00Z" w16du:dateUtc="2025-09-07T09:09:00Z">
                    <w:r w:rsidRPr="00002D6B">
                      <w:rPr>
                        <w:rFonts w:ascii="Consolas" w:eastAsia="Consolas" w:hAnsi="Consolas" w:cs="Consolas"/>
                        <w:color w:val="5C5C5C"/>
                        <w:sz w:val="21"/>
                      </w:rPr>
                      <w:t>    if t &lt; 0 || t &gt; 1</w:t>
                    </w:r>
                  </w:ins>
                </w:p>
                <w:p w14:paraId="7748892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52" w:author="yukina minato" w:date="2025-09-07T17:09:00Z" w16du:dateUtc="2025-09-07T09:09:00Z"/>
                      <w:rFonts w:eastAsia="宋体"/>
                      <w:color w:val="5C5C5C"/>
                      <w:szCs w:val="22"/>
                    </w:rPr>
                  </w:pPr>
                  <w:ins w:id="3153"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d_p_ggg</w:t>
                    </w:r>
                    <w:proofErr w:type="spellEnd"/>
                    <w:r w:rsidRPr="00002D6B">
                      <w:rPr>
                        <w:rFonts w:ascii="Consolas" w:eastAsia="Consolas" w:hAnsi="Consolas" w:cs="Consolas"/>
                        <w:color w:val="5C5C5C"/>
                        <w:sz w:val="21"/>
                        <w:shd w:val="clear" w:color="auto" w:fill="F8F8F8"/>
                      </w:rPr>
                      <w:t> = sum(v_p_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5C5C5C"/>
                        <w:sz w:val="21"/>
                        <w:shd w:val="clear" w:color="auto" w:fill="F8F8F8"/>
                      </w:rPr>
                      <w:t>2);</w:t>
                    </w:r>
                  </w:ins>
                </w:p>
                <w:p w14:paraId="34C1D13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54" w:author="yukina minato" w:date="2025-09-07T17:09:00Z" w16du:dateUtc="2025-09-07T09:09:00Z"/>
                      <w:rFonts w:eastAsia="宋体"/>
                      <w:color w:val="5C5C5C"/>
                      <w:szCs w:val="22"/>
                    </w:rPr>
                  </w:pPr>
                  <w:ins w:id="3155"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d_q_ggg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sum(</w:t>
                    </w:r>
                    <w:proofErr w:type="gramEnd"/>
                    <w:r w:rsidRPr="00002D6B">
                      <w:rPr>
                        <w:rFonts w:ascii="Consolas" w:eastAsia="Consolas" w:hAnsi="Consolas" w:cs="Consolas"/>
                        <w:color w:val="5C5C5C"/>
                        <w:sz w:val="21"/>
                      </w:rPr>
                      <w:t>(C - Q</w:t>
                    </w:r>
                    <w:proofErr w:type="gramStart"/>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2);</w:t>
                    </w:r>
                  </w:ins>
                </w:p>
                <w:p w14:paraId="0A8317C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56" w:author="yukina minato" w:date="2025-09-07T17:09:00Z" w16du:dateUtc="2025-09-07T09:09:00Z"/>
                      <w:rFonts w:eastAsia="宋体"/>
                      <w:color w:val="5C5C5C"/>
                      <w:szCs w:val="22"/>
                    </w:rPr>
                  </w:pPr>
                  <w:ins w:id="3157"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d_i_ggg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d_p_ggg</w:t>
                    </w:r>
                    <w:proofErr w:type="spellEnd"/>
                    <w:r w:rsidRPr="00002D6B">
                      <w:rPr>
                        <w:rFonts w:ascii="Consolas" w:eastAsia="Consolas" w:hAnsi="Consolas" w:cs="Consolas"/>
                        <w:color w:val="5C5C5C"/>
                        <w:sz w:val="21"/>
                        <w:shd w:val="clear" w:color="auto" w:fill="F8F8F8"/>
                      </w:rPr>
                      <w:t> &lt;= r^2) || (</w:t>
                    </w:r>
                    <w:proofErr w:type="spellStart"/>
                    <w:r w:rsidRPr="00002D6B">
                      <w:rPr>
                        <w:rFonts w:ascii="Consolas" w:eastAsia="Consolas" w:hAnsi="Consolas" w:cs="Consolas"/>
                        <w:color w:val="5C5C5C"/>
                        <w:sz w:val="21"/>
                        <w:shd w:val="clear" w:color="auto" w:fill="F8F8F8"/>
                      </w:rPr>
                      <w:t>d_q_ggg</w:t>
                    </w:r>
                    <w:proofErr w:type="spellEnd"/>
                    <w:r w:rsidRPr="00002D6B">
                      <w:rPr>
                        <w:rFonts w:ascii="Consolas" w:eastAsia="Consolas" w:hAnsi="Consolas" w:cs="Consolas"/>
                        <w:color w:val="5C5C5C"/>
                        <w:sz w:val="21"/>
                        <w:shd w:val="clear" w:color="auto" w:fill="F8F8F8"/>
                      </w:rPr>
                      <w:t> &lt;= r^2);</w:t>
                    </w:r>
                  </w:ins>
                </w:p>
                <w:p w14:paraId="6232D725"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58" w:author="yukina minato" w:date="2025-09-07T17:09:00Z" w16du:dateUtc="2025-09-07T09:09:00Z"/>
                      <w:rFonts w:eastAsia="宋体"/>
                      <w:color w:val="5C5C5C"/>
                      <w:szCs w:val="22"/>
                    </w:rPr>
                  </w:pPr>
                  <w:ins w:id="3159" w:author="yukina minato" w:date="2025-09-07T17:09:00Z" w16du:dateUtc="2025-09-07T09:09:00Z">
                    <w:r w:rsidRPr="00002D6B">
                      <w:rPr>
                        <w:rFonts w:ascii="Consolas" w:eastAsia="Consolas" w:hAnsi="Consolas" w:cs="Consolas"/>
                        <w:color w:val="5C5C5C"/>
                        <w:sz w:val="21"/>
                      </w:rPr>
                      <w:t>    else</w:t>
                    </w:r>
                  </w:ins>
                </w:p>
                <w:p w14:paraId="5374A1B3"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60" w:author="yukina minato" w:date="2025-09-07T17:09:00Z" w16du:dateUtc="2025-09-07T09:09:00Z"/>
                      <w:rFonts w:eastAsia="宋体"/>
                      <w:color w:val="5C5C5C"/>
                      <w:szCs w:val="22"/>
                    </w:rPr>
                  </w:pPr>
                  <w:ins w:id="3161" w:author="yukina minato" w:date="2025-09-07T17:09:00Z" w16du:dateUtc="2025-09-07T09:09:00Z">
                    <w:r w:rsidRPr="00002D6B">
                      <w:rPr>
                        <w:rFonts w:ascii="Consolas" w:eastAsia="Consolas" w:hAnsi="Consolas" w:cs="Consolas"/>
                        <w:color w:val="5C5C5C"/>
                        <w:sz w:val="21"/>
                        <w:shd w:val="clear" w:color="auto" w:fill="F8F8F8"/>
                      </w:rPr>
                      <w:t>        d_s_ggg = sum(v_p_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5C5C5C"/>
                        <w:sz w:val="21"/>
                        <w:shd w:val="clear" w:color="auto" w:fill="F8F8F8"/>
                      </w:rPr>
                      <w:t>2) - (t^2) * </w:t>
                    </w:r>
                    <w:proofErr w:type="gramStart"/>
                    <w:r w:rsidRPr="00002D6B">
                      <w:rPr>
                        <w:rFonts w:ascii="Consolas" w:eastAsia="Consolas" w:hAnsi="Consolas" w:cs="Consolas"/>
                        <w:color w:val="5C5C5C"/>
                        <w:sz w:val="21"/>
                        <w:shd w:val="clear" w:color="auto" w:fill="F8F8F8"/>
                      </w:rPr>
                      <w:t>dot(</w:t>
                    </w:r>
                    <w:proofErr w:type="gramEnd"/>
                    <w:r w:rsidRPr="00002D6B">
                      <w:rPr>
                        <w:rFonts w:ascii="Consolas" w:eastAsia="Consolas" w:hAnsi="Consolas" w:cs="Consolas"/>
                        <w:color w:val="5C5C5C"/>
                        <w:sz w:val="21"/>
                        <w:shd w:val="clear" w:color="auto" w:fill="F8F8F8"/>
                      </w:rPr>
                      <w:t>v_r_ggg, v_r_ggg);</w:t>
                    </w:r>
                  </w:ins>
                </w:p>
                <w:p w14:paraId="3C6C222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62" w:author="yukina minato" w:date="2025-09-07T17:09:00Z" w16du:dateUtc="2025-09-07T09:09:00Z"/>
                      <w:rFonts w:eastAsia="宋体"/>
                      <w:color w:val="5C5C5C"/>
                      <w:szCs w:val="22"/>
                    </w:rPr>
                  </w:pPr>
                  <w:ins w:id="3163"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d_i_ggg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d_s_ggg</w:t>
                    </w:r>
                    <w:proofErr w:type="spellEnd"/>
                    <w:r w:rsidRPr="00002D6B">
                      <w:rPr>
                        <w:rFonts w:ascii="Consolas" w:eastAsia="Consolas" w:hAnsi="Consolas" w:cs="Consolas"/>
                        <w:color w:val="5C5C5C"/>
                        <w:sz w:val="21"/>
                      </w:rPr>
                      <w:t> &lt;= r^2);</w:t>
                    </w:r>
                  </w:ins>
                </w:p>
                <w:p w14:paraId="1B66E8A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64" w:author="yukina minato" w:date="2025-09-07T17:09:00Z" w16du:dateUtc="2025-09-07T09:09:00Z"/>
                      <w:rFonts w:eastAsia="宋体"/>
                      <w:color w:val="5C5C5C"/>
                      <w:szCs w:val="22"/>
                    </w:rPr>
                  </w:pPr>
                  <w:ins w:id="3165" w:author="yukina minato" w:date="2025-09-07T17:09:00Z" w16du:dateUtc="2025-09-07T09:09:00Z">
                    <w:r w:rsidRPr="00002D6B">
                      <w:rPr>
                        <w:rFonts w:ascii="Consolas" w:eastAsia="Consolas" w:hAnsi="Consolas" w:cs="Consolas"/>
                        <w:color w:val="5C5C5C"/>
                        <w:sz w:val="21"/>
                        <w:shd w:val="clear" w:color="auto" w:fill="F8F8F8"/>
                      </w:rPr>
                      <w:t>    end</w:t>
                    </w:r>
                  </w:ins>
                </w:p>
                <w:p w14:paraId="55F7B77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66" w:author="yukina minato" w:date="2025-09-07T17:09:00Z" w16du:dateUtc="2025-09-07T09:09:00Z"/>
                      <w:rFonts w:eastAsia="宋体"/>
                      <w:color w:val="5C5C5C"/>
                      <w:szCs w:val="22"/>
                    </w:rPr>
                  </w:pPr>
                  <w:ins w:id="3167" w:author="yukina minato" w:date="2025-09-07T17:09:00Z" w16du:dateUtc="2025-09-07T09:09:00Z">
                    <w:r w:rsidRPr="00002D6B">
                      <w:rPr>
                        <w:rFonts w:ascii="Consolas" w:eastAsia="Consolas" w:hAnsi="Consolas" w:cs="Consolas"/>
                        <w:color w:val="5C5C5C"/>
                        <w:sz w:val="21"/>
                      </w:rPr>
                      <w:t>end</w:t>
                    </w:r>
                  </w:ins>
                </w:p>
                <w:p w14:paraId="1B45380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3168" w:author="yukina minato" w:date="2025-09-07T17:09:00Z" w16du:dateUtc="2025-09-07T09:09:00Z"/>
                      <w:rFonts w:eastAsia="宋体"/>
                      <w:color w:val="5C5C5C"/>
                      <w:szCs w:val="22"/>
                    </w:rPr>
                  </w:pPr>
                </w:p>
                <w:p w14:paraId="498427E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69" w:author="yukina minato" w:date="2025-09-07T17:09:00Z" w16du:dateUtc="2025-09-07T09:09:00Z"/>
                      <w:rFonts w:eastAsia="宋体"/>
                      <w:color w:val="5C5C5C"/>
                      <w:szCs w:val="22"/>
                    </w:rPr>
                  </w:pPr>
                  <w:ins w:id="3170" w:author="yukina minato" w:date="2025-09-07T17:09:00Z" w16du:dateUtc="2025-09-07T09:09:00Z">
                    <w:r w:rsidRPr="00002D6B">
                      <w:rPr>
                        <w:rFonts w:ascii="Consolas" w:eastAsia="Consolas" w:hAnsi="Consolas" w:cs="Consolas"/>
                        <w:color w:val="5C5C5C"/>
                        <w:sz w:val="21"/>
                      </w:rPr>
                      <w:t>function </w:t>
                    </w:r>
                    <w:proofErr w:type="spellStart"/>
                    <w:r w:rsidRPr="00002D6B">
                      <w:rPr>
                        <w:rFonts w:ascii="Consolas" w:eastAsia="Consolas" w:hAnsi="Consolas" w:cs="Consolas"/>
                        <w:color w:val="5C5C5C"/>
                        <w:sz w:val="21"/>
                      </w:rPr>
                      <w:t>p_m_ggg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g_m_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t_v_ggg</w:t>
                    </w:r>
                    <w:proofErr w:type="spellEnd"/>
                    <w:r w:rsidRPr="00002D6B">
                      <w:rPr>
                        <w:rFonts w:ascii="Consolas" w:eastAsia="Consolas" w:hAnsi="Consolas" w:cs="Consolas"/>
                        <w:color w:val="5C5C5C"/>
                        <w:sz w:val="21"/>
                      </w:rPr>
                      <w:t>, M0, </w:t>
                    </w:r>
                    <w:proofErr w:type="spellStart"/>
                    <w:r w:rsidRPr="00002D6B">
                      <w:rPr>
                        <w:rFonts w:ascii="Consolas" w:eastAsia="Consolas" w:hAnsi="Consolas" w:cs="Consolas"/>
                        <w:color w:val="5C5C5C"/>
                        <w:sz w:val="21"/>
                      </w:rPr>
                      <w:t>v_m</w:t>
                    </w:r>
                    <w:proofErr w:type="spellEnd"/>
                    <w:r w:rsidRPr="00002D6B">
                      <w:rPr>
                        <w:rFonts w:ascii="Consolas" w:eastAsia="Consolas" w:hAnsi="Consolas" w:cs="Consolas"/>
                        <w:color w:val="5C5C5C"/>
                        <w:sz w:val="21"/>
                      </w:rPr>
                      <w:t>, O) </w:t>
                    </w:r>
                  </w:ins>
                </w:p>
                <w:p w14:paraId="6DFCD42A"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71" w:author="yukina minato" w:date="2025-09-07T17:09:00Z" w16du:dateUtc="2025-09-07T09:09:00Z"/>
                      <w:rFonts w:eastAsia="宋体"/>
                      <w:color w:val="5C5C5C"/>
                      <w:szCs w:val="22"/>
                    </w:rPr>
                  </w:pPr>
                  <w:ins w:id="3172"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d_v_ggg</w:t>
                    </w:r>
                    <w:proofErr w:type="spellEnd"/>
                    <w:r w:rsidRPr="00002D6B">
                      <w:rPr>
                        <w:rFonts w:ascii="Consolas" w:eastAsia="Consolas" w:hAnsi="Consolas" w:cs="Consolas"/>
                        <w:color w:val="5C5C5C"/>
                        <w:sz w:val="21"/>
                        <w:shd w:val="clear" w:color="auto" w:fill="F8F8F8"/>
                      </w:rPr>
                      <w:t> = (O - M0) / </w:t>
                    </w:r>
                    <w:proofErr w:type="gramStart"/>
                    <w:r w:rsidRPr="00002D6B">
                      <w:rPr>
                        <w:rFonts w:ascii="Consolas" w:eastAsia="Consolas" w:hAnsi="Consolas" w:cs="Consolas"/>
                        <w:color w:val="5C5C5C"/>
                        <w:sz w:val="21"/>
                        <w:shd w:val="clear" w:color="auto" w:fill="F8F8F8"/>
                      </w:rPr>
                      <w:t>norm(</w:t>
                    </w:r>
                    <w:proofErr w:type="gramEnd"/>
                    <w:r w:rsidRPr="00002D6B">
                      <w:rPr>
                        <w:rFonts w:ascii="Consolas" w:eastAsia="Consolas" w:hAnsi="Consolas" w:cs="Consolas"/>
                        <w:color w:val="5C5C5C"/>
                        <w:sz w:val="21"/>
                        <w:shd w:val="clear" w:color="auto" w:fill="F8F8F8"/>
                      </w:rPr>
                      <w:t>O - M0);</w:t>
                    </w:r>
                  </w:ins>
                </w:p>
                <w:p w14:paraId="17642F05"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73" w:author="yukina minato" w:date="2025-09-07T17:09:00Z" w16du:dateUtc="2025-09-07T09:09:00Z"/>
                      <w:rFonts w:eastAsia="宋体"/>
                      <w:color w:val="5C5C5C"/>
                      <w:szCs w:val="22"/>
                    </w:rPr>
                  </w:pPr>
                  <w:ins w:id="3174"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p_m_ggg</w:t>
                    </w:r>
                    <w:proofErr w:type="spellEnd"/>
                    <w:r w:rsidRPr="00002D6B">
                      <w:rPr>
                        <w:rFonts w:ascii="Consolas" w:eastAsia="Consolas" w:hAnsi="Consolas" w:cs="Consolas"/>
                        <w:color w:val="5C5C5C"/>
                        <w:sz w:val="21"/>
                      </w:rPr>
                      <w:t> = M0 + </w:t>
                    </w:r>
                    <w:proofErr w:type="spellStart"/>
                    <w:r w:rsidRPr="00002D6B">
                      <w:rPr>
                        <w:rFonts w:ascii="Consolas" w:eastAsia="Consolas" w:hAnsi="Consolas" w:cs="Consolas"/>
                        <w:color w:val="5C5C5C"/>
                        <w:sz w:val="21"/>
                      </w:rPr>
                      <w:t>t_v_ggg</w:t>
                    </w:r>
                    <w:proofErr w:type="spellEnd"/>
                    <w:r w:rsidRPr="00002D6B">
                      <w:rPr>
                        <w:rFonts w:ascii="Consolas" w:eastAsia="Consolas" w:hAnsi="Consolas" w:cs="Consolas"/>
                        <w:color w:val="5C5C5C"/>
                        <w:sz w:val="21"/>
                      </w:rPr>
                      <w:t>'</w:t>
                    </w:r>
                    <w:r w:rsidRPr="00002D6B">
                      <w:rPr>
                        <w:rFonts w:ascii="Consolas" w:eastAsia="Consolas" w:hAnsi="Consolas" w:cs="Consolas"/>
                        <w:color w:val="5C5C5C"/>
                        <w:sz w:val="21"/>
                        <w:bdr w:val="single" w:sz="18" w:space="0" w:color="6CE26C"/>
                      </w:rPr>
                      <w:t> * (</w:t>
                    </w:r>
                    <w:proofErr w:type="spellStart"/>
                    <w:r w:rsidRPr="00002D6B">
                      <w:rPr>
                        <w:rFonts w:ascii="Consolas" w:eastAsia="Consolas" w:hAnsi="Consolas" w:cs="Consolas"/>
                        <w:color w:val="5C5C5C"/>
                        <w:sz w:val="21"/>
                        <w:bdr w:val="single" w:sz="18" w:space="0" w:color="6CE26C"/>
                      </w:rPr>
                      <w:t>v_m</w:t>
                    </w:r>
                    <w:proofErr w:type="spellEnd"/>
                    <w:r w:rsidRPr="00002D6B">
                      <w:rPr>
                        <w:rFonts w:ascii="Consolas" w:eastAsia="Consolas" w:hAnsi="Consolas" w:cs="Consolas"/>
                        <w:color w:val="5C5C5C"/>
                        <w:sz w:val="21"/>
                        <w:bdr w:val="single" w:sz="18" w:space="0" w:color="6CE26C"/>
                      </w:rPr>
                      <w:t> * </w:t>
                    </w:r>
                    <w:proofErr w:type="spellStart"/>
                    <w:r w:rsidRPr="00002D6B">
                      <w:rPr>
                        <w:rFonts w:ascii="Consolas" w:eastAsia="Consolas" w:hAnsi="Consolas" w:cs="Consolas"/>
                        <w:color w:val="5C5C5C"/>
                        <w:sz w:val="21"/>
                        <w:bdr w:val="single" w:sz="18" w:space="0" w:color="6CE26C"/>
                      </w:rPr>
                      <w:t>d_v_ggg</w:t>
                    </w:r>
                    <w:proofErr w:type="spellEnd"/>
                    <w:r w:rsidRPr="00002D6B">
                      <w:rPr>
                        <w:rFonts w:ascii="Consolas" w:eastAsia="Consolas" w:hAnsi="Consolas" w:cs="Consolas"/>
                        <w:color w:val="5C5C5C"/>
                        <w:sz w:val="21"/>
                        <w:bdr w:val="single" w:sz="18" w:space="0" w:color="6CE26C"/>
                      </w:rPr>
                      <w:t>);</w:t>
                    </w:r>
                  </w:ins>
                </w:p>
                <w:p w14:paraId="796C8BA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75" w:author="yukina minato" w:date="2025-09-07T17:09:00Z" w16du:dateUtc="2025-09-07T09:09:00Z"/>
                      <w:rFonts w:eastAsia="宋体"/>
                      <w:color w:val="5C5C5C"/>
                      <w:szCs w:val="22"/>
                    </w:rPr>
                  </w:pPr>
                  <w:ins w:id="3176" w:author="yukina minato" w:date="2025-09-07T17:09:00Z" w16du:dateUtc="2025-09-07T09:09:00Z">
                    <w:r w:rsidRPr="00002D6B">
                      <w:rPr>
                        <w:rFonts w:ascii="Consolas" w:eastAsia="Consolas" w:hAnsi="Consolas" w:cs="Consolas"/>
                        <w:color w:val="5C5C5C"/>
                        <w:sz w:val="21"/>
                        <w:shd w:val="clear" w:color="auto" w:fill="F8F8F8"/>
                      </w:rPr>
                      <w:t>end</w:t>
                    </w:r>
                  </w:ins>
                </w:p>
                <w:p w14:paraId="5437B39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3177" w:author="yukina minato" w:date="2025-09-07T17:09:00Z" w16du:dateUtc="2025-09-07T09:09:00Z"/>
                      <w:rFonts w:eastAsia="宋体"/>
                      <w:color w:val="5C5C5C"/>
                      <w:szCs w:val="22"/>
                    </w:rPr>
                  </w:pPr>
                </w:p>
                <w:p w14:paraId="77F2250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3178" w:author="yukina minato" w:date="2025-09-07T17:09:00Z" w16du:dateUtc="2025-09-07T09:09:00Z"/>
                      <w:rFonts w:eastAsia="宋体"/>
                      <w:color w:val="5C5C5C"/>
                      <w:szCs w:val="22"/>
                    </w:rPr>
                  </w:pPr>
                </w:p>
                <w:p w14:paraId="1F83C16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79" w:author="yukina minato" w:date="2025-09-07T17:09:00Z" w16du:dateUtc="2025-09-07T09:09:00Z"/>
                      <w:rFonts w:eastAsia="宋体"/>
                      <w:color w:val="5C5C5C"/>
                      <w:szCs w:val="22"/>
                    </w:rPr>
                  </w:pPr>
                  <w:ins w:id="3180" w:author="yukina minato" w:date="2025-09-07T17:09:00Z" w16du:dateUtc="2025-09-07T09:09:00Z">
                    <w:r w:rsidRPr="00002D6B">
                      <w:rPr>
                        <w:rFonts w:ascii="Consolas" w:eastAsia="Consolas" w:hAnsi="Consolas" w:cs="Consolas"/>
                        <w:color w:val="5C5C5C"/>
                        <w:sz w:val="21"/>
                      </w:rPr>
                      <w:t>function </w:t>
                    </w:r>
                    <w:proofErr w:type="spellStart"/>
                    <w:r w:rsidRPr="00002D6B">
                      <w:rPr>
                        <w:rFonts w:ascii="Consolas" w:eastAsia="Consolas" w:hAnsi="Consolas" w:cs="Consolas"/>
                        <w:color w:val="5C5C5C"/>
                        <w:sz w:val="21"/>
                      </w:rPr>
                      <w:t>s_i_ggg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s_t_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fitness, </w:t>
                    </w:r>
                    <w:proofErr w:type="spellStart"/>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 </w:t>
                    </w:r>
                  </w:ins>
                </w:p>
                <w:p w14:paraId="1C9F856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81" w:author="yukina minato" w:date="2025-09-07T17:09:00Z" w16du:dateUtc="2025-09-07T09:09:00Z"/>
                      <w:rFonts w:eastAsia="宋体"/>
                      <w:color w:val="5C5C5C"/>
                      <w:szCs w:val="22"/>
                    </w:rPr>
                  </w:pPr>
                  <w:ins w:id="3182"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p_s_ggg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A626A4"/>
                        <w:sz w:val="21"/>
                        <w:shd w:val="clear" w:color="auto" w:fill="F8F8F8"/>
                      </w:rPr>
                      <w:t>length</w:t>
                    </w:r>
                    <w:r w:rsidRPr="00002D6B">
                      <w:rPr>
                        <w:rFonts w:ascii="Consolas" w:eastAsia="Consolas" w:hAnsi="Consolas" w:cs="Consolas"/>
                        <w:color w:val="5C5C5C"/>
                        <w:sz w:val="21"/>
                        <w:shd w:val="clear" w:color="auto" w:fill="F8F8F8"/>
                      </w:rPr>
                      <w:t>(fitness);</w:t>
                    </w:r>
                  </w:ins>
                </w:p>
                <w:p w14:paraId="2ECE8DD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83" w:author="yukina minato" w:date="2025-09-07T17:09:00Z" w16du:dateUtc="2025-09-07T09:09:00Z"/>
                      <w:rFonts w:eastAsia="宋体"/>
                      <w:color w:val="5C5C5C"/>
                      <w:szCs w:val="22"/>
                    </w:rPr>
                  </w:pPr>
                  <w:ins w:id="3184" w:author="yukina minato" w:date="2025-09-07T17:09:00Z" w16du:dateUtc="2025-09-07T09:09:00Z">
                    <w:r w:rsidRPr="00002D6B">
                      <w:rPr>
                        <w:rFonts w:ascii="Consolas" w:eastAsia="Consolas" w:hAnsi="Consolas" w:cs="Consolas"/>
                        <w:color w:val="5C5C5C"/>
                        <w:sz w:val="21"/>
                      </w:rPr>
                      <w:t>    indices = </w:t>
                    </w:r>
                    <w:proofErr w:type="spellStart"/>
                    <w:proofErr w:type="gramStart"/>
                    <w:r w:rsidRPr="00002D6B">
                      <w:rPr>
                        <w:rFonts w:ascii="Consolas" w:eastAsia="Consolas" w:hAnsi="Consolas" w:cs="Consolas"/>
                        <w:color w:val="5C5C5C"/>
                        <w:sz w:val="21"/>
                      </w:rPr>
                      <w:t>randi</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p_s_ggg</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w:t>
                    </w:r>
                  </w:ins>
                </w:p>
                <w:p w14:paraId="4524A33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85" w:author="yukina minato" w:date="2025-09-07T17:09:00Z" w16du:dateUtc="2025-09-07T09:09:00Z"/>
                      <w:rFonts w:eastAsia="宋体"/>
                      <w:color w:val="5C5C5C"/>
                      <w:szCs w:val="22"/>
                    </w:rPr>
                  </w:pPr>
                  <w:ins w:id="3186" w:author="yukina minato" w:date="2025-09-07T17:09:00Z" w16du:dateUtc="2025-09-07T09:09:00Z">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b_i_ggg</w:t>
                    </w:r>
                    <w:proofErr w:type="spellEnd"/>
                    <w:r w:rsidRPr="00002D6B">
                      <w:rPr>
                        <w:rFonts w:ascii="Consolas" w:eastAsia="Consolas" w:hAnsi="Consolas" w:cs="Consolas"/>
                        <w:color w:val="5C5C5C"/>
                        <w:sz w:val="21"/>
                        <w:shd w:val="clear" w:color="auto" w:fill="F8F8F8"/>
                      </w:rPr>
                      <w:t>] = max(fitness(indices));</w:t>
                    </w:r>
                  </w:ins>
                </w:p>
                <w:p w14:paraId="29961F3E"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87" w:author="yukina minato" w:date="2025-09-07T17:09:00Z" w16du:dateUtc="2025-09-07T09:09:00Z"/>
                      <w:rFonts w:eastAsia="宋体"/>
                      <w:color w:val="5C5C5C"/>
                      <w:szCs w:val="22"/>
                    </w:rPr>
                  </w:pPr>
                  <w:ins w:id="3188"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s_i_ggg</w:t>
                    </w:r>
                    <w:proofErr w:type="spellEnd"/>
                    <w:r w:rsidRPr="00002D6B">
                      <w:rPr>
                        <w:rFonts w:ascii="Consolas" w:eastAsia="Consolas" w:hAnsi="Consolas" w:cs="Consolas"/>
                        <w:color w:val="5C5C5C"/>
                        <w:sz w:val="21"/>
                      </w:rPr>
                      <w:t> = indices(</w:t>
                    </w:r>
                    <w:proofErr w:type="spellStart"/>
                    <w:r w:rsidRPr="00002D6B">
                      <w:rPr>
                        <w:rFonts w:ascii="Consolas" w:eastAsia="Consolas" w:hAnsi="Consolas" w:cs="Consolas"/>
                        <w:color w:val="5C5C5C"/>
                        <w:sz w:val="21"/>
                      </w:rPr>
                      <w:t>b_i_ggg</w:t>
                    </w:r>
                    <w:proofErr w:type="spellEnd"/>
                    <w:r w:rsidRPr="00002D6B">
                      <w:rPr>
                        <w:rFonts w:ascii="Consolas" w:eastAsia="Consolas" w:hAnsi="Consolas" w:cs="Consolas"/>
                        <w:color w:val="5C5C5C"/>
                        <w:sz w:val="21"/>
                      </w:rPr>
                      <w:t>);</w:t>
                    </w:r>
                  </w:ins>
                </w:p>
                <w:p w14:paraId="7F39521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89" w:author="yukina minato" w:date="2025-09-07T17:09:00Z" w16du:dateUtc="2025-09-07T09:09:00Z"/>
                      <w:rFonts w:eastAsia="宋体"/>
                      <w:color w:val="5C5C5C"/>
                      <w:szCs w:val="22"/>
                    </w:rPr>
                  </w:pPr>
                  <w:ins w:id="3190" w:author="yukina minato" w:date="2025-09-07T17:09:00Z" w16du:dateUtc="2025-09-07T09:09:00Z">
                    <w:r w:rsidRPr="00002D6B">
                      <w:rPr>
                        <w:rFonts w:ascii="Consolas" w:eastAsia="Consolas" w:hAnsi="Consolas" w:cs="Consolas"/>
                        <w:color w:val="5C5C5C"/>
                        <w:sz w:val="21"/>
                        <w:shd w:val="clear" w:color="auto" w:fill="F8F8F8"/>
                      </w:rPr>
                      <w:t>end</w:t>
                    </w:r>
                  </w:ins>
                </w:p>
                <w:p w14:paraId="550ED12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3191" w:author="yukina minato" w:date="2025-09-07T17:09:00Z" w16du:dateUtc="2025-09-07T09:09:00Z"/>
                      <w:rFonts w:eastAsia="宋体"/>
                      <w:color w:val="5C5C5C"/>
                      <w:szCs w:val="22"/>
                    </w:rPr>
                  </w:pPr>
                </w:p>
                <w:p w14:paraId="347BE51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92" w:author="yukina minato" w:date="2025-09-07T17:09:00Z" w16du:dateUtc="2025-09-07T09:09:00Z"/>
                      <w:rFonts w:eastAsia="宋体"/>
                      <w:color w:val="5C5C5C"/>
                      <w:szCs w:val="22"/>
                    </w:rPr>
                  </w:pPr>
                  <w:ins w:id="3193" w:author="yukina minato" w:date="2025-09-07T17:09:00Z" w16du:dateUtc="2025-09-07T09:09:00Z">
                    <w:r w:rsidRPr="00002D6B">
                      <w:rPr>
                        <w:rFonts w:ascii="Consolas" w:eastAsia="Consolas" w:hAnsi="Consolas" w:cs="Consolas"/>
                        <w:color w:val="5C5C5C"/>
                        <w:sz w:val="21"/>
                        <w:shd w:val="clear" w:color="auto" w:fill="F8F8F8"/>
                      </w:rPr>
                      <w:t>function </w:t>
                    </w:r>
                    <w:proofErr w:type="spellStart"/>
                    <w:r w:rsidRPr="00002D6B">
                      <w:rPr>
                        <w:rFonts w:ascii="Consolas" w:eastAsia="Consolas" w:hAnsi="Consolas" w:cs="Consolas"/>
                        <w:color w:val="5C5C5C"/>
                        <w:sz w:val="21"/>
                        <w:shd w:val="clear" w:color="auto" w:fill="F8F8F8"/>
                      </w:rPr>
                      <w:t>i_i_ggg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m_m_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individual, </w:t>
                    </w:r>
                    <w:proofErr w:type="spellStart"/>
                    <w:r w:rsidRPr="00002D6B">
                      <w:rPr>
                        <w:rFonts w:ascii="Consolas" w:eastAsia="Consolas" w:hAnsi="Consolas" w:cs="Consolas"/>
                        <w:color w:val="5C5C5C"/>
                        <w:sz w:val="21"/>
                        <w:shd w:val="clear" w:color="auto" w:fill="F8F8F8"/>
                      </w:rPr>
                      <w:t>m_r_ggg</w:t>
                    </w:r>
                    <w:proofErr w:type="spellEnd"/>
                    <w:r w:rsidRPr="00002D6B">
                      <w:rPr>
                        <w:rFonts w:ascii="Consolas" w:eastAsia="Consolas" w:hAnsi="Consolas" w:cs="Consolas"/>
                        <w:color w:val="5C5C5C"/>
                        <w:sz w:val="21"/>
                        <w:shd w:val="clear" w:color="auto" w:fill="F8F8F8"/>
                      </w:rPr>
                      <w:t>, bounds)</w:t>
                    </w:r>
                  </w:ins>
                </w:p>
                <w:p w14:paraId="1010AE9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94" w:author="yukina minato" w:date="2025-09-07T17:09:00Z" w16du:dateUtc="2025-09-07T09:09:00Z"/>
                      <w:rFonts w:eastAsia="宋体"/>
                      <w:color w:val="5C5C5C"/>
                      <w:szCs w:val="22"/>
                    </w:rPr>
                  </w:pPr>
                  <w:ins w:id="3195"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n_e_ggg</w:t>
                    </w:r>
                    <w:proofErr w:type="spellEnd"/>
                    <w:r w:rsidRPr="00002D6B">
                      <w:rPr>
                        <w:rFonts w:ascii="Consolas" w:eastAsia="Consolas" w:hAnsi="Consolas" w:cs="Consolas"/>
                        <w:color w:val="5C5C5C"/>
                        <w:sz w:val="21"/>
                      </w:rPr>
                      <w:t> = </w:t>
                    </w:r>
                    <w:r w:rsidRPr="00002D6B">
                      <w:rPr>
                        <w:rFonts w:ascii="Consolas" w:eastAsia="Consolas" w:hAnsi="Consolas" w:cs="Consolas"/>
                        <w:color w:val="A626A4"/>
                        <w:sz w:val="21"/>
                      </w:rPr>
                      <w:t>length</w:t>
                    </w:r>
                    <w:r w:rsidRPr="00002D6B">
                      <w:rPr>
                        <w:rFonts w:ascii="Consolas" w:eastAsia="Consolas" w:hAnsi="Consolas" w:cs="Consolas"/>
                        <w:color w:val="5C5C5C"/>
                        <w:sz w:val="21"/>
                      </w:rPr>
                      <w:t>(individual);</w:t>
                    </w:r>
                  </w:ins>
                </w:p>
                <w:p w14:paraId="6B06039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196" w:author="yukina minato" w:date="2025-09-07T17:09:00Z" w16du:dateUtc="2025-09-07T09:09:00Z"/>
                      <w:rFonts w:eastAsia="宋体"/>
                      <w:color w:val="5C5C5C"/>
                      <w:szCs w:val="22"/>
                    </w:rPr>
                  </w:pPr>
                  <w:ins w:id="3197"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i_i_ggg</w:t>
                    </w:r>
                    <w:proofErr w:type="spellEnd"/>
                    <w:r w:rsidRPr="00002D6B">
                      <w:rPr>
                        <w:rFonts w:ascii="Consolas" w:eastAsia="Consolas" w:hAnsi="Consolas" w:cs="Consolas"/>
                        <w:color w:val="5C5C5C"/>
                        <w:sz w:val="21"/>
                        <w:shd w:val="clear" w:color="auto" w:fill="F8F8F8"/>
                      </w:rPr>
                      <w:t> = individual;</w:t>
                    </w:r>
                  </w:ins>
                </w:p>
                <w:p w14:paraId="60C5591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198" w:author="yukina minato" w:date="2025-09-07T17:09:00Z" w16du:dateUtc="2025-09-07T09:09:00Z"/>
                      <w:rFonts w:eastAsia="宋体"/>
                      <w:color w:val="5C5C5C"/>
                      <w:szCs w:val="22"/>
                    </w:rPr>
                  </w:pPr>
                  <w:ins w:id="3199"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:n</w:t>
                    </w:r>
                    <w:proofErr w:type="gramEnd"/>
                    <w:r w:rsidRPr="00002D6B">
                      <w:rPr>
                        <w:rFonts w:ascii="Consolas" w:eastAsia="Consolas" w:hAnsi="Consolas" w:cs="Consolas"/>
                        <w:color w:val="5C5C5C"/>
                        <w:sz w:val="21"/>
                      </w:rPr>
                      <w:t>_e_ggg</w:t>
                    </w:r>
                  </w:ins>
                </w:p>
                <w:p w14:paraId="0DF7333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200" w:author="yukina minato" w:date="2025-09-07T17:09:00Z" w16du:dateUtc="2025-09-07T09:09:00Z"/>
                      <w:rFonts w:eastAsia="宋体"/>
                      <w:color w:val="5C5C5C"/>
                      <w:szCs w:val="22"/>
                    </w:rPr>
                  </w:pPr>
                  <w:ins w:id="3201"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rand</w:t>
                    </w:r>
                    <w:r w:rsidRPr="00002D6B">
                      <w:rPr>
                        <w:rFonts w:ascii="Consolas" w:eastAsia="Consolas" w:hAnsi="Consolas" w:cs="Consolas"/>
                        <w:color w:val="5C5C5C"/>
                        <w:sz w:val="21"/>
                        <w:shd w:val="clear" w:color="auto" w:fill="F8F8F8"/>
                      </w:rPr>
                      <w:t> &lt; </w:t>
                    </w:r>
                    <w:proofErr w:type="spellStart"/>
                    <w:r w:rsidRPr="00002D6B">
                      <w:rPr>
                        <w:rFonts w:ascii="Consolas" w:eastAsia="Consolas" w:hAnsi="Consolas" w:cs="Consolas"/>
                        <w:color w:val="5C5C5C"/>
                        <w:sz w:val="21"/>
                        <w:shd w:val="clear" w:color="auto" w:fill="F8F8F8"/>
                      </w:rPr>
                      <w:t>m_r_ggg</w:t>
                    </w:r>
                    <w:proofErr w:type="spellEnd"/>
                  </w:ins>
                </w:p>
                <w:p w14:paraId="5F740AA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202" w:author="yukina minato" w:date="2025-09-07T17:09:00Z" w16du:dateUtc="2025-09-07T09:09:00Z"/>
                      <w:rFonts w:eastAsia="宋体"/>
                      <w:color w:val="5C5C5C"/>
                      <w:szCs w:val="22"/>
                    </w:rPr>
                  </w:pPr>
                  <w:ins w:id="3203" w:author="yukina minato" w:date="2025-09-07T17:09:00Z" w16du:dateUtc="2025-09-07T09:09:00Z">
                    <w:r w:rsidRPr="00002D6B">
                      <w:rPr>
                        <w:rFonts w:ascii="Consolas" w:eastAsia="Consolas" w:hAnsi="Consolas" w:cs="Consolas"/>
                        <w:color w:val="5C5C5C"/>
                        <w:sz w:val="21"/>
                      </w:rPr>
                      <w:t>            range = </w:t>
                    </w:r>
                    <w:proofErr w:type="spellStart"/>
                    <w:proofErr w:type="gramStart"/>
                    <w:r w:rsidRPr="00002D6B">
                      <w:rPr>
                        <w:rFonts w:ascii="Consolas" w:eastAsia="Consolas" w:hAnsi="Consolas" w:cs="Consolas"/>
                        <w:color w:val="5C5C5C"/>
                        <w:sz w:val="21"/>
                      </w:rPr>
                      <w:t>bounds.upper</w:t>
                    </w:r>
                    <w:proofErr w:type="spellEnd"/>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proofErr w:type="gramStart"/>
                    <w:r w:rsidRPr="00002D6B">
                      <w:rPr>
                        <w:rFonts w:ascii="Consolas" w:eastAsia="Consolas" w:hAnsi="Consolas" w:cs="Consolas"/>
                        <w:color w:val="5C5C5C"/>
                        <w:sz w:val="21"/>
                      </w:rPr>
                      <w:t>bounds.lower</w:t>
                    </w:r>
                    <w:proofErr w:type="spellEnd"/>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w:t>
                    </w:r>
                  </w:ins>
                </w:p>
                <w:p w14:paraId="01CACFA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204" w:author="yukina minato" w:date="2025-09-07T17:09:00Z" w16du:dateUtc="2025-09-07T09:09:00Z"/>
                      <w:rFonts w:eastAsia="宋体"/>
                      <w:color w:val="5C5C5C"/>
                      <w:szCs w:val="22"/>
                    </w:rPr>
                  </w:pPr>
                  <w:ins w:id="3205"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m_v_ggg</w:t>
                    </w:r>
                    <w:proofErr w:type="spellEnd"/>
                    <w:r w:rsidRPr="00002D6B">
                      <w:rPr>
                        <w:rFonts w:ascii="Consolas" w:eastAsia="Consolas" w:hAnsi="Consolas" w:cs="Consolas"/>
                        <w:color w:val="5C5C5C"/>
                        <w:sz w:val="21"/>
                        <w:shd w:val="clear" w:color="auto" w:fill="F8F8F8"/>
                      </w:rPr>
                      <w:t> = (range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randn</w:t>
                    </w:r>
                    <w:proofErr w:type="spellEnd"/>
                    <w:r w:rsidRPr="00002D6B">
                      <w:rPr>
                        <w:rFonts w:ascii="Consolas" w:eastAsia="Consolas" w:hAnsi="Consolas" w:cs="Consolas"/>
                        <w:color w:val="5C5C5C"/>
                        <w:sz w:val="21"/>
                        <w:shd w:val="clear" w:color="auto" w:fill="F8F8F8"/>
                      </w:rPr>
                      <w:t>;</w:t>
                    </w:r>
                  </w:ins>
                </w:p>
                <w:p w14:paraId="5C8C87E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206" w:author="yukina minato" w:date="2025-09-07T17:09:00Z" w16du:dateUtc="2025-09-07T09:09:00Z"/>
                      <w:rFonts w:eastAsia="宋体"/>
                      <w:color w:val="5C5C5C"/>
                      <w:szCs w:val="22"/>
                    </w:rPr>
                  </w:pPr>
                  <w:ins w:id="3207"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i_i_ggg</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i_i_ggg</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m_v_ggg</w:t>
                    </w:r>
                    <w:proofErr w:type="spellEnd"/>
                    <w:r w:rsidRPr="00002D6B">
                      <w:rPr>
                        <w:rFonts w:ascii="Consolas" w:eastAsia="Consolas" w:hAnsi="Consolas" w:cs="Consolas"/>
                        <w:color w:val="5C5C5C"/>
                        <w:sz w:val="21"/>
                      </w:rPr>
                      <w:t>;</w:t>
                    </w:r>
                  </w:ins>
                </w:p>
                <w:p w14:paraId="164704D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208" w:author="yukina minato" w:date="2025-09-07T17:09:00Z" w16du:dateUtc="2025-09-07T09:09:00Z"/>
                      <w:rFonts w:eastAsia="宋体"/>
                      <w:color w:val="5C5C5C"/>
                      <w:szCs w:val="22"/>
                    </w:rPr>
                  </w:pPr>
                  <w:ins w:id="3209"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i_i_ggg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max(</w:t>
                    </w:r>
                    <w:proofErr w:type="spellStart"/>
                    <w:r w:rsidRPr="00002D6B">
                      <w:rPr>
                        <w:rFonts w:ascii="Consolas" w:eastAsia="Consolas" w:hAnsi="Consolas" w:cs="Consolas"/>
                        <w:color w:val="5C5C5C"/>
                        <w:sz w:val="21"/>
                        <w:shd w:val="clear" w:color="auto" w:fill="F8F8F8"/>
                      </w:rPr>
                      <w:t>i_i_ggg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bounds.lower</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w:t>
                    </w:r>
                  </w:ins>
                </w:p>
                <w:p w14:paraId="3D9154A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210" w:author="yukina minato" w:date="2025-09-07T17:09:00Z" w16du:dateUtc="2025-09-07T09:09:00Z"/>
                      <w:rFonts w:eastAsia="宋体"/>
                      <w:color w:val="5C5C5C"/>
                      <w:szCs w:val="22"/>
                    </w:rPr>
                  </w:pPr>
                  <w:ins w:id="3211"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i_i_ggg</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min(</w:t>
                    </w:r>
                    <w:proofErr w:type="spellStart"/>
                    <w:r w:rsidRPr="00002D6B">
                      <w:rPr>
                        <w:rFonts w:ascii="Consolas" w:eastAsia="Consolas" w:hAnsi="Consolas" w:cs="Consolas"/>
                        <w:color w:val="5C5C5C"/>
                        <w:sz w:val="21"/>
                      </w:rPr>
                      <w:t>i_i_ggg</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proofErr w:type="spellStart"/>
                    <w:proofErr w:type="gramStart"/>
                    <w:r w:rsidRPr="00002D6B">
                      <w:rPr>
                        <w:rFonts w:ascii="Consolas" w:eastAsia="Consolas" w:hAnsi="Consolas" w:cs="Consolas"/>
                        <w:color w:val="5C5C5C"/>
                        <w:sz w:val="21"/>
                      </w:rPr>
                      <w:t>bounds.upper</w:t>
                    </w:r>
                    <w:proofErr w:type="spellEnd"/>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w:t>
                    </w:r>
                  </w:ins>
                </w:p>
                <w:p w14:paraId="0B68FBB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212" w:author="yukina minato" w:date="2025-09-07T17:09:00Z" w16du:dateUtc="2025-09-07T09:09:00Z"/>
                      <w:rFonts w:eastAsia="宋体"/>
                      <w:color w:val="5C5C5C"/>
                      <w:szCs w:val="22"/>
                    </w:rPr>
                  </w:pPr>
                  <w:ins w:id="3213" w:author="yukina minato" w:date="2025-09-07T17:09:00Z" w16du:dateUtc="2025-09-07T09:09:00Z">
                    <w:r w:rsidRPr="00002D6B">
                      <w:rPr>
                        <w:rFonts w:ascii="Consolas" w:eastAsia="Consolas" w:hAnsi="Consolas" w:cs="Consolas"/>
                        <w:color w:val="5C5C5C"/>
                        <w:sz w:val="21"/>
                        <w:shd w:val="clear" w:color="auto" w:fill="F8F8F8"/>
                      </w:rPr>
                      <w:t>        end</w:t>
                    </w:r>
                  </w:ins>
                </w:p>
                <w:p w14:paraId="558C35D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3214" w:author="yukina minato" w:date="2025-09-07T17:09:00Z" w16du:dateUtc="2025-09-07T09:09:00Z"/>
                      <w:rFonts w:eastAsia="宋体"/>
                      <w:color w:val="5C5C5C"/>
                      <w:szCs w:val="22"/>
                    </w:rPr>
                  </w:pPr>
                  <w:ins w:id="3215" w:author="yukina minato" w:date="2025-09-07T17:09:00Z" w16du:dateUtc="2025-09-07T09:09:00Z">
                    <w:r w:rsidRPr="00002D6B">
                      <w:rPr>
                        <w:rFonts w:ascii="Consolas" w:eastAsia="Consolas" w:hAnsi="Consolas" w:cs="Consolas"/>
                        <w:color w:val="5C5C5C"/>
                        <w:sz w:val="21"/>
                      </w:rPr>
                      <w:t>    end</w:t>
                    </w:r>
                  </w:ins>
                </w:p>
                <w:p w14:paraId="7EF9C3E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3216" w:author="yukina minato" w:date="2025-09-07T17:09:00Z" w16du:dateUtc="2025-09-07T09:09:00Z"/>
                      <w:rFonts w:eastAsia="宋体"/>
                      <w:color w:val="5C5C5C"/>
                      <w:szCs w:val="22"/>
                    </w:rPr>
                  </w:pPr>
                  <w:ins w:id="3217" w:author="yukina minato" w:date="2025-09-07T17:09:00Z" w16du:dateUtc="2025-09-07T09:09:00Z">
                    <w:r w:rsidRPr="00002D6B">
                      <w:rPr>
                        <w:rFonts w:ascii="Consolas" w:eastAsia="Consolas" w:hAnsi="Consolas" w:cs="Consolas"/>
                        <w:color w:val="5C5C5C"/>
                        <w:sz w:val="21"/>
                        <w:shd w:val="clear" w:color="auto" w:fill="F8F8F8"/>
                      </w:rPr>
                      <w:t>end</w:t>
                    </w:r>
                  </w:ins>
                </w:p>
                <w:p w14:paraId="4EDD7678" w14:textId="77777777" w:rsidR="00002D6B" w:rsidRPr="00002D6B" w:rsidRDefault="00002D6B" w:rsidP="00002D6B">
                  <w:pPr>
                    <w:widowControl w:val="0"/>
                    <w:spacing w:before="0" w:after="0"/>
                    <w:jc w:val="both"/>
                    <w:rPr>
                      <w:ins w:id="3218" w:author="yukina minato" w:date="2025-09-07T17:09:00Z" w16du:dateUtc="2025-09-07T09:09:00Z"/>
                      <w:rFonts w:eastAsia="宋体"/>
                      <w:szCs w:val="22"/>
                    </w:rPr>
                  </w:pPr>
                </w:p>
              </w:tc>
            </w:tr>
          </w:tbl>
          <w:p w14:paraId="7F44B71D" w14:textId="77777777" w:rsidR="00002D6B" w:rsidRPr="00002D6B" w:rsidRDefault="00002D6B" w:rsidP="00002D6B">
            <w:pPr>
              <w:widowControl w:val="0"/>
              <w:spacing w:before="0" w:after="0"/>
              <w:jc w:val="both"/>
              <w:rPr>
                <w:ins w:id="3219" w:author="yukina minato" w:date="2025-09-07T17:09:00Z" w16du:dateUtc="2025-09-07T09:09:00Z"/>
                <w:rFonts w:eastAsia="宋体"/>
                <w:szCs w:val="22"/>
              </w:rPr>
            </w:pPr>
          </w:p>
          <w:p w14:paraId="0A31CAC0" w14:textId="77777777" w:rsidR="00002D6B" w:rsidRPr="00002D6B" w:rsidRDefault="00002D6B" w:rsidP="00002D6B">
            <w:pPr>
              <w:widowControl w:val="0"/>
              <w:spacing w:before="0" w:after="0"/>
              <w:jc w:val="both"/>
              <w:rPr>
                <w:ins w:id="3220" w:author="yukina minato" w:date="2025-09-07T17:09:00Z" w16du:dateUtc="2025-09-07T09:09:00Z"/>
                <w:rFonts w:eastAsia="宋体"/>
                <w:szCs w:val="22"/>
              </w:rPr>
            </w:pPr>
          </w:p>
          <w:tbl>
            <w:tblPr>
              <w:tblStyle w:val="14"/>
              <w:tblW w:w="0" w:type="auto"/>
              <w:tblLook w:val="04A0" w:firstRow="1" w:lastRow="0" w:firstColumn="1" w:lastColumn="0" w:noHBand="0" w:noVBand="1"/>
            </w:tblPr>
            <w:tblGrid>
              <w:gridCol w:w="8834"/>
            </w:tblGrid>
            <w:tr w:rsidR="00002D6B" w:rsidRPr="00002D6B" w14:paraId="1A4A9243" w14:textId="77777777" w:rsidTr="004E6A00">
              <w:trPr>
                <w:ins w:id="3221" w:author="yukina minato" w:date="2025-09-07T17:09:00Z" w16du:dateUtc="2025-09-07T09:09:00Z"/>
              </w:trPr>
              <w:tc>
                <w:tcPr>
                  <w:tcW w:w="8834" w:type="dxa"/>
                  <w:shd w:val="clear" w:color="auto" w:fill="BFBFBF" w:themeFill="background1" w:themeFillShade="BF"/>
                </w:tcPr>
                <w:p w14:paraId="333BDAED" w14:textId="77777777" w:rsidR="00002D6B" w:rsidRPr="00002D6B" w:rsidRDefault="00002D6B" w:rsidP="00002D6B">
                  <w:pPr>
                    <w:widowControl w:val="0"/>
                    <w:spacing w:before="0" w:after="0"/>
                    <w:jc w:val="left"/>
                    <w:rPr>
                      <w:ins w:id="3222" w:author="yukina minato" w:date="2025-09-07T17:09:00Z" w16du:dateUtc="2025-09-07T09:09:00Z"/>
                      <w:rFonts w:eastAsia="宋体"/>
                      <w:b/>
                      <w:sz w:val="21"/>
                    </w:rPr>
                  </w:pPr>
                  <w:ins w:id="3223" w:author="yukina minato" w:date="2025-09-07T17:09:00Z" w16du:dateUtc="2025-09-07T09:09:00Z">
                    <w:r w:rsidRPr="00002D6B">
                      <w:rPr>
                        <w:rFonts w:eastAsia="宋体" w:hint="eastAsia"/>
                        <w:b/>
                        <w:sz w:val="21"/>
                      </w:rPr>
                      <w:t>附录</w:t>
                    </w:r>
                    <w:r w:rsidRPr="00002D6B">
                      <w:rPr>
                        <w:rFonts w:eastAsia="宋体" w:hint="eastAsia"/>
                        <w:b/>
                        <w:sz w:val="21"/>
                      </w:rPr>
                      <w:t>9</w:t>
                    </w:r>
                  </w:ins>
                </w:p>
              </w:tc>
            </w:tr>
            <w:tr w:rsidR="00002D6B" w:rsidRPr="00002D6B" w14:paraId="753A92EB" w14:textId="77777777" w:rsidTr="004E6A00">
              <w:trPr>
                <w:ins w:id="3224" w:author="yukina minato" w:date="2025-09-07T17:09:00Z" w16du:dateUtc="2025-09-07T09:09:00Z"/>
              </w:trPr>
              <w:tc>
                <w:tcPr>
                  <w:tcW w:w="8834" w:type="dxa"/>
                  <w:shd w:val="clear" w:color="auto" w:fill="BFBFBF" w:themeFill="background1" w:themeFillShade="BF"/>
                </w:tcPr>
                <w:p w14:paraId="39D9D7DA" w14:textId="77777777" w:rsidR="00002D6B" w:rsidRPr="00002D6B" w:rsidRDefault="00002D6B" w:rsidP="00002D6B">
                  <w:pPr>
                    <w:widowControl w:val="0"/>
                    <w:spacing w:before="0" w:after="0"/>
                    <w:jc w:val="both"/>
                    <w:rPr>
                      <w:ins w:id="3225" w:author="yukina minato" w:date="2025-09-07T17:09:00Z" w16du:dateUtc="2025-09-07T09:09:00Z"/>
                      <w:rFonts w:eastAsia="宋体"/>
                      <w:szCs w:val="22"/>
                    </w:rPr>
                  </w:pPr>
                  <w:ins w:id="3226" w:author="yukina minato" w:date="2025-09-07T17:09:00Z" w16du:dateUtc="2025-09-07T09:09:00Z">
                    <w:r w:rsidRPr="00002D6B">
                      <w:rPr>
                        <w:rFonts w:eastAsia="宋体" w:hint="eastAsia"/>
                        <w:szCs w:val="22"/>
                      </w:rPr>
                      <w:t>问题四求解结果</w:t>
                    </w:r>
                  </w:ins>
                </w:p>
              </w:tc>
            </w:tr>
            <w:tr w:rsidR="00002D6B" w:rsidRPr="00002D6B" w14:paraId="74C01916" w14:textId="77777777" w:rsidTr="004E6A00">
              <w:trPr>
                <w:ins w:id="3227" w:author="yukina minato" w:date="2025-09-07T17:09:00Z" w16du:dateUtc="2025-09-07T09:09:00Z"/>
              </w:trPr>
              <w:tc>
                <w:tcPr>
                  <w:tcW w:w="8834" w:type="dxa"/>
                </w:tcPr>
                <w:p w14:paraId="63234192" w14:textId="77777777" w:rsidR="00002D6B" w:rsidRPr="00002D6B" w:rsidRDefault="00002D6B" w:rsidP="00002D6B">
                  <w:pPr>
                    <w:widowControl w:val="0"/>
                    <w:spacing w:before="0" w:after="0"/>
                    <w:jc w:val="both"/>
                    <w:rPr>
                      <w:ins w:id="3228" w:author="yukina minato" w:date="2025-09-07T17:09:00Z" w16du:dateUtc="2025-09-07T09:09:00Z"/>
                      <w:rFonts w:eastAsia="宋体"/>
                      <w:szCs w:val="22"/>
                    </w:rPr>
                  </w:pPr>
                  <w:ins w:id="3229" w:author="yukina minato" w:date="2025-09-07T17:09:00Z" w16du:dateUtc="2025-09-07T09:09:00Z">
                    <w:r w:rsidRPr="00002D6B">
                      <w:rPr>
                        <w:rFonts w:eastAsia="宋体"/>
                        <w:szCs w:val="22"/>
                      </w:rPr>
                      <w:t>遗传算法优化完成！</w:t>
                    </w:r>
                  </w:ins>
                </w:p>
                <w:p w14:paraId="5A977626" w14:textId="77777777" w:rsidR="00002D6B" w:rsidRPr="00002D6B" w:rsidRDefault="00002D6B" w:rsidP="00002D6B">
                  <w:pPr>
                    <w:widowControl w:val="0"/>
                    <w:spacing w:before="0" w:after="0"/>
                    <w:jc w:val="both"/>
                    <w:rPr>
                      <w:ins w:id="3230" w:author="yukina minato" w:date="2025-09-07T17:09:00Z" w16du:dateUtc="2025-09-07T09:09:00Z"/>
                      <w:rFonts w:eastAsia="宋体"/>
                      <w:szCs w:val="22"/>
                    </w:rPr>
                  </w:pPr>
                  <w:proofErr w:type="gramStart"/>
                  <w:ins w:id="3231" w:author="yukina minato" w:date="2025-09-07T17:09:00Z" w16du:dateUtc="2025-09-07T09:09:00Z">
                    <w:r w:rsidRPr="00002D6B">
                      <w:rPr>
                        <w:rFonts w:eastAsia="宋体"/>
                        <w:szCs w:val="22"/>
                      </w:rPr>
                      <w:t>最大总</w:t>
                    </w:r>
                    <w:proofErr w:type="gramEnd"/>
                    <w:r w:rsidRPr="00002D6B">
                      <w:rPr>
                        <w:rFonts w:eastAsia="宋体"/>
                        <w:szCs w:val="22"/>
                      </w:rPr>
                      <w:t>遮蔽时长</w:t>
                    </w:r>
                    <w:r w:rsidRPr="00002D6B">
                      <w:rPr>
                        <w:rFonts w:eastAsia="宋体"/>
                        <w:szCs w:val="22"/>
                      </w:rPr>
                      <w:t>: 8.32 s</w:t>
                    </w:r>
                  </w:ins>
                </w:p>
                <w:p w14:paraId="7F9C7029" w14:textId="77777777" w:rsidR="00002D6B" w:rsidRPr="00002D6B" w:rsidRDefault="00002D6B" w:rsidP="00002D6B">
                  <w:pPr>
                    <w:widowControl w:val="0"/>
                    <w:spacing w:before="0" w:after="0"/>
                    <w:jc w:val="both"/>
                    <w:rPr>
                      <w:ins w:id="3232" w:author="yukina minato" w:date="2025-09-07T17:09:00Z" w16du:dateUtc="2025-09-07T09:09:00Z"/>
                      <w:rFonts w:eastAsia="宋体"/>
                      <w:szCs w:val="22"/>
                    </w:rPr>
                  </w:pPr>
                </w:p>
                <w:p w14:paraId="2F87C55D" w14:textId="77777777" w:rsidR="00002D6B" w:rsidRPr="00002D6B" w:rsidRDefault="00002D6B" w:rsidP="00002D6B">
                  <w:pPr>
                    <w:widowControl w:val="0"/>
                    <w:spacing w:before="0" w:after="0"/>
                    <w:jc w:val="both"/>
                    <w:rPr>
                      <w:ins w:id="3233" w:author="yukina minato" w:date="2025-09-07T17:09:00Z" w16du:dateUtc="2025-09-07T09:09:00Z"/>
                      <w:rFonts w:eastAsia="宋体"/>
                      <w:szCs w:val="22"/>
                    </w:rPr>
                  </w:pPr>
                  <w:ins w:id="3234" w:author="yukina minato" w:date="2025-09-07T17:09:00Z" w16du:dateUtc="2025-09-07T09:09:00Z">
                    <w:r w:rsidRPr="00002D6B">
                      <w:rPr>
                        <w:rFonts w:eastAsia="宋体"/>
                        <w:szCs w:val="22"/>
                      </w:rPr>
                      <w:t xml:space="preserve">--- FY1 </w:t>
                    </w:r>
                    <w:r w:rsidRPr="00002D6B">
                      <w:rPr>
                        <w:rFonts w:eastAsia="宋体"/>
                        <w:szCs w:val="22"/>
                      </w:rPr>
                      <w:t>无人机最优参数</w:t>
                    </w:r>
                    <w:r w:rsidRPr="00002D6B">
                      <w:rPr>
                        <w:rFonts w:eastAsia="宋体"/>
                        <w:szCs w:val="22"/>
                      </w:rPr>
                      <w:t xml:space="preserve"> ---</w:t>
                    </w:r>
                  </w:ins>
                </w:p>
                <w:p w14:paraId="06AB4CFE" w14:textId="77777777" w:rsidR="00002D6B" w:rsidRPr="00002D6B" w:rsidRDefault="00002D6B" w:rsidP="00002D6B">
                  <w:pPr>
                    <w:widowControl w:val="0"/>
                    <w:spacing w:before="0" w:after="0"/>
                    <w:jc w:val="both"/>
                    <w:rPr>
                      <w:ins w:id="3235" w:author="yukina minato" w:date="2025-09-07T17:09:00Z" w16du:dateUtc="2025-09-07T09:09:00Z"/>
                      <w:rFonts w:eastAsia="宋体"/>
                      <w:szCs w:val="22"/>
                    </w:rPr>
                  </w:pPr>
                  <w:ins w:id="3236" w:author="yukina minato" w:date="2025-09-07T17:09:00Z" w16du:dateUtc="2025-09-07T09:09:00Z">
                    <w:r w:rsidRPr="00002D6B">
                      <w:rPr>
                        <w:rFonts w:eastAsia="宋体"/>
                        <w:szCs w:val="22"/>
                      </w:rPr>
                      <w:t>投放后飞行速度</w:t>
                    </w:r>
                    <w:r w:rsidRPr="00002D6B">
                      <w:rPr>
                        <w:rFonts w:eastAsia="宋体"/>
                        <w:szCs w:val="22"/>
                      </w:rPr>
                      <w:t>: 129.46 m/s</w:t>
                    </w:r>
                  </w:ins>
                </w:p>
                <w:p w14:paraId="74B55555" w14:textId="77777777" w:rsidR="00002D6B" w:rsidRPr="00002D6B" w:rsidRDefault="00002D6B" w:rsidP="00002D6B">
                  <w:pPr>
                    <w:widowControl w:val="0"/>
                    <w:spacing w:before="0" w:after="0"/>
                    <w:jc w:val="both"/>
                    <w:rPr>
                      <w:ins w:id="3237" w:author="yukina minato" w:date="2025-09-07T17:09:00Z" w16du:dateUtc="2025-09-07T09:09:00Z"/>
                      <w:rFonts w:eastAsia="宋体"/>
                      <w:szCs w:val="22"/>
                    </w:rPr>
                  </w:pPr>
                  <w:ins w:id="3238" w:author="yukina minato" w:date="2025-09-07T17:09:00Z" w16du:dateUtc="2025-09-07T09:09:00Z">
                    <w:r w:rsidRPr="00002D6B">
                      <w:rPr>
                        <w:rFonts w:eastAsia="宋体"/>
                        <w:szCs w:val="22"/>
                      </w:rPr>
                      <w:t>飞行及投放时间</w:t>
                    </w:r>
                    <w:r w:rsidRPr="00002D6B">
                      <w:rPr>
                        <w:rFonts w:eastAsia="宋体"/>
                        <w:szCs w:val="22"/>
                      </w:rPr>
                      <w:t>: 0.04 s</w:t>
                    </w:r>
                  </w:ins>
                </w:p>
                <w:p w14:paraId="6B978C65" w14:textId="77777777" w:rsidR="00002D6B" w:rsidRPr="00002D6B" w:rsidRDefault="00002D6B" w:rsidP="00002D6B">
                  <w:pPr>
                    <w:widowControl w:val="0"/>
                    <w:spacing w:before="0" w:after="0"/>
                    <w:jc w:val="both"/>
                    <w:rPr>
                      <w:ins w:id="3239" w:author="yukina minato" w:date="2025-09-07T17:09:00Z" w16du:dateUtc="2025-09-07T09:09:00Z"/>
                      <w:rFonts w:eastAsia="宋体"/>
                      <w:szCs w:val="22"/>
                    </w:rPr>
                  </w:pPr>
                  <w:ins w:id="3240" w:author="yukina minato" w:date="2025-09-07T17:09:00Z" w16du:dateUtc="2025-09-07T09:09:00Z">
                    <w:r w:rsidRPr="00002D6B">
                      <w:rPr>
                        <w:rFonts w:eastAsia="宋体"/>
                        <w:szCs w:val="22"/>
                      </w:rPr>
                      <w:t>飞行方向</w:t>
                    </w:r>
                    <w:r w:rsidRPr="00002D6B">
                      <w:rPr>
                        <w:rFonts w:eastAsia="宋体"/>
                        <w:szCs w:val="22"/>
                      </w:rPr>
                      <w:t xml:space="preserve"> (</w:t>
                    </w:r>
                    <w:r w:rsidRPr="00002D6B">
                      <w:rPr>
                        <w:rFonts w:eastAsia="宋体"/>
                        <w:szCs w:val="22"/>
                      </w:rPr>
                      <w:t>偏航角</w:t>
                    </w:r>
                    <w:r w:rsidRPr="00002D6B">
                      <w:rPr>
                        <w:rFonts w:eastAsia="宋体"/>
                        <w:szCs w:val="22"/>
                      </w:rPr>
                      <w:t xml:space="preserve">): 0.11 rad (6.47 </w:t>
                    </w:r>
                    <w:r w:rsidRPr="00002D6B">
                      <w:rPr>
                        <w:rFonts w:eastAsia="宋体"/>
                        <w:szCs w:val="22"/>
                      </w:rPr>
                      <w:t>度</w:t>
                    </w:r>
                    <w:r w:rsidRPr="00002D6B">
                      <w:rPr>
                        <w:rFonts w:eastAsia="宋体"/>
                        <w:szCs w:val="22"/>
                      </w:rPr>
                      <w:t>)</w:t>
                    </w:r>
                  </w:ins>
                </w:p>
                <w:p w14:paraId="2FF1FBE6" w14:textId="77777777" w:rsidR="00002D6B" w:rsidRPr="00002D6B" w:rsidRDefault="00002D6B" w:rsidP="00002D6B">
                  <w:pPr>
                    <w:widowControl w:val="0"/>
                    <w:spacing w:before="0" w:after="0"/>
                    <w:jc w:val="both"/>
                    <w:rPr>
                      <w:ins w:id="3241" w:author="yukina minato" w:date="2025-09-07T17:09:00Z" w16du:dateUtc="2025-09-07T09:09:00Z"/>
                      <w:rFonts w:eastAsia="宋体"/>
                      <w:szCs w:val="22"/>
                    </w:rPr>
                  </w:pPr>
                  <w:ins w:id="3242" w:author="yukina minato" w:date="2025-09-07T17:09:00Z" w16du:dateUtc="2025-09-07T09:09:00Z">
                    <w:r w:rsidRPr="00002D6B">
                      <w:rPr>
                        <w:rFonts w:eastAsia="宋体"/>
                        <w:szCs w:val="22"/>
                      </w:rPr>
                      <w:t>延迟引爆时间</w:t>
                    </w:r>
                    <w:r w:rsidRPr="00002D6B">
                      <w:rPr>
                        <w:rFonts w:eastAsia="宋体"/>
                        <w:szCs w:val="22"/>
                      </w:rPr>
                      <w:t>: 0.66 s</w:t>
                    </w:r>
                  </w:ins>
                </w:p>
                <w:p w14:paraId="71596E1C" w14:textId="77777777" w:rsidR="00002D6B" w:rsidRPr="00002D6B" w:rsidRDefault="00002D6B" w:rsidP="00002D6B">
                  <w:pPr>
                    <w:widowControl w:val="0"/>
                    <w:spacing w:before="0" w:after="0"/>
                    <w:jc w:val="both"/>
                    <w:rPr>
                      <w:ins w:id="3243" w:author="yukina minato" w:date="2025-09-07T17:09:00Z" w16du:dateUtc="2025-09-07T09:09:00Z"/>
                      <w:rFonts w:eastAsia="宋体"/>
                      <w:szCs w:val="22"/>
                    </w:rPr>
                  </w:pPr>
                  <w:ins w:id="3244" w:author="yukina minato" w:date="2025-09-07T17:09:00Z" w16du:dateUtc="2025-09-07T09:09:00Z">
                    <w:r w:rsidRPr="00002D6B">
                      <w:rPr>
                        <w:rFonts w:eastAsia="宋体"/>
                        <w:szCs w:val="22"/>
                      </w:rPr>
                      <w:t>投放点</w:t>
                    </w:r>
                    <w:r w:rsidRPr="00002D6B">
                      <w:rPr>
                        <w:rFonts w:eastAsia="宋体"/>
                        <w:szCs w:val="22"/>
                      </w:rPr>
                      <w:t>: (17805.68, 0.64, 1800.00)</w:t>
                    </w:r>
                  </w:ins>
                </w:p>
                <w:p w14:paraId="0EE213EC" w14:textId="77777777" w:rsidR="00002D6B" w:rsidRPr="00002D6B" w:rsidRDefault="00002D6B" w:rsidP="00002D6B">
                  <w:pPr>
                    <w:widowControl w:val="0"/>
                    <w:spacing w:before="0" w:after="0"/>
                    <w:jc w:val="both"/>
                    <w:rPr>
                      <w:ins w:id="3245" w:author="yukina minato" w:date="2025-09-07T17:09:00Z" w16du:dateUtc="2025-09-07T09:09:00Z"/>
                      <w:rFonts w:eastAsia="宋体"/>
                      <w:szCs w:val="22"/>
                    </w:rPr>
                  </w:pPr>
                  <w:ins w:id="3246" w:author="yukina minato" w:date="2025-09-07T17:09:00Z" w16du:dateUtc="2025-09-07T09:09:00Z">
                    <w:r w:rsidRPr="00002D6B">
                      <w:rPr>
                        <w:rFonts w:eastAsia="宋体"/>
                        <w:szCs w:val="22"/>
                      </w:rPr>
                      <w:t>起爆点</w:t>
                    </w:r>
                    <w:r w:rsidRPr="00002D6B">
                      <w:rPr>
                        <w:rFonts w:eastAsia="宋体"/>
                        <w:szCs w:val="22"/>
                      </w:rPr>
                      <w:t>: (17890.18, 10.23, 1797.89)</w:t>
                    </w:r>
                  </w:ins>
                </w:p>
                <w:p w14:paraId="12230001" w14:textId="77777777" w:rsidR="00002D6B" w:rsidRPr="00002D6B" w:rsidRDefault="00002D6B" w:rsidP="00002D6B">
                  <w:pPr>
                    <w:widowControl w:val="0"/>
                    <w:spacing w:before="0" w:after="0"/>
                    <w:jc w:val="both"/>
                    <w:rPr>
                      <w:ins w:id="3247" w:author="yukina minato" w:date="2025-09-07T17:09:00Z" w16du:dateUtc="2025-09-07T09:09:00Z"/>
                      <w:rFonts w:eastAsia="宋体"/>
                      <w:szCs w:val="22"/>
                    </w:rPr>
                  </w:pPr>
                  <w:ins w:id="3248" w:author="yukina minato" w:date="2025-09-07T17:09:00Z" w16du:dateUtc="2025-09-07T09:09:00Z">
                    <w:r w:rsidRPr="00002D6B">
                      <w:rPr>
                        <w:rFonts w:eastAsia="宋体"/>
                        <w:szCs w:val="22"/>
                      </w:rPr>
                      <w:t xml:space="preserve">** </w:t>
                    </w:r>
                    <w:r w:rsidRPr="00002D6B">
                      <w:rPr>
                        <w:rFonts w:eastAsia="宋体"/>
                        <w:szCs w:val="22"/>
                      </w:rPr>
                      <w:t>该弹单独有效遮蔽时长</w:t>
                    </w:r>
                    <w:r w:rsidRPr="00002D6B">
                      <w:rPr>
                        <w:rFonts w:eastAsia="宋体"/>
                        <w:szCs w:val="22"/>
                      </w:rPr>
                      <w:t>: 4.52 s **</w:t>
                    </w:r>
                  </w:ins>
                </w:p>
                <w:p w14:paraId="63C3F3D6" w14:textId="77777777" w:rsidR="00002D6B" w:rsidRPr="00002D6B" w:rsidRDefault="00002D6B" w:rsidP="00002D6B">
                  <w:pPr>
                    <w:widowControl w:val="0"/>
                    <w:spacing w:before="0" w:after="0"/>
                    <w:jc w:val="both"/>
                    <w:rPr>
                      <w:ins w:id="3249" w:author="yukina minato" w:date="2025-09-07T17:09:00Z" w16du:dateUtc="2025-09-07T09:09:00Z"/>
                      <w:rFonts w:eastAsia="宋体"/>
                      <w:szCs w:val="22"/>
                    </w:rPr>
                  </w:pPr>
                </w:p>
                <w:p w14:paraId="6F6E51E6" w14:textId="77777777" w:rsidR="00002D6B" w:rsidRPr="00002D6B" w:rsidRDefault="00002D6B" w:rsidP="00002D6B">
                  <w:pPr>
                    <w:widowControl w:val="0"/>
                    <w:spacing w:before="0" w:after="0"/>
                    <w:jc w:val="both"/>
                    <w:rPr>
                      <w:ins w:id="3250" w:author="yukina minato" w:date="2025-09-07T17:09:00Z" w16du:dateUtc="2025-09-07T09:09:00Z"/>
                      <w:rFonts w:eastAsia="宋体"/>
                      <w:szCs w:val="22"/>
                    </w:rPr>
                  </w:pPr>
                  <w:ins w:id="3251" w:author="yukina minato" w:date="2025-09-07T17:09:00Z" w16du:dateUtc="2025-09-07T09:09:00Z">
                    <w:r w:rsidRPr="00002D6B">
                      <w:rPr>
                        <w:rFonts w:eastAsia="宋体"/>
                        <w:szCs w:val="22"/>
                      </w:rPr>
                      <w:t xml:space="preserve">--- FY2 </w:t>
                    </w:r>
                    <w:r w:rsidRPr="00002D6B">
                      <w:rPr>
                        <w:rFonts w:eastAsia="宋体"/>
                        <w:szCs w:val="22"/>
                      </w:rPr>
                      <w:t>无人机最优参数</w:t>
                    </w:r>
                    <w:r w:rsidRPr="00002D6B">
                      <w:rPr>
                        <w:rFonts w:eastAsia="宋体"/>
                        <w:szCs w:val="22"/>
                      </w:rPr>
                      <w:t xml:space="preserve"> ---</w:t>
                    </w:r>
                  </w:ins>
                </w:p>
                <w:p w14:paraId="7648D9BD" w14:textId="77777777" w:rsidR="00002D6B" w:rsidRPr="00002D6B" w:rsidRDefault="00002D6B" w:rsidP="00002D6B">
                  <w:pPr>
                    <w:widowControl w:val="0"/>
                    <w:spacing w:before="0" w:after="0"/>
                    <w:jc w:val="both"/>
                    <w:rPr>
                      <w:ins w:id="3252" w:author="yukina minato" w:date="2025-09-07T17:09:00Z" w16du:dateUtc="2025-09-07T09:09:00Z"/>
                      <w:rFonts w:eastAsia="宋体"/>
                      <w:szCs w:val="22"/>
                    </w:rPr>
                  </w:pPr>
                  <w:ins w:id="3253" w:author="yukina minato" w:date="2025-09-07T17:09:00Z" w16du:dateUtc="2025-09-07T09:09:00Z">
                    <w:r w:rsidRPr="00002D6B">
                      <w:rPr>
                        <w:rFonts w:eastAsia="宋体"/>
                        <w:szCs w:val="22"/>
                      </w:rPr>
                      <w:t>投放后飞行速度</w:t>
                    </w:r>
                    <w:r w:rsidRPr="00002D6B">
                      <w:rPr>
                        <w:rFonts w:eastAsia="宋体"/>
                        <w:szCs w:val="22"/>
                      </w:rPr>
                      <w:t>: 88.38 m/s</w:t>
                    </w:r>
                  </w:ins>
                </w:p>
                <w:p w14:paraId="63D62B28" w14:textId="77777777" w:rsidR="00002D6B" w:rsidRPr="00002D6B" w:rsidRDefault="00002D6B" w:rsidP="00002D6B">
                  <w:pPr>
                    <w:widowControl w:val="0"/>
                    <w:spacing w:before="0" w:after="0"/>
                    <w:jc w:val="both"/>
                    <w:rPr>
                      <w:ins w:id="3254" w:author="yukina minato" w:date="2025-09-07T17:09:00Z" w16du:dateUtc="2025-09-07T09:09:00Z"/>
                      <w:rFonts w:eastAsia="宋体"/>
                      <w:szCs w:val="22"/>
                    </w:rPr>
                  </w:pPr>
                  <w:ins w:id="3255" w:author="yukina minato" w:date="2025-09-07T17:09:00Z" w16du:dateUtc="2025-09-07T09:09:00Z">
                    <w:r w:rsidRPr="00002D6B">
                      <w:rPr>
                        <w:rFonts w:eastAsia="宋体"/>
                        <w:szCs w:val="22"/>
                      </w:rPr>
                      <w:t>飞行及投放时间</w:t>
                    </w:r>
                    <w:r w:rsidRPr="00002D6B">
                      <w:rPr>
                        <w:rFonts w:eastAsia="宋体"/>
                        <w:szCs w:val="22"/>
                      </w:rPr>
                      <w:t>: 10.23 s</w:t>
                    </w:r>
                  </w:ins>
                </w:p>
                <w:p w14:paraId="2A429558" w14:textId="77777777" w:rsidR="00002D6B" w:rsidRPr="00002D6B" w:rsidRDefault="00002D6B" w:rsidP="00002D6B">
                  <w:pPr>
                    <w:widowControl w:val="0"/>
                    <w:spacing w:before="0" w:after="0"/>
                    <w:jc w:val="both"/>
                    <w:rPr>
                      <w:ins w:id="3256" w:author="yukina minato" w:date="2025-09-07T17:09:00Z" w16du:dateUtc="2025-09-07T09:09:00Z"/>
                      <w:rFonts w:eastAsia="宋体"/>
                      <w:szCs w:val="22"/>
                    </w:rPr>
                  </w:pPr>
                  <w:ins w:id="3257" w:author="yukina minato" w:date="2025-09-07T17:09:00Z" w16du:dateUtc="2025-09-07T09:09:00Z">
                    <w:r w:rsidRPr="00002D6B">
                      <w:rPr>
                        <w:rFonts w:eastAsia="宋体"/>
                        <w:szCs w:val="22"/>
                      </w:rPr>
                      <w:t>飞行方向</w:t>
                    </w:r>
                    <w:r w:rsidRPr="00002D6B">
                      <w:rPr>
                        <w:rFonts w:eastAsia="宋体"/>
                        <w:szCs w:val="22"/>
                      </w:rPr>
                      <w:t xml:space="preserve"> (</w:t>
                    </w:r>
                    <w:r w:rsidRPr="00002D6B">
                      <w:rPr>
                        <w:rFonts w:eastAsia="宋体"/>
                        <w:szCs w:val="22"/>
                      </w:rPr>
                      <w:t>偏航角</w:t>
                    </w:r>
                    <w:r w:rsidRPr="00002D6B">
                      <w:rPr>
                        <w:rFonts w:eastAsia="宋体"/>
                        <w:szCs w:val="22"/>
                      </w:rPr>
                      <w:t xml:space="preserve">): 4.95 rad (283.81 </w:t>
                    </w:r>
                    <w:r w:rsidRPr="00002D6B">
                      <w:rPr>
                        <w:rFonts w:eastAsia="宋体"/>
                        <w:szCs w:val="22"/>
                      </w:rPr>
                      <w:t>度</w:t>
                    </w:r>
                    <w:r w:rsidRPr="00002D6B">
                      <w:rPr>
                        <w:rFonts w:eastAsia="宋体"/>
                        <w:szCs w:val="22"/>
                      </w:rPr>
                      <w:t>)</w:t>
                    </w:r>
                  </w:ins>
                </w:p>
                <w:p w14:paraId="57681574" w14:textId="77777777" w:rsidR="00002D6B" w:rsidRPr="00002D6B" w:rsidRDefault="00002D6B" w:rsidP="00002D6B">
                  <w:pPr>
                    <w:widowControl w:val="0"/>
                    <w:spacing w:before="0" w:after="0"/>
                    <w:jc w:val="both"/>
                    <w:rPr>
                      <w:ins w:id="3258" w:author="yukina minato" w:date="2025-09-07T17:09:00Z" w16du:dateUtc="2025-09-07T09:09:00Z"/>
                      <w:rFonts w:eastAsia="宋体"/>
                      <w:szCs w:val="22"/>
                    </w:rPr>
                  </w:pPr>
                  <w:ins w:id="3259" w:author="yukina minato" w:date="2025-09-07T17:09:00Z" w16du:dateUtc="2025-09-07T09:09:00Z">
                    <w:r w:rsidRPr="00002D6B">
                      <w:rPr>
                        <w:rFonts w:eastAsia="宋体"/>
                        <w:szCs w:val="22"/>
                      </w:rPr>
                      <w:t>延迟引爆时间</w:t>
                    </w:r>
                    <w:r w:rsidRPr="00002D6B">
                      <w:rPr>
                        <w:rFonts w:eastAsia="宋体"/>
                        <w:szCs w:val="22"/>
                      </w:rPr>
                      <w:t>: 5.71 s</w:t>
                    </w:r>
                  </w:ins>
                </w:p>
                <w:p w14:paraId="4F0BDDBA" w14:textId="77777777" w:rsidR="00002D6B" w:rsidRPr="00002D6B" w:rsidRDefault="00002D6B" w:rsidP="00002D6B">
                  <w:pPr>
                    <w:widowControl w:val="0"/>
                    <w:spacing w:before="0" w:after="0"/>
                    <w:jc w:val="both"/>
                    <w:rPr>
                      <w:ins w:id="3260" w:author="yukina minato" w:date="2025-09-07T17:09:00Z" w16du:dateUtc="2025-09-07T09:09:00Z"/>
                      <w:rFonts w:eastAsia="宋体"/>
                      <w:szCs w:val="22"/>
                    </w:rPr>
                  </w:pPr>
                  <w:ins w:id="3261" w:author="yukina minato" w:date="2025-09-07T17:09:00Z" w16du:dateUtc="2025-09-07T09:09:00Z">
                    <w:r w:rsidRPr="00002D6B">
                      <w:rPr>
                        <w:rFonts w:eastAsia="宋体"/>
                        <w:szCs w:val="22"/>
                      </w:rPr>
                      <w:t>投放点</w:t>
                    </w:r>
                    <w:r w:rsidRPr="00002D6B">
                      <w:rPr>
                        <w:rFonts w:eastAsia="宋体"/>
                        <w:szCs w:val="22"/>
                      </w:rPr>
                      <w:t>: (12215.78, 522.42, 1400.00)</w:t>
                    </w:r>
                  </w:ins>
                </w:p>
                <w:p w14:paraId="15461991" w14:textId="77777777" w:rsidR="00002D6B" w:rsidRPr="00002D6B" w:rsidRDefault="00002D6B" w:rsidP="00002D6B">
                  <w:pPr>
                    <w:widowControl w:val="0"/>
                    <w:spacing w:before="0" w:after="0"/>
                    <w:jc w:val="both"/>
                    <w:rPr>
                      <w:ins w:id="3262" w:author="yukina minato" w:date="2025-09-07T17:09:00Z" w16du:dateUtc="2025-09-07T09:09:00Z"/>
                      <w:rFonts w:eastAsia="宋体"/>
                      <w:szCs w:val="22"/>
                    </w:rPr>
                  </w:pPr>
                  <w:ins w:id="3263" w:author="yukina minato" w:date="2025-09-07T17:09:00Z" w16du:dateUtc="2025-09-07T09:09:00Z">
                    <w:r w:rsidRPr="00002D6B">
                      <w:rPr>
                        <w:rFonts w:eastAsia="宋体"/>
                        <w:szCs w:val="22"/>
                      </w:rPr>
                      <w:t>起爆点</w:t>
                    </w:r>
                    <w:r w:rsidRPr="00002D6B">
                      <w:rPr>
                        <w:rFonts w:eastAsia="宋体"/>
                        <w:szCs w:val="22"/>
                      </w:rPr>
                      <w:t>: (12336.35, 32.06, 1240.03)</w:t>
                    </w:r>
                  </w:ins>
                </w:p>
                <w:p w14:paraId="3D4F7FDB" w14:textId="77777777" w:rsidR="00002D6B" w:rsidRPr="00002D6B" w:rsidRDefault="00002D6B" w:rsidP="00002D6B">
                  <w:pPr>
                    <w:widowControl w:val="0"/>
                    <w:spacing w:before="0" w:after="0"/>
                    <w:jc w:val="both"/>
                    <w:rPr>
                      <w:ins w:id="3264" w:author="yukina minato" w:date="2025-09-07T17:09:00Z" w16du:dateUtc="2025-09-07T09:09:00Z"/>
                      <w:rFonts w:eastAsia="宋体"/>
                      <w:szCs w:val="22"/>
                    </w:rPr>
                  </w:pPr>
                  <w:ins w:id="3265" w:author="yukina minato" w:date="2025-09-07T17:09:00Z" w16du:dateUtc="2025-09-07T09:09:00Z">
                    <w:r w:rsidRPr="00002D6B">
                      <w:rPr>
                        <w:rFonts w:eastAsia="宋体"/>
                        <w:szCs w:val="22"/>
                      </w:rPr>
                      <w:t xml:space="preserve">** </w:t>
                    </w:r>
                    <w:r w:rsidRPr="00002D6B">
                      <w:rPr>
                        <w:rFonts w:eastAsia="宋体"/>
                        <w:szCs w:val="22"/>
                      </w:rPr>
                      <w:t>该弹单独有效遮蔽时长</w:t>
                    </w:r>
                    <w:r w:rsidRPr="00002D6B">
                      <w:rPr>
                        <w:rFonts w:eastAsia="宋体"/>
                        <w:szCs w:val="22"/>
                      </w:rPr>
                      <w:t>: 3.80 s **</w:t>
                    </w:r>
                  </w:ins>
                </w:p>
                <w:p w14:paraId="2DE8C688" w14:textId="77777777" w:rsidR="00002D6B" w:rsidRPr="00002D6B" w:rsidRDefault="00002D6B" w:rsidP="00002D6B">
                  <w:pPr>
                    <w:widowControl w:val="0"/>
                    <w:spacing w:before="0" w:after="0"/>
                    <w:jc w:val="both"/>
                    <w:rPr>
                      <w:ins w:id="3266" w:author="yukina minato" w:date="2025-09-07T17:09:00Z" w16du:dateUtc="2025-09-07T09:09:00Z"/>
                      <w:rFonts w:eastAsia="宋体"/>
                      <w:szCs w:val="22"/>
                    </w:rPr>
                  </w:pPr>
                </w:p>
                <w:p w14:paraId="56151E4E" w14:textId="77777777" w:rsidR="00002D6B" w:rsidRPr="00002D6B" w:rsidRDefault="00002D6B" w:rsidP="00002D6B">
                  <w:pPr>
                    <w:widowControl w:val="0"/>
                    <w:spacing w:before="0" w:after="0"/>
                    <w:jc w:val="both"/>
                    <w:rPr>
                      <w:ins w:id="3267" w:author="yukina minato" w:date="2025-09-07T17:09:00Z" w16du:dateUtc="2025-09-07T09:09:00Z"/>
                      <w:rFonts w:eastAsia="宋体"/>
                      <w:szCs w:val="22"/>
                    </w:rPr>
                  </w:pPr>
                  <w:ins w:id="3268" w:author="yukina minato" w:date="2025-09-07T17:09:00Z" w16du:dateUtc="2025-09-07T09:09:00Z">
                    <w:r w:rsidRPr="00002D6B">
                      <w:rPr>
                        <w:rFonts w:eastAsia="宋体"/>
                        <w:szCs w:val="22"/>
                      </w:rPr>
                      <w:t xml:space="preserve">--- FY3 </w:t>
                    </w:r>
                    <w:r w:rsidRPr="00002D6B">
                      <w:rPr>
                        <w:rFonts w:eastAsia="宋体"/>
                        <w:szCs w:val="22"/>
                      </w:rPr>
                      <w:t>无人机最优参数</w:t>
                    </w:r>
                    <w:r w:rsidRPr="00002D6B">
                      <w:rPr>
                        <w:rFonts w:eastAsia="宋体"/>
                        <w:szCs w:val="22"/>
                      </w:rPr>
                      <w:t xml:space="preserve"> ---</w:t>
                    </w:r>
                  </w:ins>
                </w:p>
                <w:p w14:paraId="03387A72" w14:textId="77777777" w:rsidR="00002D6B" w:rsidRPr="00002D6B" w:rsidRDefault="00002D6B" w:rsidP="00002D6B">
                  <w:pPr>
                    <w:widowControl w:val="0"/>
                    <w:spacing w:before="0" w:after="0"/>
                    <w:jc w:val="both"/>
                    <w:rPr>
                      <w:ins w:id="3269" w:author="yukina minato" w:date="2025-09-07T17:09:00Z" w16du:dateUtc="2025-09-07T09:09:00Z"/>
                      <w:rFonts w:eastAsia="宋体"/>
                      <w:szCs w:val="22"/>
                    </w:rPr>
                  </w:pPr>
                  <w:ins w:id="3270" w:author="yukina minato" w:date="2025-09-07T17:09:00Z" w16du:dateUtc="2025-09-07T09:09:00Z">
                    <w:r w:rsidRPr="00002D6B">
                      <w:rPr>
                        <w:rFonts w:eastAsia="宋体"/>
                        <w:szCs w:val="22"/>
                      </w:rPr>
                      <w:t>投放后飞行速度</w:t>
                    </w:r>
                    <w:r w:rsidRPr="00002D6B">
                      <w:rPr>
                        <w:rFonts w:eastAsia="宋体"/>
                        <w:szCs w:val="22"/>
                      </w:rPr>
                      <w:t>: 121.03 m/s</w:t>
                    </w:r>
                  </w:ins>
                </w:p>
                <w:p w14:paraId="28BE0E4E" w14:textId="77777777" w:rsidR="00002D6B" w:rsidRPr="00002D6B" w:rsidRDefault="00002D6B" w:rsidP="00002D6B">
                  <w:pPr>
                    <w:widowControl w:val="0"/>
                    <w:spacing w:before="0" w:after="0"/>
                    <w:jc w:val="both"/>
                    <w:rPr>
                      <w:ins w:id="3271" w:author="yukina minato" w:date="2025-09-07T17:09:00Z" w16du:dateUtc="2025-09-07T09:09:00Z"/>
                      <w:rFonts w:eastAsia="宋体"/>
                      <w:szCs w:val="22"/>
                    </w:rPr>
                  </w:pPr>
                  <w:ins w:id="3272" w:author="yukina minato" w:date="2025-09-07T17:09:00Z" w16du:dateUtc="2025-09-07T09:09:00Z">
                    <w:r w:rsidRPr="00002D6B">
                      <w:rPr>
                        <w:rFonts w:eastAsia="宋体"/>
                        <w:szCs w:val="22"/>
                      </w:rPr>
                      <w:t>飞行及投放时间</w:t>
                    </w:r>
                    <w:r w:rsidRPr="00002D6B">
                      <w:rPr>
                        <w:rFonts w:eastAsia="宋体"/>
                        <w:szCs w:val="22"/>
                      </w:rPr>
                      <w:t>: 1.07 s</w:t>
                    </w:r>
                  </w:ins>
                </w:p>
                <w:p w14:paraId="1E37843B" w14:textId="77777777" w:rsidR="00002D6B" w:rsidRPr="00002D6B" w:rsidRDefault="00002D6B" w:rsidP="00002D6B">
                  <w:pPr>
                    <w:widowControl w:val="0"/>
                    <w:spacing w:before="0" w:after="0"/>
                    <w:jc w:val="both"/>
                    <w:rPr>
                      <w:ins w:id="3273" w:author="yukina minato" w:date="2025-09-07T17:09:00Z" w16du:dateUtc="2025-09-07T09:09:00Z"/>
                      <w:rFonts w:eastAsia="宋体"/>
                      <w:szCs w:val="22"/>
                    </w:rPr>
                  </w:pPr>
                  <w:ins w:id="3274" w:author="yukina minato" w:date="2025-09-07T17:09:00Z" w16du:dateUtc="2025-09-07T09:09:00Z">
                    <w:r w:rsidRPr="00002D6B">
                      <w:rPr>
                        <w:rFonts w:eastAsia="宋体"/>
                        <w:szCs w:val="22"/>
                      </w:rPr>
                      <w:t>飞行方向</w:t>
                    </w:r>
                    <w:r w:rsidRPr="00002D6B">
                      <w:rPr>
                        <w:rFonts w:eastAsia="宋体"/>
                        <w:szCs w:val="22"/>
                      </w:rPr>
                      <w:t xml:space="preserve"> (</w:t>
                    </w:r>
                    <w:r w:rsidRPr="00002D6B">
                      <w:rPr>
                        <w:rFonts w:eastAsia="宋体"/>
                        <w:szCs w:val="22"/>
                      </w:rPr>
                      <w:t>偏航角</w:t>
                    </w:r>
                    <w:r w:rsidRPr="00002D6B">
                      <w:rPr>
                        <w:rFonts w:eastAsia="宋体"/>
                        <w:szCs w:val="22"/>
                      </w:rPr>
                      <w:t xml:space="preserve">): 4.29 rad (245.82 </w:t>
                    </w:r>
                    <w:r w:rsidRPr="00002D6B">
                      <w:rPr>
                        <w:rFonts w:eastAsia="宋体"/>
                        <w:szCs w:val="22"/>
                      </w:rPr>
                      <w:t>度</w:t>
                    </w:r>
                    <w:r w:rsidRPr="00002D6B">
                      <w:rPr>
                        <w:rFonts w:eastAsia="宋体"/>
                        <w:szCs w:val="22"/>
                      </w:rPr>
                      <w:t>)</w:t>
                    </w:r>
                  </w:ins>
                </w:p>
                <w:p w14:paraId="52D89743" w14:textId="77777777" w:rsidR="00002D6B" w:rsidRPr="00002D6B" w:rsidRDefault="00002D6B" w:rsidP="00002D6B">
                  <w:pPr>
                    <w:widowControl w:val="0"/>
                    <w:spacing w:before="0" w:after="0"/>
                    <w:jc w:val="both"/>
                    <w:rPr>
                      <w:ins w:id="3275" w:author="yukina minato" w:date="2025-09-07T17:09:00Z" w16du:dateUtc="2025-09-07T09:09:00Z"/>
                      <w:rFonts w:eastAsia="宋体"/>
                      <w:szCs w:val="22"/>
                    </w:rPr>
                  </w:pPr>
                  <w:ins w:id="3276" w:author="yukina minato" w:date="2025-09-07T17:09:00Z" w16du:dateUtc="2025-09-07T09:09:00Z">
                    <w:r w:rsidRPr="00002D6B">
                      <w:rPr>
                        <w:rFonts w:eastAsia="宋体"/>
                        <w:szCs w:val="22"/>
                      </w:rPr>
                      <w:t>延迟引爆时间</w:t>
                    </w:r>
                    <w:r w:rsidRPr="00002D6B">
                      <w:rPr>
                        <w:rFonts w:eastAsia="宋体"/>
                        <w:szCs w:val="22"/>
                      </w:rPr>
                      <w:t>: 0.82 s</w:t>
                    </w:r>
                  </w:ins>
                </w:p>
                <w:p w14:paraId="5A2FB849" w14:textId="77777777" w:rsidR="00002D6B" w:rsidRPr="00002D6B" w:rsidRDefault="00002D6B" w:rsidP="00002D6B">
                  <w:pPr>
                    <w:widowControl w:val="0"/>
                    <w:spacing w:before="0" w:after="0"/>
                    <w:jc w:val="both"/>
                    <w:rPr>
                      <w:ins w:id="3277" w:author="yukina minato" w:date="2025-09-07T17:09:00Z" w16du:dateUtc="2025-09-07T09:09:00Z"/>
                      <w:rFonts w:eastAsia="宋体"/>
                      <w:szCs w:val="22"/>
                    </w:rPr>
                  </w:pPr>
                  <w:ins w:id="3278" w:author="yukina minato" w:date="2025-09-07T17:09:00Z" w16du:dateUtc="2025-09-07T09:09:00Z">
                    <w:r w:rsidRPr="00002D6B">
                      <w:rPr>
                        <w:rFonts w:eastAsia="宋体"/>
                        <w:szCs w:val="22"/>
                      </w:rPr>
                      <w:t>投放点</w:t>
                    </w:r>
                    <w:r w:rsidRPr="00002D6B">
                      <w:rPr>
                        <w:rFonts w:eastAsia="宋体"/>
                        <w:szCs w:val="22"/>
                      </w:rPr>
                      <w:t>: (5946.82, -3118.43, 700.00)</w:t>
                    </w:r>
                  </w:ins>
                </w:p>
                <w:p w14:paraId="73BDA547" w14:textId="77777777" w:rsidR="00002D6B" w:rsidRPr="00002D6B" w:rsidRDefault="00002D6B" w:rsidP="00002D6B">
                  <w:pPr>
                    <w:widowControl w:val="0"/>
                    <w:spacing w:before="0" w:after="0"/>
                    <w:jc w:val="both"/>
                    <w:rPr>
                      <w:ins w:id="3279" w:author="yukina minato" w:date="2025-09-07T17:09:00Z" w16du:dateUtc="2025-09-07T09:09:00Z"/>
                      <w:rFonts w:eastAsia="宋体"/>
                      <w:szCs w:val="22"/>
                    </w:rPr>
                  </w:pPr>
                  <w:ins w:id="3280" w:author="yukina minato" w:date="2025-09-07T17:09:00Z" w16du:dateUtc="2025-09-07T09:09:00Z">
                    <w:r w:rsidRPr="00002D6B">
                      <w:rPr>
                        <w:rFonts w:eastAsia="宋体"/>
                        <w:szCs w:val="22"/>
                      </w:rPr>
                      <w:t>起爆点</w:t>
                    </w:r>
                    <w:r w:rsidRPr="00002D6B">
                      <w:rPr>
                        <w:rFonts w:eastAsia="宋体"/>
                        <w:szCs w:val="22"/>
                      </w:rPr>
                      <w:t>: (5906.18, -3208.94, 696.71)</w:t>
                    </w:r>
                  </w:ins>
                </w:p>
                <w:p w14:paraId="4D7A900D" w14:textId="77777777" w:rsidR="00002D6B" w:rsidRPr="00002D6B" w:rsidRDefault="00002D6B" w:rsidP="00002D6B">
                  <w:pPr>
                    <w:widowControl w:val="0"/>
                    <w:spacing w:before="0" w:after="0"/>
                    <w:jc w:val="both"/>
                    <w:rPr>
                      <w:ins w:id="3281" w:author="yukina minato" w:date="2025-09-07T17:09:00Z" w16du:dateUtc="2025-09-07T09:09:00Z"/>
                      <w:rFonts w:eastAsia="宋体"/>
                      <w:szCs w:val="22"/>
                    </w:rPr>
                  </w:pPr>
                  <w:ins w:id="3282" w:author="yukina minato" w:date="2025-09-07T17:09:00Z" w16du:dateUtc="2025-09-07T09:09:00Z">
                    <w:r w:rsidRPr="00002D6B">
                      <w:rPr>
                        <w:rFonts w:eastAsia="宋体"/>
                        <w:szCs w:val="22"/>
                      </w:rPr>
                      <w:t xml:space="preserve">** </w:t>
                    </w:r>
                    <w:r w:rsidRPr="00002D6B">
                      <w:rPr>
                        <w:rFonts w:eastAsia="宋体"/>
                        <w:szCs w:val="22"/>
                      </w:rPr>
                      <w:t>该弹单独有效遮蔽时长</w:t>
                    </w:r>
                    <w:r w:rsidRPr="00002D6B">
                      <w:rPr>
                        <w:rFonts w:eastAsia="宋体"/>
                        <w:szCs w:val="22"/>
                      </w:rPr>
                      <w:t>: 0.00 s **</w:t>
                    </w:r>
                  </w:ins>
                </w:p>
                <w:p w14:paraId="71F514EB" w14:textId="77777777" w:rsidR="00002D6B" w:rsidRPr="00002D6B" w:rsidRDefault="00002D6B" w:rsidP="00002D6B">
                  <w:pPr>
                    <w:widowControl w:val="0"/>
                    <w:spacing w:before="0" w:after="0"/>
                    <w:jc w:val="both"/>
                    <w:rPr>
                      <w:ins w:id="3283" w:author="yukina minato" w:date="2025-09-07T17:09:00Z" w16du:dateUtc="2025-09-07T09:09:00Z"/>
                      <w:rFonts w:eastAsia="宋体"/>
                      <w:szCs w:val="22"/>
                    </w:rPr>
                  </w:pPr>
                </w:p>
                <w:p w14:paraId="62305F2C" w14:textId="77777777" w:rsidR="00002D6B" w:rsidRPr="00002D6B" w:rsidRDefault="00002D6B" w:rsidP="00002D6B">
                  <w:pPr>
                    <w:widowControl w:val="0"/>
                    <w:spacing w:before="0" w:after="0"/>
                    <w:jc w:val="both"/>
                    <w:rPr>
                      <w:ins w:id="3284" w:author="yukina minato" w:date="2025-09-07T17:09:00Z" w16du:dateUtc="2025-09-07T09:09:00Z"/>
                      <w:rFonts w:eastAsia="宋体"/>
                      <w:szCs w:val="22"/>
                    </w:rPr>
                  </w:pPr>
                  <w:ins w:id="3285" w:author="yukina minato" w:date="2025-09-07T17:09:00Z" w16du:dateUtc="2025-09-07T09:09:00Z">
                    <w:r w:rsidRPr="00002D6B">
                      <w:rPr>
                        <w:rFonts w:eastAsia="宋体"/>
                        <w:szCs w:val="22"/>
                      </w:rPr>
                      <w:t>历时</w:t>
                    </w:r>
                    <w:r w:rsidRPr="00002D6B">
                      <w:rPr>
                        <w:rFonts w:eastAsia="宋体"/>
                        <w:szCs w:val="22"/>
                      </w:rPr>
                      <w:t xml:space="preserve"> 6386.422598 </w:t>
                    </w:r>
                    <w:r w:rsidRPr="00002D6B">
                      <w:rPr>
                        <w:rFonts w:eastAsia="宋体"/>
                        <w:szCs w:val="22"/>
                      </w:rPr>
                      <w:t>秒。</w:t>
                    </w:r>
                  </w:ins>
                </w:p>
              </w:tc>
            </w:tr>
          </w:tbl>
          <w:p w14:paraId="088F55BC" w14:textId="77777777" w:rsidR="00002D6B" w:rsidRPr="00002D6B" w:rsidRDefault="00002D6B" w:rsidP="00002D6B">
            <w:pPr>
              <w:widowControl w:val="0"/>
              <w:spacing w:before="0" w:after="0"/>
              <w:jc w:val="both"/>
              <w:rPr>
                <w:ins w:id="3286" w:author="yukina minato" w:date="2025-09-07T17:09:00Z" w16du:dateUtc="2025-09-07T09:09:00Z"/>
                <w:rFonts w:eastAsia="宋体"/>
                <w:szCs w:val="22"/>
              </w:rPr>
            </w:pPr>
          </w:p>
          <w:p w14:paraId="7DD8C0C5" w14:textId="77777777" w:rsidR="00002D6B" w:rsidRPr="00002D6B" w:rsidRDefault="00002D6B" w:rsidP="00002D6B">
            <w:pPr>
              <w:widowControl w:val="0"/>
              <w:spacing w:before="0" w:after="0"/>
              <w:jc w:val="both"/>
              <w:rPr>
                <w:ins w:id="3287" w:author="yukina minato" w:date="2025-09-07T17:09:00Z" w16du:dateUtc="2025-09-07T09:09:00Z"/>
                <w:rFonts w:eastAsia="宋体"/>
                <w:szCs w:val="22"/>
              </w:rPr>
            </w:pPr>
          </w:p>
          <w:p w14:paraId="7F683D99" w14:textId="77777777" w:rsidR="00002D6B" w:rsidRPr="00002D6B" w:rsidRDefault="00002D6B" w:rsidP="00002D6B">
            <w:pPr>
              <w:widowControl w:val="0"/>
              <w:spacing w:before="0" w:after="0"/>
              <w:jc w:val="both"/>
              <w:rPr>
                <w:ins w:id="3288" w:author="yukina minato" w:date="2025-09-07T17:09:00Z" w16du:dateUtc="2025-09-07T09:09:00Z"/>
                <w:rFonts w:eastAsia="宋体"/>
                <w:szCs w:val="22"/>
              </w:rPr>
            </w:pPr>
          </w:p>
          <w:tbl>
            <w:tblPr>
              <w:tblStyle w:val="14"/>
              <w:tblW w:w="0" w:type="auto"/>
              <w:tblLook w:val="04A0" w:firstRow="1" w:lastRow="0" w:firstColumn="1" w:lastColumn="0" w:noHBand="0" w:noVBand="1"/>
            </w:tblPr>
            <w:tblGrid>
              <w:gridCol w:w="8834"/>
            </w:tblGrid>
            <w:tr w:rsidR="00002D6B" w:rsidRPr="00002D6B" w14:paraId="4D3B6F48" w14:textId="77777777" w:rsidTr="004E6A00">
              <w:trPr>
                <w:ins w:id="3289" w:author="yukina minato" w:date="2025-09-07T17:09:00Z" w16du:dateUtc="2025-09-07T09:09:00Z"/>
              </w:trPr>
              <w:tc>
                <w:tcPr>
                  <w:tcW w:w="8834" w:type="dxa"/>
                  <w:shd w:val="clear" w:color="auto" w:fill="BFBFBF" w:themeFill="background1" w:themeFillShade="BF"/>
                </w:tcPr>
                <w:p w14:paraId="5D10167C" w14:textId="77777777" w:rsidR="00002D6B" w:rsidRPr="00002D6B" w:rsidRDefault="00002D6B" w:rsidP="00002D6B">
                  <w:pPr>
                    <w:widowControl w:val="0"/>
                    <w:spacing w:before="0" w:after="0"/>
                    <w:jc w:val="left"/>
                    <w:rPr>
                      <w:ins w:id="3290" w:author="yukina minato" w:date="2025-09-07T17:09:00Z" w16du:dateUtc="2025-09-07T09:09:00Z"/>
                      <w:rFonts w:eastAsia="宋体"/>
                      <w:b/>
                      <w:sz w:val="21"/>
                    </w:rPr>
                  </w:pPr>
                  <w:ins w:id="3291" w:author="yukina minato" w:date="2025-09-07T17:09:00Z" w16du:dateUtc="2025-09-07T09:09:00Z">
                    <w:r w:rsidRPr="00002D6B">
                      <w:rPr>
                        <w:rFonts w:eastAsia="宋体" w:hint="eastAsia"/>
                        <w:b/>
                        <w:sz w:val="21"/>
                      </w:rPr>
                      <w:t>附录</w:t>
                    </w:r>
                    <w:r w:rsidRPr="00002D6B">
                      <w:rPr>
                        <w:rFonts w:eastAsia="宋体" w:hint="eastAsia"/>
                        <w:b/>
                        <w:sz w:val="21"/>
                      </w:rPr>
                      <w:t>10</w:t>
                    </w:r>
                  </w:ins>
                </w:p>
              </w:tc>
            </w:tr>
            <w:tr w:rsidR="00002D6B" w:rsidRPr="00002D6B" w14:paraId="4E0ADE9B" w14:textId="77777777" w:rsidTr="004E6A00">
              <w:trPr>
                <w:ins w:id="3292" w:author="yukina minato" w:date="2025-09-07T17:09:00Z" w16du:dateUtc="2025-09-07T09:09:00Z"/>
              </w:trPr>
              <w:tc>
                <w:tcPr>
                  <w:tcW w:w="8834" w:type="dxa"/>
                  <w:shd w:val="clear" w:color="auto" w:fill="BFBFBF" w:themeFill="background1" w:themeFillShade="BF"/>
                </w:tcPr>
                <w:p w14:paraId="7C290DFF" w14:textId="77777777" w:rsidR="00002D6B" w:rsidRPr="00002D6B" w:rsidRDefault="00002D6B" w:rsidP="00002D6B">
                  <w:pPr>
                    <w:widowControl w:val="0"/>
                    <w:spacing w:before="0" w:after="0"/>
                    <w:jc w:val="both"/>
                    <w:rPr>
                      <w:ins w:id="3293" w:author="yukina minato" w:date="2025-09-07T17:09:00Z" w16du:dateUtc="2025-09-07T09:09:00Z"/>
                      <w:rFonts w:eastAsia="宋体"/>
                      <w:szCs w:val="22"/>
                    </w:rPr>
                  </w:pPr>
                  <w:ins w:id="3294" w:author="yukina minato" w:date="2025-09-07T17:09:00Z" w16du:dateUtc="2025-09-07T09:09:00Z">
                    <w:r w:rsidRPr="00002D6B">
                      <w:rPr>
                        <w:rFonts w:eastAsia="宋体" w:hint="eastAsia"/>
                        <w:szCs w:val="22"/>
                      </w:rPr>
                      <w:t>问题五求解（</w:t>
                    </w:r>
                    <w:r w:rsidRPr="00002D6B">
                      <w:rPr>
                        <w:rFonts w:eastAsia="宋体" w:hint="eastAsia"/>
                        <w:szCs w:val="22"/>
                      </w:rPr>
                      <w:t>PYTHON</w:t>
                    </w:r>
                    <w:r w:rsidRPr="00002D6B">
                      <w:rPr>
                        <w:rFonts w:eastAsia="宋体" w:hint="eastAsia"/>
                        <w:szCs w:val="22"/>
                      </w:rPr>
                      <w:t>源码）</w:t>
                    </w:r>
                  </w:ins>
                </w:p>
              </w:tc>
            </w:tr>
            <w:tr w:rsidR="00002D6B" w:rsidRPr="00002D6B" w14:paraId="0637D74A" w14:textId="77777777" w:rsidTr="004E6A00">
              <w:trPr>
                <w:ins w:id="3295" w:author="yukina minato" w:date="2025-09-07T17:09:00Z" w16du:dateUtc="2025-09-07T09:09:00Z"/>
              </w:trPr>
              <w:tc>
                <w:tcPr>
                  <w:tcW w:w="8834" w:type="dxa"/>
                </w:tcPr>
                <w:p w14:paraId="120ABA9A"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296" w:author="yukina minato" w:date="2025-09-07T17:09:00Z" w16du:dateUtc="2025-09-07T09:09:00Z"/>
                      <w:rFonts w:eastAsia="宋体"/>
                      <w:color w:val="5C5C5C"/>
                      <w:szCs w:val="22"/>
                    </w:rPr>
                  </w:pPr>
                  <w:ins w:id="3297" w:author="yukina minato" w:date="2025-09-07T17:09:00Z" w16du:dateUtc="2025-09-07T09:09:00Z">
                    <w:r w:rsidRPr="00002D6B">
                      <w:rPr>
                        <w:rFonts w:ascii="Consolas" w:eastAsia="Consolas" w:hAnsi="Consolas" w:cs="Consolas"/>
                        <w:color w:val="A626A4"/>
                        <w:sz w:val="21"/>
                      </w:rPr>
                      <w:t>import</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numpy</w:t>
                    </w:r>
                    <w:proofErr w:type="spellEnd"/>
                    <w:r w:rsidRPr="00002D6B">
                      <w:rPr>
                        <w:rFonts w:ascii="Consolas" w:eastAsia="Consolas" w:hAnsi="Consolas" w:cs="Consolas"/>
                        <w:color w:val="5C5C5C"/>
                        <w:sz w:val="21"/>
                      </w:rPr>
                      <w:t> </w:t>
                    </w:r>
                    <w:r w:rsidRPr="00002D6B">
                      <w:rPr>
                        <w:rFonts w:ascii="Consolas" w:eastAsia="Consolas" w:hAnsi="Consolas" w:cs="Consolas"/>
                        <w:color w:val="A626A4"/>
                        <w:sz w:val="21"/>
                      </w:rPr>
                      <w:t>as</w:t>
                    </w:r>
                    <w:r w:rsidRPr="00002D6B">
                      <w:rPr>
                        <w:rFonts w:ascii="Consolas" w:eastAsia="Consolas" w:hAnsi="Consolas" w:cs="Consolas"/>
                        <w:color w:val="5C5C5C"/>
                        <w:sz w:val="21"/>
                      </w:rPr>
                      <w:t> np</w:t>
                    </w:r>
                  </w:ins>
                </w:p>
                <w:p w14:paraId="40A554B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298" w:author="yukina minato" w:date="2025-09-07T17:09:00Z" w16du:dateUtc="2025-09-07T09:09:00Z"/>
                      <w:rFonts w:eastAsia="宋体"/>
                      <w:color w:val="5C5C5C"/>
                      <w:szCs w:val="22"/>
                    </w:rPr>
                  </w:pPr>
                  <w:ins w:id="3299" w:author="yukina minato" w:date="2025-09-07T17:09:00Z" w16du:dateUtc="2025-09-07T09:09:00Z">
                    <w:r w:rsidRPr="00002D6B">
                      <w:rPr>
                        <w:rFonts w:ascii="Consolas" w:eastAsia="Consolas" w:hAnsi="Consolas" w:cs="Consolas"/>
                        <w:color w:val="A626A4"/>
                        <w:sz w:val="21"/>
                        <w:shd w:val="clear" w:color="auto" w:fill="F8F8F8"/>
                      </w:rPr>
                      <w:t>import</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numba</w:t>
                    </w:r>
                    <w:proofErr w:type="spellEnd"/>
                  </w:ins>
                </w:p>
                <w:p w14:paraId="21AF3E0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300" w:author="yukina minato" w:date="2025-09-07T17:09:00Z" w16du:dateUtc="2025-09-07T09:09:00Z"/>
                      <w:rFonts w:eastAsia="宋体"/>
                      <w:color w:val="5C5C5C"/>
                      <w:szCs w:val="22"/>
                    </w:rPr>
                  </w:pPr>
                  <w:ins w:id="3301" w:author="yukina minato" w:date="2025-09-07T17:09:00Z" w16du:dateUtc="2025-09-07T09:09:00Z">
                    <w:r w:rsidRPr="00002D6B">
                      <w:rPr>
                        <w:rFonts w:ascii="Consolas" w:eastAsia="Consolas" w:hAnsi="Consolas" w:cs="Consolas"/>
                        <w:color w:val="A626A4"/>
                        <w:sz w:val="21"/>
                      </w:rPr>
                      <w:t>from</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numba</w:t>
                    </w:r>
                    <w:proofErr w:type="spellEnd"/>
                    <w:r w:rsidRPr="00002D6B">
                      <w:rPr>
                        <w:rFonts w:ascii="Consolas" w:eastAsia="Consolas" w:hAnsi="Consolas" w:cs="Consolas"/>
                        <w:color w:val="5C5C5C"/>
                        <w:sz w:val="21"/>
                      </w:rPr>
                      <w:t> </w:t>
                    </w:r>
                    <w:r w:rsidRPr="00002D6B">
                      <w:rPr>
                        <w:rFonts w:ascii="Consolas" w:eastAsia="Consolas" w:hAnsi="Consolas" w:cs="Consolas"/>
                        <w:color w:val="A626A4"/>
                        <w:sz w:val="21"/>
                      </w:rPr>
                      <w:t>import</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jit</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prange</w:t>
                    </w:r>
                    <w:proofErr w:type="spellEnd"/>
                  </w:ins>
                </w:p>
                <w:p w14:paraId="5AEC6F8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02" w:author="yukina minato" w:date="2025-09-07T17:09:00Z" w16du:dateUtc="2025-09-07T09:09:00Z"/>
                      <w:rFonts w:eastAsia="宋体"/>
                      <w:color w:val="5C5C5C"/>
                      <w:szCs w:val="22"/>
                    </w:rPr>
                  </w:pPr>
                  <w:ins w:id="3303" w:author="yukina minato" w:date="2025-09-07T17:09:00Z" w16du:dateUtc="2025-09-07T09:09:00Z">
                    <w:r w:rsidRPr="00002D6B">
                      <w:rPr>
                        <w:rFonts w:ascii="Consolas" w:eastAsia="Consolas" w:hAnsi="Consolas" w:cs="Consolas"/>
                        <w:color w:val="A626A4"/>
                        <w:sz w:val="21"/>
                        <w:shd w:val="clear" w:color="auto" w:fill="F8F8F8"/>
                      </w:rPr>
                      <w:t>import</w:t>
                    </w:r>
                    <w:r w:rsidRPr="00002D6B">
                      <w:rPr>
                        <w:rFonts w:ascii="Consolas" w:eastAsia="Consolas" w:hAnsi="Consolas" w:cs="Consolas"/>
                        <w:color w:val="5C5C5C"/>
                        <w:sz w:val="21"/>
                        <w:shd w:val="clear" w:color="auto" w:fill="F8F8F8"/>
                      </w:rPr>
                      <w:t> time</w:t>
                    </w:r>
                  </w:ins>
                </w:p>
                <w:p w14:paraId="3B809DF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304" w:author="yukina minato" w:date="2025-09-07T17:09:00Z" w16du:dateUtc="2025-09-07T09:09:00Z"/>
                      <w:rFonts w:eastAsia="宋体"/>
                      <w:color w:val="5C5C5C"/>
                      <w:szCs w:val="22"/>
                    </w:rPr>
                  </w:pPr>
                  <w:ins w:id="3305" w:author="yukina minato" w:date="2025-09-07T17:09:00Z" w16du:dateUtc="2025-09-07T09:09:00Z">
                    <w:r w:rsidRPr="00002D6B">
                      <w:rPr>
                        <w:rFonts w:ascii="Consolas" w:eastAsia="Consolas" w:hAnsi="Consolas" w:cs="Consolas"/>
                        <w:color w:val="A626A4"/>
                        <w:sz w:val="21"/>
                      </w:rPr>
                      <w:t>import</w:t>
                    </w:r>
                    <w:r w:rsidRPr="00002D6B">
                      <w:rPr>
                        <w:rFonts w:ascii="Consolas" w:eastAsia="Consolas" w:hAnsi="Consolas" w:cs="Consolas"/>
                        <w:color w:val="5C5C5C"/>
                        <w:sz w:val="21"/>
                      </w:rPr>
                      <w:t> </w:t>
                    </w:r>
                    <w:proofErr w:type="spellStart"/>
                    <w:proofErr w:type="gramStart"/>
                    <w:r w:rsidRPr="00002D6B">
                      <w:rPr>
                        <w:rFonts w:ascii="Consolas" w:eastAsia="Consolas" w:hAnsi="Consolas" w:cs="Consolas"/>
                        <w:color w:val="5C5C5C"/>
                        <w:sz w:val="21"/>
                      </w:rPr>
                      <w:t>matplotlib.pyplot</w:t>
                    </w:r>
                    <w:proofErr w:type="spellEnd"/>
                    <w:proofErr w:type="gramEnd"/>
                    <w:r w:rsidRPr="00002D6B">
                      <w:rPr>
                        <w:rFonts w:ascii="Consolas" w:eastAsia="Consolas" w:hAnsi="Consolas" w:cs="Consolas"/>
                        <w:color w:val="5C5C5C"/>
                        <w:sz w:val="21"/>
                      </w:rPr>
                      <w:t> </w:t>
                    </w:r>
                    <w:r w:rsidRPr="00002D6B">
                      <w:rPr>
                        <w:rFonts w:ascii="Consolas" w:eastAsia="Consolas" w:hAnsi="Consolas" w:cs="Consolas"/>
                        <w:color w:val="A626A4"/>
                        <w:sz w:val="21"/>
                      </w:rPr>
                      <w:t>as</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plt</w:t>
                    </w:r>
                    <w:proofErr w:type="spellEnd"/>
                  </w:ins>
                </w:p>
                <w:p w14:paraId="5037C39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06" w:author="yukina minato" w:date="2025-09-07T17:09:00Z" w16du:dateUtc="2025-09-07T09:09:00Z"/>
                      <w:rFonts w:eastAsia="宋体"/>
                      <w:color w:val="5C5C5C"/>
                      <w:szCs w:val="22"/>
                    </w:rPr>
                  </w:pPr>
                  <w:ins w:id="3307" w:author="yukina minato" w:date="2025-09-07T17:09:00Z" w16du:dateUtc="2025-09-07T09:09:00Z">
                    <w:r w:rsidRPr="00002D6B">
                      <w:rPr>
                        <w:rFonts w:ascii="Consolas" w:eastAsia="Consolas" w:hAnsi="Consolas" w:cs="Consolas"/>
                        <w:color w:val="A626A4"/>
                        <w:sz w:val="21"/>
                        <w:shd w:val="clear" w:color="auto" w:fill="F8F8F8"/>
                      </w:rPr>
                      <w:t>from</w:t>
                    </w:r>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scipy.spatial</w:t>
                    </w:r>
                    <w:proofErr w:type="gramEnd"/>
                    <w:r w:rsidRPr="00002D6B">
                      <w:rPr>
                        <w:rFonts w:ascii="Consolas" w:eastAsia="Consolas" w:hAnsi="Consolas" w:cs="Consolas"/>
                        <w:color w:val="5C5C5C"/>
                        <w:sz w:val="21"/>
                        <w:shd w:val="clear" w:color="auto" w:fill="F8F8F8"/>
                      </w:rPr>
                      <w:t>.distance</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import</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cdist</w:t>
                    </w:r>
                    <w:proofErr w:type="spellEnd"/>
                  </w:ins>
                </w:p>
                <w:p w14:paraId="065896E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3308" w:author="yukina minato" w:date="2025-09-07T17:09:00Z" w16du:dateUtc="2025-09-07T09:09:00Z"/>
                      <w:rFonts w:eastAsia="宋体"/>
                      <w:color w:val="5C5C5C"/>
                      <w:szCs w:val="22"/>
                    </w:rPr>
                  </w:pPr>
                </w:p>
                <w:p w14:paraId="0FA13A1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09" w:author="yukina minato" w:date="2025-09-07T17:09:00Z" w16du:dateUtc="2025-09-07T09:09:00Z"/>
                      <w:rFonts w:eastAsia="宋体"/>
                      <w:color w:val="5C5C5C"/>
                      <w:szCs w:val="22"/>
                    </w:rPr>
                  </w:pPr>
                  <w:ins w:id="3310" w:author="yukina minato" w:date="2025-09-07T17:09:00Z" w16du:dateUtc="2025-09-07T09:09:00Z">
                    <w:r w:rsidRPr="00002D6B">
                      <w:rPr>
                        <w:rFonts w:ascii="Consolas" w:eastAsia="Consolas" w:hAnsi="Consolas" w:cs="Consolas"/>
                        <w:color w:val="5C5C5C"/>
                        <w:sz w:val="21"/>
                        <w:shd w:val="clear" w:color="auto" w:fill="F8F8F8"/>
                      </w:rPr>
                      <w:t>M_P_GGG = </w:t>
                    </w:r>
                    <w:proofErr w:type="spellStart"/>
                    <w:proofErr w:type="gramStart"/>
                    <w:r w:rsidRPr="00002D6B">
                      <w:rPr>
                        <w:rFonts w:ascii="Consolas" w:eastAsia="Consolas" w:hAnsi="Consolas" w:cs="Consolas"/>
                        <w:color w:val="5C5C5C"/>
                        <w:sz w:val="21"/>
                        <w:shd w:val="clear" w:color="auto" w:fill="F8F8F8"/>
                      </w:rPr>
                      <w:t>np.array</w:t>
                    </w:r>
                    <w:proofErr w:type="spellEnd"/>
                    <w:proofErr w:type="gramEnd"/>
                    <w:r w:rsidRPr="00002D6B">
                      <w:rPr>
                        <w:rFonts w:ascii="Consolas" w:eastAsia="Consolas" w:hAnsi="Consolas" w:cs="Consolas"/>
                        <w:color w:val="5C5C5C"/>
                        <w:sz w:val="21"/>
                        <w:shd w:val="clear" w:color="auto" w:fill="F8F8F8"/>
                      </w:rPr>
                      <w:t>([</w:t>
                    </w:r>
                  </w:ins>
                </w:p>
                <w:p w14:paraId="373D491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311" w:author="yukina minato" w:date="2025-09-07T17:09:00Z" w16du:dateUtc="2025-09-07T09:09:00Z"/>
                      <w:rFonts w:eastAsia="宋体"/>
                      <w:color w:val="5C5C5C"/>
                      <w:szCs w:val="22"/>
                    </w:rPr>
                  </w:pPr>
                  <w:ins w:id="3312"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986801"/>
                        <w:sz w:val="21"/>
                      </w:rPr>
                      <w:t>20000.0</w:t>
                    </w:r>
                    <w:r w:rsidRPr="00002D6B">
                      <w:rPr>
                        <w:rFonts w:ascii="Consolas" w:eastAsia="Consolas" w:hAnsi="Consolas" w:cs="Consolas"/>
                        <w:color w:val="5C5C5C"/>
                        <w:sz w:val="21"/>
                      </w:rPr>
                      <w:t>, </w:t>
                    </w:r>
                    <w:r w:rsidRPr="00002D6B">
                      <w:rPr>
                        <w:rFonts w:ascii="Consolas" w:eastAsia="Consolas" w:hAnsi="Consolas" w:cs="Consolas"/>
                        <w:color w:val="986801"/>
                        <w:sz w:val="21"/>
                      </w:rPr>
                      <w:t>0.0</w:t>
                    </w:r>
                    <w:r w:rsidRPr="00002D6B">
                      <w:rPr>
                        <w:rFonts w:ascii="Consolas" w:eastAsia="Consolas" w:hAnsi="Consolas" w:cs="Consolas"/>
                        <w:color w:val="5C5C5C"/>
                        <w:sz w:val="21"/>
                      </w:rPr>
                      <w:t>, </w:t>
                    </w:r>
                    <w:r w:rsidRPr="00002D6B">
                      <w:rPr>
                        <w:rFonts w:ascii="Consolas" w:eastAsia="Consolas" w:hAnsi="Consolas" w:cs="Consolas"/>
                        <w:color w:val="986801"/>
                        <w:sz w:val="21"/>
                      </w:rPr>
                      <w:t>2000.0</w:t>
                    </w:r>
                    <w:r w:rsidRPr="00002D6B">
                      <w:rPr>
                        <w:rFonts w:ascii="Consolas" w:eastAsia="Consolas" w:hAnsi="Consolas" w:cs="Consolas"/>
                        <w:color w:val="5C5C5C"/>
                        <w:sz w:val="21"/>
                      </w:rPr>
                      <w:t>],</w:t>
                    </w:r>
                  </w:ins>
                </w:p>
                <w:p w14:paraId="452A941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13" w:author="yukina minato" w:date="2025-09-07T17:09:00Z" w16du:dateUtc="2025-09-07T09:09:00Z"/>
                      <w:rFonts w:eastAsia="宋体"/>
                      <w:color w:val="5C5C5C"/>
                      <w:szCs w:val="22"/>
                    </w:rPr>
                  </w:pPr>
                  <w:ins w:id="3314"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19000.0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600.0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2100.0</w:t>
                    </w:r>
                    <w:r w:rsidRPr="00002D6B">
                      <w:rPr>
                        <w:rFonts w:ascii="Consolas" w:eastAsia="Consolas" w:hAnsi="Consolas" w:cs="Consolas"/>
                        <w:color w:val="5C5C5C"/>
                        <w:sz w:val="21"/>
                        <w:shd w:val="clear" w:color="auto" w:fill="F8F8F8"/>
                      </w:rPr>
                      <w:t>],</w:t>
                    </w:r>
                  </w:ins>
                </w:p>
                <w:p w14:paraId="0D7FCC7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315" w:author="yukina minato" w:date="2025-09-07T17:09:00Z" w16du:dateUtc="2025-09-07T09:09:00Z"/>
                      <w:rFonts w:eastAsia="宋体"/>
                      <w:color w:val="5C5C5C"/>
                      <w:szCs w:val="22"/>
                    </w:rPr>
                  </w:pPr>
                  <w:ins w:id="3316"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986801"/>
                        <w:sz w:val="21"/>
                      </w:rPr>
                      <w:t>18000.0</w:t>
                    </w:r>
                    <w:r w:rsidRPr="00002D6B">
                      <w:rPr>
                        <w:rFonts w:ascii="Consolas" w:eastAsia="Consolas" w:hAnsi="Consolas" w:cs="Consolas"/>
                        <w:color w:val="5C5C5C"/>
                        <w:sz w:val="21"/>
                      </w:rPr>
                      <w:t>, -</w:t>
                    </w:r>
                    <w:r w:rsidRPr="00002D6B">
                      <w:rPr>
                        <w:rFonts w:ascii="Consolas" w:eastAsia="Consolas" w:hAnsi="Consolas" w:cs="Consolas"/>
                        <w:color w:val="986801"/>
                        <w:sz w:val="21"/>
                      </w:rPr>
                      <w:t>600.0</w:t>
                    </w:r>
                    <w:r w:rsidRPr="00002D6B">
                      <w:rPr>
                        <w:rFonts w:ascii="Consolas" w:eastAsia="Consolas" w:hAnsi="Consolas" w:cs="Consolas"/>
                        <w:color w:val="5C5C5C"/>
                        <w:sz w:val="21"/>
                      </w:rPr>
                      <w:t>, </w:t>
                    </w:r>
                    <w:r w:rsidRPr="00002D6B">
                      <w:rPr>
                        <w:rFonts w:ascii="Consolas" w:eastAsia="Consolas" w:hAnsi="Consolas" w:cs="Consolas"/>
                        <w:color w:val="986801"/>
                        <w:sz w:val="21"/>
                      </w:rPr>
                      <w:t>1900.0</w:t>
                    </w:r>
                    <w:r w:rsidRPr="00002D6B">
                      <w:rPr>
                        <w:rFonts w:ascii="Consolas" w:eastAsia="Consolas" w:hAnsi="Consolas" w:cs="Consolas"/>
                        <w:color w:val="5C5C5C"/>
                        <w:sz w:val="21"/>
                      </w:rPr>
                      <w:t>]</w:t>
                    </w:r>
                  </w:ins>
                </w:p>
                <w:p w14:paraId="7AD394B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17" w:author="yukina minato" w:date="2025-09-07T17:09:00Z" w16du:dateUtc="2025-09-07T09:09:00Z"/>
                      <w:rFonts w:eastAsia="宋体"/>
                      <w:color w:val="5C5C5C"/>
                      <w:szCs w:val="22"/>
                    </w:rPr>
                  </w:pPr>
                  <w:ins w:id="3318" w:author="yukina minato" w:date="2025-09-07T17:09:00Z" w16du:dateUtc="2025-09-07T09:09:00Z">
                    <w:r w:rsidRPr="00002D6B">
                      <w:rPr>
                        <w:rFonts w:ascii="Consolas" w:eastAsia="Consolas" w:hAnsi="Consolas" w:cs="Consolas"/>
                        <w:color w:val="5C5C5C"/>
                        <w:sz w:val="21"/>
                        <w:shd w:val="clear" w:color="auto" w:fill="F8F8F8"/>
                      </w:rPr>
                      <w:t>])</w:t>
                    </w:r>
                  </w:ins>
                </w:p>
                <w:p w14:paraId="21FE40F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3319" w:author="yukina minato" w:date="2025-09-07T17:09:00Z" w16du:dateUtc="2025-09-07T09:09:00Z"/>
                      <w:rFonts w:eastAsia="宋体"/>
                      <w:color w:val="5C5C5C"/>
                      <w:szCs w:val="22"/>
                    </w:rPr>
                  </w:pPr>
                </w:p>
                <w:p w14:paraId="320F655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20" w:author="yukina minato" w:date="2025-09-07T17:09:00Z" w16du:dateUtc="2025-09-07T09:09:00Z"/>
                      <w:rFonts w:eastAsia="宋体"/>
                      <w:color w:val="5C5C5C"/>
                      <w:szCs w:val="22"/>
                    </w:rPr>
                  </w:pPr>
                  <w:ins w:id="3321" w:author="yukina minato" w:date="2025-09-07T17:09:00Z" w16du:dateUtc="2025-09-07T09:09:00Z">
                    <w:r w:rsidRPr="00002D6B">
                      <w:rPr>
                        <w:rFonts w:ascii="Consolas" w:eastAsia="Consolas" w:hAnsi="Consolas" w:cs="Consolas"/>
                        <w:color w:val="5C5C5C"/>
                        <w:sz w:val="21"/>
                        <w:shd w:val="clear" w:color="auto" w:fill="F8F8F8"/>
                      </w:rPr>
                      <w:t>U_P_GGG = </w:t>
                    </w:r>
                    <w:proofErr w:type="spellStart"/>
                    <w:proofErr w:type="gramStart"/>
                    <w:r w:rsidRPr="00002D6B">
                      <w:rPr>
                        <w:rFonts w:ascii="Consolas" w:eastAsia="Consolas" w:hAnsi="Consolas" w:cs="Consolas"/>
                        <w:color w:val="5C5C5C"/>
                        <w:sz w:val="21"/>
                        <w:shd w:val="clear" w:color="auto" w:fill="F8F8F8"/>
                      </w:rPr>
                      <w:t>np.array</w:t>
                    </w:r>
                    <w:proofErr w:type="spellEnd"/>
                    <w:proofErr w:type="gramEnd"/>
                    <w:r w:rsidRPr="00002D6B">
                      <w:rPr>
                        <w:rFonts w:ascii="Consolas" w:eastAsia="Consolas" w:hAnsi="Consolas" w:cs="Consolas"/>
                        <w:color w:val="5C5C5C"/>
                        <w:sz w:val="21"/>
                        <w:shd w:val="clear" w:color="auto" w:fill="F8F8F8"/>
                      </w:rPr>
                      <w:t>([</w:t>
                    </w:r>
                  </w:ins>
                </w:p>
                <w:p w14:paraId="13AFFFD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322" w:author="yukina minato" w:date="2025-09-07T17:09:00Z" w16du:dateUtc="2025-09-07T09:09:00Z"/>
                      <w:rFonts w:eastAsia="宋体"/>
                      <w:color w:val="5C5C5C"/>
                      <w:szCs w:val="22"/>
                    </w:rPr>
                  </w:pPr>
                  <w:ins w:id="3323"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986801"/>
                        <w:sz w:val="21"/>
                      </w:rPr>
                      <w:t>17800.0</w:t>
                    </w:r>
                    <w:r w:rsidRPr="00002D6B">
                      <w:rPr>
                        <w:rFonts w:ascii="Consolas" w:eastAsia="Consolas" w:hAnsi="Consolas" w:cs="Consolas"/>
                        <w:color w:val="5C5C5C"/>
                        <w:sz w:val="21"/>
                      </w:rPr>
                      <w:t>, </w:t>
                    </w:r>
                    <w:r w:rsidRPr="00002D6B">
                      <w:rPr>
                        <w:rFonts w:ascii="Consolas" w:eastAsia="Consolas" w:hAnsi="Consolas" w:cs="Consolas"/>
                        <w:color w:val="986801"/>
                        <w:sz w:val="21"/>
                      </w:rPr>
                      <w:t>0.0</w:t>
                    </w:r>
                    <w:r w:rsidRPr="00002D6B">
                      <w:rPr>
                        <w:rFonts w:ascii="Consolas" w:eastAsia="Consolas" w:hAnsi="Consolas" w:cs="Consolas"/>
                        <w:color w:val="5C5C5C"/>
                        <w:sz w:val="21"/>
                      </w:rPr>
                      <w:t>, </w:t>
                    </w:r>
                    <w:r w:rsidRPr="00002D6B">
                      <w:rPr>
                        <w:rFonts w:ascii="Consolas" w:eastAsia="Consolas" w:hAnsi="Consolas" w:cs="Consolas"/>
                        <w:color w:val="986801"/>
                        <w:sz w:val="21"/>
                      </w:rPr>
                      <w:t>1800.0</w:t>
                    </w:r>
                    <w:r w:rsidRPr="00002D6B">
                      <w:rPr>
                        <w:rFonts w:ascii="Consolas" w:eastAsia="Consolas" w:hAnsi="Consolas" w:cs="Consolas"/>
                        <w:color w:val="5C5C5C"/>
                        <w:sz w:val="21"/>
                      </w:rPr>
                      <w:t>],</w:t>
                    </w:r>
                  </w:ins>
                </w:p>
                <w:p w14:paraId="61F5D1C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24" w:author="yukina minato" w:date="2025-09-07T17:09:00Z" w16du:dateUtc="2025-09-07T09:09:00Z"/>
                      <w:rFonts w:eastAsia="宋体"/>
                      <w:color w:val="5C5C5C"/>
                      <w:szCs w:val="22"/>
                    </w:rPr>
                  </w:pPr>
                  <w:ins w:id="3325"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12000.0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1400.0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1400.0</w:t>
                    </w:r>
                    <w:r w:rsidRPr="00002D6B">
                      <w:rPr>
                        <w:rFonts w:ascii="Consolas" w:eastAsia="Consolas" w:hAnsi="Consolas" w:cs="Consolas"/>
                        <w:color w:val="5C5C5C"/>
                        <w:sz w:val="21"/>
                        <w:shd w:val="clear" w:color="auto" w:fill="F8F8F8"/>
                      </w:rPr>
                      <w:t>],</w:t>
                    </w:r>
                  </w:ins>
                </w:p>
                <w:p w14:paraId="2E7D01B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326" w:author="yukina minato" w:date="2025-09-07T17:09:00Z" w16du:dateUtc="2025-09-07T09:09:00Z"/>
                      <w:rFonts w:eastAsia="宋体"/>
                      <w:color w:val="5C5C5C"/>
                      <w:szCs w:val="22"/>
                    </w:rPr>
                  </w:pPr>
                  <w:ins w:id="3327"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986801"/>
                        <w:sz w:val="21"/>
                      </w:rPr>
                      <w:t>6000.0</w:t>
                    </w:r>
                    <w:r w:rsidRPr="00002D6B">
                      <w:rPr>
                        <w:rFonts w:ascii="Consolas" w:eastAsia="Consolas" w:hAnsi="Consolas" w:cs="Consolas"/>
                        <w:color w:val="5C5C5C"/>
                        <w:sz w:val="21"/>
                      </w:rPr>
                      <w:t>, -</w:t>
                    </w:r>
                    <w:r w:rsidRPr="00002D6B">
                      <w:rPr>
                        <w:rFonts w:ascii="Consolas" w:eastAsia="Consolas" w:hAnsi="Consolas" w:cs="Consolas"/>
                        <w:color w:val="986801"/>
                        <w:sz w:val="21"/>
                      </w:rPr>
                      <w:t>3000.0</w:t>
                    </w:r>
                    <w:r w:rsidRPr="00002D6B">
                      <w:rPr>
                        <w:rFonts w:ascii="Consolas" w:eastAsia="Consolas" w:hAnsi="Consolas" w:cs="Consolas"/>
                        <w:color w:val="5C5C5C"/>
                        <w:sz w:val="21"/>
                      </w:rPr>
                      <w:t>, </w:t>
                    </w:r>
                    <w:r w:rsidRPr="00002D6B">
                      <w:rPr>
                        <w:rFonts w:ascii="Consolas" w:eastAsia="Consolas" w:hAnsi="Consolas" w:cs="Consolas"/>
                        <w:color w:val="986801"/>
                        <w:sz w:val="21"/>
                      </w:rPr>
                      <w:t>700.0</w:t>
                    </w:r>
                    <w:r w:rsidRPr="00002D6B">
                      <w:rPr>
                        <w:rFonts w:ascii="Consolas" w:eastAsia="Consolas" w:hAnsi="Consolas" w:cs="Consolas"/>
                        <w:color w:val="5C5C5C"/>
                        <w:sz w:val="21"/>
                      </w:rPr>
                      <w:t>],</w:t>
                    </w:r>
                  </w:ins>
                </w:p>
                <w:p w14:paraId="0CB7246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28" w:author="yukina minato" w:date="2025-09-07T17:09:00Z" w16du:dateUtc="2025-09-07T09:09:00Z"/>
                      <w:rFonts w:eastAsia="宋体"/>
                      <w:color w:val="5C5C5C"/>
                      <w:szCs w:val="22"/>
                    </w:rPr>
                  </w:pPr>
                  <w:ins w:id="3329"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11000.0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2000.0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1800.0</w:t>
                    </w:r>
                    <w:r w:rsidRPr="00002D6B">
                      <w:rPr>
                        <w:rFonts w:ascii="Consolas" w:eastAsia="Consolas" w:hAnsi="Consolas" w:cs="Consolas"/>
                        <w:color w:val="5C5C5C"/>
                        <w:sz w:val="21"/>
                        <w:shd w:val="clear" w:color="auto" w:fill="F8F8F8"/>
                      </w:rPr>
                      <w:t>],</w:t>
                    </w:r>
                  </w:ins>
                </w:p>
                <w:p w14:paraId="68FBED8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330" w:author="yukina minato" w:date="2025-09-07T17:09:00Z" w16du:dateUtc="2025-09-07T09:09:00Z"/>
                      <w:rFonts w:eastAsia="宋体"/>
                      <w:color w:val="5C5C5C"/>
                      <w:szCs w:val="22"/>
                    </w:rPr>
                  </w:pPr>
                  <w:ins w:id="3331"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986801"/>
                        <w:sz w:val="21"/>
                      </w:rPr>
                      <w:t>13000.0</w:t>
                    </w:r>
                    <w:r w:rsidRPr="00002D6B">
                      <w:rPr>
                        <w:rFonts w:ascii="Consolas" w:eastAsia="Consolas" w:hAnsi="Consolas" w:cs="Consolas"/>
                        <w:color w:val="5C5C5C"/>
                        <w:sz w:val="21"/>
                      </w:rPr>
                      <w:t>, -</w:t>
                    </w:r>
                    <w:r w:rsidRPr="00002D6B">
                      <w:rPr>
                        <w:rFonts w:ascii="Consolas" w:eastAsia="Consolas" w:hAnsi="Consolas" w:cs="Consolas"/>
                        <w:color w:val="986801"/>
                        <w:sz w:val="21"/>
                      </w:rPr>
                      <w:t>2000.0</w:t>
                    </w:r>
                    <w:r w:rsidRPr="00002D6B">
                      <w:rPr>
                        <w:rFonts w:ascii="Consolas" w:eastAsia="Consolas" w:hAnsi="Consolas" w:cs="Consolas"/>
                        <w:color w:val="5C5C5C"/>
                        <w:sz w:val="21"/>
                      </w:rPr>
                      <w:t>, </w:t>
                    </w:r>
                    <w:r w:rsidRPr="00002D6B">
                      <w:rPr>
                        <w:rFonts w:ascii="Consolas" w:eastAsia="Consolas" w:hAnsi="Consolas" w:cs="Consolas"/>
                        <w:color w:val="986801"/>
                        <w:sz w:val="21"/>
                      </w:rPr>
                      <w:t>1300.0</w:t>
                    </w:r>
                    <w:r w:rsidRPr="00002D6B">
                      <w:rPr>
                        <w:rFonts w:ascii="Consolas" w:eastAsia="Consolas" w:hAnsi="Consolas" w:cs="Consolas"/>
                        <w:color w:val="5C5C5C"/>
                        <w:sz w:val="21"/>
                      </w:rPr>
                      <w:t>]</w:t>
                    </w:r>
                  </w:ins>
                </w:p>
                <w:p w14:paraId="23D49F7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32" w:author="yukina minato" w:date="2025-09-07T17:09:00Z" w16du:dateUtc="2025-09-07T09:09:00Z"/>
                      <w:rFonts w:eastAsia="宋体"/>
                      <w:color w:val="5C5C5C"/>
                      <w:szCs w:val="22"/>
                    </w:rPr>
                  </w:pPr>
                  <w:ins w:id="3333" w:author="yukina minato" w:date="2025-09-07T17:09:00Z" w16du:dateUtc="2025-09-07T09:09:00Z">
                    <w:r w:rsidRPr="00002D6B">
                      <w:rPr>
                        <w:rFonts w:ascii="Consolas" w:eastAsia="Consolas" w:hAnsi="Consolas" w:cs="Consolas"/>
                        <w:color w:val="5C5C5C"/>
                        <w:sz w:val="21"/>
                        <w:shd w:val="clear" w:color="auto" w:fill="F8F8F8"/>
                      </w:rPr>
                      <w:t>])</w:t>
                    </w:r>
                  </w:ins>
                </w:p>
                <w:p w14:paraId="2EF6C4B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3334" w:author="yukina minato" w:date="2025-09-07T17:09:00Z" w16du:dateUtc="2025-09-07T09:09:00Z"/>
                      <w:rFonts w:eastAsia="宋体"/>
                      <w:color w:val="5C5C5C"/>
                      <w:szCs w:val="22"/>
                    </w:rPr>
                  </w:pPr>
                </w:p>
                <w:p w14:paraId="4BE57F9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35" w:author="yukina minato" w:date="2025-09-07T17:09:00Z" w16du:dateUtc="2025-09-07T09:09:00Z"/>
                      <w:rFonts w:eastAsia="宋体"/>
                      <w:color w:val="5C5C5C"/>
                      <w:szCs w:val="22"/>
                    </w:rPr>
                  </w:pPr>
                  <w:ins w:id="3336" w:author="yukina minato" w:date="2025-09-07T17:09:00Z" w16du:dateUtc="2025-09-07T09:09:00Z">
                    <w:r w:rsidRPr="00002D6B">
                      <w:rPr>
                        <w:rFonts w:ascii="Consolas" w:eastAsia="Consolas" w:hAnsi="Consolas" w:cs="Consolas"/>
                        <w:color w:val="5C5C5C"/>
                        <w:sz w:val="21"/>
                        <w:shd w:val="clear" w:color="auto" w:fill="F8F8F8"/>
                      </w:rPr>
                      <w:t>T_C_GGG = </w:t>
                    </w:r>
                    <w:proofErr w:type="spellStart"/>
                    <w:proofErr w:type="gramStart"/>
                    <w:r w:rsidRPr="00002D6B">
                      <w:rPr>
                        <w:rFonts w:ascii="Consolas" w:eastAsia="Consolas" w:hAnsi="Consolas" w:cs="Consolas"/>
                        <w:color w:val="5C5C5C"/>
                        <w:sz w:val="21"/>
                        <w:shd w:val="clear" w:color="auto" w:fill="F8F8F8"/>
                      </w:rPr>
                      <w:t>np.array</w:t>
                    </w:r>
                    <w:proofErr w:type="spellEnd"/>
                    <w:proofErr w:type="gram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0.0</w:t>
                    </w:r>
                    <w:r w:rsidRPr="00002D6B">
                      <w:rPr>
                        <w:rFonts w:ascii="Consolas" w:eastAsia="Consolas" w:hAnsi="Consolas" w:cs="Consolas"/>
                        <w:color w:val="5C5C5C"/>
                        <w:sz w:val="21"/>
                        <w:shd w:val="clear" w:color="auto" w:fill="F8F8F8"/>
                      </w:rPr>
                      <w:t>])</w:t>
                    </w:r>
                  </w:ins>
                </w:p>
                <w:p w14:paraId="3E5BA46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337" w:author="yukina minato" w:date="2025-09-07T17:09:00Z" w16du:dateUtc="2025-09-07T09:09:00Z"/>
                      <w:rFonts w:eastAsia="宋体"/>
                      <w:color w:val="5C5C5C"/>
                      <w:szCs w:val="22"/>
                    </w:rPr>
                  </w:pPr>
                  <w:ins w:id="3338" w:author="yukina minato" w:date="2025-09-07T17:09:00Z" w16du:dateUtc="2025-09-07T09:09:00Z">
                    <w:r w:rsidRPr="00002D6B">
                      <w:rPr>
                        <w:rFonts w:ascii="Consolas" w:eastAsia="Consolas" w:hAnsi="Consolas" w:cs="Consolas"/>
                        <w:color w:val="5C5C5C"/>
                        <w:sz w:val="21"/>
                      </w:rPr>
                      <w:t>T_R_GGG = </w:t>
                    </w:r>
                    <w:r w:rsidRPr="00002D6B">
                      <w:rPr>
                        <w:rFonts w:ascii="Consolas" w:eastAsia="Consolas" w:hAnsi="Consolas" w:cs="Consolas"/>
                        <w:color w:val="986801"/>
                        <w:sz w:val="21"/>
                      </w:rPr>
                      <w:t>7.0</w:t>
                    </w:r>
                  </w:ins>
                </w:p>
                <w:p w14:paraId="5CBF159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39" w:author="yukina minato" w:date="2025-09-07T17:09:00Z" w16du:dateUtc="2025-09-07T09:09:00Z"/>
                      <w:rFonts w:eastAsia="宋体"/>
                      <w:color w:val="5C5C5C"/>
                      <w:szCs w:val="22"/>
                    </w:rPr>
                  </w:pPr>
                  <w:ins w:id="3340" w:author="yukina minato" w:date="2025-09-07T17:09:00Z" w16du:dateUtc="2025-09-07T09:09:00Z">
                    <w:r w:rsidRPr="00002D6B">
                      <w:rPr>
                        <w:rFonts w:ascii="Consolas" w:eastAsia="Consolas" w:hAnsi="Consolas" w:cs="Consolas"/>
                        <w:color w:val="5C5C5C"/>
                        <w:sz w:val="21"/>
                        <w:shd w:val="clear" w:color="auto" w:fill="F8F8F8"/>
                      </w:rPr>
                      <w:t>T_H_GGG = </w:t>
                    </w:r>
                    <w:r w:rsidRPr="00002D6B">
                      <w:rPr>
                        <w:rFonts w:ascii="Consolas" w:eastAsia="Consolas" w:hAnsi="Consolas" w:cs="Consolas"/>
                        <w:color w:val="986801"/>
                        <w:sz w:val="21"/>
                        <w:shd w:val="clear" w:color="auto" w:fill="F8F8F8"/>
                      </w:rPr>
                      <w:t>10.0</w:t>
                    </w:r>
                  </w:ins>
                </w:p>
                <w:p w14:paraId="29AC9D6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3341" w:author="yukina minato" w:date="2025-09-07T17:09:00Z" w16du:dateUtc="2025-09-07T09:09:00Z"/>
                      <w:rFonts w:eastAsia="宋体"/>
                      <w:color w:val="5C5C5C"/>
                      <w:szCs w:val="22"/>
                    </w:rPr>
                  </w:pPr>
                </w:p>
                <w:p w14:paraId="5E1F0D7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42" w:author="yukina minato" w:date="2025-09-07T17:09:00Z" w16du:dateUtc="2025-09-07T09:09:00Z"/>
                      <w:rFonts w:eastAsia="宋体"/>
                      <w:color w:val="5C5C5C"/>
                      <w:szCs w:val="22"/>
                    </w:rPr>
                  </w:pPr>
                  <w:ins w:id="3343" w:author="yukina minato" w:date="2025-09-07T17:09:00Z" w16du:dateUtc="2025-09-07T09:09:00Z">
                    <w:r w:rsidRPr="00002D6B">
                      <w:rPr>
                        <w:rFonts w:ascii="Consolas" w:eastAsia="Consolas" w:hAnsi="Consolas" w:cs="Consolas"/>
                        <w:color w:val="5C5C5C"/>
                        <w:sz w:val="21"/>
                        <w:shd w:val="clear" w:color="auto" w:fill="F8F8F8"/>
                      </w:rPr>
                      <w:t>M_S_GGG = </w:t>
                    </w:r>
                    <w:r w:rsidRPr="00002D6B">
                      <w:rPr>
                        <w:rFonts w:ascii="Consolas" w:eastAsia="Consolas" w:hAnsi="Consolas" w:cs="Consolas"/>
                        <w:color w:val="986801"/>
                        <w:sz w:val="21"/>
                        <w:shd w:val="clear" w:color="auto" w:fill="F8F8F8"/>
                      </w:rPr>
                      <w:t>300.0</w:t>
                    </w:r>
                  </w:ins>
                </w:p>
                <w:p w14:paraId="6854B65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344" w:author="yukina minato" w:date="2025-09-07T17:09:00Z" w16du:dateUtc="2025-09-07T09:09:00Z"/>
                      <w:rFonts w:eastAsia="宋体"/>
                      <w:color w:val="5C5C5C"/>
                      <w:szCs w:val="22"/>
                    </w:rPr>
                  </w:pPr>
                  <w:ins w:id="3345" w:author="yukina minato" w:date="2025-09-07T17:09:00Z" w16du:dateUtc="2025-09-07T09:09:00Z">
                    <w:r w:rsidRPr="00002D6B">
                      <w:rPr>
                        <w:rFonts w:ascii="Consolas" w:eastAsia="Consolas" w:hAnsi="Consolas" w:cs="Consolas"/>
                        <w:color w:val="5C5C5C"/>
                        <w:sz w:val="21"/>
                      </w:rPr>
                      <w:t>U_N_GGG = </w:t>
                    </w:r>
                    <w:r w:rsidRPr="00002D6B">
                      <w:rPr>
                        <w:rFonts w:ascii="Consolas" w:eastAsia="Consolas" w:hAnsi="Consolas" w:cs="Consolas"/>
                        <w:color w:val="986801"/>
                        <w:sz w:val="21"/>
                      </w:rPr>
                      <w:t>70.0</w:t>
                    </w:r>
                  </w:ins>
                </w:p>
                <w:p w14:paraId="14E5251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46" w:author="yukina minato" w:date="2025-09-07T17:09:00Z" w16du:dateUtc="2025-09-07T09:09:00Z"/>
                      <w:rFonts w:eastAsia="宋体"/>
                      <w:color w:val="5C5C5C"/>
                      <w:szCs w:val="22"/>
                    </w:rPr>
                  </w:pPr>
                  <w:ins w:id="3347" w:author="yukina minato" w:date="2025-09-07T17:09:00Z" w16du:dateUtc="2025-09-07T09:09:00Z">
                    <w:r w:rsidRPr="00002D6B">
                      <w:rPr>
                        <w:rFonts w:ascii="Consolas" w:eastAsia="Consolas" w:hAnsi="Consolas" w:cs="Consolas"/>
                        <w:color w:val="5C5C5C"/>
                        <w:sz w:val="21"/>
                        <w:shd w:val="clear" w:color="auto" w:fill="F8F8F8"/>
                      </w:rPr>
                      <w:t>U_X_GGG = </w:t>
                    </w:r>
                    <w:r w:rsidRPr="00002D6B">
                      <w:rPr>
                        <w:rFonts w:ascii="Consolas" w:eastAsia="Consolas" w:hAnsi="Consolas" w:cs="Consolas"/>
                        <w:color w:val="986801"/>
                        <w:sz w:val="21"/>
                        <w:shd w:val="clear" w:color="auto" w:fill="F8F8F8"/>
                      </w:rPr>
                      <w:t>140.0</w:t>
                    </w:r>
                  </w:ins>
                </w:p>
                <w:p w14:paraId="35CBCCC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348" w:author="yukina minato" w:date="2025-09-07T17:09:00Z" w16du:dateUtc="2025-09-07T09:09:00Z"/>
                      <w:rFonts w:eastAsia="宋体"/>
                      <w:color w:val="5C5C5C"/>
                      <w:szCs w:val="22"/>
                    </w:rPr>
                  </w:pPr>
                  <w:ins w:id="3349" w:author="yukina minato" w:date="2025-09-07T17:09:00Z" w16du:dateUtc="2025-09-07T09:09:00Z">
                    <w:r w:rsidRPr="00002D6B">
                      <w:rPr>
                        <w:rFonts w:ascii="Consolas" w:eastAsia="Consolas" w:hAnsi="Consolas" w:cs="Consolas"/>
                        <w:color w:val="5C5C5C"/>
                        <w:sz w:val="21"/>
                      </w:rPr>
                      <w:t>S_K_GGG = </w:t>
                    </w:r>
                    <w:r w:rsidRPr="00002D6B">
                      <w:rPr>
                        <w:rFonts w:ascii="Consolas" w:eastAsia="Consolas" w:hAnsi="Consolas" w:cs="Consolas"/>
                        <w:color w:val="986801"/>
                        <w:sz w:val="21"/>
                      </w:rPr>
                      <w:t>3.0</w:t>
                    </w:r>
                  </w:ins>
                </w:p>
                <w:p w14:paraId="667AB7D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50" w:author="yukina minato" w:date="2025-09-07T17:09:00Z" w16du:dateUtc="2025-09-07T09:09:00Z"/>
                      <w:rFonts w:eastAsia="宋体"/>
                      <w:color w:val="5C5C5C"/>
                      <w:szCs w:val="22"/>
                    </w:rPr>
                  </w:pPr>
                  <w:ins w:id="3351" w:author="yukina minato" w:date="2025-09-07T17:09:00Z" w16du:dateUtc="2025-09-07T09:09:00Z">
                    <w:r w:rsidRPr="00002D6B">
                      <w:rPr>
                        <w:rFonts w:ascii="Consolas" w:eastAsia="Consolas" w:hAnsi="Consolas" w:cs="Consolas"/>
                        <w:color w:val="5C5C5C"/>
                        <w:sz w:val="21"/>
                        <w:shd w:val="clear" w:color="auto" w:fill="F8F8F8"/>
                      </w:rPr>
                      <w:t>S_R_GGG = </w:t>
                    </w:r>
                    <w:r w:rsidRPr="00002D6B">
                      <w:rPr>
                        <w:rFonts w:ascii="Consolas" w:eastAsia="Consolas" w:hAnsi="Consolas" w:cs="Consolas"/>
                        <w:color w:val="986801"/>
                        <w:sz w:val="21"/>
                        <w:shd w:val="clear" w:color="auto" w:fill="F8F8F8"/>
                      </w:rPr>
                      <w:t>10.0</w:t>
                    </w:r>
                  </w:ins>
                </w:p>
                <w:p w14:paraId="0CEBA7F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352" w:author="yukina minato" w:date="2025-09-07T17:09:00Z" w16du:dateUtc="2025-09-07T09:09:00Z"/>
                      <w:rFonts w:eastAsia="宋体"/>
                      <w:color w:val="5C5C5C"/>
                      <w:szCs w:val="22"/>
                    </w:rPr>
                  </w:pPr>
                  <w:ins w:id="3353" w:author="yukina minato" w:date="2025-09-07T17:09:00Z" w16du:dateUtc="2025-09-07T09:09:00Z">
                    <w:r w:rsidRPr="00002D6B">
                      <w:rPr>
                        <w:rFonts w:ascii="Consolas" w:eastAsia="Consolas" w:hAnsi="Consolas" w:cs="Consolas"/>
                        <w:color w:val="5C5C5C"/>
                        <w:sz w:val="21"/>
                      </w:rPr>
                      <w:t>S_T_GGG = </w:t>
                    </w:r>
                    <w:r w:rsidRPr="00002D6B">
                      <w:rPr>
                        <w:rFonts w:ascii="Consolas" w:eastAsia="Consolas" w:hAnsi="Consolas" w:cs="Consolas"/>
                        <w:color w:val="986801"/>
                        <w:sz w:val="21"/>
                      </w:rPr>
                      <w:t>20.0</w:t>
                    </w:r>
                  </w:ins>
                </w:p>
                <w:p w14:paraId="4798A2E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54" w:author="yukina minato" w:date="2025-09-07T17:09:00Z" w16du:dateUtc="2025-09-07T09:09:00Z"/>
                      <w:rFonts w:eastAsia="宋体"/>
                      <w:color w:val="5C5C5C"/>
                      <w:szCs w:val="22"/>
                    </w:rPr>
                  </w:pPr>
                  <w:ins w:id="3355" w:author="yukina minato" w:date="2025-09-07T17:09:00Z" w16du:dateUtc="2025-09-07T09:09:00Z">
                    <w:r w:rsidRPr="00002D6B">
                      <w:rPr>
                        <w:rFonts w:ascii="Consolas" w:eastAsia="Consolas" w:hAnsi="Consolas" w:cs="Consolas"/>
                        <w:color w:val="5C5C5C"/>
                        <w:sz w:val="21"/>
                        <w:shd w:val="clear" w:color="auto" w:fill="F8F8F8"/>
                      </w:rPr>
                      <w:t>G_G_GGG = </w:t>
                    </w:r>
                    <w:r w:rsidRPr="00002D6B">
                      <w:rPr>
                        <w:rFonts w:ascii="Consolas" w:eastAsia="Consolas" w:hAnsi="Consolas" w:cs="Consolas"/>
                        <w:color w:val="986801"/>
                        <w:sz w:val="21"/>
                        <w:shd w:val="clear" w:color="auto" w:fill="F8F8F8"/>
                      </w:rPr>
                      <w:t>9.8</w:t>
                    </w:r>
                  </w:ins>
                </w:p>
                <w:p w14:paraId="45AE336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3356" w:author="yukina minato" w:date="2025-09-07T17:09:00Z" w16du:dateUtc="2025-09-07T09:09:00Z"/>
                      <w:rFonts w:eastAsia="宋体"/>
                      <w:color w:val="5C5C5C"/>
                      <w:szCs w:val="22"/>
                    </w:rPr>
                  </w:pPr>
                </w:p>
                <w:p w14:paraId="46F7258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57" w:author="yukina minato" w:date="2025-09-07T17:09:00Z" w16du:dateUtc="2025-09-07T09:09:00Z"/>
                      <w:rFonts w:eastAsia="宋体"/>
                      <w:color w:val="5C5C5C"/>
                      <w:szCs w:val="22"/>
                    </w:rPr>
                  </w:pPr>
                  <w:ins w:id="3358" w:author="yukina minato" w:date="2025-09-07T17:09:00Z" w16du:dateUtc="2025-09-07T09:09:00Z">
                    <w:r w:rsidRPr="00002D6B">
                      <w:rPr>
                        <w:rFonts w:ascii="Consolas" w:eastAsia="Consolas" w:hAnsi="Consolas" w:cs="Consolas"/>
                        <w:color w:val="5C5C5C"/>
                        <w:sz w:val="21"/>
                        <w:shd w:val="clear" w:color="auto" w:fill="F8F8F8"/>
                      </w:rPr>
                      <w:t>S_A_GGG = </w:t>
                    </w:r>
                    <w:r w:rsidRPr="00002D6B">
                      <w:rPr>
                        <w:rFonts w:ascii="Consolas" w:eastAsia="Consolas" w:hAnsi="Consolas" w:cs="Consolas"/>
                        <w:color w:val="986801"/>
                        <w:sz w:val="21"/>
                        <w:shd w:val="clear" w:color="auto" w:fill="F8F8F8"/>
                      </w:rPr>
                      <w:t>0.0</w:t>
                    </w:r>
                  </w:ins>
                </w:p>
                <w:p w14:paraId="1267727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359" w:author="yukina minato" w:date="2025-09-07T17:09:00Z" w16du:dateUtc="2025-09-07T09:09:00Z"/>
                      <w:rFonts w:eastAsia="宋体"/>
                      <w:color w:val="5C5C5C"/>
                      <w:szCs w:val="22"/>
                    </w:rPr>
                  </w:pPr>
                  <w:ins w:id="3360" w:author="yukina minato" w:date="2025-09-07T17:09:00Z" w16du:dateUtc="2025-09-07T09:09:00Z">
                    <w:r w:rsidRPr="00002D6B">
                      <w:rPr>
                        <w:rFonts w:ascii="Consolas" w:eastAsia="Consolas" w:hAnsi="Consolas" w:cs="Consolas"/>
                        <w:color w:val="5C5C5C"/>
                        <w:sz w:val="21"/>
                      </w:rPr>
                      <w:t>S_E_GGG = </w:t>
                    </w:r>
                    <w:r w:rsidRPr="00002D6B">
                      <w:rPr>
                        <w:rFonts w:ascii="Consolas" w:eastAsia="Consolas" w:hAnsi="Consolas" w:cs="Consolas"/>
                        <w:color w:val="986801"/>
                        <w:sz w:val="21"/>
                      </w:rPr>
                      <w:t>100.0</w:t>
                    </w:r>
                  </w:ins>
                </w:p>
                <w:p w14:paraId="259F824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61" w:author="yukina minato" w:date="2025-09-07T17:09:00Z" w16du:dateUtc="2025-09-07T09:09:00Z"/>
                      <w:rFonts w:eastAsia="宋体"/>
                      <w:color w:val="5C5C5C"/>
                      <w:szCs w:val="22"/>
                    </w:rPr>
                  </w:pPr>
                  <w:ins w:id="3362" w:author="yukina minato" w:date="2025-09-07T17:09:00Z" w16du:dateUtc="2025-09-07T09:09:00Z">
                    <w:r w:rsidRPr="00002D6B">
                      <w:rPr>
                        <w:rFonts w:ascii="Consolas" w:eastAsia="Consolas" w:hAnsi="Consolas" w:cs="Consolas"/>
                        <w:color w:val="5C5C5C"/>
                        <w:sz w:val="21"/>
                        <w:shd w:val="clear" w:color="auto" w:fill="F8F8F8"/>
                      </w:rPr>
                      <w:t>T_E_GGG = </w:t>
                    </w:r>
                    <w:r w:rsidRPr="00002D6B">
                      <w:rPr>
                        <w:rFonts w:ascii="Consolas" w:eastAsia="Consolas" w:hAnsi="Consolas" w:cs="Consolas"/>
                        <w:color w:val="986801"/>
                        <w:sz w:val="21"/>
                        <w:shd w:val="clear" w:color="auto" w:fill="F8F8F8"/>
                      </w:rPr>
                      <w:t>0.01</w:t>
                    </w:r>
                  </w:ins>
                </w:p>
                <w:p w14:paraId="735563A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3363" w:author="yukina minato" w:date="2025-09-07T17:09:00Z" w16du:dateUtc="2025-09-07T09:09:00Z"/>
                      <w:rFonts w:eastAsia="宋体"/>
                      <w:color w:val="5C5C5C"/>
                      <w:szCs w:val="22"/>
                    </w:rPr>
                  </w:pPr>
                </w:p>
                <w:p w14:paraId="2DDC448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64" w:author="yukina minato" w:date="2025-09-07T17:09:00Z" w16du:dateUtc="2025-09-07T09:09:00Z"/>
                      <w:rFonts w:eastAsia="宋体"/>
                      <w:color w:val="5C5C5C"/>
                      <w:szCs w:val="22"/>
                    </w:rPr>
                  </w:pPr>
                  <w:ins w:id="3365" w:author="yukina minato" w:date="2025-09-07T17:09:00Z" w16du:dateUtc="2025-09-07T09:09:00Z">
                    <w:r w:rsidRPr="00002D6B">
                      <w:rPr>
                        <w:rFonts w:ascii="Consolas" w:eastAsia="Consolas" w:hAnsi="Consolas" w:cs="Consolas"/>
                        <w:color w:val="5C5C5C"/>
                        <w:sz w:val="21"/>
                        <w:shd w:val="clear" w:color="auto" w:fill="F8F8F8"/>
                      </w:rPr>
                      <w:t>P_S_GGG = </w:t>
                    </w:r>
                    <w:r w:rsidRPr="00002D6B">
                      <w:rPr>
                        <w:rFonts w:ascii="Consolas" w:eastAsia="Consolas" w:hAnsi="Consolas" w:cs="Consolas"/>
                        <w:color w:val="986801"/>
                        <w:sz w:val="21"/>
                        <w:shd w:val="clear" w:color="auto" w:fill="F8F8F8"/>
                      </w:rPr>
                      <w:t>800</w:t>
                    </w:r>
                  </w:ins>
                </w:p>
                <w:p w14:paraId="763CA5B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366" w:author="yukina minato" w:date="2025-09-07T17:09:00Z" w16du:dateUtc="2025-09-07T09:09:00Z"/>
                      <w:rFonts w:eastAsia="宋体"/>
                      <w:color w:val="5C5C5C"/>
                      <w:szCs w:val="22"/>
                    </w:rPr>
                  </w:pPr>
                  <w:ins w:id="3367" w:author="yukina minato" w:date="2025-09-07T17:09:00Z" w16du:dateUtc="2025-09-07T09:09:00Z">
                    <w:r w:rsidRPr="00002D6B">
                      <w:rPr>
                        <w:rFonts w:ascii="Consolas" w:eastAsia="Consolas" w:hAnsi="Consolas" w:cs="Consolas"/>
                        <w:color w:val="5C5C5C"/>
                        <w:sz w:val="21"/>
                      </w:rPr>
                      <w:t>N_G_GGG = </w:t>
                    </w:r>
                    <w:r w:rsidRPr="00002D6B">
                      <w:rPr>
                        <w:rFonts w:ascii="Consolas" w:eastAsia="Consolas" w:hAnsi="Consolas" w:cs="Consolas"/>
                        <w:color w:val="986801"/>
                        <w:sz w:val="21"/>
                      </w:rPr>
                      <w:t>300</w:t>
                    </w:r>
                  </w:ins>
                </w:p>
                <w:p w14:paraId="0FAE0E5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68" w:author="yukina minato" w:date="2025-09-07T17:09:00Z" w16du:dateUtc="2025-09-07T09:09:00Z"/>
                      <w:rFonts w:eastAsia="宋体"/>
                      <w:color w:val="5C5C5C"/>
                      <w:szCs w:val="22"/>
                    </w:rPr>
                  </w:pPr>
                  <w:ins w:id="3369" w:author="yukina minato" w:date="2025-09-07T17:09:00Z" w16du:dateUtc="2025-09-07T09:09:00Z">
                    <w:r w:rsidRPr="00002D6B">
                      <w:rPr>
                        <w:rFonts w:ascii="Consolas" w:eastAsia="Consolas" w:hAnsi="Consolas" w:cs="Consolas"/>
                        <w:color w:val="5C5C5C"/>
                        <w:sz w:val="21"/>
                        <w:shd w:val="clear" w:color="auto" w:fill="F8F8F8"/>
                      </w:rPr>
                      <w:t>C_R_GGG = </w:t>
                    </w:r>
                    <w:r w:rsidRPr="00002D6B">
                      <w:rPr>
                        <w:rFonts w:ascii="Consolas" w:eastAsia="Consolas" w:hAnsi="Consolas" w:cs="Consolas"/>
                        <w:color w:val="986801"/>
                        <w:sz w:val="21"/>
                        <w:shd w:val="clear" w:color="auto" w:fill="F8F8F8"/>
                      </w:rPr>
                      <w:t>0.85</w:t>
                    </w:r>
                  </w:ins>
                </w:p>
                <w:p w14:paraId="2368BD3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370" w:author="yukina minato" w:date="2025-09-07T17:09:00Z" w16du:dateUtc="2025-09-07T09:09:00Z"/>
                      <w:rFonts w:eastAsia="宋体"/>
                      <w:color w:val="5C5C5C"/>
                      <w:szCs w:val="22"/>
                    </w:rPr>
                  </w:pPr>
                  <w:ins w:id="3371" w:author="yukina minato" w:date="2025-09-07T17:09:00Z" w16du:dateUtc="2025-09-07T09:09:00Z">
                    <w:r w:rsidRPr="00002D6B">
                      <w:rPr>
                        <w:rFonts w:ascii="Consolas" w:eastAsia="Consolas" w:hAnsi="Consolas" w:cs="Consolas"/>
                        <w:color w:val="5C5C5C"/>
                        <w:sz w:val="21"/>
                      </w:rPr>
                      <w:t>M_R_GGG = </w:t>
                    </w:r>
                    <w:r w:rsidRPr="00002D6B">
                      <w:rPr>
                        <w:rFonts w:ascii="Consolas" w:eastAsia="Consolas" w:hAnsi="Consolas" w:cs="Consolas"/>
                        <w:color w:val="986801"/>
                        <w:sz w:val="21"/>
                      </w:rPr>
                      <w:t>0.25</w:t>
                    </w:r>
                  </w:ins>
                </w:p>
                <w:p w14:paraId="042F441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72" w:author="yukina minato" w:date="2025-09-07T17:09:00Z" w16du:dateUtc="2025-09-07T09:09:00Z"/>
                      <w:rFonts w:eastAsia="宋体"/>
                      <w:color w:val="5C5C5C"/>
                      <w:szCs w:val="22"/>
                    </w:rPr>
                  </w:pPr>
                  <w:ins w:id="3373" w:author="yukina minato" w:date="2025-09-07T17:09:00Z" w16du:dateUtc="2025-09-07T09:09:00Z">
                    <w:r w:rsidRPr="00002D6B">
                      <w:rPr>
                        <w:rFonts w:ascii="Consolas" w:eastAsia="Consolas" w:hAnsi="Consolas" w:cs="Consolas"/>
                        <w:color w:val="5C5C5C"/>
                        <w:sz w:val="21"/>
                        <w:shd w:val="clear" w:color="auto" w:fill="F8F8F8"/>
                      </w:rPr>
                      <w:t>E_C_GGG = </w:t>
                    </w:r>
                    <w:r w:rsidRPr="00002D6B">
                      <w:rPr>
                        <w:rFonts w:ascii="Consolas" w:eastAsia="Consolas" w:hAnsi="Consolas" w:cs="Consolas"/>
                        <w:color w:val="986801"/>
                        <w:sz w:val="21"/>
                        <w:shd w:val="clear" w:color="auto" w:fill="F8F8F8"/>
                      </w:rPr>
                      <w:t>2</w:t>
                    </w:r>
                  </w:ins>
                </w:p>
                <w:p w14:paraId="2453014A"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3374" w:author="yukina minato" w:date="2025-09-07T17:09:00Z" w16du:dateUtc="2025-09-07T09:09:00Z"/>
                      <w:rFonts w:eastAsia="宋体"/>
                      <w:color w:val="5C5C5C"/>
                      <w:szCs w:val="22"/>
                    </w:rPr>
                  </w:pPr>
                </w:p>
                <w:p w14:paraId="1F6547C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75" w:author="yukina minato" w:date="2025-09-07T17:09:00Z" w16du:dateUtc="2025-09-07T09:09:00Z"/>
                      <w:rFonts w:eastAsia="宋体"/>
                      <w:color w:val="5C5C5C"/>
                      <w:szCs w:val="22"/>
                    </w:rPr>
                  </w:pPr>
                  <w:ins w:id="3376" w:author="yukina minato" w:date="2025-09-07T17:09:00Z" w16du:dateUtc="2025-09-07T09:09:00Z">
                    <w:r w:rsidRPr="00002D6B">
                      <w:rPr>
                        <w:rFonts w:ascii="Consolas" w:eastAsia="Consolas" w:hAnsi="Consolas" w:cs="Consolas"/>
                        <w:color w:val="5C5C5C"/>
                        <w:sz w:val="21"/>
                        <w:shd w:val="clear" w:color="auto" w:fill="F8F8F8"/>
                      </w:rPr>
                      <w:t>N_S_GGG = </w:t>
                    </w:r>
                    <w:r w:rsidRPr="00002D6B">
                      <w:rPr>
                        <w:rFonts w:ascii="Consolas" w:eastAsia="Consolas" w:hAnsi="Consolas" w:cs="Consolas"/>
                        <w:color w:val="986801"/>
                        <w:sz w:val="21"/>
                        <w:shd w:val="clear" w:color="auto" w:fill="F8F8F8"/>
                      </w:rPr>
                      <w:t>100</w:t>
                    </w:r>
                  </w:ins>
                </w:p>
                <w:p w14:paraId="0B806E1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3377" w:author="yukina minato" w:date="2025-09-07T17:09:00Z" w16du:dateUtc="2025-09-07T09:09:00Z"/>
                      <w:rFonts w:eastAsia="宋体"/>
                      <w:color w:val="5C5C5C"/>
                      <w:szCs w:val="22"/>
                    </w:rPr>
                  </w:pPr>
                </w:p>
                <w:p w14:paraId="590C7AC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78" w:author="yukina minato" w:date="2025-09-07T17:09:00Z" w16du:dateUtc="2025-09-07T09:09:00Z"/>
                      <w:rFonts w:eastAsia="宋体"/>
                      <w:color w:val="5C5C5C"/>
                      <w:szCs w:val="22"/>
                    </w:rPr>
                  </w:pPr>
                  <w:ins w:id="3379" w:author="yukina minato" w:date="2025-09-07T17:09:00Z" w16du:dateUtc="2025-09-07T09:09:00Z">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g_t_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w:t>
                    </w:r>
                  </w:ins>
                </w:p>
                <w:p w14:paraId="4ECE883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380" w:author="yukina minato" w:date="2025-09-07T17:09:00Z" w16du:dateUtc="2025-09-07T09:09:00Z"/>
                      <w:rFonts w:eastAsia="宋体"/>
                      <w:color w:val="5C5C5C"/>
                      <w:szCs w:val="22"/>
                    </w:rPr>
                  </w:pPr>
                  <w:ins w:id="3381" w:author="yukina minato" w:date="2025-09-07T17:09:00Z" w16du:dateUtc="2025-09-07T09:09:00Z">
                    <w:r w:rsidRPr="00002D6B">
                      <w:rPr>
                        <w:rFonts w:ascii="Consolas" w:eastAsia="Consolas" w:hAnsi="Consolas" w:cs="Consolas"/>
                        <w:color w:val="5C5C5C"/>
                        <w:sz w:val="21"/>
                      </w:rPr>
                      <w:t>    theta = </w:t>
                    </w:r>
                    <w:proofErr w:type="spellStart"/>
                    <w:proofErr w:type="gramStart"/>
                    <w:r w:rsidRPr="00002D6B">
                      <w:rPr>
                        <w:rFonts w:ascii="Consolas" w:eastAsia="Consolas" w:hAnsi="Consolas" w:cs="Consolas"/>
                        <w:color w:val="5C5C5C"/>
                        <w:sz w:val="21"/>
                      </w:rPr>
                      <w:t>np.linspace</w:t>
                    </w:r>
                    <w:proofErr w:type="spellEnd"/>
                    <w:proofErr w:type="gramEnd"/>
                    <w:r w:rsidRPr="00002D6B">
                      <w:rPr>
                        <w:rFonts w:ascii="Consolas" w:eastAsia="Consolas" w:hAnsi="Consolas" w:cs="Consolas"/>
                        <w:color w:val="5C5C5C"/>
                        <w:sz w:val="21"/>
                      </w:rPr>
                      <w:t>(</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2</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np.pi</w:t>
                    </w:r>
                    <w:proofErr w:type="spellEnd"/>
                    <w:r w:rsidRPr="00002D6B">
                      <w:rPr>
                        <w:rFonts w:ascii="Consolas" w:eastAsia="Consolas" w:hAnsi="Consolas" w:cs="Consolas"/>
                        <w:color w:val="5C5C5C"/>
                        <w:sz w:val="21"/>
                      </w:rPr>
                      <w:t>, N_S_GGG)</w:t>
                    </w:r>
                  </w:ins>
                </w:p>
                <w:p w14:paraId="644BBB9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82" w:author="yukina minato" w:date="2025-09-07T17:09:00Z" w16du:dateUtc="2025-09-07T09:09:00Z"/>
                      <w:rFonts w:eastAsia="宋体"/>
                      <w:color w:val="5C5C5C"/>
                      <w:szCs w:val="22"/>
                    </w:rPr>
                  </w:pPr>
                  <w:ins w:id="3383"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b_c_ggg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np.column</w:t>
                    </w:r>
                    <w:proofErr w:type="gramEnd"/>
                    <w:r w:rsidRPr="00002D6B">
                      <w:rPr>
                        <w:rFonts w:ascii="Consolas" w:eastAsia="Consolas" w:hAnsi="Consolas" w:cs="Consolas"/>
                        <w:color w:val="5C5C5C"/>
                        <w:sz w:val="21"/>
                        <w:shd w:val="clear" w:color="auto" w:fill="F8F8F8"/>
                      </w:rPr>
                      <w:t>_</w:t>
                    </w:r>
                    <w:proofErr w:type="gramStart"/>
                    <w:r w:rsidRPr="00002D6B">
                      <w:rPr>
                        <w:rFonts w:ascii="Consolas" w:eastAsia="Consolas" w:hAnsi="Consolas" w:cs="Consolas"/>
                        <w:color w:val="5C5C5C"/>
                        <w:sz w:val="21"/>
                        <w:shd w:val="clear" w:color="auto" w:fill="F8F8F8"/>
                      </w:rPr>
                      <w:t>stack</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w:t>
                    </w:r>
                  </w:ins>
                </w:p>
                <w:p w14:paraId="48681FAA"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384" w:author="yukina minato" w:date="2025-09-07T17:09:00Z" w16du:dateUtc="2025-09-07T09:09:00Z"/>
                      <w:rFonts w:eastAsia="宋体"/>
                      <w:color w:val="5C5C5C"/>
                      <w:szCs w:val="22"/>
                    </w:rPr>
                  </w:pPr>
                  <w:ins w:id="3385" w:author="yukina minato" w:date="2025-09-07T17:09:00Z" w16du:dateUtc="2025-09-07T09:09:00Z">
                    <w:r w:rsidRPr="00002D6B">
                      <w:rPr>
                        <w:rFonts w:ascii="Consolas" w:eastAsia="Consolas" w:hAnsi="Consolas" w:cs="Consolas"/>
                        <w:color w:val="5C5C5C"/>
                        <w:sz w:val="21"/>
                      </w:rPr>
                      <w:t>        T_C_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986801"/>
                        <w:sz w:val="21"/>
                      </w:rPr>
                      <w:t>0</w:t>
                    </w:r>
                    <w:r w:rsidRPr="00002D6B">
                      <w:rPr>
                        <w:rFonts w:ascii="Consolas" w:eastAsia="Consolas" w:hAnsi="Consolas" w:cs="Consolas"/>
                        <w:color w:val="5C5C5C"/>
                        <w:sz w:val="21"/>
                      </w:rPr>
                      <w:t>] + T_R_GGG * </w:t>
                    </w:r>
                    <w:proofErr w:type="spellStart"/>
                    <w:r w:rsidRPr="00002D6B">
                      <w:rPr>
                        <w:rFonts w:ascii="Consolas" w:eastAsia="Consolas" w:hAnsi="Consolas" w:cs="Consolas"/>
                        <w:color w:val="5C5C5C"/>
                        <w:sz w:val="21"/>
                      </w:rPr>
                      <w:t>np.cos</w:t>
                    </w:r>
                    <w:proofErr w:type="spellEnd"/>
                    <w:r w:rsidRPr="00002D6B">
                      <w:rPr>
                        <w:rFonts w:ascii="Consolas" w:eastAsia="Consolas" w:hAnsi="Consolas" w:cs="Consolas"/>
                        <w:color w:val="5C5C5C"/>
                        <w:sz w:val="21"/>
                      </w:rPr>
                      <w:t>(theta),</w:t>
                    </w:r>
                  </w:ins>
                </w:p>
                <w:p w14:paraId="5D93A31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86" w:author="yukina minato" w:date="2025-09-07T17:09:00Z" w16du:dateUtc="2025-09-07T09:09:00Z"/>
                      <w:rFonts w:eastAsia="宋体"/>
                      <w:color w:val="5C5C5C"/>
                      <w:szCs w:val="22"/>
                    </w:rPr>
                  </w:pPr>
                  <w:ins w:id="3387" w:author="yukina minato" w:date="2025-09-07T17:09:00Z" w16du:dateUtc="2025-09-07T09:09:00Z">
                    <w:r w:rsidRPr="00002D6B">
                      <w:rPr>
                        <w:rFonts w:ascii="Consolas" w:eastAsia="Consolas" w:hAnsi="Consolas" w:cs="Consolas"/>
                        <w:color w:val="5C5C5C"/>
                        <w:sz w:val="21"/>
                        <w:shd w:val="clear" w:color="auto" w:fill="F8F8F8"/>
                      </w:rPr>
                      <w:t>        T_C_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T_R_GGG * </w:t>
                    </w:r>
                    <w:proofErr w:type="spellStart"/>
                    <w:r w:rsidRPr="00002D6B">
                      <w:rPr>
                        <w:rFonts w:ascii="Consolas" w:eastAsia="Consolas" w:hAnsi="Consolas" w:cs="Consolas"/>
                        <w:color w:val="5C5C5C"/>
                        <w:sz w:val="21"/>
                        <w:shd w:val="clear" w:color="auto" w:fill="F8F8F8"/>
                      </w:rPr>
                      <w:t>np.sin</w:t>
                    </w:r>
                    <w:proofErr w:type="spellEnd"/>
                    <w:r w:rsidRPr="00002D6B">
                      <w:rPr>
                        <w:rFonts w:ascii="Consolas" w:eastAsia="Consolas" w:hAnsi="Consolas" w:cs="Consolas"/>
                        <w:color w:val="5C5C5C"/>
                        <w:sz w:val="21"/>
                        <w:shd w:val="clear" w:color="auto" w:fill="F8F8F8"/>
                      </w:rPr>
                      <w:t>(theta),</w:t>
                    </w:r>
                  </w:ins>
                </w:p>
                <w:p w14:paraId="03E547A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388" w:author="yukina minato" w:date="2025-09-07T17:09:00Z" w16du:dateUtc="2025-09-07T09:09:00Z"/>
                      <w:rFonts w:eastAsia="宋体"/>
                      <w:color w:val="5C5C5C"/>
                      <w:szCs w:val="22"/>
                    </w:rPr>
                  </w:pPr>
                  <w:ins w:id="3389" w:author="yukina minato" w:date="2025-09-07T17:09:00Z" w16du:dateUtc="2025-09-07T09:09:00Z">
                    <w:r w:rsidRPr="00002D6B">
                      <w:rPr>
                        <w:rFonts w:ascii="Consolas" w:eastAsia="Consolas" w:hAnsi="Consolas" w:cs="Consolas"/>
                        <w:color w:val="5C5C5C"/>
                        <w:sz w:val="21"/>
                      </w:rPr>
                      <w:t>        </w:t>
                    </w:r>
                    <w:proofErr w:type="spellStart"/>
                    <w:proofErr w:type="gramStart"/>
                    <w:r w:rsidRPr="00002D6B">
                      <w:rPr>
                        <w:rFonts w:ascii="Consolas" w:eastAsia="Consolas" w:hAnsi="Consolas" w:cs="Consolas"/>
                        <w:color w:val="5C5C5C"/>
                        <w:sz w:val="21"/>
                      </w:rPr>
                      <w:t>np.full</w:t>
                    </w:r>
                    <w:proofErr w:type="spellEnd"/>
                    <w:proofErr w:type="gramEnd"/>
                    <w:r w:rsidRPr="00002D6B">
                      <w:rPr>
                        <w:rFonts w:ascii="Consolas" w:eastAsia="Consolas" w:hAnsi="Consolas" w:cs="Consolas"/>
                        <w:color w:val="5C5C5C"/>
                        <w:sz w:val="21"/>
                      </w:rPr>
                      <w:t>(N_S_GGG, T_C_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 T_H_GGG / </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0DFAD3B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90" w:author="yukina minato" w:date="2025-09-07T17:09:00Z" w16du:dateUtc="2025-09-07T09:09:00Z"/>
                      <w:rFonts w:eastAsia="宋体"/>
                      <w:color w:val="5C5C5C"/>
                      <w:szCs w:val="22"/>
                    </w:rPr>
                  </w:pPr>
                  <w:ins w:id="3391" w:author="yukina minato" w:date="2025-09-07T17:09:00Z" w16du:dateUtc="2025-09-07T09:09:00Z">
                    <w:r w:rsidRPr="00002D6B">
                      <w:rPr>
                        <w:rFonts w:ascii="Consolas" w:eastAsia="Consolas" w:hAnsi="Consolas" w:cs="Consolas"/>
                        <w:color w:val="5C5C5C"/>
                        <w:sz w:val="21"/>
                        <w:shd w:val="clear" w:color="auto" w:fill="F8F8F8"/>
                      </w:rPr>
                      <w:t>    ])</w:t>
                    </w:r>
                  </w:ins>
                </w:p>
                <w:p w14:paraId="6A9A067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392" w:author="yukina minato" w:date="2025-09-07T17:09:00Z" w16du:dateUtc="2025-09-07T09:09:00Z"/>
                      <w:rFonts w:eastAsia="宋体"/>
                      <w:color w:val="5C5C5C"/>
                      <w:szCs w:val="22"/>
                    </w:rPr>
                  </w:pPr>
                  <w:ins w:id="3393"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t_c_ggg</w:t>
                    </w:r>
                    <w:proofErr w:type="spellEnd"/>
                    <w:r w:rsidRPr="00002D6B">
                      <w:rPr>
                        <w:rFonts w:ascii="Consolas" w:eastAsia="Consolas" w:hAnsi="Consolas" w:cs="Consolas"/>
                        <w:color w:val="5C5C5C"/>
                        <w:sz w:val="21"/>
                      </w:rPr>
                      <w:t> = </w:t>
                    </w:r>
                    <w:proofErr w:type="spellStart"/>
                    <w:proofErr w:type="gramStart"/>
                    <w:r w:rsidRPr="00002D6B">
                      <w:rPr>
                        <w:rFonts w:ascii="Consolas" w:eastAsia="Consolas" w:hAnsi="Consolas" w:cs="Consolas"/>
                        <w:color w:val="5C5C5C"/>
                        <w:sz w:val="21"/>
                      </w:rPr>
                      <w:t>np.column</w:t>
                    </w:r>
                    <w:proofErr w:type="gramEnd"/>
                    <w:r w:rsidRPr="00002D6B">
                      <w:rPr>
                        <w:rFonts w:ascii="Consolas" w:eastAsia="Consolas" w:hAnsi="Consolas" w:cs="Consolas"/>
                        <w:color w:val="5C5C5C"/>
                        <w:sz w:val="21"/>
                      </w:rPr>
                      <w:t>_</w:t>
                    </w:r>
                    <w:proofErr w:type="gramStart"/>
                    <w:r w:rsidRPr="00002D6B">
                      <w:rPr>
                        <w:rFonts w:ascii="Consolas" w:eastAsia="Consolas" w:hAnsi="Consolas" w:cs="Consolas"/>
                        <w:color w:val="5C5C5C"/>
                        <w:sz w:val="21"/>
                      </w:rPr>
                      <w:t>stack</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w:t>
                    </w:r>
                  </w:ins>
                </w:p>
                <w:p w14:paraId="31F64F3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94" w:author="yukina minato" w:date="2025-09-07T17:09:00Z" w16du:dateUtc="2025-09-07T09:09:00Z"/>
                      <w:rFonts w:eastAsia="宋体"/>
                      <w:color w:val="5C5C5C"/>
                      <w:szCs w:val="22"/>
                    </w:rPr>
                  </w:pPr>
                  <w:ins w:id="3395" w:author="yukina minato" w:date="2025-09-07T17:09:00Z" w16du:dateUtc="2025-09-07T09:09:00Z">
                    <w:r w:rsidRPr="00002D6B">
                      <w:rPr>
                        <w:rFonts w:ascii="Consolas" w:eastAsia="Consolas" w:hAnsi="Consolas" w:cs="Consolas"/>
                        <w:color w:val="5C5C5C"/>
                        <w:sz w:val="21"/>
                        <w:shd w:val="clear" w:color="auto" w:fill="F8F8F8"/>
                      </w:rPr>
                      <w:t>        T_C_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 T_R_GGG * </w:t>
                    </w:r>
                    <w:proofErr w:type="spellStart"/>
                    <w:r w:rsidRPr="00002D6B">
                      <w:rPr>
                        <w:rFonts w:ascii="Consolas" w:eastAsia="Consolas" w:hAnsi="Consolas" w:cs="Consolas"/>
                        <w:color w:val="5C5C5C"/>
                        <w:sz w:val="21"/>
                        <w:shd w:val="clear" w:color="auto" w:fill="F8F8F8"/>
                      </w:rPr>
                      <w:t>np.cos</w:t>
                    </w:r>
                    <w:proofErr w:type="spellEnd"/>
                    <w:r w:rsidRPr="00002D6B">
                      <w:rPr>
                        <w:rFonts w:ascii="Consolas" w:eastAsia="Consolas" w:hAnsi="Consolas" w:cs="Consolas"/>
                        <w:color w:val="5C5C5C"/>
                        <w:sz w:val="21"/>
                        <w:shd w:val="clear" w:color="auto" w:fill="F8F8F8"/>
                      </w:rPr>
                      <w:t>(theta),</w:t>
                    </w:r>
                  </w:ins>
                </w:p>
                <w:p w14:paraId="514A620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396" w:author="yukina minato" w:date="2025-09-07T17:09:00Z" w16du:dateUtc="2025-09-07T09:09:00Z"/>
                      <w:rFonts w:eastAsia="宋体"/>
                      <w:color w:val="5C5C5C"/>
                      <w:szCs w:val="22"/>
                    </w:rPr>
                  </w:pPr>
                  <w:ins w:id="3397" w:author="yukina minato" w:date="2025-09-07T17:09:00Z" w16du:dateUtc="2025-09-07T09:09:00Z">
                    <w:r w:rsidRPr="00002D6B">
                      <w:rPr>
                        <w:rFonts w:ascii="Consolas" w:eastAsia="Consolas" w:hAnsi="Consolas" w:cs="Consolas"/>
                        <w:color w:val="5C5C5C"/>
                        <w:sz w:val="21"/>
                      </w:rPr>
                      <w:t>        T_C_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 T_R_GGG * </w:t>
                    </w:r>
                    <w:proofErr w:type="spellStart"/>
                    <w:r w:rsidRPr="00002D6B">
                      <w:rPr>
                        <w:rFonts w:ascii="Consolas" w:eastAsia="Consolas" w:hAnsi="Consolas" w:cs="Consolas"/>
                        <w:color w:val="5C5C5C"/>
                        <w:sz w:val="21"/>
                      </w:rPr>
                      <w:t>np.sin</w:t>
                    </w:r>
                    <w:proofErr w:type="spellEnd"/>
                    <w:r w:rsidRPr="00002D6B">
                      <w:rPr>
                        <w:rFonts w:ascii="Consolas" w:eastAsia="Consolas" w:hAnsi="Consolas" w:cs="Consolas"/>
                        <w:color w:val="5C5C5C"/>
                        <w:sz w:val="21"/>
                      </w:rPr>
                      <w:t>(theta),</w:t>
                    </w:r>
                  </w:ins>
                </w:p>
                <w:p w14:paraId="2D9F66F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398" w:author="yukina minato" w:date="2025-09-07T17:09:00Z" w16du:dateUtc="2025-09-07T09:09:00Z"/>
                      <w:rFonts w:eastAsia="宋体"/>
                      <w:color w:val="5C5C5C"/>
                      <w:szCs w:val="22"/>
                    </w:rPr>
                  </w:pPr>
                  <w:ins w:id="3399" w:author="yukina minato" w:date="2025-09-07T17:09:00Z" w16du:dateUtc="2025-09-07T09:09:00Z">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np.full</w:t>
                    </w:r>
                    <w:proofErr w:type="spellEnd"/>
                    <w:proofErr w:type="gramEnd"/>
                    <w:r w:rsidRPr="00002D6B">
                      <w:rPr>
                        <w:rFonts w:ascii="Consolas" w:eastAsia="Consolas" w:hAnsi="Consolas" w:cs="Consolas"/>
                        <w:color w:val="5C5C5C"/>
                        <w:sz w:val="21"/>
                        <w:shd w:val="clear" w:color="auto" w:fill="F8F8F8"/>
                      </w:rPr>
                      <w:t>(N_S_GGG, T_C_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T_H_GGG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573E8D1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00" w:author="yukina minato" w:date="2025-09-07T17:09:00Z" w16du:dateUtc="2025-09-07T09:09:00Z"/>
                      <w:rFonts w:eastAsia="宋体"/>
                      <w:color w:val="5C5C5C"/>
                      <w:szCs w:val="22"/>
                    </w:rPr>
                  </w:pPr>
                  <w:ins w:id="3401" w:author="yukina minato" w:date="2025-09-07T17:09:00Z" w16du:dateUtc="2025-09-07T09:09:00Z">
                    <w:r w:rsidRPr="00002D6B">
                      <w:rPr>
                        <w:rFonts w:ascii="Consolas" w:eastAsia="Consolas" w:hAnsi="Consolas" w:cs="Consolas"/>
                        <w:color w:val="5C5C5C"/>
                        <w:sz w:val="21"/>
                      </w:rPr>
                      <w:t>    ])</w:t>
                    </w:r>
                  </w:ins>
                </w:p>
                <w:p w14:paraId="15B87AE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02" w:author="yukina minato" w:date="2025-09-07T17:09:00Z" w16du:dateUtc="2025-09-07T09:09:00Z"/>
                      <w:rFonts w:eastAsia="宋体"/>
                      <w:color w:val="5C5C5C"/>
                      <w:szCs w:val="22"/>
                    </w:rPr>
                  </w:pPr>
                  <w:ins w:id="3403"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np.vstack</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b_c_ggg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t_c_ggg</w:t>
                    </w:r>
                    <w:proofErr w:type="spellEnd"/>
                    <w:r w:rsidRPr="00002D6B">
                      <w:rPr>
                        <w:rFonts w:ascii="Consolas" w:eastAsia="Consolas" w:hAnsi="Consolas" w:cs="Consolas"/>
                        <w:color w:val="5C5C5C"/>
                        <w:sz w:val="21"/>
                        <w:shd w:val="clear" w:color="auto" w:fill="F8F8F8"/>
                      </w:rPr>
                      <w:t>])</w:t>
                    </w:r>
                  </w:ins>
                </w:p>
                <w:p w14:paraId="614F18C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3404" w:author="yukina minato" w:date="2025-09-07T17:09:00Z" w16du:dateUtc="2025-09-07T09:09:00Z"/>
                      <w:rFonts w:eastAsia="宋体"/>
                      <w:color w:val="5C5C5C"/>
                      <w:szCs w:val="22"/>
                    </w:rPr>
                  </w:pPr>
                </w:p>
                <w:p w14:paraId="32765A9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05" w:author="yukina minato" w:date="2025-09-07T17:09:00Z" w16du:dateUtc="2025-09-07T09:09:00Z"/>
                      <w:rFonts w:eastAsia="宋体"/>
                      <w:color w:val="5C5C5C"/>
                      <w:szCs w:val="22"/>
                    </w:rPr>
                  </w:pPr>
                  <w:ins w:id="3406" w:author="yukina minato" w:date="2025-09-07T17:09:00Z" w16du:dateUtc="2025-09-07T09:09:00Z">
                    <w:r w:rsidRPr="00002D6B">
                      <w:rPr>
                        <w:rFonts w:ascii="Consolas" w:eastAsia="Consolas" w:hAnsi="Consolas" w:cs="Consolas"/>
                        <w:color w:val="5C5C5C"/>
                        <w:sz w:val="21"/>
                        <w:shd w:val="clear" w:color="auto" w:fill="F8F8F8"/>
                      </w:rPr>
                      <w:t>T_A_GGG = </w:t>
                    </w:r>
                    <w:proofErr w:type="spellStart"/>
                    <w:r w:rsidRPr="00002D6B">
                      <w:rPr>
                        <w:rFonts w:ascii="Consolas" w:eastAsia="Consolas" w:hAnsi="Consolas" w:cs="Consolas"/>
                        <w:color w:val="5C5C5C"/>
                        <w:sz w:val="21"/>
                        <w:shd w:val="clear" w:color="auto" w:fill="F8F8F8"/>
                      </w:rPr>
                      <w:t>g_t_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w:t>
                    </w:r>
                  </w:ins>
                </w:p>
                <w:p w14:paraId="017F2E7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3407" w:author="yukina minato" w:date="2025-09-07T17:09:00Z" w16du:dateUtc="2025-09-07T09:09:00Z"/>
                      <w:rFonts w:eastAsia="宋体"/>
                      <w:color w:val="5C5C5C"/>
                      <w:szCs w:val="22"/>
                    </w:rPr>
                  </w:pPr>
                </w:p>
                <w:p w14:paraId="0725BD7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08" w:author="yukina minato" w:date="2025-09-07T17:09:00Z" w16du:dateUtc="2025-09-07T09:09:00Z"/>
                      <w:rFonts w:eastAsia="宋体"/>
                      <w:color w:val="5C5C5C"/>
                      <w:szCs w:val="22"/>
                    </w:rPr>
                  </w:pPr>
                  <w:ins w:id="3409" w:author="yukina minato" w:date="2025-09-07T17:09:00Z" w16du:dateUtc="2025-09-07T09:09:00Z">
                    <w:r w:rsidRPr="00002D6B">
                      <w:rPr>
                        <w:rFonts w:ascii="Consolas" w:eastAsia="Consolas" w:hAnsi="Consolas" w:cs="Consolas"/>
                        <w:color w:val="4078F2"/>
                        <w:sz w:val="21"/>
                        <w:shd w:val="clear" w:color="auto" w:fill="F8F8F8"/>
                      </w:rPr>
                      <w:t>@jit(nopython=</w:t>
                    </w:r>
                    <w:r w:rsidRPr="00002D6B">
                      <w:rPr>
                        <w:rFonts w:ascii="Consolas" w:eastAsia="Consolas" w:hAnsi="Consolas" w:cs="Consolas"/>
                        <w:color w:val="0184BB"/>
                        <w:sz w:val="21"/>
                        <w:shd w:val="clear" w:color="auto" w:fill="F8F8F8"/>
                      </w:rPr>
                      <w:t>True</w:t>
                    </w:r>
                    <w:r w:rsidRPr="00002D6B">
                      <w:rPr>
                        <w:rFonts w:ascii="Consolas" w:eastAsia="Consolas" w:hAnsi="Consolas" w:cs="Consolas"/>
                        <w:color w:val="4078F2"/>
                        <w:sz w:val="21"/>
                        <w:shd w:val="clear" w:color="auto" w:fill="F8F8F8"/>
                      </w:rPr>
                      <w:t>)</w:t>
                    </w:r>
                  </w:ins>
                </w:p>
                <w:p w14:paraId="4DE1F68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10" w:author="yukina minato" w:date="2025-09-07T17:09:00Z" w16du:dateUtc="2025-09-07T09:09:00Z"/>
                      <w:rFonts w:eastAsia="宋体"/>
                      <w:color w:val="5C5C5C"/>
                      <w:szCs w:val="22"/>
                    </w:rPr>
                  </w:pPr>
                  <w:ins w:id="3411" w:author="yukina minato" w:date="2025-09-07T17:09:00Z" w16du:dateUtc="2025-09-07T09:09:00Z">
                    <w:r w:rsidRPr="00002D6B">
                      <w:rPr>
                        <w:rFonts w:ascii="Consolas" w:eastAsia="Consolas" w:hAnsi="Consolas" w:cs="Consolas"/>
                        <w:color w:val="A626A4"/>
                        <w:sz w:val="21"/>
                      </w:rPr>
                      <w:t>def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c_m_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w:t>
                    </w:r>
                  </w:ins>
                </w:p>
                <w:p w14:paraId="70BAF01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12" w:author="yukina minato" w:date="2025-09-07T17:09:00Z" w16du:dateUtc="2025-09-07T09:09:00Z"/>
                      <w:rFonts w:eastAsia="宋体"/>
                      <w:color w:val="5C5C5C"/>
                      <w:szCs w:val="22"/>
                    </w:rPr>
                  </w:pPr>
                  <w:ins w:id="3413"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t_s_ggg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C18401"/>
                        <w:sz w:val="21"/>
                        <w:shd w:val="clear" w:color="auto" w:fill="F8F8F8"/>
                      </w:rPr>
                      <w:t>int</w:t>
                    </w:r>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(S_E_GGG - S_A_GGG) / T_E_GGG) + </w:t>
                    </w:r>
                    <w:r w:rsidRPr="00002D6B">
                      <w:rPr>
                        <w:rFonts w:ascii="Consolas" w:eastAsia="Consolas" w:hAnsi="Consolas" w:cs="Consolas"/>
                        <w:color w:val="986801"/>
                        <w:sz w:val="21"/>
                        <w:shd w:val="clear" w:color="auto" w:fill="F8F8F8"/>
                      </w:rPr>
                      <w:t>1</w:t>
                    </w:r>
                  </w:ins>
                </w:p>
                <w:p w14:paraId="4E99AB7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14" w:author="yukina minato" w:date="2025-09-07T17:09:00Z" w16du:dateUtc="2025-09-07T09:09:00Z"/>
                      <w:rFonts w:eastAsia="宋体"/>
                      <w:color w:val="5C5C5C"/>
                      <w:szCs w:val="22"/>
                    </w:rPr>
                  </w:pPr>
                  <w:ins w:id="3415"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t_r_ggg</w:t>
                    </w:r>
                    <w:proofErr w:type="spellEnd"/>
                    <w:r w:rsidRPr="00002D6B">
                      <w:rPr>
                        <w:rFonts w:ascii="Consolas" w:eastAsia="Consolas" w:hAnsi="Consolas" w:cs="Consolas"/>
                        <w:color w:val="5C5C5C"/>
                        <w:sz w:val="21"/>
                      </w:rPr>
                      <w:t> = </w:t>
                    </w:r>
                    <w:proofErr w:type="spellStart"/>
                    <w:proofErr w:type="gramStart"/>
                    <w:r w:rsidRPr="00002D6B">
                      <w:rPr>
                        <w:rFonts w:ascii="Consolas" w:eastAsia="Consolas" w:hAnsi="Consolas" w:cs="Consolas"/>
                        <w:color w:val="5C5C5C"/>
                        <w:sz w:val="21"/>
                      </w:rPr>
                      <w:t>np.zeros</w:t>
                    </w:r>
                    <w:proofErr w:type="spellEnd"/>
                    <w:proofErr w:type="gramEnd"/>
                    <w:r w:rsidRPr="00002D6B">
                      <w:rPr>
                        <w:rFonts w:ascii="Consolas" w:eastAsia="Consolas" w:hAnsi="Consolas" w:cs="Consolas"/>
                        <w:color w:val="5C5C5C"/>
                        <w:sz w:val="21"/>
                      </w:rPr>
                      <w:t>((</w:t>
                    </w:r>
                    <w:r w:rsidRPr="00002D6B">
                      <w:rPr>
                        <w:rFonts w:ascii="Consolas" w:eastAsia="Consolas" w:hAnsi="Consolas" w:cs="Consolas"/>
                        <w:color w:val="986801"/>
                        <w:sz w:val="21"/>
                      </w:rPr>
                      <w:t>3</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3</w:t>
                    </w:r>
                    <w:r w:rsidRPr="00002D6B">
                      <w:rPr>
                        <w:rFonts w:ascii="Consolas" w:eastAsia="Consolas" w:hAnsi="Consolas" w:cs="Consolas"/>
                        <w:color w:val="5C5C5C"/>
                        <w:sz w:val="21"/>
                      </w:rPr>
                      <w:t>))</w:t>
                    </w:r>
                  </w:ins>
                </w:p>
                <w:p w14:paraId="78542A6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16" w:author="yukina minato" w:date="2025-09-07T17:09:00Z" w16du:dateUtc="2025-09-07T09:09:00Z"/>
                      <w:rFonts w:eastAsia="宋体"/>
                      <w:color w:val="5C5C5C"/>
                      <w:szCs w:val="22"/>
                    </w:rPr>
                  </w:pPr>
                  <w:ins w:id="3417"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w:t>
                    </w:r>
                  </w:ins>
                </w:p>
                <w:p w14:paraId="4FEABAE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18" w:author="yukina minato" w:date="2025-09-07T17:09:00Z" w16du:dateUtc="2025-09-07T09:09:00Z"/>
                      <w:rFonts w:eastAsia="宋体"/>
                      <w:color w:val="5C5C5C"/>
                      <w:szCs w:val="22"/>
                    </w:rPr>
                  </w:pPr>
                  <w:ins w:id="3419"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i_p_ggg</w:t>
                    </w:r>
                    <w:proofErr w:type="spellEnd"/>
                    <w:r w:rsidRPr="00002D6B">
                      <w:rPr>
                        <w:rFonts w:ascii="Consolas" w:eastAsia="Consolas" w:hAnsi="Consolas" w:cs="Consolas"/>
                        <w:color w:val="5C5C5C"/>
                        <w:sz w:val="21"/>
                      </w:rPr>
                      <w:t> = M_P_GGG[</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w:t>
                    </w:r>
                  </w:ins>
                </w:p>
                <w:p w14:paraId="7B103C7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20" w:author="yukina minato" w:date="2025-09-07T17:09:00Z" w16du:dateUtc="2025-09-07T09:09:00Z"/>
                      <w:rFonts w:eastAsia="宋体"/>
                      <w:color w:val="5C5C5C"/>
                      <w:szCs w:val="22"/>
                    </w:rPr>
                  </w:pPr>
                  <w:ins w:id="3421" w:author="yukina minato" w:date="2025-09-07T17:09:00Z" w16du:dateUtc="2025-09-07T09:09:00Z">
                    <w:r w:rsidRPr="00002D6B">
                      <w:rPr>
                        <w:rFonts w:ascii="Consolas" w:eastAsia="Consolas" w:hAnsi="Consolas" w:cs="Consolas"/>
                        <w:color w:val="5C5C5C"/>
                        <w:sz w:val="21"/>
                        <w:shd w:val="clear" w:color="auto" w:fill="F8F8F8"/>
                      </w:rPr>
                      <w:t>        n_v_ggg = </w:t>
                    </w:r>
                    <w:proofErr w:type="gramStart"/>
                    <w:r w:rsidRPr="00002D6B">
                      <w:rPr>
                        <w:rFonts w:ascii="Consolas" w:eastAsia="Consolas" w:hAnsi="Consolas" w:cs="Consolas"/>
                        <w:color w:val="5C5C5C"/>
                        <w:sz w:val="21"/>
                        <w:shd w:val="clear" w:color="auto" w:fill="F8F8F8"/>
                      </w:rPr>
                      <w:t>np.sqrt</w:t>
                    </w:r>
                    <w:proofErr w:type="gramEnd"/>
                    <w:r w:rsidRPr="00002D6B">
                      <w:rPr>
                        <w:rFonts w:ascii="Consolas" w:eastAsia="Consolas" w:hAnsi="Consolas" w:cs="Consolas"/>
                        <w:color w:val="5C5C5C"/>
                        <w:sz w:val="21"/>
                        <w:shd w:val="clear" w:color="auto" w:fill="F8F8F8"/>
                      </w:rPr>
                      <w:t>(i_p_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i_p_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i_p_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38EC0B8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22" w:author="yukina minato" w:date="2025-09-07T17:09:00Z" w16du:dateUtc="2025-09-07T09:09:00Z"/>
                      <w:rFonts w:eastAsia="宋体"/>
                      <w:color w:val="5C5C5C"/>
                      <w:szCs w:val="22"/>
                    </w:rPr>
                  </w:pPr>
                  <w:ins w:id="3423" w:author="yukina minato" w:date="2025-09-07T17:09:00Z" w16du:dateUtc="2025-09-07T09:09:00Z">
                    <w:r w:rsidRPr="00002D6B">
                      <w:rPr>
                        <w:rFonts w:ascii="Consolas" w:eastAsia="Consolas" w:hAnsi="Consolas" w:cs="Consolas"/>
                        <w:color w:val="5C5C5C"/>
                        <w:sz w:val="21"/>
                      </w:rPr>
                      <w:t>        direction = -</w:t>
                    </w:r>
                    <w:proofErr w:type="spellStart"/>
                    <w:r w:rsidRPr="00002D6B">
                      <w:rPr>
                        <w:rFonts w:ascii="Consolas" w:eastAsia="Consolas" w:hAnsi="Consolas" w:cs="Consolas"/>
                        <w:color w:val="5C5C5C"/>
                        <w:sz w:val="21"/>
                      </w:rPr>
                      <w:t>i_p_ggg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n_v_ggg</w:t>
                    </w:r>
                    <w:proofErr w:type="spellEnd"/>
                  </w:ins>
                </w:p>
                <w:p w14:paraId="528213E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24" w:author="yukina minato" w:date="2025-09-07T17:09:00Z" w16du:dateUtc="2025-09-07T09:09:00Z"/>
                      <w:rFonts w:eastAsia="宋体"/>
                      <w:color w:val="5C5C5C"/>
                      <w:szCs w:val="22"/>
                    </w:rPr>
                  </w:pPr>
                  <w:ins w:id="3425"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t_idx</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t_s_ggg</w:t>
                    </w:r>
                    <w:proofErr w:type="spellEnd"/>
                    <w:r w:rsidRPr="00002D6B">
                      <w:rPr>
                        <w:rFonts w:ascii="Consolas" w:eastAsia="Consolas" w:hAnsi="Consolas" w:cs="Consolas"/>
                        <w:color w:val="5C5C5C"/>
                        <w:sz w:val="21"/>
                        <w:shd w:val="clear" w:color="auto" w:fill="F8F8F8"/>
                      </w:rPr>
                      <w:t>):</w:t>
                    </w:r>
                  </w:ins>
                </w:p>
                <w:p w14:paraId="6343508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26" w:author="yukina minato" w:date="2025-09-07T17:09:00Z" w16du:dateUtc="2025-09-07T09:09:00Z"/>
                      <w:rFonts w:eastAsia="宋体"/>
                      <w:color w:val="5C5C5C"/>
                      <w:szCs w:val="22"/>
                    </w:rPr>
                  </w:pPr>
                  <w:ins w:id="3427" w:author="yukina minato" w:date="2025-09-07T17:09:00Z" w16du:dateUtc="2025-09-07T09:09:00Z">
                    <w:r w:rsidRPr="00002D6B">
                      <w:rPr>
                        <w:rFonts w:ascii="Consolas" w:eastAsia="Consolas" w:hAnsi="Consolas" w:cs="Consolas"/>
                        <w:color w:val="5C5C5C"/>
                        <w:sz w:val="21"/>
                      </w:rPr>
                      <w:t>            t = S_A_GGG + </w:t>
                    </w:r>
                    <w:proofErr w:type="spellStart"/>
                    <w:r w:rsidRPr="00002D6B">
                      <w:rPr>
                        <w:rFonts w:ascii="Consolas" w:eastAsia="Consolas" w:hAnsi="Consolas" w:cs="Consolas"/>
                        <w:color w:val="5C5C5C"/>
                        <w:sz w:val="21"/>
                      </w:rPr>
                      <w:t>t_idx</w:t>
                    </w:r>
                    <w:proofErr w:type="spellEnd"/>
                    <w:r w:rsidRPr="00002D6B">
                      <w:rPr>
                        <w:rFonts w:ascii="Consolas" w:eastAsia="Consolas" w:hAnsi="Consolas" w:cs="Consolas"/>
                        <w:color w:val="5C5C5C"/>
                        <w:sz w:val="21"/>
                      </w:rPr>
                      <w:t> * T_E_GGG</w:t>
                    </w:r>
                  </w:ins>
                </w:p>
                <w:p w14:paraId="287608D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28" w:author="yukina minato" w:date="2025-09-07T17:09:00Z" w16du:dateUtc="2025-09-07T09:09:00Z"/>
                      <w:rFonts w:eastAsia="宋体"/>
                      <w:color w:val="5C5C5C"/>
                      <w:szCs w:val="22"/>
                    </w:rPr>
                  </w:pPr>
                  <w:ins w:id="3429" w:author="yukina minato" w:date="2025-09-07T17:09:00Z" w16du:dateUtc="2025-09-07T09:09:00Z">
                    <w:r w:rsidRPr="00002D6B">
                      <w:rPr>
                        <w:rFonts w:ascii="Consolas" w:eastAsia="Consolas" w:hAnsi="Consolas" w:cs="Consolas"/>
                        <w:color w:val="5C5C5C"/>
                        <w:sz w:val="21"/>
                        <w:shd w:val="clear" w:color="auto" w:fill="F8F8F8"/>
                      </w:rPr>
                      <w:t>            t_r_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5C5C5C"/>
                        <w:sz w:val="21"/>
                        <w:shd w:val="clear" w:color="auto" w:fill="F8F8F8"/>
                      </w:rPr>
                      <w:t>i, t_idx] = i_p_ggg + direction * M_S_GGG * t</w:t>
                    </w:r>
                  </w:ins>
                </w:p>
                <w:p w14:paraId="533CFA5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30" w:author="yukina minato" w:date="2025-09-07T17:09:00Z" w16du:dateUtc="2025-09-07T09:09:00Z"/>
                      <w:rFonts w:eastAsia="宋体"/>
                      <w:color w:val="5C5C5C"/>
                      <w:szCs w:val="22"/>
                    </w:rPr>
                  </w:pPr>
                  <w:ins w:id="3431"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t_r_ggg</w:t>
                    </w:r>
                    <w:proofErr w:type="spellEnd"/>
                  </w:ins>
                </w:p>
                <w:p w14:paraId="655DA3B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80"/>
                    <w:jc w:val="left"/>
                    <w:rPr>
                      <w:ins w:id="3432" w:author="yukina minato" w:date="2025-09-07T17:09:00Z" w16du:dateUtc="2025-09-07T09:09:00Z"/>
                      <w:rFonts w:eastAsia="宋体"/>
                      <w:color w:val="5C5C5C"/>
                      <w:szCs w:val="22"/>
                    </w:rPr>
                  </w:pPr>
                </w:p>
                <w:p w14:paraId="545E8CD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33" w:author="yukina minato" w:date="2025-09-07T17:09:00Z" w16du:dateUtc="2025-09-07T09:09:00Z"/>
                      <w:rFonts w:eastAsia="宋体"/>
                      <w:color w:val="5C5C5C"/>
                      <w:szCs w:val="22"/>
                    </w:rPr>
                  </w:pPr>
                  <w:ins w:id="3434" w:author="yukina minato" w:date="2025-09-07T17:09:00Z" w16du:dateUtc="2025-09-07T09:09:00Z">
                    <w:r w:rsidRPr="00002D6B">
                      <w:rPr>
                        <w:rFonts w:ascii="Consolas" w:eastAsia="Consolas" w:hAnsi="Consolas" w:cs="Consolas"/>
                        <w:color w:val="5C5C5C"/>
                        <w:sz w:val="21"/>
                      </w:rPr>
                      <w:t>M_T_GGG = </w:t>
                    </w:r>
                    <w:proofErr w:type="spellStart"/>
                    <w:r w:rsidRPr="00002D6B">
                      <w:rPr>
                        <w:rFonts w:ascii="Consolas" w:eastAsia="Consolas" w:hAnsi="Consolas" w:cs="Consolas"/>
                        <w:color w:val="5C5C5C"/>
                        <w:sz w:val="21"/>
                      </w:rPr>
                      <w:t>c_m_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w:t>
                    </w:r>
                  </w:ins>
                </w:p>
                <w:p w14:paraId="4A4D89B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80"/>
                    <w:jc w:val="left"/>
                    <w:rPr>
                      <w:ins w:id="3435" w:author="yukina minato" w:date="2025-09-07T17:09:00Z" w16du:dateUtc="2025-09-07T09:09:00Z"/>
                      <w:rFonts w:eastAsia="宋体"/>
                      <w:color w:val="5C5C5C"/>
                      <w:szCs w:val="22"/>
                    </w:rPr>
                  </w:pPr>
                </w:p>
                <w:p w14:paraId="1BA81BA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36" w:author="yukina minato" w:date="2025-09-07T17:09:00Z" w16du:dateUtc="2025-09-07T09:09:00Z"/>
                      <w:rFonts w:eastAsia="宋体"/>
                      <w:color w:val="5C5C5C"/>
                      <w:szCs w:val="22"/>
                    </w:rPr>
                  </w:pPr>
                  <w:ins w:id="3437" w:author="yukina minato" w:date="2025-09-07T17:09:00Z" w16du:dateUtc="2025-09-07T09:09:00Z">
                    <w:r w:rsidRPr="00002D6B">
                      <w:rPr>
                        <w:rFonts w:ascii="Consolas" w:eastAsia="Consolas" w:hAnsi="Consolas" w:cs="Consolas"/>
                        <w:color w:val="4078F2"/>
                        <w:sz w:val="21"/>
                      </w:rPr>
                      <w:t>@jit(nopython=</w:t>
                    </w:r>
                    <w:r w:rsidRPr="00002D6B">
                      <w:rPr>
                        <w:rFonts w:ascii="Consolas" w:eastAsia="Consolas" w:hAnsi="Consolas" w:cs="Consolas"/>
                        <w:color w:val="0184BB"/>
                        <w:sz w:val="21"/>
                      </w:rPr>
                      <w:t>True</w:t>
                    </w:r>
                    <w:r w:rsidRPr="00002D6B">
                      <w:rPr>
                        <w:rFonts w:ascii="Consolas" w:eastAsia="Consolas" w:hAnsi="Consolas" w:cs="Consolas"/>
                        <w:color w:val="4078F2"/>
                        <w:sz w:val="21"/>
                      </w:rPr>
                      <w:t>)</w:t>
                    </w:r>
                  </w:ins>
                </w:p>
                <w:p w14:paraId="1B38982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38" w:author="yukina minato" w:date="2025-09-07T17:09:00Z" w16du:dateUtc="2025-09-07T09:09:00Z"/>
                      <w:rFonts w:eastAsia="宋体"/>
                      <w:color w:val="5C5C5C"/>
                      <w:szCs w:val="22"/>
                    </w:rPr>
                  </w:pPr>
                  <w:ins w:id="3439" w:author="yukina minato" w:date="2025-09-07T17:09:00Z" w16du:dateUtc="2025-09-07T09:09:00Z">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p_d_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point, </w:t>
                    </w:r>
                    <w:proofErr w:type="spellStart"/>
                    <w:r w:rsidRPr="00002D6B">
                      <w:rPr>
                        <w:rFonts w:ascii="Consolas" w:eastAsia="Consolas" w:hAnsi="Consolas" w:cs="Consolas"/>
                        <w:color w:val="5C5C5C"/>
                        <w:sz w:val="21"/>
                        <w:shd w:val="clear" w:color="auto" w:fill="F8F8F8"/>
                      </w:rPr>
                      <w:t>l_s_ggg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l_e_ggg</w:t>
                    </w:r>
                    <w:proofErr w:type="spellEnd"/>
                    <w:r w:rsidRPr="00002D6B">
                      <w:rPr>
                        <w:rFonts w:ascii="Consolas" w:eastAsia="Consolas" w:hAnsi="Consolas" w:cs="Consolas"/>
                        <w:color w:val="5C5C5C"/>
                        <w:sz w:val="21"/>
                        <w:shd w:val="clear" w:color="auto" w:fill="F8F8F8"/>
                      </w:rPr>
                      <w:t>):</w:t>
                    </w:r>
                  </w:ins>
                </w:p>
                <w:p w14:paraId="6532C20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40" w:author="yukina minato" w:date="2025-09-07T17:09:00Z" w16du:dateUtc="2025-09-07T09:09:00Z"/>
                      <w:rFonts w:eastAsia="宋体"/>
                      <w:color w:val="5C5C5C"/>
                      <w:szCs w:val="22"/>
                    </w:rPr>
                  </w:pPr>
                  <w:ins w:id="3441"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l_v_ggg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l_e_ggg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l_s_ggg</w:t>
                    </w:r>
                    <w:proofErr w:type="spellEnd"/>
                  </w:ins>
                </w:p>
                <w:p w14:paraId="674A4B8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42" w:author="yukina minato" w:date="2025-09-07T17:09:00Z" w16du:dateUtc="2025-09-07T09:09:00Z"/>
                      <w:rFonts w:eastAsia="宋体"/>
                      <w:color w:val="5C5C5C"/>
                      <w:szCs w:val="22"/>
                    </w:rPr>
                  </w:pPr>
                  <w:ins w:id="3443"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p_v_ggg</w:t>
                    </w:r>
                    <w:proofErr w:type="spellEnd"/>
                    <w:r w:rsidRPr="00002D6B">
                      <w:rPr>
                        <w:rFonts w:ascii="Consolas" w:eastAsia="Consolas" w:hAnsi="Consolas" w:cs="Consolas"/>
                        <w:color w:val="5C5C5C"/>
                        <w:sz w:val="21"/>
                        <w:shd w:val="clear" w:color="auto" w:fill="F8F8F8"/>
                      </w:rPr>
                      <w:t> = point - </w:t>
                    </w:r>
                    <w:proofErr w:type="spellStart"/>
                    <w:r w:rsidRPr="00002D6B">
                      <w:rPr>
                        <w:rFonts w:ascii="Consolas" w:eastAsia="Consolas" w:hAnsi="Consolas" w:cs="Consolas"/>
                        <w:color w:val="5C5C5C"/>
                        <w:sz w:val="21"/>
                        <w:shd w:val="clear" w:color="auto" w:fill="F8F8F8"/>
                      </w:rPr>
                      <w:t>l_s_ggg</w:t>
                    </w:r>
                    <w:proofErr w:type="spellEnd"/>
                  </w:ins>
                </w:p>
                <w:p w14:paraId="2841453A"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44" w:author="yukina minato" w:date="2025-09-07T17:09:00Z" w16du:dateUtc="2025-09-07T09:09:00Z"/>
                      <w:rFonts w:eastAsia="宋体"/>
                      <w:color w:val="5C5C5C"/>
                      <w:szCs w:val="22"/>
                    </w:rPr>
                  </w:pPr>
                  <w:ins w:id="3445" w:author="yukina minato" w:date="2025-09-07T17:09:00Z" w16du:dateUtc="2025-09-07T09:09:00Z">
                    <w:r w:rsidRPr="00002D6B">
                      <w:rPr>
                        <w:rFonts w:ascii="Consolas" w:eastAsia="Consolas" w:hAnsi="Consolas" w:cs="Consolas"/>
                        <w:color w:val="5C5C5C"/>
                        <w:sz w:val="21"/>
                      </w:rPr>
                      <w:t>    l_l_ggg = </w:t>
                    </w:r>
                    <w:proofErr w:type="gramStart"/>
                    <w:r w:rsidRPr="00002D6B">
                      <w:rPr>
                        <w:rFonts w:ascii="Consolas" w:eastAsia="Consolas" w:hAnsi="Consolas" w:cs="Consolas"/>
                        <w:color w:val="5C5C5C"/>
                        <w:sz w:val="21"/>
                      </w:rPr>
                      <w:t>np.sqrt</w:t>
                    </w:r>
                    <w:proofErr w:type="gramEnd"/>
                    <w:r w:rsidRPr="00002D6B">
                      <w:rPr>
                        <w:rFonts w:ascii="Consolas" w:eastAsia="Consolas" w:hAnsi="Consolas" w:cs="Consolas"/>
                        <w:color w:val="5C5C5C"/>
                        <w:sz w:val="21"/>
                      </w:rPr>
                      <w:t>(l_v_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986801"/>
                        <w:sz w:val="21"/>
                      </w:rPr>
                      <w:t>0</w:t>
                    </w:r>
                    <w:r w:rsidRPr="00002D6B">
                      <w:rPr>
                        <w:rFonts w:ascii="Consolas" w:eastAsia="Consolas" w:hAnsi="Consolas" w:cs="Consolas"/>
                        <w:color w:val="5C5C5C"/>
                        <w:sz w:val="21"/>
                      </w:rPr>
                      <w:t>] ** </w:t>
                    </w:r>
                    <w:r w:rsidRPr="00002D6B">
                      <w:rPr>
                        <w:rFonts w:ascii="Consolas" w:eastAsia="Consolas" w:hAnsi="Consolas" w:cs="Consolas"/>
                        <w:color w:val="986801"/>
                        <w:sz w:val="21"/>
                      </w:rPr>
                      <w:t>2</w:t>
                    </w:r>
                    <w:r w:rsidRPr="00002D6B">
                      <w:rPr>
                        <w:rFonts w:ascii="Consolas" w:eastAsia="Consolas" w:hAnsi="Consolas" w:cs="Consolas"/>
                        <w:color w:val="5C5C5C"/>
                        <w:sz w:val="21"/>
                      </w:rPr>
                      <w:t> + l_v_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 </w:t>
                    </w:r>
                    <w:r w:rsidRPr="00002D6B">
                      <w:rPr>
                        <w:rFonts w:ascii="Consolas" w:eastAsia="Consolas" w:hAnsi="Consolas" w:cs="Consolas"/>
                        <w:color w:val="986801"/>
                        <w:sz w:val="21"/>
                      </w:rPr>
                      <w:t>2</w:t>
                    </w:r>
                    <w:r w:rsidRPr="00002D6B">
                      <w:rPr>
                        <w:rFonts w:ascii="Consolas" w:eastAsia="Consolas" w:hAnsi="Consolas" w:cs="Consolas"/>
                        <w:color w:val="5C5C5C"/>
                        <w:sz w:val="21"/>
                      </w:rPr>
                      <w:t> + l_v_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 </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6B09963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46" w:author="yukina minato" w:date="2025-09-07T17:09:00Z" w16du:dateUtc="2025-09-07T09:09:00Z"/>
                      <w:rFonts w:eastAsia="宋体"/>
                      <w:color w:val="5C5C5C"/>
                      <w:szCs w:val="22"/>
                    </w:rPr>
                  </w:pPr>
                  <w:ins w:id="3447"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l_u_ggg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l_v_ggg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l_l_ggg</w:t>
                    </w:r>
                    <w:proofErr w:type="spellEnd"/>
                  </w:ins>
                </w:p>
                <w:p w14:paraId="69D4952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48" w:author="yukina minato" w:date="2025-09-07T17:09:00Z" w16du:dateUtc="2025-09-07T09:09:00Z"/>
                      <w:rFonts w:eastAsia="宋体"/>
                      <w:color w:val="5C5C5C"/>
                      <w:szCs w:val="22"/>
                    </w:rPr>
                  </w:pPr>
                  <w:ins w:id="3449"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p_s_ggg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p_v_ggg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l_l_ggg</w:t>
                    </w:r>
                    <w:proofErr w:type="spellEnd"/>
                  </w:ins>
                </w:p>
                <w:p w14:paraId="1B6A8C4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50" w:author="yukina minato" w:date="2025-09-07T17:09:00Z" w16du:dateUtc="2025-09-07T09:09:00Z"/>
                      <w:rFonts w:eastAsia="宋体"/>
                      <w:color w:val="5C5C5C"/>
                      <w:szCs w:val="22"/>
                    </w:rPr>
                  </w:pPr>
                  <w:ins w:id="3451" w:author="yukina minato" w:date="2025-09-07T17:09:00Z" w16du:dateUtc="2025-09-07T09:09:00Z">
                    <w:r w:rsidRPr="00002D6B">
                      <w:rPr>
                        <w:rFonts w:ascii="Consolas" w:eastAsia="Consolas" w:hAnsi="Consolas" w:cs="Consolas"/>
                        <w:color w:val="5C5C5C"/>
                        <w:sz w:val="21"/>
                        <w:shd w:val="clear" w:color="auto" w:fill="F8F8F8"/>
                      </w:rPr>
                      <w:t>    t = l_u_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 p_s_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 l_u_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p_s_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l_u_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p_s_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61943F7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52" w:author="yukina minato" w:date="2025-09-07T17:09:00Z" w16du:dateUtc="2025-09-07T09:09:00Z"/>
                      <w:rFonts w:eastAsia="宋体"/>
                      <w:color w:val="5C5C5C"/>
                      <w:szCs w:val="22"/>
                    </w:rPr>
                  </w:pPr>
                  <w:ins w:id="3453" w:author="yukina minato" w:date="2025-09-07T17:09:00Z" w16du:dateUtc="2025-09-07T09:09:00Z">
                    <w:r w:rsidRPr="00002D6B">
                      <w:rPr>
                        <w:rFonts w:ascii="Consolas" w:eastAsia="Consolas" w:hAnsi="Consolas" w:cs="Consolas"/>
                        <w:color w:val="5C5C5C"/>
                        <w:sz w:val="21"/>
                      </w:rPr>
                      <w:t>    t = </w:t>
                    </w:r>
                    <w:proofErr w:type="gramStart"/>
                    <w:r w:rsidRPr="00002D6B">
                      <w:rPr>
                        <w:rFonts w:ascii="Consolas" w:eastAsia="Consolas" w:hAnsi="Consolas" w:cs="Consolas"/>
                        <w:color w:val="C18401"/>
                        <w:sz w:val="21"/>
                      </w:rPr>
                      <w:t>max</w:t>
                    </w:r>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0.0</w:t>
                    </w:r>
                    <w:r w:rsidRPr="00002D6B">
                      <w:rPr>
                        <w:rFonts w:ascii="Consolas" w:eastAsia="Consolas" w:hAnsi="Consolas" w:cs="Consolas"/>
                        <w:color w:val="5C5C5C"/>
                        <w:sz w:val="21"/>
                      </w:rPr>
                      <w:t>, </w:t>
                    </w:r>
                    <w:proofErr w:type="gramStart"/>
                    <w:r w:rsidRPr="00002D6B">
                      <w:rPr>
                        <w:rFonts w:ascii="Consolas" w:eastAsia="Consolas" w:hAnsi="Consolas" w:cs="Consolas"/>
                        <w:color w:val="C18401"/>
                        <w:sz w:val="21"/>
                      </w:rPr>
                      <w:t>min</w:t>
                    </w:r>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1.0</w:t>
                    </w:r>
                    <w:r w:rsidRPr="00002D6B">
                      <w:rPr>
                        <w:rFonts w:ascii="Consolas" w:eastAsia="Consolas" w:hAnsi="Consolas" w:cs="Consolas"/>
                        <w:color w:val="5C5C5C"/>
                        <w:sz w:val="21"/>
                      </w:rPr>
                      <w:t>, t))</w:t>
                    </w:r>
                  </w:ins>
                </w:p>
                <w:p w14:paraId="0F543AA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54" w:author="yukina minato" w:date="2025-09-07T17:09:00Z" w16du:dateUtc="2025-09-07T09:09:00Z"/>
                      <w:rFonts w:eastAsia="宋体"/>
                      <w:color w:val="5C5C5C"/>
                      <w:szCs w:val="22"/>
                    </w:rPr>
                  </w:pPr>
                  <w:ins w:id="3455"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n_p_ggg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l_s_ggg</w:t>
                    </w:r>
                    <w:proofErr w:type="spellEnd"/>
                    <w:r w:rsidRPr="00002D6B">
                      <w:rPr>
                        <w:rFonts w:ascii="Consolas" w:eastAsia="Consolas" w:hAnsi="Consolas" w:cs="Consolas"/>
                        <w:color w:val="5C5C5C"/>
                        <w:sz w:val="21"/>
                        <w:shd w:val="clear" w:color="auto" w:fill="F8F8F8"/>
                      </w:rPr>
                      <w:t> + t * </w:t>
                    </w:r>
                    <w:proofErr w:type="spellStart"/>
                    <w:r w:rsidRPr="00002D6B">
                      <w:rPr>
                        <w:rFonts w:ascii="Consolas" w:eastAsia="Consolas" w:hAnsi="Consolas" w:cs="Consolas"/>
                        <w:color w:val="5C5C5C"/>
                        <w:sz w:val="21"/>
                        <w:shd w:val="clear" w:color="auto" w:fill="F8F8F8"/>
                      </w:rPr>
                      <w:t>l_v_ggg</w:t>
                    </w:r>
                    <w:proofErr w:type="spellEnd"/>
                  </w:ins>
                </w:p>
                <w:p w14:paraId="2D5B2B3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56" w:author="yukina minato" w:date="2025-09-07T17:09:00Z" w16du:dateUtc="2025-09-07T09:09:00Z"/>
                      <w:rFonts w:eastAsia="宋体"/>
                      <w:color w:val="5C5C5C"/>
                      <w:szCs w:val="22"/>
                    </w:rPr>
                  </w:pPr>
                  <w:ins w:id="3457" w:author="yukina minato" w:date="2025-09-07T17:09:00Z" w16du:dateUtc="2025-09-07T09:09:00Z">
                    <w:r w:rsidRPr="00002D6B">
                      <w:rPr>
                        <w:rFonts w:ascii="Consolas" w:eastAsia="Consolas" w:hAnsi="Consolas" w:cs="Consolas"/>
                        <w:color w:val="5C5C5C"/>
                        <w:sz w:val="21"/>
                      </w:rPr>
                      <w:t>    dx = </w:t>
                    </w:r>
                    <w:proofErr w:type="spellStart"/>
                    <w:r w:rsidRPr="00002D6B">
                      <w:rPr>
                        <w:rFonts w:ascii="Consolas" w:eastAsia="Consolas" w:hAnsi="Consolas" w:cs="Consolas"/>
                        <w:color w:val="5C5C5C"/>
                        <w:sz w:val="21"/>
                      </w:rPr>
                      <w:t>n_p_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0</w:t>
                    </w:r>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point[</w:t>
                    </w:r>
                    <w:proofErr w:type="gramEnd"/>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1D96350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58" w:author="yukina minato" w:date="2025-09-07T17:09:00Z" w16du:dateUtc="2025-09-07T09:09:00Z"/>
                      <w:rFonts w:eastAsia="宋体"/>
                      <w:color w:val="5C5C5C"/>
                      <w:szCs w:val="22"/>
                    </w:rPr>
                  </w:pPr>
                  <w:ins w:id="3459"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dy</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n_p_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point[</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267C0E2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60" w:author="yukina minato" w:date="2025-09-07T17:09:00Z" w16du:dateUtc="2025-09-07T09:09:00Z"/>
                      <w:rFonts w:eastAsia="宋体"/>
                      <w:color w:val="5C5C5C"/>
                      <w:szCs w:val="22"/>
                    </w:rPr>
                  </w:pPr>
                  <w:ins w:id="3461"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dz</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n_p_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point[</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0038B1A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62" w:author="yukina minato" w:date="2025-09-07T17:09:00Z" w16du:dateUtc="2025-09-07T09:09:00Z"/>
                      <w:rFonts w:eastAsia="宋体"/>
                      <w:color w:val="5C5C5C"/>
                      <w:szCs w:val="22"/>
                    </w:rPr>
                  </w:pPr>
                  <w:ins w:id="3463"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np.sqrt</w:t>
                    </w:r>
                    <w:proofErr w:type="spellEnd"/>
                    <w:proofErr w:type="gramEnd"/>
                    <w:r w:rsidRPr="00002D6B">
                      <w:rPr>
                        <w:rFonts w:ascii="Consolas" w:eastAsia="Consolas" w:hAnsi="Consolas" w:cs="Consolas"/>
                        <w:color w:val="5C5C5C"/>
                        <w:sz w:val="21"/>
                        <w:shd w:val="clear" w:color="auto" w:fill="F8F8F8"/>
                      </w:rPr>
                      <w:t>(dx * dx + </w:t>
                    </w:r>
                    <w:proofErr w:type="spellStart"/>
                    <w:r w:rsidRPr="00002D6B">
                      <w:rPr>
                        <w:rFonts w:ascii="Consolas" w:eastAsia="Consolas" w:hAnsi="Consolas" w:cs="Consolas"/>
                        <w:color w:val="5C5C5C"/>
                        <w:sz w:val="21"/>
                        <w:shd w:val="clear" w:color="auto" w:fill="F8F8F8"/>
                      </w:rPr>
                      <w:t>dy</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dy</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dz</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dz</w:t>
                    </w:r>
                    <w:proofErr w:type="spellEnd"/>
                    <w:r w:rsidRPr="00002D6B">
                      <w:rPr>
                        <w:rFonts w:ascii="Consolas" w:eastAsia="Consolas" w:hAnsi="Consolas" w:cs="Consolas"/>
                        <w:color w:val="5C5C5C"/>
                        <w:sz w:val="21"/>
                        <w:shd w:val="clear" w:color="auto" w:fill="F8F8F8"/>
                      </w:rPr>
                      <w:t>)</w:t>
                    </w:r>
                  </w:ins>
                </w:p>
                <w:p w14:paraId="1A03732A"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3464" w:author="yukina minato" w:date="2025-09-07T17:09:00Z" w16du:dateUtc="2025-09-07T09:09:00Z"/>
                      <w:rFonts w:eastAsia="宋体"/>
                      <w:color w:val="5C5C5C"/>
                      <w:szCs w:val="22"/>
                    </w:rPr>
                  </w:pPr>
                </w:p>
                <w:p w14:paraId="1165C78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65" w:author="yukina minato" w:date="2025-09-07T17:09:00Z" w16du:dateUtc="2025-09-07T09:09:00Z"/>
                      <w:rFonts w:eastAsia="宋体"/>
                      <w:color w:val="5C5C5C"/>
                      <w:szCs w:val="22"/>
                    </w:rPr>
                  </w:pPr>
                  <w:ins w:id="3466" w:author="yukina minato" w:date="2025-09-07T17:09:00Z" w16du:dateUtc="2025-09-07T09:09:00Z">
                    <w:r w:rsidRPr="00002D6B">
                      <w:rPr>
                        <w:rFonts w:ascii="Consolas" w:eastAsia="Consolas" w:hAnsi="Consolas" w:cs="Consolas"/>
                        <w:color w:val="4078F2"/>
                        <w:sz w:val="21"/>
                        <w:shd w:val="clear" w:color="auto" w:fill="F8F8F8"/>
                      </w:rPr>
                      <w:t>@jit(nopython=</w:t>
                    </w:r>
                    <w:r w:rsidRPr="00002D6B">
                      <w:rPr>
                        <w:rFonts w:ascii="Consolas" w:eastAsia="Consolas" w:hAnsi="Consolas" w:cs="Consolas"/>
                        <w:color w:val="0184BB"/>
                        <w:sz w:val="21"/>
                        <w:shd w:val="clear" w:color="auto" w:fill="F8F8F8"/>
                      </w:rPr>
                      <w:t>True</w:t>
                    </w:r>
                    <w:r w:rsidRPr="00002D6B">
                      <w:rPr>
                        <w:rFonts w:ascii="Consolas" w:eastAsia="Consolas" w:hAnsi="Consolas" w:cs="Consolas"/>
                        <w:color w:val="4078F2"/>
                        <w:sz w:val="21"/>
                        <w:shd w:val="clear" w:color="auto" w:fill="F8F8F8"/>
                      </w:rPr>
                      <w:t>)</w:t>
                    </w:r>
                  </w:ins>
                </w:p>
                <w:p w14:paraId="08A49A3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67" w:author="yukina minato" w:date="2025-09-07T17:09:00Z" w16du:dateUtc="2025-09-07T09:09:00Z"/>
                      <w:rFonts w:eastAsia="宋体"/>
                      <w:color w:val="5C5C5C"/>
                      <w:szCs w:val="22"/>
                    </w:rPr>
                  </w:pPr>
                  <w:ins w:id="3468" w:author="yukina minato" w:date="2025-09-07T17:09:00Z" w16du:dateUtc="2025-09-07T09:09:00Z">
                    <w:r w:rsidRPr="00002D6B">
                      <w:rPr>
                        <w:rFonts w:ascii="Consolas" w:eastAsia="Consolas" w:hAnsi="Consolas" w:cs="Consolas"/>
                        <w:color w:val="A626A4"/>
                        <w:sz w:val="21"/>
                      </w:rPr>
                      <w:t>def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i_o_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m_p_ggg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s_c_ggg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s_r_ggg</w:t>
                    </w:r>
                    <w:proofErr w:type="spellEnd"/>
                    <w:r w:rsidRPr="00002D6B">
                      <w:rPr>
                        <w:rFonts w:ascii="Consolas" w:eastAsia="Consolas" w:hAnsi="Consolas" w:cs="Consolas"/>
                        <w:color w:val="5C5C5C"/>
                        <w:sz w:val="21"/>
                      </w:rPr>
                      <w:t>):</w:t>
                    </w:r>
                  </w:ins>
                </w:p>
                <w:p w14:paraId="2DBDB61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69" w:author="yukina minato" w:date="2025-09-07T17:09:00Z" w16du:dateUtc="2025-09-07T09:09:00Z"/>
                      <w:rFonts w:eastAsia="宋体"/>
                      <w:color w:val="5C5C5C"/>
                      <w:szCs w:val="22"/>
                    </w:rPr>
                  </w:pPr>
                  <w:ins w:id="3470"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p_d_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s_c_ggg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t_p_ggg</w:t>
                    </w:r>
                    <w:proofErr w:type="spellEnd"/>
                    <w:r w:rsidRPr="00002D6B">
                      <w:rPr>
                        <w:rFonts w:ascii="Consolas" w:eastAsia="Consolas" w:hAnsi="Consolas" w:cs="Consolas"/>
                        <w:color w:val="5C5C5C"/>
                        <w:sz w:val="21"/>
                        <w:shd w:val="clear" w:color="auto" w:fill="F8F8F8"/>
                      </w:rPr>
                      <w:t>) &lt;= </w:t>
                    </w:r>
                    <w:proofErr w:type="spellStart"/>
                    <w:r w:rsidRPr="00002D6B">
                      <w:rPr>
                        <w:rFonts w:ascii="Consolas" w:eastAsia="Consolas" w:hAnsi="Consolas" w:cs="Consolas"/>
                        <w:color w:val="5C5C5C"/>
                        <w:sz w:val="21"/>
                        <w:shd w:val="clear" w:color="auto" w:fill="F8F8F8"/>
                      </w:rPr>
                      <w:t>s_r_ggg</w:t>
                    </w:r>
                    <w:proofErr w:type="spellEnd"/>
                  </w:ins>
                </w:p>
                <w:p w14:paraId="61FE4DA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3471" w:author="yukina minato" w:date="2025-09-07T17:09:00Z" w16du:dateUtc="2025-09-07T09:09:00Z"/>
                      <w:rFonts w:eastAsia="宋体"/>
                      <w:color w:val="5C5C5C"/>
                      <w:szCs w:val="22"/>
                    </w:rPr>
                  </w:pPr>
                </w:p>
                <w:p w14:paraId="73F6A4E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72" w:author="yukina minato" w:date="2025-09-07T17:09:00Z" w16du:dateUtc="2025-09-07T09:09:00Z"/>
                      <w:rFonts w:eastAsia="宋体"/>
                      <w:color w:val="5C5C5C"/>
                      <w:szCs w:val="22"/>
                    </w:rPr>
                  </w:pPr>
                  <w:ins w:id="3473" w:author="yukina minato" w:date="2025-09-07T17:09:00Z" w16du:dateUtc="2025-09-07T09:09:00Z">
                    <w:r w:rsidRPr="00002D6B">
                      <w:rPr>
                        <w:rFonts w:ascii="Consolas" w:eastAsia="Consolas" w:hAnsi="Consolas" w:cs="Consolas"/>
                        <w:color w:val="4078F2"/>
                        <w:sz w:val="21"/>
                        <w:shd w:val="clear" w:color="auto" w:fill="F8F8F8"/>
                      </w:rPr>
                      <w:t>@jit(nopython=</w:t>
                    </w:r>
                    <w:r w:rsidRPr="00002D6B">
                      <w:rPr>
                        <w:rFonts w:ascii="Consolas" w:eastAsia="Consolas" w:hAnsi="Consolas" w:cs="Consolas"/>
                        <w:color w:val="0184BB"/>
                        <w:sz w:val="21"/>
                        <w:shd w:val="clear" w:color="auto" w:fill="F8F8F8"/>
                      </w:rPr>
                      <w:t>True</w:t>
                    </w:r>
                    <w:r w:rsidRPr="00002D6B">
                      <w:rPr>
                        <w:rFonts w:ascii="Consolas" w:eastAsia="Consolas" w:hAnsi="Consolas" w:cs="Consolas"/>
                        <w:color w:val="4078F2"/>
                        <w:sz w:val="21"/>
                        <w:shd w:val="clear" w:color="auto" w:fill="F8F8F8"/>
                      </w:rPr>
                      <w:t>)</w:t>
                    </w:r>
                  </w:ins>
                </w:p>
                <w:p w14:paraId="582262C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74" w:author="yukina minato" w:date="2025-09-07T17:09:00Z" w16du:dateUtc="2025-09-07T09:09:00Z"/>
                      <w:rFonts w:eastAsia="宋体"/>
                      <w:color w:val="5C5C5C"/>
                      <w:szCs w:val="22"/>
                    </w:rPr>
                  </w:pPr>
                  <w:ins w:id="3475" w:author="yukina minato" w:date="2025-09-07T17:09:00Z" w16du:dateUtc="2025-09-07T09:09:00Z">
                    <w:r w:rsidRPr="00002D6B">
                      <w:rPr>
                        <w:rFonts w:ascii="Consolas" w:eastAsia="Consolas" w:hAnsi="Consolas" w:cs="Consolas"/>
                        <w:color w:val="A626A4"/>
                        <w:sz w:val="21"/>
                      </w:rPr>
                      <w:t>def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i_t_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m_p_ggg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s_c_ggg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s_r_ggg</w:t>
                    </w:r>
                    <w:proofErr w:type="spellEnd"/>
                    <w:r w:rsidRPr="00002D6B">
                      <w:rPr>
                        <w:rFonts w:ascii="Consolas" w:eastAsia="Consolas" w:hAnsi="Consolas" w:cs="Consolas"/>
                        <w:color w:val="5C5C5C"/>
                        <w:sz w:val="21"/>
                      </w:rPr>
                      <w:t>):</w:t>
                    </w:r>
                  </w:ins>
                </w:p>
                <w:p w14:paraId="3A34532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76" w:author="yukina minato" w:date="2025-09-07T17:09:00Z" w16du:dateUtc="2025-09-07T09:09:00Z"/>
                      <w:rFonts w:eastAsia="宋体"/>
                      <w:color w:val="5C5C5C"/>
                      <w:szCs w:val="22"/>
                    </w:rPr>
                  </w:pPr>
                  <w:ins w:id="3477"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T_A_GGG.shape</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0467818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78" w:author="yukina minato" w:date="2025-09-07T17:09:00Z" w16du:dateUtc="2025-09-07T09:09:00Z"/>
                      <w:rFonts w:eastAsia="宋体"/>
                      <w:color w:val="5C5C5C"/>
                      <w:szCs w:val="22"/>
                    </w:rPr>
                  </w:pPr>
                  <w:ins w:id="3479"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t_p_ggg</w:t>
                    </w:r>
                    <w:proofErr w:type="spellEnd"/>
                    <w:r w:rsidRPr="00002D6B">
                      <w:rPr>
                        <w:rFonts w:ascii="Consolas" w:eastAsia="Consolas" w:hAnsi="Consolas" w:cs="Consolas"/>
                        <w:color w:val="5C5C5C"/>
                        <w:sz w:val="21"/>
                      </w:rPr>
                      <w:t> = T_A_GGG[</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w:t>
                    </w:r>
                  </w:ins>
                </w:p>
                <w:p w14:paraId="11E0B08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80" w:author="yukina minato" w:date="2025-09-07T17:09:00Z" w16du:dateUtc="2025-09-07T09:09:00Z"/>
                      <w:rFonts w:eastAsia="宋体"/>
                      <w:color w:val="5C5C5C"/>
                      <w:szCs w:val="22"/>
                    </w:rPr>
                  </w:pPr>
                  <w:ins w:id="3481" w:author="yukina minato" w:date="2025-09-07T17:09:00Z" w16du:dateUtc="2025-09-07T09:09:00Z">
                    <w:r w:rsidRPr="00002D6B">
                      <w:rPr>
                        <w:rFonts w:ascii="Consolas" w:eastAsia="Consolas" w:hAnsi="Consolas" w:cs="Consolas"/>
                        <w:color w:val="5C5C5C"/>
                        <w:sz w:val="21"/>
                        <w:shd w:val="clear" w:color="auto" w:fill="F8F8F8"/>
                      </w:rPr>
                      <w:t>        obscured = </w:t>
                    </w:r>
                    <w:r w:rsidRPr="00002D6B">
                      <w:rPr>
                        <w:rFonts w:ascii="Consolas" w:eastAsia="Consolas" w:hAnsi="Consolas" w:cs="Consolas"/>
                        <w:color w:val="0184BB"/>
                        <w:sz w:val="21"/>
                        <w:shd w:val="clear" w:color="auto" w:fill="F8F8F8"/>
                      </w:rPr>
                      <w:t>False</w:t>
                    </w:r>
                  </w:ins>
                </w:p>
                <w:p w14:paraId="73E1AD8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82" w:author="yukina minato" w:date="2025-09-07T17:09:00Z" w16du:dateUtc="2025-09-07T09:09:00Z"/>
                      <w:rFonts w:eastAsia="宋体"/>
                      <w:color w:val="5C5C5C"/>
                      <w:szCs w:val="22"/>
                    </w:rPr>
                  </w:pPr>
                  <w:ins w:id="3483"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j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r w:rsidRPr="00002D6B">
                      <w:rPr>
                        <w:rFonts w:ascii="Consolas" w:eastAsia="Consolas" w:hAnsi="Consolas" w:cs="Consolas"/>
                        <w:color w:val="C18401"/>
                        <w:sz w:val="21"/>
                      </w:rPr>
                      <w:t>range</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s_c_</w:t>
                    </w:r>
                    <w:proofErr w:type="gramStart"/>
                    <w:r w:rsidRPr="00002D6B">
                      <w:rPr>
                        <w:rFonts w:ascii="Consolas" w:eastAsia="Consolas" w:hAnsi="Consolas" w:cs="Consolas"/>
                        <w:color w:val="5C5C5C"/>
                        <w:sz w:val="21"/>
                      </w:rPr>
                      <w:t>ggg.shape</w:t>
                    </w:r>
                    <w:proofErr w:type="spellEnd"/>
                    <w:proofErr w:type="gramEnd"/>
                    <w:r w:rsidRPr="00002D6B">
                      <w:rPr>
                        <w:rFonts w:ascii="Consolas" w:eastAsia="Consolas" w:hAnsi="Consolas" w:cs="Consolas"/>
                        <w:color w:val="5C5C5C"/>
                        <w:sz w:val="21"/>
                      </w:rPr>
                      <w:t>[</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33CBA0A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84" w:author="yukina minato" w:date="2025-09-07T17:09:00Z" w16du:dateUtc="2025-09-07T09:09:00Z"/>
                      <w:rFonts w:eastAsia="宋体"/>
                      <w:color w:val="5C5C5C"/>
                      <w:szCs w:val="22"/>
                    </w:rPr>
                  </w:pPr>
                  <w:ins w:id="3485"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i_o_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m_p_ggg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s_c_ggg</w:t>
                    </w:r>
                    <w:proofErr w:type="spellEnd"/>
                    <w:r w:rsidRPr="00002D6B">
                      <w:rPr>
                        <w:rFonts w:ascii="Consolas" w:eastAsia="Consolas" w:hAnsi="Consolas" w:cs="Consolas"/>
                        <w:color w:val="5C5C5C"/>
                        <w:sz w:val="21"/>
                        <w:shd w:val="clear" w:color="auto" w:fill="F8F8F8"/>
                      </w:rPr>
                      <w:t>[j], </w:t>
                    </w:r>
                    <w:proofErr w:type="spellStart"/>
                    <w:r w:rsidRPr="00002D6B">
                      <w:rPr>
                        <w:rFonts w:ascii="Consolas" w:eastAsia="Consolas" w:hAnsi="Consolas" w:cs="Consolas"/>
                        <w:color w:val="5C5C5C"/>
                        <w:sz w:val="21"/>
                        <w:shd w:val="clear" w:color="auto" w:fill="F8F8F8"/>
                      </w:rPr>
                      <w:t>s_r_ggg</w:t>
                    </w:r>
                    <w:proofErr w:type="spellEnd"/>
                    <w:r w:rsidRPr="00002D6B">
                      <w:rPr>
                        <w:rFonts w:ascii="Consolas" w:eastAsia="Consolas" w:hAnsi="Consolas" w:cs="Consolas"/>
                        <w:color w:val="5C5C5C"/>
                        <w:sz w:val="21"/>
                        <w:shd w:val="clear" w:color="auto" w:fill="F8F8F8"/>
                      </w:rPr>
                      <w:t>):</w:t>
                    </w:r>
                  </w:ins>
                </w:p>
                <w:p w14:paraId="25DF544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86" w:author="yukina minato" w:date="2025-09-07T17:09:00Z" w16du:dateUtc="2025-09-07T09:09:00Z"/>
                      <w:rFonts w:eastAsia="宋体"/>
                      <w:color w:val="5C5C5C"/>
                      <w:szCs w:val="22"/>
                    </w:rPr>
                  </w:pPr>
                  <w:ins w:id="3487" w:author="yukina minato" w:date="2025-09-07T17:09:00Z" w16du:dateUtc="2025-09-07T09:09:00Z">
                    <w:r w:rsidRPr="00002D6B">
                      <w:rPr>
                        <w:rFonts w:ascii="Consolas" w:eastAsia="Consolas" w:hAnsi="Consolas" w:cs="Consolas"/>
                        <w:color w:val="5C5C5C"/>
                        <w:sz w:val="21"/>
                      </w:rPr>
                      <w:t>                obscured = </w:t>
                    </w:r>
                    <w:r w:rsidRPr="00002D6B">
                      <w:rPr>
                        <w:rFonts w:ascii="Consolas" w:eastAsia="Consolas" w:hAnsi="Consolas" w:cs="Consolas"/>
                        <w:color w:val="0184BB"/>
                        <w:sz w:val="21"/>
                      </w:rPr>
                      <w:t>True</w:t>
                    </w:r>
                  </w:ins>
                </w:p>
                <w:p w14:paraId="03B0FC5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88" w:author="yukina minato" w:date="2025-09-07T17:09:00Z" w16du:dateUtc="2025-09-07T09:09:00Z"/>
                      <w:rFonts w:eastAsia="宋体"/>
                      <w:color w:val="5C5C5C"/>
                      <w:szCs w:val="22"/>
                    </w:rPr>
                  </w:pPr>
                  <w:ins w:id="3489"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break</w:t>
                    </w:r>
                  </w:ins>
                </w:p>
                <w:p w14:paraId="37CC5EB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90" w:author="yukina minato" w:date="2025-09-07T17:09:00Z" w16du:dateUtc="2025-09-07T09:09:00Z"/>
                      <w:rFonts w:eastAsia="宋体"/>
                      <w:color w:val="5C5C5C"/>
                      <w:szCs w:val="22"/>
                    </w:rPr>
                  </w:pPr>
                  <w:ins w:id="3491"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r w:rsidRPr="00002D6B">
                      <w:rPr>
                        <w:rFonts w:ascii="Consolas" w:eastAsia="Consolas" w:hAnsi="Consolas" w:cs="Consolas"/>
                        <w:color w:val="A626A4"/>
                        <w:sz w:val="21"/>
                      </w:rPr>
                      <w:t>not</w:t>
                    </w:r>
                    <w:r w:rsidRPr="00002D6B">
                      <w:rPr>
                        <w:rFonts w:ascii="Consolas" w:eastAsia="Consolas" w:hAnsi="Consolas" w:cs="Consolas"/>
                        <w:color w:val="5C5C5C"/>
                        <w:sz w:val="21"/>
                      </w:rPr>
                      <w:t> obscured:</w:t>
                    </w:r>
                  </w:ins>
                </w:p>
                <w:p w14:paraId="365A10D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92" w:author="yukina minato" w:date="2025-09-07T17:09:00Z" w16du:dateUtc="2025-09-07T09:09:00Z"/>
                      <w:rFonts w:eastAsia="宋体"/>
                      <w:color w:val="5C5C5C"/>
                      <w:szCs w:val="22"/>
                    </w:rPr>
                  </w:pPr>
                  <w:ins w:id="3493"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0184BB"/>
                        <w:sz w:val="21"/>
                        <w:shd w:val="clear" w:color="auto" w:fill="F8F8F8"/>
                      </w:rPr>
                      <w:t>False</w:t>
                    </w:r>
                  </w:ins>
                </w:p>
                <w:p w14:paraId="3844955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94" w:author="yukina minato" w:date="2025-09-07T17:09:00Z" w16du:dateUtc="2025-09-07T09:09:00Z"/>
                      <w:rFonts w:eastAsia="宋体"/>
                      <w:color w:val="5C5C5C"/>
                      <w:szCs w:val="22"/>
                    </w:rPr>
                  </w:pPr>
                  <w:ins w:id="3495"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w:t>
                    </w:r>
                    <w:r w:rsidRPr="00002D6B">
                      <w:rPr>
                        <w:rFonts w:ascii="Consolas" w:eastAsia="Consolas" w:hAnsi="Consolas" w:cs="Consolas"/>
                        <w:color w:val="0184BB"/>
                        <w:sz w:val="21"/>
                      </w:rPr>
                      <w:t>True</w:t>
                    </w:r>
                  </w:ins>
                </w:p>
                <w:p w14:paraId="3A2316C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80"/>
                    <w:jc w:val="left"/>
                    <w:rPr>
                      <w:ins w:id="3496" w:author="yukina minato" w:date="2025-09-07T17:09:00Z" w16du:dateUtc="2025-09-07T09:09:00Z"/>
                      <w:rFonts w:eastAsia="宋体"/>
                      <w:color w:val="5C5C5C"/>
                      <w:szCs w:val="22"/>
                    </w:rPr>
                  </w:pPr>
                </w:p>
                <w:p w14:paraId="6F2CE19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497" w:author="yukina minato" w:date="2025-09-07T17:09:00Z" w16du:dateUtc="2025-09-07T09:09:00Z"/>
                      <w:rFonts w:eastAsia="宋体"/>
                      <w:color w:val="5C5C5C"/>
                      <w:szCs w:val="22"/>
                    </w:rPr>
                  </w:pPr>
                  <w:ins w:id="3498" w:author="yukina minato" w:date="2025-09-07T17:09:00Z" w16du:dateUtc="2025-09-07T09:09:00Z">
                    <w:r w:rsidRPr="00002D6B">
                      <w:rPr>
                        <w:rFonts w:ascii="Consolas" w:eastAsia="Consolas" w:hAnsi="Consolas" w:cs="Consolas"/>
                        <w:color w:val="4078F2"/>
                        <w:sz w:val="21"/>
                      </w:rPr>
                      <w:t>@jit(nopython=</w:t>
                    </w:r>
                    <w:r w:rsidRPr="00002D6B">
                      <w:rPr>
                        <w:rFonts w:ascii="Consolas" w:eastAsia="Consolas" w:hAnsi="Consolas" w:cs="Consolas"/>
                        <w:color w:val="0184BB"/>
                        <w:sz w:val="21"/>
                      </w:rPr>
                      <w:t>True</w:t>
                    </w:r>
                    <w:r w:rsidRPr="00002D6B">
                      <w:rPr>
                        <w:rFonts w:ascii="Consolas" w:eastAsia="Consolas" w:hAnsi="Consolas" w:cs="Consolas"/>
                        <w:color w:val="4078F2"/>
                        <w:sz w:val="21"/>
                      </w:rPr>
                      <w:t>)</w:t>
                    </w:r>
                  </w:ins>
                </w:p>
                <w:p w14:paraId="27D8861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499" w:author="yukina minato" w:date="2025-09-07T17:09:00Z" w16du:dateUtc="2025-09-07T09:09:00Z"/>
                      <w:rFonts w:eastAsia="宋体"/>
                      <w:color w:val="5C5C5C"/>
                      <w:szCs w:val="22"/>
                    </w:rPr>
                  </w:pPr>
                  <w:ins w:id="3500" w:author="yukina minato" w:date="2025-09-07T17:09:00Z" w16du:dateUtc="2025-09-07T09:09:00Z">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c_s_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u_p_ggg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uav_idx</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smoke_idx</w:t>
                    </w:r>
                    <w:proofErr w:type="spellEnd"/>
                    <w:r w:rsidRPr="00002D6B">
                      <w:rPr>
                        <w:rFonts w:ascii="Consolas" w:eastAsia="Consolas" w:hAnsi="Consolas" w:cs="Consolas"/>
                        <w:color w:val="5C5C5C"/>
                        <w:sz w:val="21"/>
                        <w:shd w:val="clear" w:color="auto" w:fill="F8F8F8"/>
                      </w:rPr>
                      <w:t>):</w:t>
                    </w:r>
                  </w:ins>
                </w:p>
                <w:p w14:paraId="389D584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01" w:author="yukina minato" w:date="2025-09-07T17:09:00Z" w16du:dateUtc="2025-09-07T09:09:00Z"/>
                      <w:rFonts w:eastAsia="宋体"/>
                      <w:color w:val="5C5C5C"/>
                      <w:szCs w:val="22"/>
                    </w:rPr>
                  </w:pPr>
                  <w:ins w:id="3502"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p_o_ggg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uav_idx</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smoke_idx</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4</w:t>
                    </w:r>
                  </w:ins>
                </w:p>
                <w:p w14:paraId="07517F6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03" w:author="yukina minato" w:date="2025-09-07T17:09:00Z" w16du:dateUtc="2025-09-07T09:09:00Z"/>
                      <w:rFonts w:eastAsia="宋体"/>
                      <w:color w:val="5C5C5C"/>
                      <w:szCs w:val="22"/>
                    </w:rPr>
                  </w:pPr>
                  <w:ins w:id="3504" w:author="yukina minato" w:date="2025-09-07T17:09:00Z" w16du:dateUtc="2025-09-07T09:09:00Z">
                    <w:r w:rsidRPr="00002D6B">
                      <w:rPr>
                        <w:rFonts w:ascii="Consolas" w:eastAsia="Consolas" w:hAnsi="Consolas" w:cs="Consolas"/>
                        <w:color w:val="5C5C5C"/>
                        <w:sz w:val="21"/>
                        <w:shd w:val="clear" w:color="auto" w:fill="F8F8F8"/>
                      </w:rPr>
                      <w:t>    speed = </w:t>
                    </w:r>
                    <w:proofErr w:type="spellStart"/>
                    <w:r w:rsidRPr="00002D6B">
                      <w:rPr>
                        <w:rFonts w:ascii="Consolas" w:eastAsia="Consolas" w:hAnsi="Consolas" w:cs="Consolas"/>
                        <w:color w:val="5C5C5C"/>
                        <w:sz w:val="21"/>
                        <w:shd w:val="clear" w:color="auto" w:fill="F8F8F8"/>
                      </w:rPr>
                      <w:t>u_p_ggg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p_o_ggg</w:t>
                    </w:r>
                    <w:proofErr w:type="spellEnd"/>
                    <w:r w:rsidRPr="00002D6B">
                      <w:rPr>
                        <w:rFonts w:ascii="Consolas" w:eastAsia="Consolas" w:hAnsi="Consolas" w:cs="Consolas"/>
                        <w:color w:val="5C5C5C"/>
                        <w:sz w:val="21"/>
                        <w:shd w:val="clear" w:color="auto" w:fill="F8F8F8"/>
                      </w:rPr>
                      <w:t>]</w:t>
                    </w:r>
                  </w:ins>
                </w:p>
                <w:p w14:paraId="5C916EC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05" w:author="yukina minato" w:date="2025-09-07T17:09:00Z" w16du:dateUtc="2025-09-07T09:09:00Z"/>
                      <w:rFonts w:eastAsia="宋体"/>
                      <w:color w:val="5C5C5C"/>
                      <w:szCs w:val="22"/>
                    </w:rPr>
                  </w:pPr>
                  <w:ins w:id="3506"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d_d_ggg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u_p_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p_o_ggg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5254AD4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07" w:author="yukina minato" w:date="2025-09-07T17:09:00Z" w16du:dateUtc="2025-09-07T09:09:00Z"/>
                      <w:rFonts w:eastAsia="宋体"/>
                      <w:color w:val="5C5C5C"/>
                      <w:szCs w:val="22"/>
                    </w:rPr>
                  </w:pPr>
                  <w:ins w:id="3508"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u_p_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p_o_ggg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158756F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09" w:author="yukina minato" w:date="2025-09-07T17:09:00Z" w16du:dateUtc="2025-09-07T09:09:00Z"/>
                      <w:rFonts w:eastAsia="宋体"/>
                      <w:color w:val="5C5C5C"/>
                      <w:szCs w:val="22"/>
                    </w:rPr>
                  </w:pPr>
                  <w:ins w:id="3510"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d_e_ggg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u_p_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p_o_ggg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w:t>
                    </w:r>
                    <w:r w:rsidRPr="00002D6B">
                      <w:rPr>
                        <w:rFonts w:ascii="Consolas" w:eastAsia="Consolas" w:hAnsi="Consolas" w:cs="Consolas"/>
                        <w:color w:val="5C5C5C"/>
                        <w:sz w:val="21"/>
                      </w:rPr>
                      <w:t>]</w:t>
                    </w:r>
                  </w:ins>
                </w:p>
                <w:p w14:paraId="04208FC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11" w:author="yukina minato" w:date="2025-09-07T17:09:00Z" w16du:dateUtc="2025-09-07T09:09:00Z"/>
                      <w:rFonts w:eastAsia="宋体"/>
                      <w:color w:val="5C5C5C"/>
                      <w:szCs w:val="22"/>
                    </w:rPr>
                  </w:pPr>
                  <w:ins w:id="3512"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d_r_ggg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np.deg</w:t>
                    </w:r>
                    <w:proofErr w:type="gramEnd"/>
                    <w:r w:rsidRPr="00002D6B">
                      <w:rPr>
                        <w:rFonts w:ascii="Consolas" w:eastAsia="Consolas" w:hAnsi="Consolas" w:cs="Consolas"/>
                        <w:color w:val="5C5C5C"/>
                        <w:sz w:val="21"/>
                        <w:shd w:val="clear" w:color="auto" w:fill="F8F8F8"/>
                      </w:rPr>
                      <w:t>2rad(</w:t>
                    </w:r>
                    <w:proofErr w:type="spellStart"/>
                    <w:r w:rsidRPr="00002D6B">
                      <w:rPr>
                        <w:rFonts w:ascii="Consolas" w:eastAsia="Consolas" w:hAnsi="Consolas" w:cs="Consolas"/>
                        <w:color w:val="5C5C5C"/>
                        <w:sz w:val="21"/>
                        <w:shd w:val="clear" w:color="auto" w:fill="F8F8F8"/>
                      </w:rPr>
                      <w:t>d_d_ggg</w:t>
                    </w:r>
                    <w:proofErr w:type="spellEnd"/>
                    <w:r w:rsidRPr="00002D6B">
                      <w:rPr>
                        <w:rFonts w:ascii="Consolas" w:eastAsia="Consolas" w:hAnsi="Consolas" w:cs="Consolas"/>
                        <w:color w:val="5C5C5C"/>
                        <w:sz w:val="21"/>
                        <w:shd w:val="clear" w:color="auto" w:fill="F8F8F8"/>
                      </w:rPr>
                      <w:t>)</w:t>
                    </w:r>
                  </w:ins>
                </w:p>
                <w:p w14:paraId="7038D92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13" w:author="yukina minato" w:date="2025-09-07T17:09:00Z" w16du:dateUtc="2025-09-07T09:09:00Z"/>
                      <w:rFonts w:eastAsia="宋体"/>
                      <w:color w:val="5C5C5C"/>
                      <w:szCs w:val="22"/>
                    </w:rPr>
                  </w:pPr>
                  <w:ins w:id="3514"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u_i_ggg</w:t>
                    </w:r>
                    <w:proofErr w:type="spellEnd"/>
                    <w:r w:rsidRPr="00002D6B">
                      <w:rPr>
                        <w:rFonts w:ascii="Consolas" w:eastAsia="Consolas" w:hAnsi="Consolas" w:cs="Consolas"/>
                        <w:color w:val="5C5C5C"/>
                        <w:sz w:val="21"/>
                      </w:rPr>
                      <w:t> = U_P_</w:t>
                    </w:r>
                    <w:proofErr w:type="gramStart"/>
                    <w:r w:rsidRPr="00002D6B">
                      <w:rPr>
                        <w:rFonts w:ascii="Consolas" w:eastAsia="Consolas" w:hAnsi="Consolas" w:cs="Consolas"/>
                        <w:color w:val="5C5C5C"/>
                        <w:sz w:val="21"/>
                      </w:rPr>
                      <w:t>GGG[</w:t>
                    </w:r>
                    <w:proofErr w:type="spellStart"/>
                    <w:proofErr w:type="gramEnd"/>
                    <w:r w:rsidRPr="00002D6B">
                      <w:rPr>
                        <w:rFonts w:ascii="Consolas" w:eastAsia="Consolas" w:hAnsi="Consolas" w:cs="Consolas"/>
                        <w:color w:val="5C5C5C"/>
                        <w:sz w:val="21"/>
                      </w:rPr>
                      <w:t>uav_idx</w:t>
                    </w:r>
                    <w:proofErr w:type="spellEnd"/>
                    <w:r w:rsidRPr="00002D6B">
                      <w:rPr>
                        <w:rFonts w:ascii="Consolas" w:eastAsia="Consolas" w:hAnsi="Consolas" w:cs="Consolas"/>
                        <w:color w:val="5C5C5C"/>
                        <w:sz w:val="21"/>
                      </w:rPr>
                      <w:t>]</w:t>
                    </w:r>
                  </w:ins>
                </w:p>
                <w:p w14:paraId="4FEE88E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15" w:author="yukina minato" w:date="2025-09-07T17:09:00Z" w16du:dateUtc="2025-09-07T09:09:00Z"/>
                      <w:rFonts w:eastAsia="宋体"/>
                      <w:color w:val="5C5C5C"/>
                      <w:szCs w:val="22"/>
                    </w:rPr>
                  </w:pPr>
                  <w:ins w:id="3516"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u_d_ggg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np.array</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np.cos</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d_r_ggg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np.sin</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d_r_ggg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0.0</w:t>
                    </w:r>
                    <w:r w:rsidRPr="00002D6B">
                      <w:rPr>
                        <w:rFonts w:ascii="Consolas" w:eastAsia="Consolas" w:hAnsi="Consolas" w:cs="Consolas"/>
                        <w:color w:val="5C5C5C"/>
                        <w:sz w:val="21"/>
                        <w:shd w:val="clear" w:color="auto" w:fill="F8F8F8"/>
                      </w:rPr>
                      <w:t>])</w:t>
                    </w:r>
                  </w:ins>
                </w:p>
                <w:p w14:paraId="0D07BFF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17" w:author="yukina minato" w:date="2025-09-07T17:09:00Z" w16du:dateUtc="2025-09-07T09:09:00Z"/>
                      <w:rFonts w:eastAsia="宋体"/>
                      <w:color w:val="5C5C5C"/>
                      <w:szCs w:val="22"/>
                    </w:rPr>
                  </w:pPr>
                  <w:ins w:id="3518"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d_p_ggg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u_i_ggg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u_d_ggg</w:t>
                    </w:r>
                    <w:proofErr w:type="spellEnd"/>
                    <w:r w:rsidRPr="00002D6B">
                      <w:rPr>
                        <w:rFonts w:ascii="Consolas" w:eastAsia="Consolas" w:hAnsi="Consolas" w:cs="Consolas"/>
                        <w:color w:val="5C5C5C"/>
                        <w:sz w:val="21"/>
                      </w:rPr>
                      <w:t> * speed * </w:t>
                    </w:r>
                    <w:proofErr w:type="spellStart"/>
                    <w:r w:rsidRPr="00002D6B">
                      <w:rPr>
                        <w:rFonts w:ascii="Consolas" w:eastAsia="Consolas" w:hAnsi="Consolas" w:cs="Consolas"/>
                        <w:color w:val="5C5C5C"/>
                        <w:sz w:val="21"/>
                      </w:rPr>
                      <w:t>d_t_ggg</w:t>
                    </w:r>
                    <w:proofErr w:type="spellEnd"/>
                  </w:ins>
                </w:p>
                <w:p w14:paraId="7D5B643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19" w:author="yukina minato" w:date="2025-09-07T17:09:00Z" w16du:dateUtc="2025-09-07T09:09:00Z"/>
                      <w:rFonts w:eastAsia="宋体"/>
                      <w:color w:val="5C5C5C"/>
                      <w:szCs w:val="22"/>
                    </w:rPr>
                  </w:pPr>
                  <w:ins w:id="3520"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d_e_ggg</w:t>
                    </w:r>
                    <w:proofErr w:type="spellEnd"/>
                  </w:ins>
                </w:p>
                <w:p w14:paraId="36200F0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21" w:author="yukina minato" w:date="2025-09-07T17:09:00Z" w16du:dateUtc="2025-09-07T09:09:00Z"/>
                      <w:rFonts w:eastAsia="宋体"/>
                      <w:color w:val="5C5C5C"/>
                      <w:szCs w:val="22"/>
                    </w:rPr>
                  </w:pPr>
                  <w:ins w:id="3522"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e_p_ggg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d_p_ggg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u_d_ggg</w:t>
                    </w:r>
                    <w:proofErr w:type="spellEnd"/>
                    <w:r w:rsidRPr="00002D6B">
                      <w:rPr>
                        <w:rFonts w:ascii="Consolas" w:eastAsia="Consolas" w:hAnsi="Consolas" w:cs="Consolas"/>
                        <w:color w:val="5C5C5C"/>
                        <w:sz w:val="21"/>
                      </w:rPr>
                      <w:t> * speed * </w:t>
                    </w:r>
                    <w:proofErr w:type="spellStart"/>
                    <w:r w:rsidRPr="00002D6B">
                      <w:rPr>
                        <w:rFonts w:ascii="Consolas" w:eastAsia="Consolas" w:hAnsi="Consolas" w:cs="Consolas"/>
                        <w:color w:val="5C5C5C"/>
                        <w:sz w:val="21"/>
                      </w:rPr>
                      <w:t>d_e_ggg</w:t>
                    </w:r>
                    <w:proofErr w:type="spellEnd"/>
                  </w:ins>
                </w:p>
                <w:p w14:paraId="06EE892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23" w:author="yukina minato" w:date="2025-09-07T17:09:00Z" w16du:dateUtc="2025-09-07T09:09:00Z"/>
                      <w:rFonts w:eastAsia="宋体"/>
                      <w:color w:val="5C5C5C"/>
                      <w:szCs w:val="22"/>
                    </w:rPr>
                  </w:pPr>
                  <w:ins w:id="3524"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0.5</w:t>
                    </w:r>
                    <w:r w:rsidRPr="00002D6B">
                      <w:rPr>
                        <w:rFonts w:ascii="Consolas" w:eastAsia="Consolas" w:hAnsi="Consolas" w:cs="Consolas"/>
                        <w:color w:val="5C5C5C"/>
                        <w:sz w:val="21"/>
                        <w:shd w:val="clear" w:color="auto" w:fill="F8F8F8"/>
                      </w:rPr>
                      <w:t> * G_G_GGG * </w:t>
                    </w:r>
                    <w:proofErr w:type="spellStart"/>
                    <w:r w:rsidRPr="00002D6B">
                      <w:rPr>
                        <w:rFonts w:ascii="Consolas" w:eastAsia="Consolas" w:hAnsi="Consolas" w:cs="Consolas"/>
                        <w:color w:val="5C5C5C"/>
                        <w:sz w:val="21"/>
                        <w:shd w:val="clear" w:color="auto" w:fill="F8F8F8"/>
                      </w:rPr>
                      <w:t>d_e_ggg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w:t>
                    </w:r>
                  </w:ins>
                </w:p>
                <w:p w14:paraId="081009F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25" w:author="yukina minato" w:date="2025-09-07T17:09:00Z" w16du:dateUtc="2025-09-07T09:09:00Z"/>
                      <w:rFonts w:eastAsia="宋体"/>
                      <w:color w:val="5C5C5C"/>
                      <w:szCs w:val="22"/>
                    </w:rPr>
                  </w:pPr>
                  <w:ins w:id="3526"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e_s_ggg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e_t_ggg</w:t>
                    </w:r>
                    <w:proofErr w:type="spellEnd"/>
                  </w:ins>
                </w:p>
                <w:p w14:paraId="6A5BF59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27" w:author="yukina minato" w:date="2025-09-07T17:09:00Z" w16du:dateUtc="2025-09-07T09:09:00Z"/>
                      <w:rFonts w:eastAsia="宋体"/>
                      <w:color w:val="5C5C5C"/>
                      <w:szCs w:val="22"/>
                    </w:rPr>
                  </w:pPr>
                  <w:ins w:id="3528"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e_e_ggg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e_t_ggg</w:t>
                    </w:r>
                    <w:proofErr w:type="spellEnd"/>
                    <w:r w:rsidRPr="00002D6B">
                      <w:rPr>
                        <w:rFonts w:ascii="Consolas" w:eastAsia="Consolas" w:hAnsi="Consolas" w:cs="Consolas"/>
                        <w:color w:val="5C5C5C"/>
                        <w:sz w:val="21"/>
                        <w:shd w:val="clear" w:color="auto" w:fill="F8F8F8"/>
                      </w:rPr>
                      <w:t> + S_T_GGG</w:t>
                    </w:r>
                  </w:ins>
                </w:p>
                <w:p w14:paraId="64E8A08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29" w:author="yukina minato" w:date="2025-09-07T17:09:00Z" w16du:dateUtc="2025-09-07T09:09:00Z"/>
                      <w:rFonts w:eastAsia="宋体"/>
                      <w:color w:val="5C5C5C"/>
                      <w:szCs w:val="22"/>
                    </w:rPr>
                  </w:pPr>
                  <w:ins w:id="3530"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e_s_ggg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e_e_ggg</w:t>
                    </w:r>
                    <w:proofErr w:type="spellEnd"/>
                  </w:ins>
                </w:p>
                <w:p w14:paraId="4B63479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80"/>
                    <w:jc w:val="left"/>
                    <w:rPr>
                      <w:ins w:id="3531" w:author="yukina minato" w:date="2025-09-07T17:09:00Z" w16du:dateUtc="2025-09-07T09:09:00Z"/>
                      <w:rFonts w:eastAsia="宋体"/>
                      <w:color w:val="5C5C5C"/>
                      <w:szCs w:val="22"/>
                    </w:rPr>
                  </w:pPr>
                </w:p>
                <w:p w14:paraId="3ABF337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32" w:author="yukina minato" w:date="2025-09-07T17:09:00Z" w16du:dateUtc="2025-09-07T09:09:00Z"/>
                      <w:rFonts w:eastAsia="宋体"/>
                      <w:color w:val="5C5C5C"/>
                      <w:szCs w:val="22"/>
                    </w:rPr>
                  </w:pPr>
                  <w:ins w:id="3533" w:author="yukina minato" w:date="2025-09-07T17:09:00Z" w16du:dateUtc="2025-09-07T09:09:00Z">
                    <w:r w:rsidRPr="00002D6B">
                      <w:rPr>
                        <w:rFonts w:ascii="Consolas" w:eastAsia="Consolas" w:hAnsi="Consolas" w:cs="Consolas"/>
                        <w:color w:val="4078F2"/>
                        <w:sz w:val="21"/>
                      </w:rPr>
                      <w:t>@jit(nopython=</w:t>
                    </w:r>
                    <w:r w:rsidRPr="00002D6B">
                      <w:rPr>
                        <w:rFonts w:ascii="Consolas" w:eastAsia="Consolas" w:hAnsi="Consolas" w:cs="Consolas"/>
                        <w:color w:val="0184BB"/>
                        <w:sz w:val="21"/>
                      </w:rPr>
                      <w:t>True</w:t>
                    </w:r>
                    <w:r w:rsidRPr="00002D6B">
                      <w:rPr>
                        <w:rFonts w:ascii="Consolas" w:eastAsia="Consolas" w:hAnsi="Consolas" w:cs="Consolas"/>
                        <w:color w:val="4078F2"/>
                        <w:sz w:val="21"/>
                      </w:rPr>
                      <w:t>)</w:t>
                    </w:r>
                  </w:ins>
                </w:p>
                <w:p w14:paraId="542554F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34" w:author="yukina minato" w:date="2025-09-07T17:09:00Z" w16du:dateUtc="2025-09-07T09:09:00Z"/>
                      <w:rFonts w:eastAsia="宋体"/>
                      <w:color w:val="5C5C5C"/>
                      <w:szCs w:val="22"/>
                    </w:rPr>
                  </w:pPr>
                  <w:ins w:id="3535" w:author="yukina minato" w:date="2025-09-07T17:09:00Z" w16du:dateUtc="2025-09-07T09:09:00Z">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c_i_ggg</w:t>
                    </w:r>
                    <w:proofErr w:type="spellEnd"/>
                    <w:r w:rsidRPr="00002D6B">
                      <w:rPr>
                        <w:rFonts w:ascii="Consolas" w:eastAsia="Consolas" w:hAnsi="Consolas" w:cs="Consolas"/>
                        <w:color w:val="5C5C5C"/>
                        <w:sz w:val="21"/>
                        <w:shd w:val="clear" w:color="auto" w:fill="F8F8F8"/>
                      </w:rPr>
                      <w:t>(individual):</w:t>
                    </w:r>
                  </w:ins>
                </w:p>
                <w:p w14:paraId="373A26B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36" w:author="yukina minato" w:date="2025-09-07T17:09:00Z" w16du:dateUtc="2025-09-07T09:09:00Z"/>
                      <w:rFonts w:eastAsia="宋体"/>
                      <w:color w:val="5C5C5C"/>
                      <w:szCs w:val="22"/>
                    </w:rPr>
                  </w:pPr>
                  <w:ins w:id="3537"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t_i_ggg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0.0</w:t>
                    </w:r>
                  </w:ins>
                </w:p>
                <w:p w14:paraId="4CEBBB7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38" w:author="yukina minato" w:date="2025-09-07T17:09:00Z" w16du:dateUtc="2025-09-07T09:09:00Z"/>
                      <w:rFonts w:eastAsia="宋体"/>
                      <w:color w:val="5C5C5C"/>
                      <w:szCs w:val="22"/>
                    </w:rPr>
                  </w:pPr>
                  <w:ins w:id="3539"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num_uavs</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5</w:t>
                    </w:r>
                  </w:ins>
                </w:p>
                <w:p w14:paraId="0A8338D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40" w:author="yukina minato" w:date="2025-09-07T17:09:00Z" w16du:dateUtc="2025-09-07T09:09:00Z"/>
                      <w:rFonts w:eastAsia="宋体"/>
                      <w:color w:val="5C5C5C"/>
                      <w:szCs w:val="22"/>
                    </w:rPr>
                  </w:pPr>
                  <w:ins w:id="3541"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w:t>
                    </w:r>
                  </w:ins>
                </w:p>
                <w:p w14:paraId="672878E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42" w:author="yukina minato" w:date="2025-09-07T17:09:00Z" w16du:dateUtc="2025-09-07T09:09:00Z"/>
                      <w:rFonts w:eastAsia="宋体"/>
                      <w:color w:val="5C5C5C"/>
                      <w:szCs w:val="22"/>
                    </w:rPr>
                  </w:pPr>
                  <w:ins w:id="3543"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t_s_ggg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num_uavs</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n_s_ggg</w:t>
                    </w:r>
                    <w:proofErr w:type="spellEnd"/>
                  </w:ins>
                </w:p>
                <w:p w14:paraId="16B420B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44" w:author="yukina minato" w:date="2025-09-07T17:09:00Z" w16du:dateUtc="2025-09-07T09:09:00Z"/>
                      <w:rFonts w:eastAsia="宋体"/>
                      <w:color w:val="5C5C5C"/>
                      <w:szCs w:val="22"/>
                    </w:rPr>
                  </w:pPr>
                  <w:ins w:id="3545"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s_p_ggg</w:t>
                    </w:r>
                    <w:proofErr w:type="spellEnd"/>
                    <w:r w:rsidRPr="00002D6B">
                      <w:rPr>
                        <w:rFonts w:ascii="Consolas" w:eastAsia="Consolas" w:hAnsi="Consolas" w:cs="Consolas"/>
                        <w:color w:val="5C5C5C"/>
                        <w:sz w:val="21"/>
                      </w:rPr>
                      <w:t> = </w:t>
                    </w:r>
                    <w:proofErr w:type="spellStart"/>
                    <w:proofErr w:type="gramStart"/>
                    <w:r w:rsidRPr="00002D6B">
                      <w:rPr>
                        <w:rFonts w:ascii="Consolas" w:eastAsia="Consolas" w:hAnsi="Consolas" w:cs="Consolas"/>
                        <w:color w:val="5C5C5C"/>
                        <w:sz w:val="21"/>
                      </w:rPr>
                      <w:t>np.zeros</w:t>
                    </w:r>
                    <w:proofErr w:type="spellEnd"/>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5</w:t>
                    </w:r>
                    <w:r w:rsidRPr="00002D6B">
                      <w:rPr>
                        <w:rFonts w:ascii="Consolas" w:eastAsia="Consolas" w:hAnsi="Consolas" w:cs="Consolas"/>
                        <w:color w:val="5C5C5C"/>
                        <w:sz w:val="21"/>
                      </w:rPr>
                      <w:t>))</w:t>
                    </w:r>
                  </w:ins>
                </w:p>
                <w:p w14:paraId="1758200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46" w:author="yukina minato" w:date="2025-09-07T17:09:00Z" w16du:dateUtc="2025-09-07T09:09:00Z"/>
                      <w:rFonts w:eastAsia="宋体"/>
                      <w:color w:val="5C5C5C"/>
                      <w:szCs w:val="22"/>
                    </w:rPr>
                  </w:pPr>
                  <w:ins w:id="3547"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uav_idx</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num_uavs</w:t>
                    </w:r>
                    <w:proofErr w:type="spellEnd"/>
                    <w:r w:rsidRPr="00002D6B">
                      <w:rPr>
                        <w:rFonts w:ascii="Consolas" w:eastAsia="Consolas" w:hAnsi="Consolas" w:cs="Consolas"/>
                        <w:color w:val="5C5C5C"/>
                        <w:sz w:val="21"/>
                        <w:shd w:val="clear" w:color="auto" w:fill="F8F8F8"/>
                      </w:rPr>
                      <w:t>):</w:t>
                    </w:r>
                  </w:ins>
                </w:p>
                <w:p w14:paraId="2AD105E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48" w:author="yukina minato" w:date="2025-09-07T17:09:00Z" w16du:dateUtc="2025-09-07T09:09:00Z"/>
                      <w:rFonts w:eastAsia="宋体"/>
                      <w:color w:val="5C5C5C"/>
                      <w:szCs w:val="22"/>
                    </w:rPr>
                  </w:pPr>
                  <w:ins w:id="3549"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smoke_idx</w:t>
                    </w:r>
                    <w:proofErr w:type="spellEnd"/>
                    <w:r w:rsidRPr="00002D6B">
                      <w:rPr>
                        <w:rFonts w:ascii="Consolas" w:eastAsia="Consolas" w:hAnsi="Consolas" w:cs="Consolas"/>
                        <w:color w:val="5C5C5C"/>
                        <w:sz w:val="21"/>
                      </w:rPr>
                      <w:t>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r w:rsidRPr="00002D6B">
                      <w:rPr>
                        <w:rFonts w:ascii="Consolas" w:eastAsia="Consolas" w:hAnsi="Consolas" w:cs="Consolas"/>
                        <w:color w:val="C18401"/>
                        <w:sz w:val="21"/>
                      </w:rPr>
                      <w:t>range</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n_s_ggg</w:t>
                    </w:r>
                    <w:proofErr w:type="spellEnd"/>
                    <w:r w:rsidRPr="00002D6B">
                      <w:rPr>
                        <w:rFonts w:ascii="Consolas" w:eastAsia="Consolas" w:hAnsi="Consolas" w:cs="Consolas"/>
                        <w:color w:val="5C5C5C"/>
                        <w:sz w:val="21"/>
                      </w:rPr>
                      <w:t>):</w:t>
                    </w:r>
                  </w:ins>
                </w:p>
                <w:p w14:paraId="2FDB6D1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50" w:author="yukina minato" w:date="2025-09-07T17:09:00Z" w16du:dateUtc="2025-09-07T09:09:00Z"/>
                      <w:rFonts w:eastAsia="宋体"/>
                      <w:color w:val="5C5C5C"/>
                      <w:szCs w:val="22"/>
                    </w:rPr>
                  </w:pPr>
                  <w:ins w:id="3551"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e_s_ggg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e_e_ggg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c_s_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ins>
                </w:p>
                <w:p w14:paraId="0FF4075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52" w:author="yukina minato" w:date="2025-09-07T17:09:00Z" w16du:dateUtc="2025-09-07T09:09:00Z"/>
                      <w:rFonts w:eastAsia="宋体"/>
                      <w:color w:val="5C5C5C"/>
                      <w:szCs w:val="22"/>
                    </w:rPr>
                  </w:pPr>
                  <w:ins w:id="3553" w:author="yukina minato" w:date="2025-09-07T17:09:00Z" w16du:dateUtc="2025-09-07T09:09:00Z">
                    <w:r w:rsidRPr="00002D6B">
                      <w:rPr>
                        <w:rFonts w:ascii="Consolas" w:eastAsia="Consolas" w:hAnsi="Consolas" w:cs="Consolas"/>
                        <w:color w:val="5C5C5C"/>
                        <w:sz w:val="21"/>
                      </w:rPr>
                      <w:t>                individual, </w:t>
                    </w:r>
                    <w:proofErr w:type="spellStart"/>
                    <w:r w:rsidRPr="00002D6B">
                      <w:rPr>
                        <w:rFonts w:ascii="Consolas" w:eastAsia="Consolas" w:hAnsi="Consolas" w:cs="Consolas"/>
                        <w:color w:val="5C5C5C"/>
                        <w:sz w:val="21"/>
                      </w:rPr>
                      <w:t>uav_idx</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smoke_idx</w:t>
                    </w:r>
                    <w:proofErr w:type="spellEnd"/>
                  </w:ins>
                </w:p>
                <w:p w14:paraId="1FCA1FC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54" w:author="yukina minato" w:date="2025-09-07T17:09:00Z" w16du:dateUtc="2025-09-07T09:09:00Z"/>
                      <w:rFonts w:eastAsia="宋体"/>
                      <w:color w:val="5C5C5C"/>
                      <w:szCs w:val="22"/>
                    </w:rPr>
                  </w:pPr>
                  <w:ins w:id="3555" w:author="yukina minato" w:date="2025-09-07T17:09:00Z" w16du:dateUtc="2025-09-07T09:09:00Z">
                    <w:r w:rsidRPr="00002D6B">
                      <w:rPr>
                        <w:rFonts w:ascii="Consolas" w:eastAsia="Consolas" w:hAnsi="Consolas" w:cs="Consolas"/>
                        <w:color w:val="5C5C5C"/>
                        <w:sz w:val="21"/>
                        <w:shd w:val="clear" w:color="auto" w:fill="F8F8F8"/>
                      </w:rPr>
                      <w:t>            )</w:t>
                    </w:r>
                  </w:ins>
                </w:p>
                <w:p w14:paraId="2831A4E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56" w:author="yukina minato" w:date="2025-09-07T17:09:00Z" w16du:dateUtc="2025-09-07T09:09:00Z"/>
                      <w:rFonts w:eastAsia="宋体"/>
                      <w:color w:val="5C5C5C"/>
                      <w:szCs w:val="22"/>
                    </w:rPr>
                  </w:pPr>
                  <w:ins w:id="3557"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param_idx</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uav_idx</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n_s_ggg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smoke_idx</w:t>
                    </w:r>
                    <w:proofErr w:type="spellEnd"/>
                  </w:ins>
                </w:p>
                <w:p w14:paraId="138F1D3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58" w:author="yukina minato" w:date="2025-09-07T17:09:00Z" w16du:dateUtc="2025-09-07T09:09:00Z"/>
                      <w:rFonts w:eastAsia="宋体"/>
                      <w:color w:val="5C5C5C"/>
                      <w:szCs w:val="22"/>
                    </w:rPr>
                  </w:pPr>
                  <w:ins w:id="3559"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param_idx</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e_p_ggg</w:t>
                    </w:r>
                    <w:proofErr w:type="spellEnd"/>
                  </w:ins>
                </w:p>
                <w:p w14:paraId="745F7EE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60" w:author="yukina minato" w:date="2025-09-07T17:09:00Z" w16du:dateUtc="2025-09-07T09:09:00Z"/>
                      <w:rFonts w:eastAsia="宋体"/>
                      <w:color w:val="5C5C5C"/>
                      <w:szCs w:val="22"/>
                    </w:rPr>
                  </w:pPr>
                  <w:ins w:id="3561"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param_idx</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3</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e_s_ggg</w:t>
                    </w:r>
                    <w:proofErr w:type="spellEnd"/>
                  </w:ins>
                </w:p>
                <w:p w14:paraId="0E94FE5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62" w:author="yukina minato" w:date="2025-09-07T17:09:00Z" w16du:dateUtc="2025-09-07T09:09:00Z"/>
                      <w:rFonts w:eastAsia="宋体"/>
                      <w:color w:val="5C5C5C"/>
                      <w:szCs w:val="22"/>
                    </w:rPr>
                  </w:pPr>
                  <w:ins w:id="3563"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param_idx</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4</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e_e_ggg</w:t>
                    </w:r>
                    <w:proofErr w:type="spellEnd"/>
                  </w:ins>
                </w:p>
                <w:p w14:paraId="04ED80D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64" w:author="yukina minato" w:date="2025-09-07T17:09:00Z" w16du:dateUtc="2025-09-07T09:09:00Z"/>
                      <w:rFonts w:eastAsia="宋体"/>
                      <w:color w:val="5C5C5C"/>
                      <w:szCs w:val="22"/>
                    </w:rPr>
                  </w:pPr>
                  <w:ins w:id="3565"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a_s_ggg</w:t>
                    </w:r>
                    <w:proofErr w:type="spellEnd"/>
                    <w:r w:rsidRPr="00002D6B">
                      <w:rPr>
                        <w:rFonts w:ascii="Consolas" w:eastAsia="Consolas" w:hAnsi="Consolas" w:cs="Consolas"/>
                        <w:color w:val="5C5C5C"/>
                        <w:sz w:val="21"/>
                      </w:rPr>
                      <w:t> = </w:t>
                    </w:r>
                    <w:proofErr w:type="spellStart"/>
                    <w:proofErr w:type="gramStart"/>
                    <w:r w:rsidRPr="00002D6B">
                      <w:rPr>
                        <w:rFonts w:ascii="Consolas" w:eastAsia="Consolas" w:hAnsi="Consolas" w:cs="Consolas"/>
                        <w:color w:val="5C5C5C"/>
                        <w:sz w:val="21"/>
                      </w:rPr>
                      <w:t>np.zeros</w:t>
                    </w:r>
                    <w:proofErr w:type="spellEnd"/>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3</w:t>
                    </w:r>
                    <w:r w:rsidRPr="00002D6B">
                      <w:rPr>
                        <w:rFonts w:ascii="Consolas" w:eastAsia="Consolas" w:hAnsi="Consolas" w:cs="Consolas"/>
                        <w:color w:val="5C5C5C"/>
                        <w:sz w:val="21"/>
                      </w:rPr>
                      <w:t>))</w:t>
                    </w:r>
                  </w:ins>
                </w:p>
                <w:p w14:paraId="26752F1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66" w:author="yukina minato" w:date="2025-09-07T17:09:00Z" w16du:dateUtc="2025-09-07T09:09:00Z"/>
                      <w:rFonts w:eastAsia="宋体"/>
                      <w:color w:val="5C5C5C"/>
                      <w:szCs w:val="22"/>
                    </w:rPr>
                  </w:pPr>
                  <w:ins w:id="3567"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t_idx</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M_T_GGG.shape</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789B936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68" w:author="yukina minato" w:date="2025-09-07T17:09:00Z" w16du:dateUtc="2025-09-07T09:09:00Z"/>
                      <w:rFonts w:eastAsia="宋体"/>
                      <w:color w:val="5C5C5C"/>
                      <w:szCs w:val="22"/>
                    </w:rPr>
                  </w:pPr>
                  <w:ins w:id="3569" w:author="yukina minato" w:date="2025-09-07T17:09:00Z" w16du:dateUtc="2025-09-07T09:09:00Z">
                    <w:r w:rsidRPr="00002D6B">
                      <w:rPr>
                        <w:rFonts w:ascii="Consolas" w:eastAsia="Consolas" w:hAnsi="Consolas" w:cs="Consolas"/>
                        <w:color w:val="5C5C5C"/>
                        <w:sz w:val="21"/>
                      </w:rPr>
                      <w:t>        t = S_A_GGG + </w:t>
                    </w:r>
                    <w:proofErr w:type="spellStart"/>
                    <w:r w:rsidRPr="00002D6B">
                      <w:rPr>
                        <w:rFonts w:ascii="Consolas" w:eastAsia="Consolas" w:hAnsi="Consolas" w:cs="Consolas"/>
                        <w:color w:val="5C5C5C"/>
                        <w:sz w:val="21"/>
                      </w:rPr>
                      <w:t>t_idx</w:t>
                    </w:r>
                    <w:proofErr w:type="spellEnd"/>
                    <w:r w:rsidRPr="00002D6B">
                      <w:rPr>
                        <w:rFonts w:ascii="Consolas" w:eastAsia="Consolas" w:hAnsi="Consolas" w:cs="Consolas"/>
                        <w:color w:val="5C5C5C"/>
                        <w:sz w:val="21"/>
                      </w:rPr>
                      <w:t> * T_E_GGG</w:t>
                    </w:r>
                  </w:ins>
                </w:p>
                <w:p w14:paraId="0372329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70" w:author="yukina minato" w:date="2025-09-07T17:09:00Z" w16du:dateUtc="2025-09-07T09:09:00Z"/>
                      <w:rFonts w:eastAsia="宋体"/>
                      <w:color w:val="5C5C5C"/>
                      <w:szCs w:val="22"/>
                    </w:rPr>
                  </w:pPr>
                  <w:ins w:id="3571"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n_a_ggg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ins>
                </w:p>
                <w:p w14:paraId="4F0C1EA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72" w:author="yukina minato" w:date="2025-09-07T17:09:00Z" w16du:dateUtc="2025-09-07T09:09:00Z"/>
                      <w:rFonts w:eastAsia="宋体"/>
                      <w:color w:val="5C5C5C"/>
                      <w:szCs w:val="22"/>
                    </w:rPr>
                  </w:pPr>
                  <w:ins w:id="3573"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r w:rsidRPr="00002D6B">
                      <w:rPr>
                        <w:rFonts w:ascii="Consolas" w:eastAsia="Consolas" w:hAnsi="Consolas" w:cs="Consolas"/>
                        <w:color w:val="C18401"/>
                        <w:sz w:val="21"/>
                      </w:rPr>
                      <w:t>range</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w:t>
                    </w:r>
                  </w:ins>
                </w:p>
                <w:p w14:paraId="1F01BFC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74" w:author="yukina minato" w:date="2025-09-07T17:09:00Z" w16du:dateUtc="2025-09-07T09:09:00Z"/>
                      <w:rFonts w:eastAsia="宋体"/>
                      <w:color w:val="5C5C5C"/>
                      <w:szCs w:val="22"/>
                    </w:rPr>
                  </w:pPr>
                  <w:ins w:id="3575"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e_p_ggg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s_p_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w:t>
                    </w:r>
                  </w:ins>
                </w:p>
                <w:p w14:paraId="2127ACA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76" w:author="yukina minato" w:date="2025-09-07T17:09:00Z" w16du:dateUtc="2025-09-07T09:09:00Z"/>
                      <w:rFonts w:eastAsia="宋体"/>
                      <w:color w:val="5C5C5C"/>
                      <w:szCs w:val="22"/>
                    </w:rPr>
                  </w:pPr>
                  <w:ins w:id="3577"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e_s_ggg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3</w:t>
                    </w:r>
                    <w:r w:rsidRPr="00002D6B">
                      <w:rPr>
                        <w:rFonts w:ascii="Consolas" w:eastAsia="Consolas" w:hAnsi="Consolas" w:cs="Consolas"/>
                        <w:color w:val="5C5C5C"/>
                        <w:sz w:val="21"/>
                      </w:rPr>
                      <w:t>]</w:t>
                    </w:r>
                  </w:ins>
                </w:p>
                <w:p w14:paraId="0A168D2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78" w:author="yukina minato" w:date="2025-09-07T17:09:00Z" w16du:dateUtc="2025-09-07T09:09:00Z"/>
                      <w:rFonts w:eastAsia="宋体"/>
                      <w:color w:val="5C5C5C"/>
                      <w:szCs w:val="22"/>
                    </w:rPr>
                  </w:pPr>
                  <w:ins w:id="3579"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e_e_ggg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s_p_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4</w:t>
                    </w:r>
                    <w:r w:rsidRPr="00002D6B">
                      <w:rPr>
                        <w:rFonts w:ascii="Consolas" w:eastAsia="Consolas" w:hAnsi="Consolas" w:cs="Consolas"/>
                        <w:color w:val="5C5C5C"/>
                        <w:sz w:val="21"/>
                        <w:shd w:val="clear" w:color="auto" w:fill="F8F8F8"/>
                      </w:rPr>
                      <w:t>]</w:t>
                    </w:r>
                  </w:ins>
                </w:p>
                <w:p w14:paraId="1E32FEB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80" w:author="yukina minato" w:date="2025-09-07T17:09:00Z" w16du:dateUtc="2025-09-07T09:09:00Z"/>
                      <w:rFonts w:eastAsia="宋体"/>
                      <w:color w:val="5C5C5C"/>
                      <w:szCs w:val="22"/>
                    </w:rPr>
                  </w:pPr>
                  <w:ins w:id="3581"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e_s_ggg</w:t>
                    </w:r>
                    <w:proofErr w:type="spellEnd"/>
                    <w:r w:rsidRPr="00002D6B">
                      <w:rPr>
                        <w:rFonts w:ascii="Consolas" w:eastAsia="Consolas" w:hAnsi="Consolas" w:cs="Consolas"/>
                        <w:color w:val="5C5C5C"/>
                        <w:sz w:val="21"/>
                      </w:rPr>
                      <w:t> &lt;= t &lt;= </w:t>
                    </w:r>
                    <w:proofErr w:type="spellStart"/>
                    <w:r w:rsidRPr="00002D6B">
                      <w:rPr>
                        <w:rFonts w:ascii="Consolas" w:eastAsia="Consolas" w:hAnsi="Consolas" w:cs="Consolas"/>
                        <w:color w:val="5C5C5C"/>
                        <w:sz w:val="21"/>
                      </w:rPr>
                      <w:t>e_e_ggg</w:t>
                    </w:r>
                    <w:proofErr w:type="spellEnd"/>
                    <w:r w:rsidRPr="00002D6B">
                      <w:rPr>
                        <w:rFonts w:ascii="Consolas" w:eastAsia="Consolas" w:hAnsi="Consolas" w:cs="Consolas"/>
                        <w:color w:val="5C5C5C"/>
                        <w:sz w:val="21"/>
                      </w:rPr>
                      <w:t>:</w:t>
                    </w:r>
                  </w:ins>
                </w:p>
                <w:p w14:paraId="2563A17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82" w:author="yukina minato" w:date="2025-09-07T17:09:00Z" w16du:dateUtc="2025-09-07T09:09:00Z"/>
                      <w:rFonts w:eastAsia="宋体"/>
                      <w:color w:val="5C5C5C"/>
                      <w:szCs w:val="22"/>
                    </w:rPr>
                  </w:pPr>
                  <w:ins w:id="3583"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s_d_ggg</w:t>
                    </w:r>
                    <w:proofErr w:type="spellEnd"/>
                    <w:r w:rsidRPr="00002D6B">
                      <w:rPr>
                        <w:rFonts w:ascii="Consolas" w:eastAsia="Consolas" w:hAnsi="Consolas" w:cs="Consolas"/>
                        <w:color w:val="5C5C5C"/>
                        <w:sz w:val="21"/>
                        <w:shd w:val="clear" w:color="auto" w:fill="F8F8F8"/>
                      </w:rPr>
                      <w:t> = S_K_GGG * (t - </w:t>
                    </w:r>
                    <w:proofErr w:type="spellStart"/>
                    <w:r w:rsidRPr="00002D6B">
                      <w:rPr>
                        <w:rFonts w:ascii="Consolas" w:eastAsia="Consolas" w:hAnsi="Consolas" w:cs="Consolas"/>
                        <w:color w:val="5C5C5C"/>
                        <w:sz w:val="21"/>
                        <w:shd w:val="clear" w:color="auto" w:fill="F8F8F8"/>
                      </w:rPr>
                      <w:t>e_s_ggg</w:t>
                    </w:r>
                    <w:proofErr w:type="spellEnd"/>
                    <w:r w:rsidRPr="00002D6B">
                      <w:rPr>
                        <w:rFonts w:ascii="Consolas" w:eastAsia="Consolas" w:hAnsi="Consolas" w:cs="Consolas"/>
                        <w:color w:val="5C5C5C"/>
                        <w:sz w:val="21"/>
                        <w:shd w:val="clear" w:color="auto" w:fill="F8F8F8"/>
                      </w:rPr>
                      <w:t>)</w:t>
                    </w:r>
                  </w:ins>
                </w:p>
                <w:p w14:paraId="7A36B91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84" w:author="yukina minato" w:date="2025-09-07T17:09:00Z" w16du:dateUtc="2025-09-07T09:09:00Z"/>
                      <w:rFonts w:eastAsia="宋体"/>
                      <w:color w:val="5C5C5C"/>
                      <w:szCs w:val="22"/>
                    </w:rPr>
                  </w:pPr>
                  <w:ins w:id="3585"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s_c_ggg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e_p_</w:t>
                    </w:r>
                    <w:proofErr w:type="gramStart"/>
                    <w:r w:rsidRPr="00002D6B">
                      <w:rPr>
                        <w:rFonts w:ascii="Consolas" w:eastAsia="Consolas" w:hAnsi="Consolas" w:cs="Consolas"/>
                        <w:color w:val="5C5C5C"/>
                        <w:sz w:val="21"/>
                      </w:rPr>
                      <w:t>ggg.copy</w:t>
                    </w:r>
                    <w:proofErr w:type="spellEnd"/>
                    <w:proofErr w:type="gramEnd"/>
                    <w:r w:rsidRPr="00002D6B">
                      <w:rPr>
                        <w:rFonts w:ascii="Consolas" w:eastAsia="Consolas" w:hAnsi="Consolas" w:cs="Consolas"/>
                        <w:color w:val="5C5C5C"/>
                        <w:sz w:val="21"/>
                      </w:rPr>
                      <w:t>()</w:t>
                    </w:r>
                  </w:ins>
                </w:p>
                <w:p w14:paraId="20674CD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86" w:author="yukina minato" w:date="2025-09-07T17:09:00Z" w16du:dateUtc="2025-09-07T09:09:00Z"/>
                      <w:rFonts w:eastAsia="宋体"/>
                      <w:color w:val="5C5C5C"/>
                      <w:szCs w:val="22"/>
                    </w:rPr>
                  </w:pPr>
                  <w:ins w:id="3587"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s_c_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s_d_ggg</w:t>
                    </w:r>
                    <w:proofErr w:type="spellEnd"/>
                  </w:ins>
                </w:p>
                <w:p w14:paraId="35FAE73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88" w:author="yukina minato" w:date="2025-09-07T17:09:00Z" w16du:dateUtc="2025-09-07T09:09:00Z"/>
                      <w:rFonts w:eastAsia="宋体"/>
                      <w:color w:val="5C5C5C"/>
                      <w:szCs w:val="22"/>
                    </w:rPr>
                  </w:pPr>
                  <w:ins w:id="3589"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a_s_ggg</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n_a_ggg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s_c_ggg</w:t>
                    </w:r>
                    <w:proofErr w:type="spellEnd"/>
                  </w:ins>
                </w:p>
                <w:p w14:paraId="7585C58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90" w:author="yukina minato" w:date="2025-09-07T17:09:00Z" w16du:dateUtc="2025-09-07T09:09:00Z"/>
                      <w:rFonts w:eastAsia="宋体"/>
                      <w:color w:val="5C5C5C"/>
                      <w:szCs w:val="22"/>
                    </w:rPr>
                  </w:pPr>
                  <w:ins w:id="3591"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n_a_ggg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ins>
                </w:p>
                <w:p w14:paraId="27F8D3D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92" w:author="yukina minato" w:date="2025-09-07T17:09:00Z" w16du:dateUtc="2025-09-07T09:09:00Z"/>
                      <w:rFonts w:eastAsia="宋体"/>
                      <w:color w:val="5C5C5C"/>
                      <w:szCs w:val="22"/>
                    </w:rPr>
                  </w:pPr>
                  <w:ins w:id="3593"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n_a_ggg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0FE3D7A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94" w:author="yukina minato" w:date="2025-09-07T17:09:00Z" w16du:dateUtc="2025-09-07T09:09:00Z"/>
                      <w:rFonts w:eastAsia="宋体"/>
                      <w:color w:val="5C5C5C"/>
                      <w:szCs w:val="22"/>
                    </w:rPr>
                  </w:pPr>
                  <w:ins w:id="3595"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continue</w:t>
                    </w:r>
                  </w:ins>
                </w:p>
                <w:p w14:paraId="32D5789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596" w:author="yukina minato" w:date="2025-09-07T17:09:00Z" w16du:dateUtc="2025-09-07T09:09:00Z"/>
                      <w:rFonts w:eastAsia="宋体"/>
                      <w:color w:val="5C5C5C"/>
                      <w:szCs w:val="22"/>
                    </w:rPr>
                  </w:pPr>
                  <w:ins w:id="3597"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v_s_ggg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a_s_ggg</w:t>
                    </w:r>
                    <w:proofErr w:type="spellEnd"/>
                    <w:proofErr w:type="gramStart"/>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n</w:t>
                    </w:r>
                    <w:proofErr w:type="gramEnd"/>
                    <w:r w:rsidRPr="00002D6B">
                      <w:rPr>
                        <w:rFonts w:ascii="Consolas" w:eastAsia="Consolas" w:hAnsi="Consolas" w:cs="Consolas"/>
                        <w:color w:val="5C5C5C"/>
                        <w:sz w:val="21"/>
                      </w:rPr>
                      <w:t>_a_ggg</w:t>
                    </w:r>
                    <w:proofErr w:type="spellEnd"/>
                    <w:r w:rsidRPr="00002D6B">
                      <w:rPr>
                        <w:rFonts w:ascii="Consolas" w:eastAsia="Consolas" w:hAnsi="Consolas" w:cs="Consolas"/>
                        <w:color w:val="5C5C5C"/>
                        <w:sz w:val="21"/>
                      </w:rPr>
                      <w:t>]</w:t>
                    </w:r>
                  </w:ins>
                </w:p>
                <w:p w14:paraId="427F040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598" w:author="yukina minato" w:date="2025-09-07T17:09:00Z" w16du:dateUtc="2025-09-07T09:09:00Z"/>
                      <w:rFonts w:eastAsia="宋体"/>
                      <w:color w:val="5C5C5C"/>
                      <w:szCs w:val="22"/>
                    </w:rPr>
                  </w:pPr>
                  <w:ins w:id="3599"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missile_idx</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w:t>
                    </w:r>
                  </w:ins>
                </w:p>
                <w:p w14:paraId="1DCB5B7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00" w:author="yukina minato" w:date="2025-09-07T17:09:00Z" w16du:dateUtc="2025-09-07T09:09:00Z"/>
                      <w:rFonts w:eastAsia="宋体"/>
                      <w:color w:val="5C5C5C"/>
                      <w:szCs w:val="22"/>
                    </w:rPr>
                  </w:pPr>
                  <w:ins w:id="3601"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m_p_ggg</w:t>
                    </w:r>
                    <w:proofErr w:type="spellEnd"/>
                    <w:r w:rsidRPr="00002D6B">
                      <w:rPr>
                        <w:rFonts w:ascii="Consolas" w:eastAsia="Consolas" w:hAnsi="Consolas" w:cs="Consolas"/>
                        <w:color w:val="5C5C5C"/>
                        <w:sz w:val="21"/>
                      </w:rPr>
                      <w:t> = M_T_</w:t>
                    </w:r>
                    <w:proofErr w:type="gramStart"/>
                    <w:r w:rsidRPr="00002D6B">
                      <w:rPr>
                        <w:rFonts w:ascii="Consolas" w:eastAsia="Consolas" w:hAnsi="Consolas" w:cs="Consolas"/>
                        <w:color w:val="5C5C5C"/>
                        <w:sz w:val="21"/>
                      </w:rPr>
                      <w:t>GGG[</w:t>
                    </w:r>
                    <w:proofErr w:type="spellStart"/>
                    <w:proofErr w:type="gramEnd"/>
                    <w:r w:rsidRPr="00002D6B">
                      <w:rPr>
                        <w:rFonts w:ascii="Consolas" w:eastAsia="Consolas" w:hAnsi="Consolas" w:cs="Consolas"/>
                        <w:color w:val="5C5C5C"/>
                        <w:sz w:val="21"/>
                      </w:rPr>
                      <w:t>missile_idx</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t_idx</w:t>
                    </w:r>
                    <w:proofErr w:type="spellEnd"/>
                    <w:r w:rsidRPr="00002D6B">
                      <w:rPr>
                        <w:rFonts w:ascii="Consolas" w:eastAsia="Consolas" w:hAnsi="Consolas" w:cs="Consolas"/>
                        <w:color w:val="5C5C5C"/>
                        <w:sz w:val="21"/>
                      </w:rPr>
                      <w:t>]</w:t>
                    </w:r>
                  </w:ins>
                </w:p>
                <w:p w14:paraId="1D80978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02" w:author="yukina minato" w:date="2025-09-07T17:09:00Z" w16du:dateUtc="2025-09-07T09:09:00Z"/>
                      <w:rFonts w:eastAsia="宋体"/>
                      <w:color w:val="5C5C5C"/>
                      <w:szCs w:val="22"/>
                    </w:rPr>
                  </w:pPr>
                  <w:ins w:id="3603"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i_t_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m_p_ggg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v_s_ggg</w:t>
                    </w:r>
                    <w:proofErr w:type="spellEnd"/>
                    <w:r w:rsidRPr="00002D6B">
                      <w:rPr>
                        <w:rFonts w:ascii="Consolas" w:eastAsia="Consolas" w:hAnsi="Consolas" w:cs="Consolas"/>
                        <w:color w:val="5C5C5C"/>
                        <w:sz w:val="21"/>
                        <w:shd w:val="clear" w:color="auto" w:fill="F8F8F8"/>
                      </w:rPr>
                      <w:t>, S_R_GGG):</w:t>
                    </w:r>
                  </w:ins>
                </w:p>
                <w:p w14:paraId="69430CA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04" w:author="yukina minato" w:date="2025-09-07T17:09:00Z" w16du:dateUtc="2025-09-07T09:09:00Z"/>
                      <w:rFonts w:eastAsia="宋体"/>
                      <w:color w:val="5C5C5C"/>
                      <w:szCs w:val="22"/>
                    </w:rPr>
                  </w:pPr>
                  <w:ins w:id="3605"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t_i_ggg</w:t>
                    </w:r>
                    <w:proofErr w:type="spellEnd"/>
                    <w:r w:rsidRPr="00002D6B">
                      <w:rPr>
                        <w:rFonts w:ascii="Consolas" w:eastAsia="Consolas" w:hAnsi="Consolas" w:cs="Consolas"/>
                        <w:color w:val="5C5C5C"/>
                        <w:sz w:val="21"/>
                      </w:rPr>
                      <w:t> += T_E_GGG</w:t>
                    </w:r>
                  </w:ins>
                </w:p>
                <w:p w14:paraId="4C4A773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06" w:author="yukina minato" w:date="2025-09-07T17:09:00Z" w16du:dateUtc="2025-09-07T09:09:00Z"/>
                      <w:rFonts w:eastAsia="宋体"/>
                      <w:color w:val="5C5C5C"/>
                      <w:szCs w:val="22"/>
                    </w:rPr>
                  </w:pPr>
                  <w:ins w:id="3607"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t_i_ggg</w:t>
                    </w:r>
                    <w:proofErr w:type="spellEnd"/>
                  </w:ins>
                </w:p>
                <w:p w14:paraId="5FCBF9BA"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3608" w:author="yukina minato" w:date="2025-09-07T17:09:00Z" w16du:dateUtc="2025-09-07T09:09:00Z"/>
                      <w:rFonts w:eastAsia="宋体"/>
                      <w:color w:val="5C5C5C"/>
                      <w:szCs w:val="22"/>
                    </w:rPr>
                  </w:pPr>
                </w:p>
                <w:p w14:paraId="2F384DB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09" w:author="yukina minato" w:date="2025-09-07T17:09:00Z" w16du:dateUtc="2025-09-07T09:09:00Z"/>
                      <w:rFonts w:eastAsia="宋体"/>
                      <w:color w:val="5C5C5C"/>
                      <w:szCs w:val="22"/>
                    </w:rPr>
                  </w:pPr>
                  <w:ins w:id="3610" w:author="yukina minato" w:date="2025-09-07T17:09:00Z" w16du:dateUtc="2025-09-07T09:09:00Z">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w:t>
                    </w:r>
                  </w:ins>
                </w:p>
                <w:p w14:paraId="1E0ACDC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11" w:author="yukina minato" w:date="2025-09-07T17:09:00Z" w16du:dateUtc="2025-09-07T09:09:00Z"/>
                      <w:rFonts w:eastAsia="宋体"/>
                      <w:color w:val="5C5C5C"/>
                      <w:szCs w:val="22"/>
                    </w:rPr>
                  </w:pPr>
                  <w:ins w:id="3612" w:author="yukina minato" w:date="2025-09-07T17:09:00Z" w16du:dateUtc="2025-09-07T09:09:00Z">
                    <w:r w:rsidRPr="00002D6B">
                      <w:rPr>
                        <w:rFonts w:ascii="Consolas" w:eastAsia="Consolas" w:hAnsi="Consolas" w:cs="Consolas"/>
                        <w:color w:val="5C5C5C"/>
                        <w:sz w:val="21"/>
                      </w:rPr>
                      <w:t>    population = </w:t>
                    </w:r>
                    <w:proofErr w:type="spellStart"/>
                    <w:proofErr w:type="gramStart"/>
                    <w:r w:rsidRPr="00002D6B">
                      <w:rPr>
                        <w:rFonts w:ascii="Consolas" w:eastAsia="Consolas" w:hAnsi="Consolas" w:cs="Consolas"/>
                        <w:color w:val="5C5C5C"/>
                        <w:sz w:val="21"/>
                      </w:rPr>
                      <w:t>np.zeros</w:t>
                    </w:r>
                    <w:proofErr w:type="spellEnd"/>
                    <w:proofErr w:type="gramEnd"/>
                    <w:r w:rsidRPr="00002D6B">
                      <w:rPr>
                        <w:rFonts w:ascii="Consolas" w:eastAsia="Consolas" w:hAnsi="Consolas" w:cs="Consolas"/>
                        <w:color w:val="5C5C5C"/>
                        <w:sz w:val="21"/>
                      </w:rPr>
                      <w:t>((P_S_GGG, </w:t>
                    </w:r>
                    <w:r w:rsidRPr="00002D6B">
                      <w:rPr>
                        <w:rFonts w:ascii="Consolas" w:eastAsia="Consolas" w:hAnsi="Consolas" w:cs="Consolas"/>
                        <w:color w:val="986801"/>
                        <w:sz w:val="21"/>
                      </w:rPr>
                      <w:t>60</w:t>
                    </w:r>
                    <w:r w:rsidRPr="00002D6B">
                      <w:rPr>
                        <w:rFonts w:ascii="Consolas" w:eastAsia="Consolas" w:hAnsi="Consolas" w:cs="Consolas"/>
                        <w:color w:val="5C5C5C"/>
                        <w:sz w:val="21"/>
                      </w:rPr>
                      <w:t>))</w:t>
                    </w:r>
                  </w:ins>
                </w:p>
                <w:p w14:paraId="1F84689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13" w:author="yukina minato" w:date="2025-09-07T17:09:00Z" w16du:dateUtc="2025-09-07T09:09:00Z"/>
                      <w:rFonts w:eastAsia="宋体"/>
                      <w:color w:val="5C5C5C"/>
                      <w:szCs w:val="22"/>
                    </w:rPr>
                  </w:pPr>
                  <w:ins w:id="3614"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(P_S_GGG):</w:t>
                    </w:r>
                  </w:ins>
                </w:p>
                <w:p w14:paraId="35AE206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15" w:author="yukina minato" w:date="2025-09-07T17:09:00Z" w16du:dateUtc="2025-09-07T09:09:00Z"/>
                      <w:rFonts w:eastAsia="宋体"/>
                      <w:color w:val="5C5C5C"/>
                      <w:szCs w:val="22"/>
                    </w:rPr>
                  </w:pPr>
                  <w:ins w:id="3616"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j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proofErr w:type="gramStart"/>
                    <w:r w:rsidRPr="00002D6B">
                      <w:rPr>
                        <w:rFonts w:ascii="Consolas" w:eastAsia="Consolas" w:hAnsi="Consolas" w:cs="Consolas"/>
                        <w:color w:val="C18401"/>
                        <w:sz w:val="21"/>
                      </w:rPr>
                      <w:t>range</w:t>
                    </w:r>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60</w:t>
                    </w:r>
                    <w:r w:rsidRPr="00002D6B">
                      <w:rPr>
                        <w:rFonts w:ascii="Consolas" w:eastAsia="Consolas" w:hAnsi="Consolas" w:cs="Consolas"/>
                        <w:color w:val="5C5C5C"/>
                        <w:sz w:val="21"/>
                      </w:rPr>
                      <w:t>):</w:t>
                    </w:r>
                  </w:ins>
                </w:p>
                <w:p w14:paraId="741E19A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17" w:author="yukina minato" w:date="2025-09-07T17:09:00Z" w16du:dateUtc="2025-09-07T09:09:00Z"/>
                      <w:rFonts w:eastAsia="宋体"/>
                      <w:color w:val="5C5C5C"/>
                      <w:szCs w:val="22"/>
                    </w:rPr>
                  </w:pPr>
                  <w:ins w:id="3618"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j % </w:t>
                    </w:r>
                    <w:r w:rsidRPr="00002D6B">
                      <w:rPr>
                        <w:rFonts w:ascii="Consolas" w:eastAsia="Consolas" w:hAnsi="Consolas" w:cs="Consolas"/>
                        <w:color w:val="986801"/>
                        <w:sz w:val="21"/>
                        <w:shd w:val="clear" w:color="auto" w:fill="F8F8F8"/>
                      </w:rPr>
                      <w:t>4</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41CB471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19" w:author="yukina minato" w:date="2025-09-07T17:09:00Z" w16du:dateUtc="2025-09-07T09:09:00Z"/>
                      <w:rFonts w:eastAsia="宋体"/>
                      <w:color w:val="5C5C5C"/>
                      <w:szCs w:val="22"/>
                    </w:rPr>
                  </w:pPr>
                  <w:ins w:id="3620" w:author="yukina minato" w:date="2025-09-07T17:09:00Z" w16du:dateUtc="2025-09-07T09:09:00Z">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population[</w:t>
                    </w:r>
                    <w:proofErr w:type="gramEnd"/>
                    <w:r w:rsidRPr="00002D6B">
                      <w:rPr>
                        <w:rFonts w:ascii="Consolas" w:eastAsia="Consolas" w:hAnsi="Consolas" w:cs="Consolas"/>
                        <w:color w:val="5C5C5C"/>
                        <w:sz w:val="21"/>
                      </w:rPr>
                      <w:t>i, j] = </w:t>
                    </w:r>
                    <w:proofErr w:type="gramStart"/>
                    <w:r w:rsidRPr="00002D6B">
                      <w:rPr>
                        <w:rFonts w:ascii="Consolas" w:eastAsia="Consolas" w:hAnsi="Consolas" w:cs="Consolas"/>
                        <w:color w:val="5C5C5C"/>
                        <w:sz w:val="21"/>
                      </w:rPr>
                      <w:t>np.random</w:t>
                    </w:r>
                    <w:proofErr w:type="gramEnd"/>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uniform(</w:t>
                    </w:r>
                    <w:proofErr w:type="gramEnd"/>
                    <w:r w:rsidRPr="00002D6B">
                      <w:rPr>
                        <w:rFonts w:ascii="Consolas" w:eastAsia="Consolas" w:hAnsi="Consolas" w:cs="Consolas"/>
                        <w:color w:val="5C5C5C"/>
                        <w:sz w:val="21"/>
                      </w:rPr>
                      <w:t>U_N_GGG, U_X_GGG)</w:t>
                    </w:r>
                  </w:ins>
                </w:p>
                <w:p w14:paraId="2E73A11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21" w:author="yukina minato" w:date="2025-09-07T17:09:00Z" w16du:dateUtc="2025-09-07T09:09:00Z"/>
                      <w:rFonts w:eastAsia="宋体"/>
                      <w:color w:val="5C5C5C"/>
                      <w:szCs w:val="22"/>
                    </w:rPr>
                  </w:pPr>
                  <w:ins w:id="3622"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A626A4"/>
                        <w:sz w:val="21"/>
                        <w:shd w:val="clear" w:color="auto" w:fill="F8F8F8"/>
                      </w:rPr>
                      <w:t>elif</w:t>
                    </w:r>
                    <w:proofErr w:type="spellEnd"/>
                    <w:r w:rsidRPr="00002D6B">
                      <w:rPr>
                        <w:rFonts w:ascii="Consolas" w:eastAsia="Consolas" w:hAnsi="Consolas" w:cs="Consolas"/>
                        <w:color w:val="5C5C5C"/>
                        <w:sz w:val="21"/>
                        <w:shd w:val="clear" w:color="auto" w:fill="F8F8F8"/>
                      </w:rPr>
                      <w:t> j % </w:t>
                    </w:r>
                    <w:r w:rsidRPr="00002D6B">
                      <w:rPr>
                        <w:rFonts w:ascii="Consolas" w:eastAsia="Consolas" w:hAnsi="Consolas" w:cs="Consolas"/>
                        <w:color w:val="986801"/>
                        <w:sz w:val="21"/>
                        <w:shd w:val="clear" w:color="auto" w:fill="F8F8F8"/>
                      </w:rPr>
                      <w:t>4</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24F6BCE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23" w:author="yukina minato" w:date="2025-09-07T17:09:00Z" w16du:dateUtc="2025-09-07T09:09:00Z"/>
                      <w:rFonts w:eastAsia="宋体"/>
                      <w:color w:val="5C5C5C"/>
                      <w:szCs w:val="22"/>
                    </w:rPr>
                  </w:pPr>
                  <w:ins w:id="3624" w:author="yukina minato" w:date="2025-09-07T17:09:00Z" w16du:dateUtc="2025-09-07T09:09:00Z">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population[</w:t>
                    </w:r>
                    <w:proofErr w:type="spellStart"/>
                    <w:proofErr w:type="gramEnd"/>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j] = </w:t>
                    </w:r>
                    <w:proofErr w:type="spellStart"/>
                    <w:proofErr w:type="gramStart"/>
                    <w:r w:rsidRPr="00002D6B">
                      <w:rPr>
                        <w:rFonts w:ascii="Consolas" w:eastAsia="Consolas" w:hAnsi="Consolas" w:cs="Consolas"/>
                        <w:color w:val="5C5C5C"/>
                        <w:sz w:val="21"/>
                      </w:rPr>
                      <w:t>np.random</w:t>
                    </w:r>
                    <w:proofErr w:type="gramEnd"/>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uniform</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360</w:t>
                    </w:r>
                    <w:r w:rsidRPr="00002D6B">
                      <w:rPr>
                        <w:rFonts w:ascii="Consolas" w:eastAsia="Consolas" w:hAnsi="Consolas" w:cs="Consolas"/>
                        <w:color w:val="5C5C5C"/>
                        <w:sz w:val="21"/>
                      </w:rPr>
                      <w:t>)</w:t>
                    </w:r>
                  </w:ins>
                </w:p>
                <w:p w14:paraId="28B8C3F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25" w:author="yukina minato" w:date="2025-09-07T17:09:00Z" w16du:dateUtc="2025-09-07T09:09:00Z"/>
                      <w:rFonts w:eastAsia="宋体"/>
                      <w:color w:val="5C5C5C"/>
                      <w:szCs w:val="22"/>
                    </w:rPr>
                  </w:pPr>
                  <w:ins w:id="3626"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A626A4"/>
                        <w:sz w:val="21"/>
                        <w:shd w:val="clear" w:color="auto" w:fill="F8F8F8"/>
                      </w:rPr>
                      <w:t>elif</w:t>
                    </w:r>
                    <w:proofErr w:type="spellEnd"/>
                    <w:r w:rsidRPr="00002D6B">
                      <w:rPr>
                        <w:rFonts w:ascii="Consolas" w:eastAsia="Consolas" w:hAnsi="Consolas" w:cs="Consolas"/>
                        <w:color w:val="5C5C5C"/>
                        <w:sz w:val="21"/>
                        <w:shd w:val="clear" w:color="auto" w:fill="F8F8F8"/>
                      </w:rPr>
                      <w:t> j % </w:t>
                    </w:r>
                    <w:r w:rsidRPr="00002D6B">
                      <w:rPr>
                        <w:rFonts w:ascii="Consolas" w:eastAsia="Consolas" w:hAnsi="Consolas" w:cs="Consolas"/>
                        <w:color w:val="986801"/>
                        <w:sz w:val="21"/>
                        <w:shd w:val="clear" w:color="auto" w:fill="F8F8F8"/>
                      </w:rPr>
                      <w:t>4</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534234A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27" w:author="yukina minato" w:date="2025-09-07T17:09:00Z" w16du:dateUtc="2025-09-07T09:09:00Z"/>
                      <w:rFonts w:eastAsia="宋体"/>
                      <w:color w:val="5C5C5C"/>
                      <w:szCs w:val="22"/>
                    </w:rPr>
                  </w:pPr>
                  <w:ins w:id="3628" w:author="yukina minato" w:date="2025-09-07T17:09:00Z" w16du:dateUtc="2025-09-07T09:09:00Z">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population[</w:t>
                    </w:r>
                    <w:proofErr w:type="spellStart"/>
                    <w:proofErr w:type="gramEnd"/>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j] = </w:t>
                    </w:r>
                    <w:proofErr w:type="spellStart"/>
                    <w:proofErr w:type="gramStart"/>
                    <w:r w:rsidRPr="00002D6B">
                      <w:rPr>
                        <w:rFonts w:ascii="Consolas" w:eastAsia="Consolas" w:hAnsi="Consolas" w:cs="Consolas"/>
                        <w:color w:val="5C5C5C"/>
                        <w:sz w:val="21"/>
                      </w:rPr>
                      <w:t>np.random</w:t>
                    </w:r>
                    <w:proofErr w:type="gramEnd"/>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uniform</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10</w:t>
                    </w:r>
                    <w:r w:rsidRPr="00002D6B">
                      <w:rPr>
                        <w:rFonts w:ascii="Consolas" w:eastAsia="Consolas" w:hAnsi="Consolas" w:cs="Consolas"/>
                        <w:color w:val="5C5C5C"/>
                        <w:sz w:val="21"/>
                      </w:rPr>
                      <w:t>)</w:t>
                    </w:r>
                  </w:ins>
                </w:p>
                <w:p w14:paraId="2DEB537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29" w:author="yukina minato" w:date="2025-09-07T17:09:00Z" w16du:dateUtc="2025-09-07T09:09:00Z"/>
                      <w:rFonts w:eastAsia="宋体"/>
                      <w:color w:val="5C5C5C"/>
                      <w:szCs w:val="22"/>
                    </w:rPr>
                  </w:pPr>
                  <w:ins w:id="3630"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else</w:t>
                    </w:r>
                    <w:r w:rsidRPr="00002D6B">
                      <w:rPr>
                        <w:rFonts w:ascii="Consolas" w:eastAsia="Consolas" w:hAnsi="Consolas" w:cs="Consolas"/>
                        <w:color w:val="5C5C5C"/>
                        <w:sz w:val="21"/>
                        <w:shd w:val="clear" w:color="auto" w:fill="F8F8F8"/>
                      </w:rPr>
                      <w:t>:</w:t>
                    </w:r>
                  </w:ins>
                </w:p>
                <w:p w14:paraId="37EE0A2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31" w:author="yukina minato" w:date="2025-09-07T17:09:00Z" w16du:dateUtc="2025-09-07T09:09:00Z"/>
                      <w:rFonts w:eastAsia="宋体"/>
                      <w:color w:val="5C5C5C"/>
                      <w:szCs w:val="22"/>
                    </w:rPr>
                  </w:pPr>
                  <w:ins w:id="3632" w:author="yukina minato" w:date="2025-09-07T17:09:00Z" w16du:dateUtc="2025-09-07T09:09:00Z">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population[</w:t>
                    </w:r>
                    <w:proofErr w:type="spellStart"/>
                    <w:proofErr w:type="gramEnd"/>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j] = </w:t>
                    </w:r>
                    <w:proofErr w:type="spellStart"/>
                    <w:proofErr w:type="gramStart"/>
                    <w:r w:rsidRPr="00002D6B">
                      <w:rPr>
                        <w:rFonts w:ascii="Consolas" w:eastAsia="Consolas" w:hAnsi="Consolas" w:cs="Consolas"/>
                        <w:color w:val="5C5C5C"/>
                        <w:sz w:val="21"/>
                      </w:rPr>
                      <w:t>np.random</w:t>
                    </w:r>
                    <w:proofErr w:type="gramEnd"/>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uniform</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8</w:t>
                    </w:r>
                    <w:r w:rsidRPr="00002D6B">
                      <w:rPr>
                        <w:rFonts w:ascii="Consolas" w:eastAsia="Consolas" w:hAnsi="Consolas" w:cs="Consolas"/>
                        <w:color w:val="5C5C5C"/>
                        <w:sz w:val="21"/>
                      </w:rPr>
                      <w:t>)</w:t>
                    </w:r>
                  </w:ins>
                </w:p>
                <w:p w14:paraId="4208085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33" w:author="yukina minato" w:date="2025-09-07T17:09:00Z" w16du:dateUtc="2025-09-07T09:09:00Z"/>
                      <w:rFonts w:eastAsia="宋体"/>
                      <w:color w:val="5C5C5C"/>
                      <w:szCs w:val="22"/>
                    </w:rPr>
                  </w:pPr>
                  <w:ins w:id="3634"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population</w:t>
                    </w:r>
                  </w:ins>
                </w:p>
                <w:p w14:paraId="4934650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3635" w:author="yukina minato" w:date="2025-09-07T17:09:00Z" w16du:dateUtc="2025-09-07T09:09:00Z"/>
                      <w:rFonts w:eastAsia="宋体"/>
                      <w:color w:val="5C5C5C"/>
                      <w:szCs w:val="22"/>
                    </w:rPr>
                  </w:pPr>
                </w:p>
                <w:p w14:paraId="7A1436D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36" w:author="yukina minato" w:date="2025-09-07T17:09:00Z" w16du:dateUtc="2025-09-07T09:09:00Z"/>
                      <w:rFonts w:eastAsia="宋体"/>
                      <w:color w:val="5C5C5C"/>
                      <w:szCs w:val="22"/>
                    </w:rPr>
                  </w:pPr>
                  <w:ins w:id="3637" w:author="yukina minato" w:date="2025-09-07T17:09:00Z" w16du:dateUtc="2025-09-07T09:09:00Z">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5C5C5C"/>
                        <w:sz w:val="21"/>
                        <w:shd w:val="clear" w:color="auto" w:fill="F8F8F8"/>
                      </w:rPr>
                      <w:t>crossover(</w:t>
                    </w:r>
                    <w:proofErr w:type="gramEnd"/>
                    <w:r w:rsidRPr="00002D6B">
                      <w:rPr>
                        <w:rFonts w:ascii="Consolas" w:eastAsia="Consolas" w:hAnsi="Consolas" w:cs="Consolas"/>
                        <w:color w:val="5C5C5C"/>
                        <w:sz w:val="21"/>
                        <w:shd w:val="clear" w:color="auto" w:fill="F8F8F8"/>
                      </w:rPr>
                      <w:t>parent1, parent2):</w:t>
                    </w:r>
                  </w:ins>
                </w:p>
                <w:p w14:paraId="748A02D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38" w:author="yukina minato" w:date="2025-09-07T17:09:00Z" w16du:dateUtc="2025-09-07T09:09:00Z"/>
                      <w:rFonts w:eastAsia="宋体"/>
                      <w:color w:val="5C5C5C"/>
                      <w:szCs w:val="22"/>
                    </w:rPr>
                  </w:pPr>
                  <w:ins w:id="3639"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proofErr w:type="gramStart"/>
                    <w:r w:rsidRPr="00002D6B">
                      <w:rPr>
                        <w:rFonts w:ascii="Consolas" w:eastAsia="Consolas" w:hAnsi="Consolas" w:cs="Consolas"/>
                        <w:color w:val="5C5C5C"/>
                        <w:sz w:val="21"/>
                      </w:rPr>
                      <w:t>np.random</w:t>
                    </w:r>
                    <w:proofErr w:type="gramEnd"/>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rand</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 &lt; C_R_GGG:</w:t>
                    </w:r>
                  </w:ins>
                </w:p>
                <w:p w14:paraId="6D9BFFC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40" w:author="yukina minato" w:date="2025-09-07T17:09:00Z" w16du:dateUtc="2025-09-07T09:09:00Z"/>
                      <w:rFonts w:eastAsia="宋体"/>
                      <w:color w:val="5C5C5C"/>
                      <w:szCs w:val="22"/>
                    </w:rPr>
                  </w:pPr>
                  <w:ins w:id="3641"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c_p_ggg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np.random</w:t>
                    </w:r>
                    <w:proofErr w:type="gramEnd"/>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5C5C5C"/>
                        <w:sz w:val="21"/>
                        <w:shd w:val="clear" w:color="auto" w:fill="F8F8F8"/>
                      </w:rPr>
                      <w:t>randint</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C18401"/>
                        <w:sz w:val="21"/>
                        <w:shd w:val="clear" w:color="auto" w:fill="F8F8F8"/>
                      </w:rPr>
                      <w:t>len</w:t>
                    </w:r>
                    <w:proofErr w:type="spellEnd"/>
                    <w:r w:rsidRPr="00002D6B">
                      <w:rPr>
                        <w:rFonts w:ascii="Consolas" w:eastAsia="Consolas" w:hAnsi="Consolas" w:cs="Consolas"/>
                        <w:color w:val="5C5C5C"/>
                        <w:sz w:val="21"/>
                        <w:shd w:val="clear" w:color="auto" w:fill="F8F8F8"/>
                      </w:rPr>
                      <w:t>(parent1)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14B0FB2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42" w:author="yukina minato" w:date="2025-09-07T17:09:00Z" w16du:dateUtc="2025-09-07T09:09:00Z"/>
                      <w:rFonts w:eastAsia="宋体"/>
                      <w:color w:val="5C5C5C"/>
                      <w:szCs w:val="22"/>
                    </w:rPr>
                  </w:pPr>
                  <w:ins w:id="3643" w:author="yukina minato" w:date="2025-09-07T17:09:00Z" w16du:dateUtc="2025-09-07T09:09:00Z">
                    <w:r w:rsidRPr="00002D6B">
                      <w:rPr>
                        <w:rFonts w:ascii="Consolas" w:eastAsia="Consolas" w:hAnsi="Consolas" w:cs="Consolas"/>
                        <w:color w:val="5C5C5C"/>
                        <w:sz w:val="21"/>
                      </w:rPr>
                      <w:t>        child1 = </w:t>
                    </w:r>
                    <w:proofErr w:type="gramStart"/>
                    <w:r w:rsidRPr="00002D6B">
                      <w:rPr>
                        <w:rFonts w:ascii="Consolas" w:eastAsia="Consolas" w:hAnsi="Consolas" w:cs="Consolas"/>
                        <w:color w:val="5C5C5C"/>
                        <w:sz w:val="21"/>
                      </w:rPr>
                      <w:t>np.concatenate</w:t>
                    </w:r>
                    <w:proofErr w:type="gramEnd"/>
                    <w:r w:rsidRPr="00002D6B">
                      <w:rPr>
                        <w:rFonts w:ascii="Consolas" w:eastAsia="Consolas" w:hAnsi="Consolas" w:cs="Consolas"/>
                        <w:color w:val="5C5C5C"/>
                        <w:sz w:val="21"/>
                      </w:rPr>
                      <w:t>([parent1[:c_p_ggg], parent2[c_p_ggg:]])</w:t>
                    </w:r>
                  </w:ins>
                </w:p>
                <w:p w14:paraId="64A0742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44" w:author="yukina minato" w:date="2025-09-07T17:09:00Z" w16du:dateUtc="2025-09-07T09:09:00Z"/>
                      <w:rFonts w:eastAsia="宋体"/>
                      <w:color w:val="5C5C5C"/>
                      <w:szCs w:val="22"/>
                    </w:rPr>
                  </w:pPr>
                  <w:ins w:id="3645" w:author="yukina minato" w:date="2025-09-07T17:09:00Z" w16du:dateUtc="2025-09-07T09:09:00Z">
                    <w:r w:rsidRPr="00002D6B">
                      <w:rPr>
                        <w:rFonts w:ascii="Consolas" w:eastAsia="Consolas" w:hAnsi="Consolas" w:cs="Consolas"/>
                        <w:color w:val="5C5C5C"/>
                        <w:sz w:val="21"/>
                        <w:shd w:val="clear" w:color="auto" w:fill="F8F8F8"/>
                      </w:rPr>
                      <w:t>        child2 = </w:t>
                    </w:r>
                    <w:proofErr w:type="gramStart"/>
                    <w:r w:rsidRPr="00002D6B">
                      <w:rPr>
                        <w:rFonts w:ascii="Consolas" w:eastAsia="Consolas" w:hAnsi="Consolas" w:cs="Consolas"/>
                        <w:color w:val="5C5C5C"/>
                        <w:sz w:val="21"/>
                        <w:shd w:val="clear" w:color="auto" w:fill="F8F8F8"/>
                      </w:rPr>
                      <w:t>np.concatenate</w:t>
                    </w:r>
                    <w:proofErr w:type="gramEnd"/>
                    <w:r w:rsidRPr="00002D6B">
                      <w:rPr>
                        <w:rFonts w:ascii="Consolas" w:eastAsia="Consolas" w:hAnsi="Consolas" w:cs="Consolas"/>
                        <w:color w:val="5C5C5C"/>
                        <w:sz w:val="21"/>
                        <w:shd w:val="clear" w:color="auto" w:fill="F8F8F8"/>
                      </w:rPr>
                      <w:t>([parent2[:c_p_ggg], parent1[c_p_ggg:]])</w:t>
                    </w:r>
                  </w:ins>
                </w:p>
                <w:p w14:paraId="7A955D6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46" w:author="yukina minato" w:date="2025-09-07T17:09:00Z" w16du:dateUtc="2025-09-07T09:09:00Z"/>
                      <w:rFonts w:eastAsia="宋体"/>
                      <w:color w:val="5C5C5C"/>
                      <w:szCs w:val="22"/>
                    </w:rPr>
                  </w:pPr>
                  <w:ins w:id="3647"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child1, child2</w:t>
                    </w:r>
                  </w:ins>
                </w:p>
                <w:p w14:paraId="4F2D12B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48" w:author="yukina minato" w:date="2025-09-07T17:09:00Z" w16du:dateUtc="2025-09-07T09:09:00Z"/>
                      <w:rFonts w:eastAsia="宋体"/>
                      <w:color w:val="5C5C5C"/>
                      <w:szCs w:val="22"/>
                    </w:rPr>
                  </w:pPr>
                  <w:ins w:id="3649"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parent1.copy(), parent2.copy()</w:t>
                    </w:r>
                  </w:ins>
                </w:p>
                <w:p w14:paraId="0F337EF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3650" w:author="yukina minato" w:date="2025-09-07T17:09:00Z" w16du:dateUtc="2025-09-07T09:09:00Z"/>
                      <w:rFonts w:eastAsia="宋体"/>
                      <w:color w:val="5C5C5C"/>
                      <w:szCs w:val="22"/>
                    </w:rPr>
                  </w:pPr>
                </w:p>
                <w:p w14:paraId="4599F7E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51" w:author="yukina minato" w:date="2025-09-07T17:09:00Z" w16du:dateUtc="2025-09-07T09:09:00Z"/>
                      <w:rFonts w:eastAsia="宋体"/>
                      <w:color w:val="5C5C5C"/>
                      <w:szCs w:val="22"/>
                    </w:rPr>
                  </w:pPr>
                  <w:ins w:id="3652" w:author="yukina minato" w:date="2025-09-07T17:09:00Z" w16du:dateUtc="2025-09-07T09:09:00Z">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mutate(individual):</w:t>
                    </w:r>
                  </w:ins>
                </w:p>
                <w:p w14:paraId="3EC871F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53" w:author="yukina minato" w:date="2025-09-07T17:09:00Z" w16du:dateUtc="2025-09-07T09:09:00Z"/>
                      <w:rFonts w:eastAsia="宋体"/>
                      <w:color w:val="5C5C5C"/>
                      <w:szCs w:val="22"/>
                    </w:rPr>
                  </w:pPr>
                  <w:ins w:id="3654"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r w:rsidRPr="00002D6B">
                      <w:rPr>
                        <w:rFonts w:ascii="Consolas" w:eastAsia="Consolas" w:hAnsi="Consolas" w:cs="Consolas"/>
                        <w:color w:val="C18401"/>
                        <w:sz w:val="21"/>
                      </w:rPr>
                      <w:t>range</w:t>
                    </w:r>
                    <w:r w:rsidRPr="00002D6B">
                      <w:rPr>
                        <w:rFonts w:ascii="Consolas" w:eastAsia="Consolas" w:hAnsi="Consolas" w:cs="Consolas"/>
                        <w:color w:val="5C5C5C"/>
                        <w:sz w:val="21"/>
                      </w:rPr>
                      <w:t>(</w:t>
                    </w:r>
                    <w:proofErr w:type="spellStart"/>
                    <w:r w:rsidRPr="00002D6B">
                      <w:rPr>
                        <w:rFonts w:ascii="Consolas" w:eastAsia="Consolas" w:hAnsi="Consolas" w:cs="Consolas"/>
                        <w:color w:val="C18401"/>
                        <w:sz w:val="21"/>
                      </w:rPr>
                      <w:t>len</w:t>
                    </w:r>
                    <w:proofErr w:type="spellEnd"/>
                    <w:r w:rsidRPr="00002D6B">
                      <w:rPr>
                        <w:rFonts w:ascii="Consolas" w:eastAsia="Consolas" w:hAnsi="Consolas" w:cs="Consolas"/>
                        <w:color w:val="5C5C5C"/>
                        <w:sz w:val="21"/>
                      </w:rPr>
                      <w:t>(individual)):</w:t>
                    </w:r>
                  </w:ins>
                </w:p>
                <w:p w14:paraId="2ACA210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55" w:author="yukina minato" w:date="2025-09-07T17:09:00Z" w16du:dateUtc="2025-09-07T09:09:00Z"/>
                      <w:rFonts w:eastAsia="宋体"/>
                      <w:color w:val="5C5C5C"/>
                      <w:szCs w:val="22"/>
                    </w:rPr>
                  </w:pPr>
                  <w:ins w:id="3656"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np.random</w:t>
                    </w:r>
                    <w:proofErr w:type="gramEnd"/>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5C5C5C"/>
                        <w:sz w:val="21"/>
                        <w:shd w:val="clear" w:color="auto" w:fill="F8F8F8"/>
                      </w:rPr>
                      <w:t>rand</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 &lt; M_R_GGG:</w:t>
                    </w:r>
                  </w:ins>
                </w:p>
                <w:p w14:paraId="2760BCEA"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57" w:author="yukina minato" w:date="2025-09-07T17:09:00Z" w16du:dateUtc="2025-09-07T09:09:00Z"/>
                      <w:rFonts w:eastAsia="宋体"/>
                      <w:color w:val="5C5C5C"/>
                      <w:szCs w:val="22"/>
                    </w:rPr>
                  </w:pPr>
                  <w:ins w:id="3658"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4</w:t>
                    </w:r>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453C348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59" w:author="yukina minato" w:date="2025-09-07T17:09:00Z" w16du:dateUtc="2025-09-07T09:09:00Z"/>
                      <w:rFonts w:eastAsia="宋体"/>
                      <w:color w:val="5C5C5C"/>
                      <w:szCs w:val="22"/>
                    </w:rPr>
                  </w:pPr>
                  <w:ins w:id="3660" w:author="yukina minato" w:date="2025-09-07T17:09:00Z" w16du:dateUtc="2025-09-07T09:09:00Z">
                    <w:r w:rsidRPr="00002D6B">
                      <w:rPr>
                        <w:rFonts w:ascii="Consolas" w:eastAsia="Consolas" w:hAnsi="Consolas" w:cs="Consolas"/>
                        <w:color w:val="5C5C5C"/>
                        <w:sz w:val="21"/>
                        <w:shd w:val="clear" w:color="auto" w:fill="F8F8F8"/>
                      </w:rPr>
                      <w:t>                individual[i] = </w:t>
                    </w:r>
                    <w:proofErr w:type="gramStart"/>
                    <w:r w:rsidRPr="00002D6B">
                      <w:rPr>
                        <w:rFonts w:ascii="Consolas" w:eastAsia="Consolas" w:hAnsi="Consolas" w:cs="Consolas"/>
                        <w:color w:val="5C5C5C"/>
                        <w:sz w:val="21"/>
                        <w:shd w:val="clear" w:color="auto" w:fill="F8F8F8"/>
                      </w:rPr>
                      <w:t>np.clip</w:t>
                    </w:r>
                    <w:proofErr w:type="gramEnd"/>
                    <w:r w:rsidRPr="00002D6B">
                      <w:rPr>
                        <w:rFonts w:ascii="Consolas" w:eastAsia="Consolas" w:hAnsi="Consolas" w:cs="Consolas"/>
                        <w:color w:val="5C5C5C"/>
                        <w:sz w:val="21"/>
                        <w:shd w:val="clear" w:color="auto" w:fill="F8F8F8"/>
                      </w:rPr>
                      <w:t>(individual[i] + </w:t>
                    </w:r>
                    <w:proofErr w:type="gramStart"/>
                    <w:r w:rsidRPr="00002D6B">
                      <w:rPr>
                        <w:rFonts w:ascii="Consolas" w:eastAsia="Consolas" w:hAnsi="Consolas" w:cs="Consolas"/>
                        <w:color w:val="5C5C5C"/>
                        <w:sz w:val="21"/>
                        <w:shd w:val="clear" w:color="auto" w:fill="F8F8F8"/>
                      </w:rPr>
                      <w:t>np.random</w:t>
                    </w:r>
                    <w:proofErr w:type="gramEnd"/>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5C5C5C"/>
                        <w:sz w:val="21"/>
                        <w:shd w:val="clear" w:color="auto" w:fill="F8F8F8"/>
                      </w:rPr>
                      <w:t>normal(</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5</w:t>
                    </w:r>
                    <w:r w:rsidRPr="00002D6B">
                      <w:rPr>
                        <w:rFonts w:ascii="Consolas" w:eastAsia="Consolas" w:hAnsi="Consolas" w:cs="Consolas"/>
                        <w:color w:val="5C5C5C"/>
                        <w:sz w:val="21"/>
                        <w:shd w:val="clear" w:color="auto" w:fill="F8F8F8"/>
                      </w:rPr>
                      <w:t>), U_N_GGG, U_X_GGG)</w:t>
                    </w:r>
                  </w:ins>
                </w:p>
                <w:p w14:paraId="31B7D88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61" w:author="yukina minato" w:date="2025-09-07T17:09:00Z" w16du:dateUtc="2025-09-07T09:09:00Z"/>
                      <w:rFonts w:eastAsia="宋体"/>
                      <w:color w:val="5C5C5C"/>
                      <w:szCs w:val="22"/>
                    </w:rPr>
                  </w:pPr>
                  <w:ins w:id="3662"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A626A4"/>
                        <w:sz w:val="21"/>
                      </w:rPr>
                      <w:t>elif</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4</w:t>
                    </w:r>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74F9FFA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63" w:author="yukina minato" w:date="2025-09-07T17:09:00Z" w16du:dateUtc="2025-09-07T09:09:00Z"/>
                      <w:rFonts w:eastAsia="宋体"/>
                      <w:color w:val="5C5C5C"/>
                      <w:szCs w:val="22"/>
                    </w:rPr>
                  </w:pPr>
                  <w:ins w:id="3664" w:author="yukina minato" w:date="2025-09-07T17:09:00Z" w16du:dateUtc="2025-09-07T09:09:00Z">
                    <w:r w:rsidRPr="00002D6B">
                      <w:rPr>
                        <w:rFonts w:ascii="Consolas" w:eastAsia="Consolas" w:hAnsi="Consolas" w:cs="Consolas"/>
                        <w:color w:val="5C5C5C"/>
                        <w:sz w:val="21"/>
                        <w:shd w:val="clear" w:color="auto" w:fill="F8F8F8"/>
                      </w:rPr>
                      <w:t>                individual[i] = </w:t>
                    </w:r>
                    <w:proofErr w:type="gramStart"/>
                    <w:r w:rsidRPr="00002D6B">
                      <w:rPr>
                        <w:rFonts w:ascii="Consolas" w:eastAsia="Consolas" w:hAnsi="Consolas" w:cs="Consolas"/>
                        <w:color w:val="5C5C5C"/>
                        <w:sz w:val="21"/>
                        <w:shd w:val="clear" w:color="auto" w:fill="F8F8F8"/>
                      </w:rPr>
                      <w:t>np.clip</w:t>
                    </w:r>
                    <w:proofErr w:type="gramEnd"/>
                    <w:r w:rsidRPr="00002D6B">
                      <w:rPr>
                        <w:rFonts w:ascii="Consolas" w:eastAsia="Consolas" w:hAnsi="Consolas" w:cs="Consolas"/>
                        <w:color w:val="5C5C5C"/>
                        <w:sz w:val="21"/>
                        <w:shd w:val="clear" w:color="auto" w:fill="F8F8F8"/>
                      </w:rPr>
                      <w:t>(individual[i] + </w:t>
                    </w:r>
                    <w:proofErr w:type="gramStart"/>
                    <w:r w:rsidRPr="00002D6B">
                      <w:rPr>
                        <w:rFonts w:ascii="Consolas" w:eastAsia="Consolas" w:hAnsi="Consolas" w:cs="Consolas"/>
                        <w:color w:val="5C5C5C"/>
                        <w:sz w:val="21"/>
                        <w:shd w:val="clear" w:color="auto" w:fill="F8F8F8"/>
                      </w:rPr>
                      <w:t>np.random</w:t>
                    </w:r>
                    <w:proofErr w:type="gramEnd"/>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5C5C5C"/>
                        <w:sz w:val="21"/>
                        <w:shd w:val="clear" w:color="auto" w:fill="F8F8F8"/>
                      </w:rPr>
                      <w:t>normal(</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360</w:t>
                    </w:r>
                    <w:r w:rsidRPr="00002D6B">
                      <w:rPr>
                        <w:rFonts w:ascii="Consolas" w:eastAsia="Consolas" w:hAnsi="Consolas" w:cs="Consolas"/>
                        <w:color w:val="5C5C5C"/>
                        <w:sz w:val="21"/>
                        <w:shd w:val="clear" w:color="auto" w:fill="F8F8F8"/>
                      </w:rPr>
                      <w:t>)</w:t>
                    </w:r>
                  </w:ins>
                </w:p>
                <w:p w14:paraId="35D11F8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65" w:author="yukina minato" w:date="2025-09-07T17:09:00Z" w16du:dateUtc="2025-09-07T09:09:00Z"/>
                      <w:rFonts w:eastAsia="宋体"/>
                      <w:color w:val="5C5C5C"/>
                      <w:szCs w:val="22"/>
                    </w:rPr>
                  </w:pPr>
                  <w:ins w:id="3666"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A626A4"/>
                        <w:sz w:val="21"/>
                      </w:rPr>
                      <w:t>elif</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4</w:t>
                    </w:r>
                    <w:r w:rsidRPr="00002D6B">
                      <w:rPr>
                        <w:rFonts w:ascii="Consolas" w:eastAsia="Consolas" w:hAnsi="Consolas" w:cs="Consolas"/>
                        <w:color w:val="5C5C5C"/>
                        <w:sz w:val="21"/>
                      </w:rPr>
                      <w:t> == </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32B4507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67" w:author="yukina minato" w:date="2025-09-07T17:09:00Z" w16du:dateUtc="2025-09-07T09:09:00Z"/>
                      <w:rFonts w:eastAsia="宋体"/>
                      <w:color w:val="5C5C5C"/>
                      <w:szCs w:val="22"/>
                    </w:rPr>
                  </w:pPr>
                  <w:ins w:id="3668" w:author="yukina minato" w:date="2025-09-07T17:09:00Z" w16du:dateUtc="2025-09-07T09:09:00Z">
                    <w:r w:rsidRPr="00002D6B">
                      <w:rPr>
                        <w:rFonts w:ascii="Consolas" w:eastAsia="Consolas" w:hAnsi="Consolas" w:cs="Consolas"/>
                        <w:color w:val="5C5C5C"/>
                        <w:sz w:val="21"/>
                        <w:shd w:val="clear" w:color="auto" w:fill="F8F8F8"/>
                      </w:rPr>
                      <w:t>                individual[i] = </w:t>
                    </w:r>
                    <w:proofErr w:type="gramStart"/>
                    <w:r w:rsidRPr="00002D6B">
                      <w:rPr>
                        <w:rFonts w:ascii="Consolas" w:eastAsia="Consolas" w:hAnsi="Consolas" w:cs="Consolas"/>
                        <w:color w:val="5C5C5C"/>
                        <w:sz w:val="21"/>
                        <w:shd w:val="clear" w:color="auto" w:fill="F8F8F8"/>
                      </w:rPr>
                      <w:t>np.clip</w:t>
                    </w:r>
                    <w:proofErr w:type="gramEnd"/>
                    <w:r w:rsidRPr="00002D6B">
                      <w:rPr>
                        <w:rFonts w:ascii="Consolas" w:eastAsia="Consolas" w:hAnsi="Consolas" w:cs="Consolas"/>
                        <w:color w:val="5C5C5C"/>
                        <w:sz w:val="21"/>
                        <w:shd w:val="clear" w:color="auto" w:fill="F8F8F8"/>
                      </w:rPr>
                      <w:t>(individual[i] + </w:t>
                    </w:r>
                    <w:proofErr w:type="gramStart"/>
                    <w:r w:rsidRPr="00002D6B">
                      <w:rPr>
                        <w:rFonts w:ascii="Consolas" w:eastAsia="Consolas" w:hAnsi="Consolas" w:cs="Consolas"/>
                        <w:color w:val="5C5C5C"/>
                        <w:sz w:val="21"/>
                        <w:shd w:val="clear" w:color="auto" w:fill="F8F8F8"/>
                      </w:rPr>
                      <w:t>np.random</w:t>
                    </w:r>
                    <w:proofErr w:type="gramEnd"/>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5C5C5C"/>
                        <w:sz w:val="21"/>
                        <w:shd w:val="clear" w:color="auto" w:fill="F8F8F8"/>
                      </w:rPr>
                      <w:t>normal(</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10</w:t>
                    </w:r>
                    <w:r w:rsidRPr="00002D6B">
                      <w:rPr>
                        <w:rFonts w:ascii="Consolas" w:eastAsia="Consolas" w:hAnsi="Consolas" w:cs="Consolas"/>
                        <w:color w:val="5C5C5C"/>
                        <w:sz w:val="21"/>
                        <w:shd w:val="clear" w:color="auto" w:fill="F8F8F8"/>
                      </w:rPr>
                      <w:t>)</w:t>
                    </w:r>
                  </w:ins>
                </w:p>
                <w:p w14:paraId="4A80DDA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69" w:author="yukina minato" w:date="2025-09-07T17:09:00Z" w16du:dateUtc="2025-09-07T09:09:00Z"/>
                      <w:rFonts w:eastAsia="宋体"/>
                      <w:color w:val="5C5C5C"/>
                      <w:szCs w:val="22"/>
                    </w:rPr>
                  </w:pPr>
                  <w:ins w:id="3670"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else</w:t>
                    </w:r>
                    <w:r w:rsidRPr="00002D6B">
                      <w:rPr>
                        <w:rFonts w:ascii="Consolas" w:eastAsia="Consolas" w:hAnsi="Consolas" w:cs="Consolas"/>
                        <w:color w:val="5C5C5C"/>
                        <w:sz w:val="21"/>
                      </w:rPr>
                      <w:t>:</w:t>
                    </w:r>
                  </w:ins>
                </w:p>
                <w:p w14:paraId="4CC4D88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71" w:author="yukina minato" w:date="2025-09-07T17:09:00Z" w16du:dateUtc="2025-09-07T09:09:00Z"/>
                      <w:rFonts w:eastAsia="宋体"/>
                      <w:color w:val="5C5C5C"/>
                      <w:szCs w:val="22"/>
                    </w:rPr>
                  </w:pPr>
                  <w:ins w:id="3672" w:author="yukina minato" w:date="2025-09-07T17:09:00Z" w16du:dateUtc="2025-09-07T09:09:00Z">
                    <w:r w:rsidRPr="00002D6B">
                      <w:rPr>
                        <w:rFonts w:ascii="Consolas" w:eastAsia="Consolas" w:hAnsi="Consolas" w:cs="Consolas"/>
                        <w:color w:val="5C5C5C"/>
                        <w:sz w:val="21"/>
                        <w:shd w:val="clear" w:color="auto" w:fill="F8F8F8"/>
                      </w:rPr>
                      <w:t>                individual[i] = </w:t>
                    </w:r>
                    <w:proofErr w:type="gramStart"/>
                    <w:r w:rsidRPr="00002D6B">
                      <w:rPr>
                        <w:rFonts w:ascii="Consolas" w:eastAsia="Consolas" w:hAnsi="Consolas" w:cs="Consolas"/>
                        <w:color w:val="5C5C5C"/>
                        <w:sz w:val="21"/>
                        <w:shd w:val="clear" w:color="auto" w:fill="F8F8F8"/>
                      </w:rPr>
                      <w:t>np.clip</w:t>
                    </w:r>
                    <w:proofErr w:type="gramEnd"/>
                    <w:r w:rsidRPr="00002D6B">
                      <w:rPr>
                        <w:rFonts w:ascii="Consolas" w:eastAsia="Consolas" w:hAnsi="Consolas" w:cs="Consolas"/>
                        <w:color w:val="5C5C5C"/>
                        <w:sz w:val="21"/>
                        <w:shd w:val="clear" w:color="auto" w:fill="F8F8F8"/>
                      </w:rPr>
                      <w:t>(individual[i] + </w:t>
                    </w:r>
                    <w:proofErr w:type="gramStart"/>
                    <w:r w:rsidRPr="00002D6B">
                      <w:rPr>
                        <w:rFonts w:ascii="Consolas" w:eastAsia="Consolas" w:hAnsi="Consolas" w:cs="Consolas"/>
                        <w:color w:val="5C5C5C"/>
                        <w:sz w:val="21"/>
                        <w:shd w:val="clear" w:color="auto" w:fill="F8F8F8"/>
                      </w:rPr>
                      <w:t>np.random</w:t>
                    </w:r>
                    <w:proofErr w:type="gramEnd"/>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5C5C5C"/>
                        <w:sz w:val="21"/>
                        <w:shd w:val="clear" w:color="auto" w:fill="F8F8F8"/>
                      </w:rPr>
                      <w:t>normal(</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0.5</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w:t>
                    </w:r>
                  </w:ins>
                </w:p>
                <w:p w14:paraId="36B403C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73" w:author="yukina minato" w:date="2025-09-07T17:09:00Z" w16du:dateUtc="2025-09-07T09:09:00Z"/>
                      <w:rFonts w:eastAsia="宋体"/>
                      <w:color w:val="5C5C5C"/>
                      <w:szCs w:val="22"/>
                    </w:rPr>
                  </w:pPr>
                  <w:ins w:id="3674"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individual</w:t>
                    </w:r>
                  </w:ins>
                </w:p>
                <w:p w14:paraId="33025E8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80"/>
                    <w:jc w:val="left"/>
                    <w:rPr>
                      <w:ins w:id="3675" w:author="yukina minato" w:date="2025-09-07T17:09:00Z" w16du:dateUtc="2025-09-07T09:09:00Z"/>
                      <w:rFonts w:eastAsia="宋体"/>
                      <w:color w:val="5C5C5C"/>
                      <w:szCs w:val="22"/>
                    </w:rPr>
                  </w:pPr>
                </w:p>
                <w:p w14:paraId="7CF174C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76" w:author="yukina minato" w:date="2025-09-07T17:09:00Z" w16du:dateUtc="2025-09-07T09:09:00Z"/>
                      <w:rFonts w:eastAsia="宋体"/>
                      <w:color w:val="5C5C5C"/>
                      <w:szCs w:val="22"/>
                    </w:rPr>
                  </w:pPr>
                  <w:ins w:id="3677" w:author="yukina minato" w:date="2025-09-07T17:09:00Z" w16du:dateUtc="2025-09-07T09:09:00Z">
                    <w:r w:rsidRPr="00002D6B">
                      <w:rPr>
                        <w:rFonts w:ascii="Consolas" w:eastAsia="Consolas" w:hAnsi="Consolas" w:cs="Consolas"/>
                        <w:color w:val="4078F2"/>
                        <w:sz w:val="21"/>
                      </w:rPr>
                      <w:t>@</w:t>
                    </w:r>
                    <w:proofErr w:type="gramStart"/>
                    <w:r w:rsidRPr="00002D6B">
                      <w:rPr>
                        <w:rFonts w:ascii="Consolas" w:eastAsia="Consolas" w:hAnsi="Consolas" w:cs="Consolas"/>
                        <w:color w:val="4078F2"/>
                        <w:sz w:val="21"/>
                      </w:rPr>
                      <w:t>jit(</w:t>
                    </w:r>
                    <w:proofErr w:type="gramEnd"/>
                    <w:r w:rsidRPr="00002D6B">
                      <w:rPr>
                        <w:rFonts w:ascii="Consolas" w:eastAsia="Consolas" w:hAnsi="Consolas" w:cs="Consolas"/>
                        <w:color w:val="4078F2"/>
                        <w:sz w:val="21"/>
                      </w:rPr>
                      <w:t>nopython=</w:t>
                    </w:r>
                    <w:r w:rsidRPr="00002D6B">
                      <w:rPr>
                        <w:rFonts w:ascii="Consolas" w:eastAsia="Consolas" w:hAnsi="Consolas" w:cs="Consolas"/>
                        <w:color w:val="0184BB"/>
                        <w:sz w:val="21"/>
                      </w:rPr>
                      <w:t>True</w:t>
                    </w:r>
                    <w:r w:rsidRPr="00002D6B">
                      <w:rPr>
                        <w:rFonts w:ascii="Consolas" w:eastAsia="Consolas" w:hAnsi="Consolas" w:cs="Consolas"/>
                        <w:color w:val="4078F2"/>
                        <w:sz w:val="21"/>
                      </w:rPr>
                      <w:t>, parallel=</w:t>
                    </w:r>
                    <w:r w:rsidRPr="00002D6B">
                      <w:rPr>
                        <w:rFonts w:ascii="Consolas" w:eastAsia="Consolas" w:hAnsi="Consolas" w:cs="Consolas"/>
                        <w:color w:val="0184BB"/>
                        <w:sz w:val="21"/>
                      </w:rPr>
                      <w:t>True</w:t>
                    </w:r>
                    <w:r w:rsidRPr="00002D6B">
                      <w:rPr>
                        <w:rFonts w:ascii="Consolas" w:eastAsia="Consolas" w:hAnsi="Consolas" w:cs="Consolas"/>
                        <w:color w:val="4078F2"/>
                        <w:sz w:val="21"/>
                      </w:rPr>
                      <w:t>)</w:t>
                    </w:r>
                  </w:ins>
                </w:p>
                <w:p w14:paraId="561ABDC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78" w:author="yukina minato" w:date="2025-09-07T17:09:00Z" w16du:dateUtc="2025-09-07T09:09:00Z"/>
                      <w:rFonts w:eastAsia="宋体"/>
                      <w:color w:val="5C5C5C"/>
                      <w:szCs w:val="22"/>
                    </w:rPr>
                  </w:pPr>
                  <w:ins w:id="3679" w:author="yukina minato" w:date="2025-09-07T17:09:00Z" w16du:dateUtc="2025-09-07T09:09:00Z">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c_f_ggg</w:t>
                    </w:r>
                    <w:proofErr w:type="spellEnd"/>
                    <w:r w:rsidRPr="00002D6B">
                      <w:rPr>
                        <w:rFonts w:ascii="Consolas" w:eastAsia="Consolas" w:hAnsi="Consolas" w:cs="Consolas"/>
                        <w:color w:val="5C5C5C"/>
                        <w:sz w:val="21"/>
                        <w:shd w:val="clear" w:color="auto" w:fill="F8F8F8"/>
                      </w:rPr>
                      <w:t>(population):</w:t>
                    </w:r>
                  </w:ins>
                </w:p>
                <w:p w14:paraId="5AF05FE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80" w:author="yukina minato" w:date="2025-09-07T17:09:00Z" w16du:dateUtc="2025-09-07T09:09:00Z"/>
                      <w:rFonts w:eastAsia="宋体"/>
                      <w:color w:val="5C5C5C"/>
                      <w:szCs w:val="22"/>
                    </w:rPr>
                  </w:pPr>
                  <w:ins w:id="3681" w:author="yukina minato" w:date="2025-09-07T17:09:00Z" w16du:dateUtc="2025-09-07T09:09:00Z">
                    <w:r w:rsidRPr="00002D6B">
                      <w:rPr>
                        <w:rFonts w:ascii="Consolas" w:eastAsia="Consolas" w:hAnsi="Consolas" w:cs="Consolas"/>
                        <w:color w:val="5C5C5C"/>
                        <w:sz w:val="21"/>
                      </w:rPr>
                      <w:t>    fitness = </w:t>
                    </w:r>
                    <w:proofErr w:type="spellStart"/>
                    <w:proofErr w:type="gramStart"/>
                    <w:r w:rsidRPr="00002D6B">
                      <w:rPr>
                        <w:rFonts w:ascii="Consolas" w:eastAsia="Consolas" w:hAnsi="Consolas" w:cs="Consolas"/>
                        <w:color w:val="5C5C5C"/>
                        <w:sz w:val="21"/>
                      </w:rPr>
                      <w:t>np.zeros</w:t>
                    </w:r>
                    <w:proofErr w:type="spellEnd"/>
                    <w:proofErr w:type="gramEnd"/>
                    <w:r w:rsidRPr="00002D6B">
                      <w:rPr>
                        <w:rFonts w:ascii="Consolas" w:eastAsia="Consolas" w:hAnsi="Consolas" w:cs="Consolas"/>
                        <w:color w:val="5C5C5C"/>
                        <w:sz w:val="21"/>
                      </w:rPr>
                      <w:t>(</w:t>
                    </w:r>
                    <w:proofErr w:type="spellStart"/>
                    <w:proofErr w:type="gramStart"/>
                    <w:r w:rsidRPr="00002D6B">
                      <w:rPr>
                        <w:rFonts w:ascii="Consolas" w:eastAsia="Consolas" w:hAnsi="Consolas" w:cs="Consolas"/>
                        <w:color w:val="5C5C5C"/>
                        <w:sz w:val="21"/>
                      </w:rPr>
                      <w:t>population.shape</w:t>
                    </w:r>
                    <w:proofErr w:type="spellEnd"/>
                    <w:proofErr w:type="gramEnd"/>
                    <w:r w:rsidRPr="00002D6B">
                      <w:rPr>
                        <w:rFonts w:ascii="Consolas" w:eastAsia="Consolas" w:hAnsi="Consolas" w:cs="Consolas"/>
                        <w:color w:val="5C5C5C"/>
                        <w:sz w:val="21"/>
                      </w:rPr>
                      <w:t>[</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529AFE9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82" w:author="yukina minato" w:date="2025-09-07T17:09:00Z" w16du:dateUtc="2025-09-07T09:09:00Z"/>
                      <w:rFonts w:eastAsia="宋体"/>
                      <w:color w:val="5C5C5C"/>
                      <w:szCs w:val="22"/>
                    </w:rPr>
                  </w:pPr>
                  <w:ins w:id="3683"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prange</w:t>
                    </w:r>
                    <w:proofErr w:type="spellEnd"/>
                    <w:r w:rsidRPr="00002D6B">
                      <w:rPr>
                        <w:rFonts w:ascii="Consolas" w:eastAsia="Consolas" w:hAnsi="Consolas" w:cs="Consolas"/>
                        <w:color w:val="5C5C5C"/>
                        <w:sz w:val="21"/>
                        <w:shd w:val="clear" w:color="auto" w:fill="F8F8F8"/>
                      </w:rPr>
                      <w:t>(</w:t>
                    </w:r>
                    <w:proofErr w:type="spellStart"/>
                    <w:proofErr w:type="gramStart"/>
                    <w:r w:rsidRPr="00002D6B">
                      <w:rPr>
                        <w:rFonts w:ascii="Consolas" w:eastAsia="Consolas" w:hAnsi="Consolas" w:cs="Consolas"/>
                        <w:color w:val="5C5C5C"/>
                        <w:sz w:val="21"/>
                        <w:shd w:val="clear" w:color="auto" w:fill="F8F8F8"/>
                      </w:rPr>
                      <w:t>population.shape</w:t>
                    </w:r>
                    <w:proofErr w:type="spellEnd"/>
                    <w:proofErr w:type="gram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1F27095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84" w:author="yukina minato" w:date="2025-09-07T17:09:00Z" w16du:dateUtc="2025-09-07T09:09:00Z"/>
                      <w:rFonts w:eastAsia="宋体"/>
                      <w:color w:val="5C5C5C"/>
                      <w:szCs w:val="22"/>
                    </w:rPr>
                  </w:pPr>
                  <w:ins w:id="3685" w:author="yukina minato" w:date="2025-09-07T17:09:00Z" w16du:dateUtc="2025-09-07T09:09:00Z">
                    <w:r w:rsidRPr="00002D6B">
                      <w:rPr>
                        <w:rFonts w:ascii="Consolas" w:eastAsia="Consolas" w:hAnsi="Consolas" w:cs="Consolas"/>
                        <w:color w:val="5C5C5C"/>
                        <w:sz w:val="21"/>
                      </w:rPr>
                      <w:t>        fitness[</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c_i_ggg</w:t>
                    </w:r>
                    <w:proofErr w:type="spellEnd"/>
                    <w:r w:rsidRPr="00002D6B">
                      <w:rPr>
                        <w:rFonts w:ascii="Consolas" w:eastAsia="Consolas" w:hAnsi="Consolas" w:cs="Consolas"/>
                        <w:color w:val="5C5C5C"/>
                        <w:sz w:val="21"/>
                      </w:rPr>
                      <w:t>(population[</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w:t>
                    </w:r>
                  </w:ins>
                </w:p>
                <w:p w14:paraId="379DC71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86" w:author="yukina minato" w:date="2025-09-07T17:09:00Z" w16du:dateUtc="2025-09-07T09:09:00Z"/>
                      <w:rFonts w:eastAsia="宋体"/>
                      <w:color w:val="5C5C5C"/>
                      <w:szCs w:val="22"/>
                    </w:rPr>
                  </w:pPr>
                  <w:ins w:id="3687"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fitness</w:t>
                    </w:r>
                  </w:ins>
                </w:p>
                <w:p w14:paraId="3AEC771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3688" w:author="yukina minato" w:date="2025-09-07T17:09:00Z" w16du:dateUtc="2025-09-07T09:09:00Z"/>
                      <w:rFonts w:eastAsia="宋体"/>
                      <w:color w:val="5C5C5C"/>
                      <w:szCs w:val="22"/>
                    </w:rPr>
                  </w:pPr>
                </w:p>
                <w:p w14:paraId="1CA1286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89" w:author="yukina minato" w:date="2025-09-07T17:09:00Z" w16du:dateUtc="2025-09-07T09:09:00Z"/>
                      <w:rFonts w:eastAsia="宋体"/>
                      <w:color w:val="5C5C5C"/>
                      <w:szCs w:val="22"/>
                    </w:rPr>
                  </w:pPr>
                  <w:ins w:id="3690" w:author="yukina minato" w:date="2025-09-07T17:09:00Z" w16du:dateUtc="2025-09-07T09:09:00Z">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g_a_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w:t>
                    </w:r>
                  </w:ins>
                </w:p>
                <w:p w14:paraId="6D981E6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91" w:author="yukina minato" w:date="2025-09-07T17:09:00Z" w16du:dateUtc="2025-09-07T09:09:00Z"/>
                      <w:rFonts w:eastAsia="宋体"/>
                      <w:color w:val="5C5C5C"/>
                      <w:szCs w:val="22"/>
                    </w:rPr>
                  </w:pPr>
                  <w:ins w:id="3692" w:author="yukina minato" w:date="2025-09-07T17:09:00Z" w16du:dateUtc="2025-09-07T09:09:00Z">
                    <w:r w:rsidRPr="00002D6B">
                      <w:rPr>
                        <w:rFonts w:ascii="Consolas" w:eastAsia="Consolas" w:hAnsi="Consolas" w:cs="Consolas"/>
                        <w:color w:val="5C5C5C"/>
                        <w:sz w:val="21"/>
                      </w:rPr>
                      <w:t>    population = </w:t>
                    </w:r>
                    <w:proofErr w:type="spellStart"/>
                    <w:r w:rsidRPr="00002D6B">
                      <w:rPr>
                        <w:rFonts w:ascii="Consolas" w:eastAsia="Consolas" w:hAnsi="Consolas" w:cs="Consolas"/>
                        <w:color w:val="5C5C5C"/>
                        <w:sz w:val="21"/>
                      </w:rPr>
                      <w:t>i_p_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w:t>
                    </w:r>
                  </w:ins>
                </w:p>
                <w:p w14:paraId="7FD45D7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93" w:author="yukina minato" w:date="2025-09-07T17:09:00Z" w16du:dateUtc="2025-09-07T09:09:00Z"/>
                      <w:rFonts w:eastAsia="宋体"/>
                      <w:color w:val="5C5C5C"/>
                      <w:szCs w:val="22"/>
                    </w:rPr>
                  </w:pPr>
                  <w:ins w:id="3694"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b_h_ggg</w:t>
                    </w:r>
                    <w:proofErr w:type="spellEnd"/>
                    <w:r w:rsidRPr="00002D6B">
                      <w:rPr>
                        <w:rFonts w:ascii="Consolas" w:eastAsia="Consolas" w:hAnsi="Consolas" w:cs="Consolas"/>
                        <w:color w:val="5C5C5C"/>
                        <w:sz w:val="21"/>
                        <w:shd w:val="clear" w:color="auto" w:fill="F8F8F8"/>
                      </w:rPr>
                      <w:t> = []</w:t>
                    </w:r>
                  </w:ins>
                </w:p>
                <w:p w14:paraId="11119F1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95" w:author="yukina minato" w:date="2025-09-07T17:09:00Z" w16du:dateUtc="2025-09-07T09:09:00Z"/>
                      <w:rFonts w:eastAsia="宋体"/>
                      <w:color w:val="5C5C5C"/>
                      <w:szCs w:val="22"/>
                    </w:rPr>
                  </w:pPr>
                  <w:ins w:id="3696"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b_i_ggg</w:t>
                    </w:r>
                    <w:proofErr w:type="spellEnd"/>
                    <w:r w:rsidRPr="00002D6B">
                      <w:rPr>
                        <w:rFonts w:ascii="Consolas" w:eastAsia="Consolas" w:hAnsi="Consolas" w:cs="Consolas"/>
                        <w:color w:val="5C5C5C"/>
                        <w:sz w:val="21"/>
                      </w:rPr>
                      <w:t> = </w:t>
                    </w:r>
                    <w:r w:rsidRPr="00002D6B">
                      <w:rPr>
                        <w:rFonts w:ascii="Consolas" w:eastAsia="Consolas" w:hAnsi="Consolas" w:cs="Consolas"/>
                        <w:color w:val="0184BB"/>
                        <w:sz w:val="21"/>
                      </w:rPr>
                      <w:t>None</w:t>
                    </w:r>
                  </w:ins>
                </w:p>
                <w:p w14:paraId="6C1092D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697" w:author="yukina minato" w:date="2025-09-07T17:09:00Z" w16du:dateUtc="2025-09-07T09:09:00Z"/>
                      <w:rFonts w:eastAsia="宋体"/>
                      <w:color w:val="5C5C5C"/>
                      <w:szCs w:val="22"/>
                    </w:rPr>
                  </w:pPr>
                  <w:ins w:id="3698"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b_f_ggg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ins>
                </w:p>
                <w:p w14:paraId="52DD198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699" w:author="yukina minato" w:date="2025-09-07T17:09:00Z" w16du:dateUtc="2025-09-07T09:09:00Z"/>
                      <w:rFonts w:eastAsia="宋体"/>
                      <w:color w:val="5C5C5C"/>
                      <w:szCs w:val="22"/>
                    </w:rPr>
                  </w:pPr>
                  <w:ins w:id="3700"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generation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r w:rsidRPr="00002D6B">
                      <w:rPr>
                        <w:rFonts w:ascii="Consolas" w:eastAsia="Consolas" w:hAnsi="Consolas" w:cs="Consolas"/>
                        <w:color w:val="C18401"/>
                        <w:sz w:val="21"/>
                      </w:rPr>
                      <w:t>range</w:t>
                    </w:r>
                    <w:r w:rsidRPr="00002D6B">
                      <w:rPr>
                        <w:rFonts w:ascii="Consolas" w:eastAsia="Consolas" w:hAnsi="Consolas" w:cs="Consolas"/>
                        <w:color w:val="5C5C5C"/>
                        <w:sz w:val="21"/>
                      </w:rPr>
                      <w:t>(N_G_GGG):</w:t>
                    </w:r>
                  </w:ins>
                </w:p>
                <w:p w14:paraId="0728C2C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01" w:author="yukina minato" w:date="2025-09-07T17:09:00Z" w16du:dateUtc="2025-09-07T09:09:00Z"/>
                      <w:rFonts w:eastAsia="宋体"/>
                      <w:color w:val="5C5C5C"/>
                      <w:szCs w:val="22"/>
                    </w:rPr>
                  </w:pPr>
                  <w:ins w:id="3702"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s_t_ggg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time.time</w:t>
                    </w:r>
                    <w:proofErr w:type="spellEnd"/>
                    <w:proofErr w:type="gramEnd"/>
                    <w:r w:rsidRPr="00002D6B">
                      <w:rPr>
                        <w:rFonts w:ascii="Consolas" w:eastAsia="Consolas" w:hAnsi="Consolas" w:cs="Consolas"/>
                        <w:color w:val="5C5C5C"/>
                        <w:sz w:val="21"/>
                        <w:shd w:val="clear" w:color="auto" w:fill="F8F8F8"/>
                      </w:rPr>
                      <w:t>()</w:t>
                    </w:r>
                  </w:ins>
                </w:p>
                <w:p w14:paraId="41C546BA"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03" w:author="yukina minato" w:date="2025-09-07T17:09:00Z" w16du:dateUtc="2025-09-07T09:09:00Z"/>
                      <w:rFonts w:eastAsia="宋体"/>
                      <w:color w:val="5C5C5C"/>
                      <w:szCs w:val="22"/>
                    </w:rPr>
                  </w:pPr>
                  <w:ins w:id="3704" w:author="yukina minato" w:date="2025-09-07T17:09:00Z" w16du:dateUtc="2025-09-07T09:09:00Z">
                    <w:r w:rsidRPr="00002D6B">
                      <w:rPr>
                        <w:rFonts w:ascii="Consolas" w:eastAsia="Consolas" w:hAnsi="Consolas" w:cs="Consolas"/>
                        <w:color w:val="5C5C5C"/>
                        <w:sz w:val="21"/>
                      </w:rPr>
                      <w:t>        fitness = </w:t>
                    </w:r>
                    <w:proofErr w:type="spellStart"/>
                    <w:r w:rsidRPr="00002D6B">
                      <w:rPr>
                        <w:rFonts w:ascii="Consolas" w:eastAsia="Consolas" w:hAnsi="Consolas" w:cs="Consolas"/>
                        <w:color w:val="5C5C5C"/>
                        <w:sz w:val="21"/>
                      </w:rPr>
                      <w:t>c_f_ggg</w:t>
                    </w:r>
                    <w:proofErr w:type="spellEnd"/>
                    <w:r w:rsidRPr="00002D6B">
                      <w:rPr>
                        <w:rFonts w:ascii="Consolas" w:eastAsia="Consolas" w:hAnsi="Consolas" w:cs="Consolas"/>
                        <w:color w:val="5C5C5C"/>
                        <w:sz w:val="21"/>
                      </w:rPr>
                      <w:t>(population)</w:t>
                    </w:r>
                  </w:ins>
                </w:p>
                <w:p w14:paraId="48371FC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05" w:author="yukina minato" w:date="2025-09-07T17:09:00Z" w16du:dateUtc="2025-09-07T09:09:00Z"/>
                      <w:rFonts w:eastAsia="宋体"/>
                      <w:color w:val="5C5C5C"/>
                      <w:szCs w:val="22"/>
                    </w:rPr>
                  </w:pPr>
                  <w:ins w:id="3706"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m_f_ggg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np.argmax</w:t>
                    </w:r>
                    <w:proofErr w:type="spellEnd"/>
                    <w:proofErr w:type="gramEnd"/>
                    <w:r w:rsidRPr="00002D6B">
                      <w:rPr>
                        <w:rFonts w:ascii="Consolas" w:eastAsia="Consolas" w:hAnsi="Consolas" w:cs="Consolas"/>
                        <w:color w:val="5C5C5C"/>
                        <w:sz w:val="21"/>
                        <w:shd w:val="clear" w:color="auto" w:fill="F8F8F8"/>
                      </w:rPr>
                      <w:t>(fitness)</w:t>
                    </w:r>
                  </w:ins>
                </w:p>
                <w:p w14:paraId="05CA860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07" w:author="yukina minato" w:date="2025-09-07T17:09:00Z" w16du:dateUtc="2025-09-07T09:09:00Z"/>
                      <w:rFonts w:eastAsia="宋体"/>
                      <w:color w:val="5C5C5C"/>
                      <w:szCs w:val="22"/>
                    </w:rPr>
                  </w:pPr>
                  <w:ins w:id="3708"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fitness[</w:t>
                    </w:r>
                    <w:proofErr w:type="spellStart"/>
                    <w:r w:rsidRPr="00002D6B">
                      <w:rPr>
                        <w:rFonts w:ascii="Consolas" w:eastAsia="Consolas" w:hAnsi="Consolas" w:cs="Consolas"/>
                        <w:color w:val="5C5C5C"/>
                        <w:sz w:val="21"/>
                      </w:rPr>
                      <w:t>m_f_ggg</w:t>
                    </w:r>
                    <w:proofErr w:type="spellEnd"/>
                    <w:r w:rsidRPr="00002D6B">
                      <w:rPr>
                        <w:rFonts w:ascii="Consolas" w:eastAsia="Consolas" w:hAnsi="Consolas" w:cs="Consolas"/>
                        <w:color w:val="5C5C5C"/>
                        <w:sz w:val="21"/>
                      </w:rPr>
                      <w:t>] &gt; </w:t>
                    </w:r>
                    <w:proofErr w:type="spellStart"/>
                    <w:r w:rsidRPr="00002D6B">
                      <w:rPr>
                        <w:rFonts w:ascii="Consolas" w:eastAsia="Consolas" w:hAnsi="Consolas" w:cs="Consolas"/>
                        <w:color w:val="5C5C5C"/>
                        <w:sz w:val="21"/>
                      </w:rPr>
                      <w:t>b_f_ggg</w:t>
                    </w:r>
                    <w:proofErr w:type="spellEnd"/>
                    <w:r w:rsidRPr="00002D6B">
                      <w:rPr>
                        <w:rFonts w:ascii="Consolas" w:eastAsia="Consolas" w:hAnsi="Consolas" w:cs="Consolas"/>
                        <w:color w:val="5C5C5C"/>
                        <w:sz w:val="21"/>
                      </w:rPr>
                      <w:t>:</w:t>
                    </w:r>
                  </w:ins>
                </w:p>
                <w:p w14:paraId="4583D27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09" w:author="yukina minato" w:date="2025-09-07T17:09:00Z" w16du:dateUtc="2025-09-07T09:09:00Z"/>
                      <w:rFonts w:eastAsia="宋体"/>
                      <w:color w:val="5C5C5C"/>
                      <w:szCs w:val="22"/>
                    </w:rPr>
                  </w:pPr>
                  <w:ins w:id="3710"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b_f_ggg</w:t>
                    </w:r>
                    <w:proofErr w:type="spellEnd"/>
                    <w:r w:rsidRPr="00002D6B">
                      <w:rPr>
                        <w:rFonts w:ascii="Consolas" w:eastAsia="Consolas" w:hAnsi="Consolas" w:cs="Consolas"/>
                        <w:color w:val="5C5C5C"/>
                        <w:sz w:val="21"/>
                        <w:shd w:val="clear" w:color="auto" w:fill="F8F8F8"/>
                      </w:rPr>
                      <w:t> = fitness[</w:t>
                    </w:r>
                    <w:proofErr w:type="spellStart"/>
                    <w:r w:rsidRPr="00002D6B">
                      <w:rPr>
                        <w:rFonts w:ascii="Consolas" w:eastAsia="Consolas" w:hAnsi="Consolas" w:cs="Consolas"/>
                        <w:color w:val="5C5C5C"/>
                        <w:sz w:val="21"/>
                        <w:shd w:val="clear" w:color="auto" w:fill="F8F8F8"/>
                      </w:rPr>
                      <w:t>m_f_ggg</w:t>
                    </w:r>
                    <w:proofErr w:type="spellEnd"/>
                    <w:r w:rsidRPr="00002D6B">
                      <w:rPr>
                        <w:rFonts w:ascii="Consolas" w:eastAsia="Consolas" w:hAnsi="Consolas" w:cs="Consolas"/>
                        <w:color w:val="5C5C5C"/>
                        <w:sz w:val="21"/>
                        <w:shd w:val="clear" w:color="auto" w:fill="F8F8F8"/>
                      </w:rPr>
                      <w:t>]</w:t>
                    </w:r>
                  </w:ins>
                </w:p>
                <w:p w14:paraId="6D2E13F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11" w:author="yukina minato" w:date="2025-09-07T17:09:00Z" w16du:dateUtc="2025-09-07T09:09:00Z"/>
                      <w:rFonts w:eastAsia="宋体"/>
                      <w:color w:val="5C5C5C"/>
                      <w:szCs w:val="22"/>
                    </w:rPr>
                  </w:pPr>
                  <w:ins w:id="3712"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b_i_ggg</w:t>
                    </w:r>
                    <w:proofErr w:type="spellEnd"/>
                    <w:r w:rsidRPr="00002D6B">
                      <w:rPr>
                        <w:rFonts w:ascii="Consolas" w:eastAsia="Consolas" w:hAnsi="Consolas" w:cs="Consolas"/>
                        <w:color w:val="5C5C5C"/>
                        <w:sz w:val="21"/>
                      </w:rPr>
                      <w:t> = population[</w:t>
                    </w:r>
                    <w:proofErr w:type="spellStart"/>
                    <w:r w:rsidRPr="00002D6B">
                      <w:rPr>
                        <w:rFonts w:ascii="Consolas" w:eastAsia="Consolas" w:hAnsi="Consolas" w:cs="Consolas"/>
                        <w:color w:val="5C5C5C"/>
                        <w:sz w:val="21"/>
                      </w:rPr>
                      <w:t>m_f_ggg</w:t>
                    </w:r>
                    <w:proofErr w:type="spellEnd"/>
                    <w:proofErr w:type="gramStart"/>
                    <w:r w:rsidRPr="00002D6B">
                      <w:rPr>
                        <w:rFonts w:ascii="Consolas" w:eastAsia="Consolas" w:hAnsi="Consolas" w:cs="Consolas"/>
                        <w:color w:val="5C5C5C"/>
                        <w:sz w:val="21"/>
                      </w:rPr>
                      <w:t>].copy</w:t>
                    </w:r>
                    <w:proofErr w:type="gramEnd"/>
                    <w:r w:rsidRPr="00002D6B">
                      <w:rPr>
                        <w:rFonts w:ascii="Consolas" w:eastAsia="Consolas" w:hAnsi="Consolas" w:cs="Consolas"/>
                        <w:color w:val="5C5C5C"/>
                        <w:sz w:val="21"/>
                      </w:rPr>
                      <w:t>()</w:t>
                    </w:r>
                  </w:ins>
                </w:p>
                <w:p w14:paraId="1BC0EAC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13" w:author="yukina minato" w:date="2025-09-07T17:09:00Z" w16du:dateUtc="2025-09-07T09:09:00Z"/>
                      <w:rFonts w:eastAsia="宋体"/>
                      <w:color w:val="5C5C5C"/>
                      <w:szCs w:val="22"/>
                    </w:rPr>
                  </w:pPr>
                  <w:ins w:id="3714"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b_h_</w:t>
                    </w:r>
                    <w:proofErr w:type="gramStart"/>
                    <w:r w:rsidRPr="00002D6B">
                      <w:rPr>
                        <w:rFonts w:ascii="Consolas" w:eastAsia="Consolas" w:hAnsi="Consolas" w:cs="Consolas"/>
                        <w:color w:val="5C5C5C"/>
                        <w:sz w:val="21"/>
                        <w:shd w:val="clear" w:color="auto" w:fill="F8F8F8"/>
                      </w:rPr>
                      <w:t>ggg.append</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b_f_ggg</w:t>
                    </w:r>
                    <w:proofErr w:type="spellEnd"/>
                    <w:r w:rsidRPr="00002D6B">
                      <w:rPr>
                        <w:rFonts w:ascii="Consolas" w:eastAsia="Consolas" w:hAnsi="Consolas" w:cs="Consolas"/>
                        <w:color w:val="5C5C5C"/>
                        <w:sz w:val="21"/>
                        <w:shd w:val="clear" w:color="auto" w:fill="F8F8F8"/>
                      </w:rPr>
                      <w:t>)</w:t>
                    </w:r>
                  </w:ins>
                </w:p>
                <w:p w14:paraId="52FBE4D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15" w:author="yukina minato" w:date="2025-09-07T17:09:00Z" w16du:dateUtc="2025-09-07T09:09:00Z"/>
                      <w:rFonts w:eastAsia="宋体"/>
                      <w:color w:val="5C5C5C"/>
                      <w:szCs w:val="22"/>
                    </w:rPr>
                  </w:pPr>
                  <w:ins w:id="3716"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e_i_ggg</w:t>
                    </w:r>
                    <w:proofErr w:type="spellEnd"/>
                    <w:r w:rsidRPr="00002D6B">
                      <w:rPr>
                        <w:rFonts w:ascii="Consolas" w:eastAsia="Consolas" w:hAnsi="Consolas" w:cs="Consolas"/>
                        <w:color w:val="5C5C5C"/>
                        <w:sz w:val="21"/>
                      </w:rPr>
                      <w:t> = </w:t>
                    </w:r>
                    <w:proofErr w:type="spellStart"/>
                    <w:proofErr w:type="gramStart"/>
                    <w:r w:rsidRPr="00002D6B">
                      <w:rPr>
                        <w:rFonts w:ascii="Consolas" w:eastAsia="Consolas" w:hAnsi="Consolas" w:cs="Consolas"/>
                        <w:color w:val="5C5C5C"/>
                        <w:sz w:val="21"/>
                      </w:rPr>
                      <w:t>np.argsort</w:t>
                    </w:r>
                    <w:proofErr w:type="spellEnd"/>
                    <w:proofErr w:type="gramEnd"/>
                    <w:r w:rsidRPr="00002D6B">
                      <w:rPr>
                        <w:rFonts w:ascii="Consolas" w:eastAsia="Consolas" w:hAnsi="Consolas" w:cs="Consolas"/>
                        <w:color w:val="5C5C5C"/>
                        <w:sz w:val="21"/>
                      </w:rPr>
                      <w:t>(fitness)[-E_C_GGG:]</w:t>
                    </w:r>
                  </w:ins>
                </w:p>
                <w:p w14:paraId="2486819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17" w:author="yukina minato" w:date="2025-09-07T17:09:00Z" w16du:dateUtc="2025-09-07T09:09:00Z"/>
                      <w:rFonts w:eastAsia="宋体"/>
                      <w:color w:val="5C5C5C"/>
                      <w:szCs w:val="22"/>
                    </w:rPr>
                  </w:pPr>
                  <w:ins w:id="3718"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n_p_ggg</w:t>
                    </w:r>
                    <w:proofErr w:type="spellEnd"/>
                    <w:r w:rsidRPr="00002D6B">
                      <w:rPr>
                        <w:rFonts w:ascii="Consolas" w:eastAsia="Consolas" w:hAnsi="Consolas" w:cs="Consolas"/>
                        <w:color w:val="5C5C5C"/>
                        <w:sz w:val="21"/>
                        <w:shd w:val="clear" w:color="auto" w:fill="F8F8F8"/>
                      </w:rPr>
                      <w:t> = population[</w:t>
                    </w:r>
                    <w:proofErr w:type="spellStart"/>
                    <w:r w:rsidRPr="00002D6B">
                      <w:rPr>
                        <w:rFonts w:ascii="Consolas" w:eastAsia="Consolas" w:hAnsi="Consolas" w:cs="Consolas"/>
                        <w:color w:val="5C5C5C"/>
                        <w:sz w:val="21"/>
                        <w:shd w:val="clear" w:color="auto" w:fill="F8F8F8"/>
                      </w:rPr>
                      <w:t>e_i_ggg</w:t>
                    </w:r>
                    <w:proofErr w:type="spellEnd"/>
                    <w:proofErr w:type="gramStart"/>
                    <w:r w:rsidRPr="00002D6B">
                      <w:rPr>
                        <w:rFonts w:ascii="Consolas" w:eastAsia="Consolas" w:hAnsi="Consolas" w:cs="Consolas"/>
                        <w:color w:val="5C5C5C"/>
                        <w:sz w:val="21"/>
                        <w:shd w:val="clear" w:color="auto" w:fill="F8F8F8"/>
                      </w:rPr>
                      <w:t>].copy</w:t>
                    </w:r>
                    <w:proofErr w:type="gramEnd"/>
                    <w:r w:rsidRPr="00002D6B">
                      <w:rPr>
                        <w:rFonts w:ascii="Consolas" w:eastAsia="Consolas" w:hAnsi="Consolas" w:cs="Consolas"/>
                        <w:color w:val="5C5C5C"/>
                        <w:sz w:val="21"/>
                        <w:shd w:val="clear" w:color="auto" w:fill="F8F8F8"/>
                      </w:rPr>
                      <w:t>()</w:t>
                    </w:r>
                  </w:ins>
                </w:p>
                <w:p w14:paraId="572753C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19" w:author="yukina minato" w:date="2025-09-07T17:09:00Z" w16du:dateUtc="2025-09-07T09:09:00Z"/>
                      <w:rFonts w:eastAsia="宋体"/>
                      <w:color w:val="5C5C5C"/>
                      <w:szCs w:val="22"/>
                    </w:rPr>
                  </w:pPr>
                  <w:ins w:id="3720"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while</w:t>
                    </w:r>
                    <w:r w:rsidRPr="00002D6B">
                      <w:rPr>
                        <w:rFonts w:ascii="Consolas" w:eastAsia="Consolas" w:hAnsi="Consolas" w:cs="Consolas"/>
                        <w:color w:val="5C5C5C"/>
                        <w:sz w:val="21"/>
                      </w:rPr>
                      <w:t> </w:t>
                    </w:r>
                    <w:proofErr w:type="spellStart"/>
                    <w:r w:rsidRPr="00002D6B">
                      <w:rPr>
                        <w:rFonts w:ascii="Consolas" w:eastAsia="Consolas" w:hAnsi="Consolas" w:cs="Consolas"/>
                        <w:color w:val="C18401"/>
                        <w:sz w:val="21"/>
                      </w:rPr>
                      <w:t>len</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n_p_ggg</w:t>
                    </w:r>
                    <w:proofErr w:type="spellEnd"/>
                    <w:r w:rsidRPr="00002D6B">
                      <w:rPr>
                        <w:rFonts w:ascii="Consolas" w:eastAsia="Consolas" w:hAnsi="Consolas" w:cs="Consolas"/>
                        <w:color w:val="5C5C5C"/>
                        <w:sz w:val="21"/>
                      </w:rPr>
                      <w:t>) &lt; P_S_GGG:</w:t>
                    </w:r>
                  </w:ins>
                </w:p>
                <w:p w14:paraId="1AC4E64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21" w:author="yukina minato" w:date="2025-09-07T17:09:00Z" w16du:dateUtc="2025-09-07T09:09:00Z"/>
                      <w:rFonts w:eastAsia="宋体"/>
                      <w:color w:val="5C5C5C"/>
                      <w:szCs w:val="22"/>
                    </w:rPr>
                  </w:pPr>
                  <w:ins w:id="3722"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t_s_ggg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3</w:t>
                    </w:r>
                  </w:ins>
                </w:p>
                <w:p w14:paraId="0EC349D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23" w:author="yukina minato" w:date="2025-09-07T17:09:00Z" w16du:dateUtc="2025-09-07T09:09:00Z"/>
                      <w:rFonts w:eastAsia="宋体"/>
                      <w:color w:val="5C5C5C"/>
                      <w:szCs w:val="22"/>
                    </w:rPr>
                  </w:pPr>
                  <w:ins w:id="3724" w:author="yukina minato" w:date="2025-09-07T17:09:00Z" w16du:dateUtc="2025-09-07T09:09:00Z">
                    <w:r w:rsidRPr="00002D6B">
                      <w:rPr>
                        <w:rFonts w:ascii="Consolas" w:eastAsia="Consolas" w:hAnsi="Consolas" w:cs="Consolas"/>
                        <w:color w:val="5C5C5C"/>
                        <w:sz w:val="21"/>
                      </w:rPr>
                      <w:t>            t_i_ggg = </w:t>
                    </w:r>
                    <w:proofErr w:type="gramStart"/>
                    <w:r w:rsidRPr="00002D6B">
                      <w:rPr>
                        <w:rFonts w:ascii="Consolas" w:eastAsia="Consolas" w:hAnsi="Consolas" w:cs="Consolas"/>
                        <w:color w:val="5C5C5C"/>
                        <w:sz w:val="21"/>
                      </w:rPr>
                      <w:t>np.random</w:t>
                    </w:r>
                    <w:proofErr w:type="gramEnd"/>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choice(</w:t>
                    </w:r>
                    <w:proofErr w:type="gramEnd"/>
                    <w:r w:rsidRPr="00002D6B">
                      <w:rPr>
                        <w:rFonts w:ascii="Consolas" w:eastAsia="Consolas" w:hAnsi="Consolas" w:cs="Consolas"/>
                        <w:color w:val="5C5C5C"/>
                        <w:sz w:val="21"/>
                      </w:rPr>
                      <w:t>P_S_GGG, t_s_ggg, replace=</w:t>
                    </w:r>
                    <w:r w:rsidRPr="00002D6B">
                      <w:rPr>
                        <w:rFonts w:ascii="Consolas" w:eastAsia="Consolas" w:hAnsi="Consolas" w:cs="Consolas"/>
                        <w:color w:val="0184BB"/>
                        <w:sz w:val="21"/>
                      </w:rPr>
                      <w:t>False</w:t>
                    </w:r>
                    <w:r w:rsidRPr="00002D6B">
                      <w:rPr>
                        <w:rFonts w:ascii="Consolas" w:eastAsia="Consolas" w:hAnsi="Consolas" w:cs="Consolas"/>
                        <w:color w:val="5C5C5C"/>
                        <w:sz w:val="21"/>
                      </w:rPr>
                      <w:t>)</w:t>
                    </w:r>
                  </w:ins>
                </w:p>
                <w:p w14:paraId="74F3EC2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25" w:author="yukina minato" w:date="2025-09-07T17:09:00Z" w16du:dateUtc="2025-09-07T09:09:00Z"/>
                      <w:rFonts w:eastAsia="宋体"/>
                      <w:color w:val="5C5C5C"/>
                      <w:szCs w:val="22"/>
                    </w:rPr>
                  </w:pPr>
                  <w:ins w:id="3726"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 = fitness[</w:t>
                    </w:r>
                    <w:proofErr w:type="spellStart"/>
                    <w:r w:rsidRPr="00002D6B">
                      <w:rPr>
                        <w:rFonts w:ascii="Consolas" w:eastAsia="Consolas" w:hAnsi="Consolas" w:cs="Consolas"/>
                        <w:color w:val="5C5C5C"/>
                        <w:sz w:val="21"/>
                        <w:shd w:val="clear" w:color="auto" w:fill="F8F8F8"/>
                      </w:rPr>
                      <w:t>t_i_ggg</w:t>
                    </w:r>
                    <w:proofErr w:type="spellEnd"/>
                    <w:r w:rsidRPr="00002D6B">
                      <w:rPr>
                        <w:rFonts w:ascii="Consolas" w:eastAsia="Consolas" w:hAnsi="Consolas" w:cs="Consolas"/>
                        <w:color w:val="5C5C5C"/>
                        <w:sz w:val="21"/>
                        <w:shd w:val="clear" w:color="auto" w:fill="F8F8F8"/>
                      </w:rPr>
                      <w:t>]</w:t>
                    </w:r>
                  </w:ins>
                </w:p>
                <w:p w14:paraId="4CB89A5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27" w:author="yukina minato" w:date="2025-09-07T17:09:00Z" w16du:dateUtc="2025-09-07T09:09:00Z"/>
                      <w:rFonts w:eastAsia="宋体"/>
                      <w:color w:val="5C5C5C"/>
                      <w:szCs w:val="22"/>
                    </w:rPr>
                  </w:pPr>
                  <w:ins w:id="3728" w:author="yukina minato" w:date="2025-09-07T17:09:00Z" w16du:dateUtc="2025-09-07T09:09:00Z">
                    <w:r w:rsidRPr="00002D6B">
                      <w:rPr>
                        <w:rFonts w:ascii="Consolas" w:eastAsia="Consolas" w:hAnsi="Consolas" w:cs="Consolas"/>
                        <w:color w:val="5C5C5C"/>
                        <w:sz w:val="21"/>
                      </w:rPr>
                      <w:t>            p1_idx = </w:t>
                    </w:r>
                    <w:proofErr w:type="spellStart"/>
                    <w:r w:rsidRPr="00002D6B">
                      <w:rPr>
                        <w:rFonts w:ascii="Consolas" w:eastAsia="Consolas" w:hAnsi="Consolas" w:cs="Consolas"/>
                        <w:color w:val="5C5C5C"/>
                        <w:sz w:val="21"/>
                      </w:rPr>
                      <w:t>t_i_ggg</w:t>
                    </w:r>
                    <w:proofErr w:type="spellEnd"/>
                    <w:r w:rsidRPr="00002D6B">
                      <w:rPr>
                        <w:rFonts w:ascii="Consolas" w:eastAsia="Consolas" w:hAnsi="Consolas" w:cs="Consolas"/>
                        <w:color w:val="5C5C5C"/>
                        <w:sz w:val="21"/>
                      </w:rPr>
                      <w:t>[</w:t>
                    </w:r>
                    <w:proofErr w:type="spellStart"/>
                    <w:proofErr w:type="gramStart"/>
                    <w:r w:rsidRPr="00002D6B">
                      <w:rPr>
                        <w:rFonts w:ascii="Consolas" w:eastAsia="Consolas" w:hAnsi="Consolas" w:cs="Consolas"/>
                        <w:color w:val="5C5C5C"/>
                        <w:sz w:val="21"/>
                      </w:rPr>
                      <w:t>np.argmax</w:t>
                    </w:r>
                    <w:proofErr w:type="spellEnd"/>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w:t>
                    </w:r>
                  </w:ins>
                </w:p>
                <w:p w14:paraId="61050E2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29" w:author="yukina minato" w:date="2025-09-07T17:09:00Z" w16du:dateUtc="2025-09-07T09:09:00Z"/>
                      <w:rFonts w:eastAsia="宋体"/>
                      <w:color w:val="5C5C5C"/>
                      <w:szCs w:val="22"/>
                    </w:rPr>
                  </w:pPr>
                  <w:ins w:id="3730" w:author="yukina minato" w:date="2025-09-07T17:09:00Z" w16du:dateUtc="2025-09-07T09:09:00Z">
                    <w:r w:rsidRPr="00002D6B">
                      <w:rPr>
                        <w:rFonts w:ascii="Consolas" w:eastAsia="Consolas" w:hAnsi="Consolas" w:cs="Consolas"/>
                        <w:color w:val="5C5C5C"/>
                        <w:sz w:val="21"/>
                        <w:shd w:val="clear" w:color="auto" w:fill="F8F8F8"/>
                      </w:rPr>
                      <w:t>            t_i_ggg = </w:t>
                    </w:r>
                    <w:proofErr w:type="gramStart"/>
                    <w:r w:rsidRPr="00002D6B">
                      <w:rPr>
                        <w:rFonts w:ascii="Consolas" w:eastAsia="Consolas" w:hAnsi="Consolas" w:cs="Consolas"/>
                        <w:color w:val="5C5C5C"/>
                        <w:sz w:val="21"/>
                        <w:shd w:val="clear" w:color="auto" w:fill="F8F8F8"/>
                      </w:rPr>
                      <w:t>np.random</w:t>
                    </w:r>
                    <w:proofErr w:type="gramEnd"/>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5C5C5C"/>
                        <w:sz w:val="21"/>
                        <w:shd w:val="clear" w:color="auto" w:fill="F8F8F8"/>
                      </w:rPr>
                      <w:t>choice(</w:t>
                    </w:r>
                    <w:proofErr w:type="gramEnd"/>
                    <w:r w:rsidRPr="00002D6B">
                      <w:rPr>
                        <w:rFonts w:ascii="Consolas" w:eastAsia="Consolas" w:hAnsi="Consolas" w:cs="Consolas"/>
                        <w:color w:val="5C5C5C"/>
                        <w:sz w:val="21"/>
                        <w:shd w:val="clear" w:color="auto" w:fill="F8F8F8"/>
                      </w:rPr>
                      <w:t>P_S_GGG, t_s_ggg, replace=</w:t>
                    </w:r>
                    <w:r w:rsidRPr="00002D6B">
                      <w:rPr>
                        <w:rFonts w:ascii="Consolas" w:eastAsia="Consolas" w:hAnsi="Consolas" w:cs="Consolas"/>
                        <w:color w:val="0184BB"/>
                        <w:sz w:val="21"/>
                        <w:shd w:val="clear" w:color="auto" w:fill="F8F8F8"/>
                      </w:rPr>
                      <w:t>False</w:t>
                    </w:r>
                    <w:r w:rsidRPr="00002D6B">
                      <w:rPr>
                        <w:rFonts w:ascii="Consolas" w:eastAsia="Consolas" w:hAnsi="Consolas" w:cs="Consolas"/>
                        <w:color w:val="5C5C5C"/>
                        <w:sz w:val="21"/>
                        <w:shd w:val="clear" w:color="auto" w:fill="F8F8F8"/>
                      </w:rPr>
                      <w:t>)</w:t>
                    </w:r>
                  </w:ins>
                </w:p>
                <w:p w14:paraId="19FC201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31" w:author="yukina minato" w:date="2025-09-07T17:09:00Z" w16du:dateUtc="2025-09-07T09:09:00Z"/>
                      <w:rFonts w:eastAsia="宋体"/>
                      <w:color w:val="5C5C5C"/>
                      <w:szCs w:val="22"/>
                    </w:rPr>
                  </w:pPr>
                  <w:ins w:id="3732"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 = fitness[</w:t>
                    </w:r>
                    <w:proofErr w:type="spellStart"/>
                    <w:r w:rsidRPr="00002D6B">
                      <w:rPr>
                        <w:rFonts w:ascii="Consolas" w:eastAsia="Consolas" w:hAnsi="Consolas" w:cs="Consolas"/>
                        <w:color w:val="5C5C5C"/>
                        <w:sz w:val="21"/>
                      </w:rPr>
                      <w:t>t_i_ggg</w:t>
                    </w:r>
                    <w:proofErr w:type="spellEnd"/>
                    <w:r w:rsidRPr="00002D6B">
                      <w:rPr>
                        <w:rFonts w:ascii="Consolas" w:eastAsia="Consolas" w:hAnsi="Consolas" w:cs="Consolas"/>
                        <w:color w:val="5C5C5C"/>
                        <w:sz w:val="21"/>
                      </w:rPr>
                      <w:t>]</w:t>
                    </w:r>
                  </w:ins>
                </w:p>
                <w:p w14:paraId="7868083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33" w:author="yukina minato" w:date="2025-09-07T17:09:00Z" w16du:dateUtc="2025-09-07T09:09:00Z"/>
                      <w:rFonts w:eastAsia="宋体"/>
                      <w:color w:val="5C5C5C"/>
                      <w:szCs w:val="22"/>
                    </w:rPr>
                  </w:pPr>
                  <w:ins w:id="3734" w:author="yukina minato" w:date="2025-09-07T17:09:00Z" w16du:dateUtc="2025-09-07T09:09:00Z">
                    <w:r w:rsidRPr="00002D6B">
                      <w:rPr>
                        <w:rFonts w:ascii="Consolas" w:eastAsia="Consolas" w:hAnsi="Consolas" w:cs="Consolas"/>
                        <w:color w:val="5C5C5C"/>
                        <w:sz w:val="21"/>
                        <w:shd w:val="clear" w:color="auto" w:fill="F8F8F8"/>
                      </w:rPr>
                      <w:t>            p2_idx = </w:t>
                    </w:r>
                    <w:proofErr w:type="spellStart"/>
                    <w:r w:rsidRPr="00002D6B">
                      <w:rPr>
                        <w:rFonts w:ascii="Consolas" w:eastAsia="Consolas" w:hAnsi="Consolas" w:cs="Consolas"/>
                        <w:color w:val="5C5C5C"/>
                        <w:sz w:val="21"/>
                        <w:shd w:val="clear" w:color="auto" w:fill="F8F8F8"/>
                      </w:rPr>
                      <w:t>t_i_ggg</w:t>
                    </w:r>
                    <w:proofErr w:type="spellEnd"/>
                    <w:r w:rsidRPr="00002D6B">
                      <w:rPr>
                        <w:rFonts w:ascii="Consolas" w:eastAsia="Consolas" w:hAnsi="Consolas" w:cs="Consolas"/>
                        <w:color w:val="5C5C5C"/>
                        <w:sz w:val="21"/>
                        <w:shd w:val="clear" w:color="auto" w:fill="F8F8F8"/>
                      </w:rPr>
                      <w:t>[</w:t>
                    </w:r>
                    <w:proofErr w:type="spellStart"/>
                    <w:proofErr w:type="gramStart"/>
                    <w:r w:rsidRPr="00002D6B">
                      <w:rPr>
                        <w:rFonts w:ascii="Consolas" w:eastAsia="Consolas" w:hAnsi="Consolas" w:cs="Consolas"/>
                        <w:color w:val="5C5C5C"/>
                        <w:sz w:val="21"/>
                        <w:shd w:val="clear" w:color="auto" w:fill="F8F8F8"/>
                      </w:rPr>
                      <w:t>np.argmax</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ins>
                </w:p>
                <w:p w14:paraId="4A101B7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35" w:author="yukina minato" w:date="2025-09-07T17:09:00Z" w16du:dateUtc="2025-09-07T09:09:00Z"/>
                      <w:rFonts w:eastAsia="宋体"/>
                      <w:color w:val="5C5C5C"/>
                      <w:szCs w:val="22"/>
                    </w:rPr>
                  </w:pPr>
                  <w:ins w:id="3736" w:author="yukina minato" w:date="2025-09-07T17:09:00Z" w16du:dateUtc="2025-09-07T09:09:00Z">
                    <w:r w:rsidRPr="00002D6B">
                      <w:rPr>
                        <w:rFonts w:ascii="Consolas" w:eastAsia="Consolas" w:hAnsi="Consolas" w:cs="Consolas"/>
                        <w:color w:val="5C5C5C"/>
                        <w:sz w:val="21"/>
                      </w:rPr>
                      <w:t>            child1, child2 = crossover(population[p1_idx], population[p2_idx])</w:t>
                    </w:r>
                  </w:ins>
                </w:p>
                <w:p w14:paraId="66FA9D3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37" w:author="yukina minato" w:date="2025-09-07T17:09:00Z" w16du:dateUtc="2025-09-07T09:09:00Z"/>
                      <w:rFonts w:eastAsia="宋体"/>
                      <w:color w:val="5C5C5C"/>
                      <w:szCs w:val="22"/>
                    </w:rPr>
                  </w:pPr>
                  <w:ins w:id="3738" w:author="yukina minato" w:date="2025-09-07T17:09:00Z" w16du:dateUtc="2025-09-07T09:09:00Z">
                    <w:r w:rsidRPr="00002D6B">
                      <w:rPr>
                        <w:rFonts w:ascii="Consolas" w:eastAsia="Consolas" w:hAnsi="Consolas" w:cs="Consolas"/>
                        <w:color w:val="5C5C5C"/>
                        <w:sz w:val="21"/>
                        <w:shd w:val="clear" w:color="auto" w:fill="F8F8F8"/>
                      </w:rPr>
                      <w:t>            child1 = mutate(child1)</w:t>
                    </w:r>
                  </w:ins>
                </w:p>
                <w:p w14:paraId="376F146A"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39" w:author="yukina minato" w:date="2025-09-07T17:09:00Z" w16du:dateUtc="2025-09-07T09:09:00Z"/>
                      <w:rFonts w:eastAsia="宋体"/>
                      <w:color w:val="5C5C5C"/>
                      <w:szCs w:val="22"/>
                    </w:rPr>
                  </w:pPr>
                  <w:ins w:id="3740" w:author="yukina minato" w:date="2025-09-07T17:09:00Z" w16du:dateUtc="2025-09-07T09:09:00Z">
                    <w:r w:rsidRPr="00002D6B">
                      <w:rPr>
                        <w:rFonts w:ascii="Consolas" w:eastAsia="Consolas" w:hAnsi="Consolas" w:cs="Consolas"/>
                        <w:color w:val="5C5C5C"/>
                        <w:sz w:val="21"/>
                      </w:rPr>
                      <w:t>            child2 = mutate(child2)</w:t>
                    </w:r>
                  </w:ins>
                </w:p>
                <w:p w14:paraId="3B6EE58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41" w:author="yukina minato" w:date="2025-09-07T17:09:00Z" w16du:dateUtc="2025-09-07T09:09:00Z"/>
                      <w:rFonts w:eastAsia="宋体"/>
                      <w:color w:val="5C5C5C"/>
                      <w:szCs w:val="22"/>
                    </w:rPr>
                  </w:pPr>
                  <w:ins w:id="3742"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n_p_ggg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np.vstack</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n_p_ggg</w:t>
                    </w:r>
                    <w:proofErr w:type="spellEnd"/>
                    <w:r w:rsidRPr="00002D6B">
                      <w:rPr>
                        <w:rFonts w:ascii="Consolas" w:eastAsia="Consolas" w:hAnsi="Consolas" w:cs="Consolas"/>
                        <w:color w:val="5C5C5C"/>
                        <w:sz w:val="21"/>
                        <w:shd w:val="clear" w:color="auto" w:fill="F8F8F8"/>
                      </w:rPr>
                      <w:t>, child1])</w:t>
                    </w:r>
                  </w:ins>
                </w:p>
                <w:p w14:paraId="2868164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43" w:author="yukina minato" w:date="2025-09-07T17:09:00Z" w16du:dateUtc="2025-09-07T09:09:00Z"/>
                      <w:rFonts w:eastAsia="宋体"/>
                      <w:color w:val="5C5C5C"/>
                      <w:szCs w:val="22"/>
                    </w:rPr>
                  </w:pPr>
                  <w:ins w:id="3744"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C18401"/>
                        <w:sz w:val="21"/>
                      </w:rPr>
                      <w:t>len</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n_p_ggg</w:t>
                    </w:r>
                    <w:proofErr w:type="spellEnd"/>
                    <w:r w:rsidRPr="00002D6B">
                      <w:rPr>
                        <w:rFonts w:ascii="Consolas" w:eastAsia="Consolas" w:hAnsi="Consolas" w:cs="Consolas"/>
                        <w:color w:val="5C5C5C"/>
                        <w:sz w:val="21"/>
                      </w:rPr>
                      <w:t>) &lt; P_S_GGG:</w:t>
                    </w:r>
                  </w:ins>
                </w:p>
                <w:p w14:paraId="3C2C72E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45" w:author="yukina minato" w:date="2025-09-07T17:09:00Z" w16du:dateUtc="2025-09-07T09:09:00Z"/>
                      <w:rFonts w:eastAsia="宋体"/>
                      <w:color w:val="5C5C5C"/>
                      <w:szCs w:val="22"/>
                    </w:rPr>
                  </w:pPr>
                  <w:ins w:id="3746"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n_p_ggg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np.vstack</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n_p_ggg</w:t>
                    </w:r>
                    <w:proofErr w:type="spellEnd"/>
                    <w:r w:rsidRPr="00002D6B">
                      <w:rPr>
                        <w:rFonts w:ascii="Consolas" w:eastAsia="Consolas" w:hAnsi="Consolas" w:cs="Consolas"/>
                        <w:color w:val="5C5C5C"/>
                        <w:sz w:val="21"/>
                        <w:shd w:val="clear" w:color="auto" w:fill="F8F8F8"/>
                      </w:rPr>
                      <w:t>, child2])</w:t>
                    </w:r>
                  </w:ins>
                </w:p>
                <w:p w14:paraId="10409CC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47" w:author="yukina minato" w:date="2025-09-07T17:09:00Z" w16du:dateUtc="2025-09-07T09:09:00Z"/>
                      <w:rFonts w:eastAsia="宋体"/>
                      <w:color w:val="5C5C5C"/>
                      <w:szCs w:val="22"/>
                    </w:rPr>
                  </w:pPr>
                  <w:ins w:id="3748" w:author="yukina minato" w:date="2025-09-07T17:09:00Z" w16du:dateUtc="2025-09-07T09:09:00Z">
                    <w:r w:rsidRPr="00002D6B">
                      <w:rPr>
                        <w:rFonts w:ascii="Consolas" w:eastAsia="Consolas" w:hAnsi="Consolas" w:cs="Consolas"/>
                        <w:color w:val="5C5C5C"/>
                        <w:sz w:val="21"/>
                      </w:rPr>
                      <w:t>        population = </w:t>
                    </w:r>
                    <w:proofErr w:type="spellStart"/>
                    <w:r w:rsidRPr="00002D6B">
                      <w:rPr>
                        <w:rFonts w:ascii="Consolas" w:eastAsia="Consolas" w:hAnsi="Consolas" w:cs="Consolas"/>
                        <w:color w:val="5C5C5C"/>
                        <w:sz w:val="21"/>
                      </w:rPr>
                      <w:t>n_p_ggg</w:t>
                    </w:r>
                    <w:proofErr w:type="spellEnd"/>
                  </w:ins>
                </w:p>
                <w:p w14:paraId="19CA384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49" w:author="yukina minato" w:date="2025-09-07T17:09:00Z" w16du:dateUtc="2025-09-07T09:09:00Z"/>
                      <w:rFonts w:eastAsia="宋体"/>
                      <w:color w:val="5C5C5C"/>
                      <w:szCs w:val="22"/>
                    </w:rPr>
                  </w:pPr>
                  <w:ins w:id="3750"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e_t_ggg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time.time</w:t>
                    </w:r>
                    <w:proofErr w:type="spellEnd"/>
                    <w:proofErr w:type="gramEnd"/>
                    <w:r w:rsidRPr="00002D6B">
                      <w:rPr>
                        <w:rFonts w:ascii="Consolas" w:eastAsia="Consolas" w:hAnsi="Consolas" w:cs="Consolas"/>
                        <w:color w:val="5C5C5C"/>
                        <w:sz w:val="21"/>
                        <w:shd w:val="clear" w:color="auto" w:fill="F8F8F8"/>
                      </w:rPr>
                      <w:t>()</w:t>
                    </w:r>
                  </w:ins>
                </w:p>
                <w:p w14:paraId="7DDD12E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51" w:author="yukina minato" w:date="2025-09-07T17:09:00Z" w16du:dateUtc="2025-09-07T09:09:00Z"/>
                      <w:rFonts w:eastAsia="宋体"/>
                      <w:color w:val="5C5C5C"/>
                      <w:szCs w:val="22"/>
                    </w:rPr>
                  </w:pPr>
                  <w:ins w:id="3752" w:author="yukina minato" w:date="2025-09-07T17:09:00Z" w16du:dateUtc="2025-09-07T09:09:00Z">
                    <w:r w:rsidRPr="00002D6B">
                      <w:rPr>
                        <w:rFonts w:ascii="Consolas" w:eastAsia="Consolas" w:hAnsi="Consolas" w:cs="Consolas"/>
                        <w:color w:val="5C5C5C"/>
                        <w:sz w:val="21"/>
                      </w:rPr>
                      <w:t>        </w:t>
                    </w:r>
                    <w:proofErr w:type="gramStart"/>
                    <w:r w:rsidRPr="00002D6B">
                      <w:rPr>
                        <w:rFonts w:ascii="Consolas" w:eastAsia="Consolas" w:hAnsi="Consolas" w:cs="Consolas"/>
                        <w:color w:val="C18401"/>
                        <w:sz w:val="21"/>
                      </w:rPr>
                      <w:t>print</w:t>
                    </w:r>
                    <w:r w:rsidRPr="00002D6B">
                      <w:rPr>
                        <w:rFonts w:ascii="Consolas" w:eastAsia="Consolas" w:hAnsi="Consolas" w:cs="Consolas"/>
                        <w:color w:val="5C5C5C"/>
                        <w:sz w:val="21"/>
                      </w:rPr>
                      <w:t>(</w:t>
                    </w:r>
                    <w:proofErr w:type="gramEnd"/>
                  </w:ins>
                </w:p>
                <w:p w14:paraId="252AA9A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53" w:author="yukina minato" w:date="2025-09-07T17:09:00Z" w16du:dateUtc="2025-09-07T09:09:00Z"/>
                      <w:rFonts w:eastAsia="宋体"/>
                      <w:color w:val="5C5C5C"/>
                      <w:szCs w:val="22"/>
                    </w:rPr>
                  </w:pPr>
                  <w:ins w:id="3754"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f"Generation </w:t>
                    </w:r>
                    <w:r w:rsidRPr="00002D6B">
                      <w:rPr>
                        <w:rFonts w:ascii="Consolas" w:eastAsia="Consolas" w:hAnsi="Consolas" w:cs="Consolas"/>
                        <w:color w:val="E45649"/>
                        <w:sz w:val="21"/>
                        <w:shd w:val="clear" w:color="auto" w:fill="F8F8F8"/>
                      </w:rPr>
                      <w:t>{generation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E45649"/>
                        <w:sz w:val="21"/>
                        <w:shd w:val="clear" w:color="auto" w:fill="F8F8F8"/>
                      </w:rPr>
                      <w:t>}</w:t>
                    </w:r>
                    <w:r w:rsidRPr="00002D6B">
                      <w:rPr>
                        <w:rFonts w:ascii="Consolas" w:eastAsia="Consolas" w:hAnsi="Consolas" w:cs="Consolas"/>
                        <w:color w:val="50A14F"/>
                        <w:sz w:val="21"/>
                        <w:shd w:val="clear" w:color="auto" w:fill="F8F8F8"/>
                      </w:rPr>
                      <w:t>/</w:t>
                    </w:r>
                    <w:r w:rsidRPr="00002D6B">
                      <w:rPr>
                        <w:rFonts w:ascii="Consolas" w:eastAsia="Consolas" w:hAnsi="Consolas" w:cs="Consolas"/>
                        <w:color w:val="E45649"/>
                        <w:sz w:val="21"/>
                        <w:shd w:val="clear" w:color="auto" w:fill="F8F8F8"/>
                      </w:rPr>
                      <w:t>{N_G_GGG}</w:t>
                    </w:r>
                    <w:r w:rsidRPr="00002D6B">
                      <w:rPr>
                        <w:rFonts w:ascii="Consolas" w:eastAsia="Consolas" w:hAnsi="Consolas" w:cs="Consolas"/>
                        <w:color w:val="50A14F"/>
                        <w:sz w:val="21"/>
                        <w:shd w:val="clear" w:color="auto" w:fill="F8F8F8"/>
                      </w:rPr>
                      <w:t>, Best Fitness: </w:t>
                    </w:r>
                    <w:r w:rsidRPr="00002D6B">
                      <w:rPr>
                        <w:rFonts w:ascii="Consolas" w:eastAsia="Consolas" w:hAnsi="Consolas" w:cs="Consolas"/>
                        <w:color w:val="E45649"/>
                        <w:sz w:val="21"/>
                        <w:shd w:val="clear" w:color="auto" w:fill="F8F8F8"/>
                      </w:rPr>
                      <w:t>{b_f_ggg: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 Time: </w:t>
                    </w:r>
                    <w:r w:rsidRPr="00002D6B">
                      <w:rPr>
                        <w:rFonts w:ascii="Consolas" w:eastAsia="Consolas" w:hAnsi="Consolas" w:cs="Consolas"/>
                        <w:color w:val="E45649"/>
                        <w:sz w:val="21"/>
                        <w:shd w:val="clear" w:color="auto" w:fill="F8F8F8"/>
                      </w:rPr>
                      <w:t>{e_t_ggg - s_t_ggg:</w:t>
                    </w:r>
                    <w:r w:rsidRPr="00002D6B">
                      <w:rPr>
                        <w:rFonts w:ascii="Consolas" w:eastAsia="Consolas" w:hAnsi="Consolas" w:cs="Consolas"/>
                        <w:color w:val="986801"/>
                        <w:sz w:val="21"/>
                        <w:shd w:val="clear" w:color="auto" w:fill="F8F8F8"/>
                      </w:rPr>
                      <w:t>.2</w:t>
                    </w:r>
                    <w:proofErr w:type="gramStart"/>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s</w:t>
                    </w:r>
                    <w:proofErr w:type="gramEnd"/>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w:t>
                    </w:r>
                  </w:ins>
                </w:p>
                <w:p w14:paraId="70BAD94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55" w:author="yukina minato" w:date="2025-09-07T17:09:00Z" w16du:dateUtc="2025-09-07T09:09:00Z"/>
                      <w:rFonts w:eastAsia="宋体"/>
                      <w:color w:val="5C5C5C"/>
                      <w:szCs w:val="22"/>
                    </w:rPr>
                  </w:pPr>
                  <w:ins w:id="3756"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b_i_ggg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b_f_ggg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b_h_ggg</w:t>
                    </w:r>
                    <w:proofErr w:type="spellEnd"/>
                  </w:ins>
                </w:p>
                <w:p w14:paraId="4B2F98A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80"/>
                    <w:jc w:val="left"/>
                    <w:rPr>
                      <w:ins w:id="3757" w:author="yukina minato" w:date="2025-09-07T17:09:00Z" w16du:dateUtc="2025-09-07T09:09:00Z"/>
                      <w:rFonts w:eastAsia="宋体"/>
                      <w:color w:val="5C5C5C"/>
                      <w:szCs w:val="22"/>
                    </w:rPr>
                  </w:pPr>
                </w:p>
                <w:p w14:paraId="7BFFCFF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58" w:author="yukina minato" w:date="2025-09-07T17:09:00Z" w16du:dateUtc="2025-09-07T09:09:00Z"/>
                      <w:rFonts w:eastAsia="宋体"/>
                      <w:color w:val="5C5C5C"/>
                      <w:szCs w:val="22"/>
                    </w:rPr>
                  </w:pPr>
                  <w:ins w:id="3759" w:author="yukina minato" w:date="2025-09-07T17:09:00Z" w16du:dateUtc="2025-09-07T09:09:00Z">
                    <w:r w:rsidRPr="00002D6B">
                      <w:rPr>
                        <w:rFonts w:ascii="Consolas" w:eastAsia="Consolas" w:hAnsi="Consolas" w:cs="Consolas"/>
                        <w:color w:val="A626A4"/>
                        <w:sz w:val="21"/>
                      </w:rPr>
                      <w:t>def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a_s_ggg</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b_i_ggg</w:t>
                    </w:r>
                    <w:proofErr w:type="spellEnd"/>
                    <w:r w:rsidRPr="00002D6B">
                      <w:rPr>
                        <w:rFonts w:ascii="Consolas" w:eastAsia="Consolas" w:hAnsi="Consolas" w:cs="Consolas"/>
                        <w:color w:val="5C5C5C"/>
                        <w:sz w:val="21"/>
                      </w:rPr>
                      <w:t>):</w:t>
                    </w:r>
                  </w:ins>
                </w:p>
                <w:p w14:paraId="1FDA821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60" w:author="yukina minato" w:date="2025-09-07T17:09:00Z" w16du:dateUtc="2025-09-07T09:09:00Z"/>
                      <w:rFonts w:eastAsia="宋体"/>
                      <w:color w:val="5C5C5C"/>
                      <w:szCs w:val="22"/>
                    </w:rPr>
                  </w:pPr>
                  <w:ins w:id="3761"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print</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最优解分析</w:t>
                    </w:r>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w:t>
                    </w:r>
                  </w:ins>
                </w:p>
                <w:p w14:paraId="1CBD5EE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62" w:author="yukina minato" w:date="2025-09-07T17:09:00Z" w16du:dateUtc="2025-09-07T09:09:00Z"/>
                      <w:rFonts w:eastAsia="宋体"/>
                      <w:color w:val="5C5C5C"/>
                      <w:szCs w:val="22"/>
                    </w:rPr>
                  </w:pPr>
                  <w:ins w:id="3763" w:author="yukina minato" w:date="2025-09-07T17:09:00Z" w16du:dateUtc="2025-09-07T09:09:00Z">
                    <w:r w:rsidRPr="00002D6B">
                      <w:rPr>
                        <w:rFonts w:ascii="Consolas" w:eastAsia="Consolas" w:hAnsi="Consolas" w:cs="Consolas"/>
                        <w:color w:val="5C5C5C"/>
                        <w:sz w:val="21"/>
                      </w:rPr>
                      <w:t>    </w:t>
                    </w:r>
                    <w:proofErr w:type="gramStart"/>
                    <w:r w:rsidRPr="00002D6B">
                      <w:rPr>
                        <w:rFonts w:ascii="Consolas" w:eastAsia="Consolas" w:hAnsi="Consolas" w:cs="Consolas"/>
                        <w:color w:val="C18401"/>
                        <w:sz w:val="21"/>
                      </w:rPr>
                      <w:t>print</w:t>
                    </w:r>
                    <w:r w:rsidRPr="00002D6B">
                      <w:rPr>
                        <w:rFonts w:ascii="Consolas" w:eastAsia="Consolas" w:hAnsi="Consolas" w:cs="Consolas"/>
                        <w:color w:val="5C5C5C"/>
                        <w:sz w:val="21"/>
                      </w:rPr>
                      <w:t>(</w:t>
                    </w:r>
                    <w:proofErr w:type="gramEnd"/>
                    <w:r w:rsidRPr="00002D6B">
                      <w:rPr>
                        <w:rFonts w:ascii="Consolas" w:eastAsia="Consolas" w:hAnsi="Consolas" w:cs="Consolas"/>
                        <w:color w:val="50A14F"/>
                        <w:sz w:val="21"/>
                      </w:rPr>
                      <w:t>"="</w:t>
                    </w:r>
                    <w:r w:rsidRPr="00002D6B">
                      <w:rPr>
                        <w:rFonts w:ascii="Consolas" w:eastAsia="Consolas" w:hAnsi="Consolas" w:cs="Consolas"/>
                        <w:color w:val="5C5C5C"/>
                        <w:sz w:val="21"/>
                      </w:rPr>
                      <w:t> * </w:t>
                    </w:r>
                    <w:r w:rsidRPr="00002D6B">
                      <w:rPr>
                        <w:rFonts w:ascii="Consolas" w:eastAsia="Consolas" w:hAnsi="Consolas" w:cs="Consolas"/>
                        <w:color w:val="986801"/>
                        <w:sz w:val="21"/>
                      </w:rPr>
                      <w:t>50</w:t>
                    </w:r>
                    <w:r w:rsidRPr="00002D6B">
                      <w:rPr>
                        <w:rFonts w:ascii="Consolas" w:eastAsia="Consolas" w:hAnsi="Consolas" w:cs="Consolas"/>
                        <w:color w:val="5C5C5C"/>
                        <w:sz w:val="21"/>
                      </w:rPr>
                      <w:t>)</w:t>
                    </w:r>
                  </w:ins>
                </w:p>
                <w:p w14:paraId="27EFC19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64" w:author="yukina minato" w:date="2025-09-07T17:09:00Z" w16du:dateUtc="2025-09-07T09:09:00Z"/>
                      <w:rFonts w:eastAsia="宋体"/>
                      <w:color w:val="5C5C5C"/>
                      <w:szCs w:val="22"/>
                    </w:rPr>
                  </w:pPr>
                  <w:ins w:id="3765"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s_d_ggg</w:t>
                    </w:r>
                    <w:proofErr w:type="spellEnd"/>
                    <w:r w:rsidRPr="00002D6B">
                      <w:rPr>
                        <w:rFonts w:ascii="Consolas" w:eastAsia="Consolas" w:hAnsi="Consolas" w:cs="Consolas"/>
                        <w:color w:val="5C5C5C"/>
                        <w:sz w:val="21"/>
                        <w:shd w:val="clear" w:color="auto" w:fill="F8F8F8"/>
                      </w:rPr>
                      <w:t> = []</w:t>
                    </w:r>
                  </w:ins>
                </w:p>
                <w:p w14:paraId="33E3156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66" w:author="yukina minato" w:date="2025-09-07T17:09:00Z" w16du:dateUtc="2025-09-07T09:09:00Z"/>
                      <w:rFonts w:eastAsia="宋体"/>
                      <w:color w:val="5C5C5C"/>
                      <w:szCs w:val="22"/>
                    </w:rPr>
                  </w:pPr>
                  <w:ins w:id="3767"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uav_idx</w:t>
                    </w:r>
                    <w:proofErr w:type="spellEnd"/>
                    <w:r w:rsidRPr="00002D6B">
                      <w:rPr>
                        <w:rFonts w:ascii="Consolas" w:eastAsia="Consolas" w:hAnsi="Consolas" w:cs="Consolas"/>
                        <w:color w:val="5C5C5C"/>
                        <w:sz w:val="21"/>
                      </w:rPr>
                      <w:t>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proofErr w:type="gramStart"/>
                    <w:r w:rsidRPr="00002D6B">
                      <w:rPr>
                        <w:rFonts w:ascii="Consolas" w:eastAsia="Consolas" w:hAnsi="Consolas" w:cs="Consolas"/>
                        <w:color w:val="C18401"/>
                        <w:sz w:val="21"/>
                      </w:rPr>
                      <w:t>range</w:t>
                    </w:r>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5</w:t>
                    </w:r>
                    <w:r w:rsidRPr="00002D6B">
                      <w:rPr>
                        <w:rFonts w:ascii="Consolas" w:eastAsia="Consolas" w:hAnsi="Consolas" w:cs="Consolas"/>
                        <w:color w:val="5C5C5C"/>
                        <w:sz w:val="21"/>
                      </w:rPr>
                      <w:t>):</w:t>
                    </w:r>
                  </w:ins>
                </w:p>
                <w:p w14:paraId="29B9C05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68" w:author="yukina minato" w:date="2025-09-07T17:09:00Z" w16du:dateUtc="2025-09-07T09:09:00Z"/>
                      <w:rFonts w:eastAsia="宋体"/>
                      <w:color w:val="5C5C5C"/>
                      <w:szCs w:val="22"/>
                    </w:rPr>
                  </w:pPr>
                  <w:ins w:id="3769"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smoke_idx</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w:t>
                    </w:r>
                  </w:ins>
                </w:p>
                <w:p w14:paraId="5614262A"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70" w:author="yukina minato" w:date="2025-09-07T17:09:00Z" w16du:dateUtc="2025-09-07T09:09:00Z"/>
                      <w:rFonts w:eastAsia="宋体"/>
                      <w:color w:val="5C5C5C"/>
                      <w:szCs w:val="22"/>
                    </w:rPr>
                  </w:pPr>
                  <w:ins w:id="3771"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p_o_ggg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uav_idx</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smoke_idx</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4</w:t>
                    </w:r>
                  </w:ins>
                </w:p>
                <w:p w14:paraId="5E08F65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72" w:author="yukina minato" w:date="2025-09-07T17:09:00Z" w16du:dateUtc="2025-09-07T09:09:00Z"/>
                      <w:rFonts w:eastAsia="宋体"/>
                      <w:color w:val="5C5C5C"/>
                      <w:szCs w:val="22"/>
                    </w:rPr>
                  </w:pPr>
                  <w:ins w:id="3773" w:author="yukina minato" w:date="2025-09-07T17:09:00Z" w16du:dateUtc="2025-09-07T09:09:00Z">
                    <w:r w:rsidRPr="00002D6B">
                      <w:rPr>
                        <w:rFonts w:ascii="Consolas" w:eastAsia="Consolas" w:hAnsi="Consolas" w:cs="Consolas"/>
                        <w:color w:val="5C5C5C"/>
                        <w:sz w:val="21"/>
                        <w:shd w:val="clear" w:color="auto" w:fill="F8F8F8"/>
                      </w:rPr>
                      <w:t>            speed = </w:t>
                    </w:r>
                    <w:proofErr w:type="spellStart"/>
                    <w:r w:rsidRPr="00002D6B">
                      <w:rPr>
                        <w:rFonts w:ascii="Consolas" w:eastAsia="Consolas" w:hAnsi="Consolas" w:cs="Consolas"/>
                        <w:color w:val="5C5C5C"/>
                        <w:sz w:val="21"/>
                        <w:shd w:val="clear" w:color="auto" w:fill="F8F8F8"/>
                      </w:rPr>
                      <w:t>b_i_ggg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p_o_ggg</w:t>
                    </w:r>
                    <w:proofErr w:type="spellEnd"/>
                    <w:r w:rsidRPr="00002D6B">
                      <w:rPr>
                        <w:rFonts w:ascii="Consolas" w:eastAsia="Consolas" w:hAnsi="Consolas" w:cs="Consolas"/>
                        <w:color w:val="5C5C5C"/>
                        <w:sz w:val="21"/>
                        <w:shd w:val="clear" w:color="auto" w:fill="F8F8F8"/>
                      </w:rPr>
                      <w:t>]</w:t>
                    </w:r>
                  </w:ins>
                </w:p>
                <w:p w14:paraId="18DE723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74" w:author="yukina minato" w:date="2025-09-07T17:09:00Z" w16du:dateUtc="2025-09-07T09:09:00Z"/>
                      <w:rFonts w:eastAsia="宋体"/>
                      <w:color w:val="5C5C5C"/>
                      <w:szCs w:val="22"/>
                    </w:rPr>
                  </w:pPr>
                  <w:ins w:id="3775"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d_d_ggg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b_i_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p_o_ggg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28CFA9C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76" w:author="yukina minato" w:date="2025-09-07T17:09:00Z" w16du:dateUtc="2025-09-07T09:09:00Z"/>
                      <w:rFonts w:eastAsia="宋体"/>
                      <w:color w:val="5C5C5C"/>
                      <w:szCs w:val="22"/>
                    </w:rPr>
                  </w:pPr>
                  <w:ins w:id="3777"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b_i_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p_o_ggg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41B1FBC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78" w:author="yukina minato" w:date="2025-09-07T17:09:00Z" w16du:dateUtc="2025-09-07T09:09:00Z"/>
                      <w:rFonts w:eastAsia="宋体"/>
                      <w:color w:val="5C5C5C"/>
                      <w:szCs w:val="22"/>
                    </w:rPr>
                  </w:pPr>
                  <w:ins w:id="3779"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d_e_ggg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b_i_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p_o_ggg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w:t>
                    </w:r>
                    <w:r w:rsidRPr="00002D6B">
                      <w:rPr>
                        <w:rFonts w:ascii="Consolas" w:eastAsia="Consolas" w:hAnsi="Consolas" w:cs="Consolas"/>
                        <w:color w:val="5C5C5C"/>
                        <w:sz w:val="21"/>
                      </w:rPr>
                      <w:t>]</w:t>
                    </w:r>
                  </w:ins>
                </w:p>
                <w:p w14:paraId="641601F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80" w:author="yukina minato" w:date="2025-09-07T17:09:00Z" w16du:dateUtc="2025-09-07T09:09:00Z"/>
                      <w:rFonts w:eastAsia="宋体"/>
                      <w:color w:val="5C5C5C"/>
                      <w:szCs w:val="22"/>
                    </w:rPr>
                  </w:pPr>
                  <w:ins w:id="3781"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d_r_ggg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np.deg</w:t>
                    </w:r>
                    <w:proofErr w:type="gramEnd"/>
                    <w:r w:rsidRPr="00002D6B">
                      <w:rPr>
                        <w:rFonts w:ascii="Consolas" w:eastAsia="Consolas" w:hAnsi="Consolas" w:cs="Consolas"/>
                        <w:color w:val="5C5C5C"/>
                        <w:sz w:val="21"/>
                        <w:shd w:val="clear" w:color="auto" w:fill="F8F8F8"/>
                      </w:rPr>
                      <w:t>2rad(</w:t>
                    </w:r>
                    <w:proofErr w:type="spellStart"/>
                    <w:r w:rsidRPr="00002D6B">
                      <w:rPr>
                        <w:rFonts w:ascii="Consolas" w:eastAsia="Consolas" w:hAnsi="Consolas" w:cs="Consolas"/>
                        <w:color w:val="5C5C5C"/>
                        <w:sz w:val="21"/>
                        <w:shd w:val="clear" w:color="auto" w:fill="F8F8F8"/>
                      </w:rPr>
                      <w:t>d_d_ggg</w:t>
                    </w:r>
                    <w:proofErr w:type="spellEnd"/>
                    <w:r w:rsidRPr="00002D6B">
                      <w:rPr>
                        <w:rFonts w:ascii="Consolas" w:eastAsia="Consolas" w:hAnsi="Consolas" w:cs="Consolas"/>
                        <w:color w:val="5C5C5C"/>
                        <w:sz w:val="21"/>
                        <w:shd w:val="clear" w:color="auto" w:fill="F8F8F8"/>
                      </w:rPr>
                      <w:t>)</w:t>
                    </w:r>
                  </w:ins>
                </w:p>
                <w:p w14:paraId="3B569C2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82" w:author="yukina minato" w:date="2025-09-07T17:09:00Z" w16du:dateUtc="2025-09-07T09:09:00Z"/>
                      <w:rFonts w:eastAsia="宋体"/>
                      <w:color w:val="5C5C5C"/>
                      <w:szCs w:val="22"/>
                    </w:rPr>
                  </w:pPr>
                  <w:ins w:id="3783"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u_i_ggg</w:t>
                    </w:r>
                    <w:proofErr w:type="spellEnd"/>
                    <w:r w:rsidRPr="00002D6B">
                      <w:rPr>
                        <w:rFonts w:ascii="Consolas" w:eastAsia="Consolas" w:hAnsi="Consolas" w:cs="Consolas"/>
                        <w:color w:val="5C5C5C"/>
                        <w:sz w:val="21"/>
                      </w:rPr>
                      <w:t> = U_P_</w:t>
                    </w:r>
                    <w:proofErr w:type="gramStart"/>
                    <w:r w:rsidRPr="00002D6B">
                      <w:rPr>
                        <w:rFonts w:ascii="Consolas" w:eastAsia="Consolas" w:hAnsi="Consolas" w:cs="Consolas"/>
                        <w:color w:val="5C5C5C"/>
                        <w:sz w:val="21"/>
                      </w:rPr>
                      <w:t>GGG[</w:t>
                    </w:r>
                    <w:proofErr w:type="spellStart"/>
                    <w:proofErr w:type="gramEnd"/>
                    <w:r w:rsidRPr="00002D6B">
                      <w:rPr>
                        <w:rFonts w:ascii="Consolas" w:eastAsia="Consolas" w:hAnsi="Consolas" w:cs="Consolas"/>
                        <w:color w:val="5C5C5C"/>
                        <w:sz w:val="21"/>
                      </w:rPr>
                      <w:t>uav_idx</w:t>
                    </w:r>
                    <w:proofErr w:type="spellEnd"/>
                    <w:r w:rsidRPr="00002D6B">
                      <w:rPr>
                        <w:rFonts w:ascii="Consolas" w:eastAsia="Consolas" w:hAnsi="Consolas" w:cs="Consolas"/>
                        <w:color w:val="5C5C5C"/>
                        <w:sz w:val="21"/>
                      </w:rPr>
                      <w:t>]</w:t>
                    </w:r>
                  </w:ins>
                </w:p>
                <w:p w14:paraId="04B05C5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84" w:author="yukina minato" w:date="2025-09-07T17:09:00Z" w16du:dateUtc="2025-09-07T09:09:00Z"/>
                      <w:rFonts w:eastAsia="宋体"/>
                      <w:color w:val="5C5C5C"/>
                      <w:szCs w:val="22"/>
                    </w:rPr>
                  </w:pPr>
                  <w:ins w:id="3785" w:author="yukina minato" w:date="2025-09-07T17:09:00Z" w16du:dateUtc="2025-09-07T09:09:00Z">
                    <w:r w:rsidRPr="00002D6B">
                      <w:rPr>
                        <w:rFonts w:ascii="Consolas" w:eastAsia="Consolas" w:hAnsi="Consolas" w:cs="Consolas"/>
                        <w:color w:val="5C5C5C"/>
                        <w:sz w:val="21"/>
                        <w:shd w:val="clear" w:color="auto" w:fill="F8F8F8"/>
                      </w:rPr>
                      <w:t>            u_d_ggg = </w:t>
                    </w:r>
                    <w:proofErr w:type="gramStart"/>
                    <w:r w:rsidRPr="00002D6B">
                      <w:rPr>
                        <w:rFonts w:ascii="Consolas" w:eastAsia="Consolas" w:hAnsi="Consolas" w:cs="Consolas"/>
                        <w:color w:val="5C5C5C"/>
                        <w:sz w:val="21"/>
                        <w:shd w:val="clear" w:color="auto" w:fill="F8F8F8"/>
                      </w:rPr>
                      <w:t>np.array</w:t>
                    </w:r>
                    <w:proofErr w:type="gramEnd"/>
                    <w:r w:rsidRPr="00002D6B">
                      <w:rPr>
                        <w:rFonts w:ascii="Consolas" w:eastAsia="Consolas" w:hAnsi="Consolas" w:cs="Consolas"/>
                        <w:color w:val="5C5C5C"/>
                        <w:sz w:val="21"/>
                        <w:shd w:val="clear" w:color="auto" w:fill="F8F8F8"/>
                      </w:rPr>
                      <w:t>([np.cos(d_r_ggg), np.sin(d_r_ggg), </w:t>
                    </w:r>
                    <w:r w:rsidRPr="00002D6B">
                      <w:rPr>
                        <w:rFonts w:ascii="Consolas" w:eastAsia="Consolas" w:hAnsi="Consolas" w:cs="Consolas"/>
                        <w:color w:val="986801"/>
                        <w:sz w:val="21"/>
                        <w:shd w:val="clear" w:color="auto" w:fill="F8F8F8"/>
                      </w:rPr>
                      <w:t>0.0</w:t>
                    </w:r>
                    <w:r w:rsidRPr="00002D6B">
                      <w:rPr>
                        <w:rFonts w:ascii="Consolas" w:eastAsia="Consolas" w:hAnsi="Consolas" w:cs="Consolas"/>
                        <w:color w:val="5C5C5C"/>
                        <w:sz w:val="21"/>
                        <w:shd w:val="clear" w:color="auto" w:fill="F8F8F8"/>
                      </w:rPr>
                      <w:t>])</w:t>
                    </w:r>
                  </w:ins>
                </w:p>
                <w:p w14:paraId="7CD2E12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86" w:author="yukina minato" w:date="2025-09-07T17:09:00Z" w16du:dateUtc="2025-09-07T09:09:00Z"/>
                      <w:rFonts w:eastAsia="宋体"/>
                      <w:color w:val="5C5C5C"/>
                      <w:szCs w:val="22"/>
                    </w:rPr>
                  </w:pPr>
                  <w:ins w:id="3787"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d_p_ggg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u_i_ggg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u_d_ggg</w:t>
                    </w:r>
                    <w:proofErr w:type="spellEnd"/>
                    <w:r w:rsidRPr="00002D6B">
                      <w:rPr>
                        <w:rFonts w:ascii="Consolas" w:eastAsia="Consolas" w:hAnsi="Consolas" w:cs="Consolas"/>
                        <w:color w:val="5C5C5C"/>
                        <w:sz w:val="21"/>
                      </w:rPr>
                      <w:t> * speed * </w:t>
                    </w:r>
                    <w:proofErr w:type="spellStart"/>
                    <w:r w:rsidRPr="00002D6B">
                      <w:rPr>
                        <w:rFonts w:ascii="Consolas" w:eastAsia="Consolas" w:hAnsi="Consolas" w:cs="Consolas"/>
                        <w:color w:val="5C5C5C"/>
                        <w:sz w:val="21"/>
                      </w:rPr>
                      <w:t>d_t_ggg</w:t>
                    </w:r>
                    <w:proofErr w:type="spellEnd"/>
                  </w:ins>
                </w:p>
                <w:p w14:paraId="4114587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88" w:author="yukina minato" w:date="2025-09-07T17:09:00Z" w16du:dateUtc="2025-09-07T09:09:00Z"/>
                      <w:rFonts w:eastAsia="宋体"/>
                      <w:color w:val="5C5C5C"/>
                      <w:szCs w:val="22"/>
                    </w:rPr>
                  </w:pPr>
                  <w:ins w:id="3789"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e_p_ggg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d_p_ggg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u_d_ggg</w:t>
                    </w:r>
                    <w:proofErr w:type="spellEnd"/>
                    <w:r w:rsidRPr="00002D6B">
                      <w:rPr>
                        <w:rFonts w:ascii="Consolas" w:eastAsia="Consolas" w:hAnsi="Consolas" w:cs="Consolas"/>
                        <w:color w:val="5C5C5C"/>
                        <w:sz w:val="21"/>
                        <w:shd w:val="clear" w:color="auto" w:fill="F8F8F8"/>
                      </w:rPr>
                      <w:t> * speed * </w:t>
                    </w:r>
                    <w:proofErr w:type="spellStart"/>
                    <w:r w:rsidRPr="00002D6B">
                      <w:rPr>
                        <w:rFonts w:ascii="Consolas" w:eastAsia="Consolas" w:hAnsi="Consolas" w:cs="Consolas"/>
                        <w:color w:val="5C5C5C"/>
                        <w:sz w:val="21"/>
                        <w:shd w:val="clear" w:color="auto" w:fill="F8F8F8"/>
                      </w:rPr>
                      <w:t>d_e_ggg</w:t>
                    </w:r>
                    <w:proofErr w:type="spellEnd"/>
                  </w:ins>
                </w:p>
                <w:p w14:paraId="4492387A"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90" w:author="yukina minato" w:date="2025-09-07T17:09:00Z" w16du:dateUtc="2025-09-07T09:09:00Z"/>
                      <w:rFonts w:eastAsia="宋体"/>
                      <w:color w:val="5C5C5C"/>
                      <w:szCs w:val="22"/>
                    </w:rPr>
                  </w:pPr>
                  <w:ins w:id="3791"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 </w:t>
                    </w:r>
                    <w:r w:rsidRPr="00002D6B">
                      <w:rPr>
                        <w:rFonts w:ascii="Consolas" w:eastAsia="Consolas" w:hAnsi="Consolas" w:cs="Consolas"/>
                        <w:color w:val="986801"/>
                        <w:sz w:val="21"/>
                      </w:rPr>
                      <w:t>0.5</w:t>
                    </w:r>
                    <w:r w:rsidRPr="00002D6B">
                      <w:rPr>
                        <w:rFonts w:ascii="Consolas" w:eastAsia="Consolas" w:hAnsi="Consolas" w:cs="Consolas"/>
                        <w:color w:val="5C5C5C"/>
                        <w:sz w:val="21"/>
                      </w:rPr>
                      <w:t> * G_G_GGG * </w:t>
                    </w:r>
                    <w:proofErr w:type="spellStart"/>
                    <w:r w:rsidRPr="00002D6B">
                      <w:rPr>
                        <w:rFonts w:ascii="Consolas" w:eastAsia="Consolas" w:hAnsi="Consolas" w:cs="Consolas"/>
                        <w:color w:val="5C5C5C"/>
                        <w:sz w:val="21"/>
                      </w:rPr>
                      <w:t>d_e_ggg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2</w:t>
                    </w:r>
                  </w:ins>
                </w:p>
                <w:p w14:paraId="388D6E1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92" w:author="yukina minato" w:date="2025-09-07T17:09:00Z" w16du:dateUtc="2025-09-07T09:09:00Z"/>
                      <w:rFonts w:eastAsia="宋体"/>
                      <w:color w:val="5C5C5C"/>
                      <w:szCs w:val="22"/>
                    </w:rPr>
                  </w:pPr>
                  <w:ins w:id="3793"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e_s_ggg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d_e_ggg</w:t>
                    </w:r>
                    <w:proofErr w:type="spellEnd"/>
                  </w:ins>
                </w:p>
                <w:p w14:paraId="24C57D6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94" w:author="yukina minato" w:date="2025-09-07T17:09:00Z" w16du:dateUtc="2025-09-07T09:09:00Z"/>
                      <w:rFonts w:eastAsia="宋体"/>
                      <w:color w:val="5C5C5C"/>
                      <w:szCs w:val="22"/>
                    </w:rPr>
                  </w:pPr>
                  <w:ins w:id="3795"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e_e_ggg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e_s_ggg</w:t>
                    </w:r>
                    <w:proofErr w:type="spellEnd"/>
                    <w:r w:rsidRPr="00002D6B">
                      <w:rPr>
                        <w:rFonts w:ascii="Consolas" w:eastAsia="Consolas" w:hAnsi="Consolas" w:cs="Consolas"/>
                        <w:color w:val="5C5C5C"/>
                        <w:sz w:val="21"/>
                      </w:rPr>
                      <w:t> + S_T_GGG</w:t>
                    </w:r>
                  </w:ins>
                </w:p>
                <w:p w14:paraId="476823A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796" w:author="yukina minato" w:date="2025-09-07T17:09:00Z" w16du:dateUtc="2025-09-07T09:09:00Z"/>
                      <w:rFonts w:eastAsia="宋体"/>
                      <w:color w:val="5C5C5C"/>
                      <w:szCs w:val="22"/>
                    </w:rPr>
                  </w:pPr>
                  <w:ins w:id="3797"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o_t_ggg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np.zeros</w:t>
                    </w:r>
                    <w:proofErr w:type="spellEnd"/>
                    <w:proofErr w:type="gram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w:t>
                    </w:r>
                  </w:ins>
                </w:p>
                <w:p w14:paraId="012D35C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798" w:author="yukina minato" w:date="2025-09-07T17:09:00Z" w16du:dateUtc="2025-09-07T09:09:00Z"/>
                      <w:rFonts w:eastAsia="宋体"/>
                      <w:color w:val="5C5C5C"/>
                      <w:szCs w:val="22"/>
                    </w:rPr>
                  </w:pPr>
                  <w:ins w:id="3799"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missile_idx</w:t>
                    </w:r>
                    <w:proofErr w:type="spellEnd"/>
                    <w:r w:rsidRPr="00002D6B">
                      <w:rPr>
                        <w:rFonts w:ascii="Consolas" w:eastAsia="Consolas" w:hAnsi="Consolas" w:cs="Consolas"/>
                        <w:color w:val="5C5C5C"/>
                        <w:sz w:val="21"/>
                      </w:rPr>
                      <w:t>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proofErr w:type="gramStart"/>
                    <w:r w:rsidRPr="00002D6B">
                      <w:rPr>
                        <w:rFonts w:ascii="Consolas" w:eastAsia="Consolas" w:hAnsi="Consolas" w:cs="Consolas"/>
                        <w:color w:val="C18401"/>
                        <w:sz w:val="21"/>
                      </w:rPr>
                      <w:t>range</w:t>
                    </w:r>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w:t>
                    </w:r>
                  </w:ins>
                </w:p>
                <w:p w14:paraId="3E7416C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00" w:author="yukina minato" w:date="2025-09-07T17:09:00Z" w16du:dateUtc="2025-09-07T09:09:00Z"/>
                      <w:rFonts w:eastAsia="宋体"/>
                      <w:color w:val="5C5C5C"/>
                      <w:szCs w:val="22"/>
                    </w:rPr>
                  </w:pPr>
                  <w:ins w:id="3801"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o_d_ggg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ins>
                </w:p>
                <w:p w14:paraId="069A150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02" w:author="yukina minato" w:date="2025-09-07T17:09:00Z" w16du:dateUtc="2025-09-07T09:09:00Z"/>
                      <w:rFonts w:eastAsia="宋体"/>
                      <w:color w:val="5C5C5C"/>
                      <w:szCs w:val="22"/>
                    </w:rPr>
                  </w:pPr>
                  <w:ins w:id="3803"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t_idx</w:t>
                    </w:r>
                    <w:proofErr w:type="spellEnd"/>
                    <w:r w:rsidRPr="00002D6B">
                      <w:rPr>
                        <w:rFonts w:ascii="Consolas" w:eastAsia="Consolas" w:hAnsi="Consolas" w:cs="Consolas"/>
                        <w:color w:val="5C5C5C"/>
                        <w:sz w:val="21"/>
                      </w:rPr>
                      <w:t>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r w:rsidRPr="00002D6B">
                      <w:rPr>
                        <w:rFonts w:ascii="Consolas" w:eastAsia="Consolas" w:hAnsi="Consolas" w:cs="Consolas"/>
                        <w:color w:val="C18401"/>
                        <w:sz w:val="21"/>
                      </w:rPr>
                      <w:t>range</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M_T_GGG.shape</w:t>
                    </w:r>
                    <w:proofErr w:type="spellEnd"/>
                    <w:r w:rsidRPr="00002D6B">
                      <w:rPr>
                        <w:rFonts w:ascii="Consolas" w:eastAsia="Consolas" w:hAnsi="Consolas" w:cs="Consolas"/>
                        <w:color w:val="5C5C5C"/>
                        <w:sz w:val="21"/>
                      </w:rPr>
                      <w:t>[</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602578D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04" w:author="yukina minato" w:date="2025-09-07T17:09:00Z" w16du:dateUtc="2025-09-07T09:09:00Z"/>
                      <w:rFonts w:eastAsia="宋体"/>
                      <w:color w:val="5C5C5C"/>
                      <w:szCs w:val="22"/>
                    </w:rPr>
                  </w:pPr>
                  <w:ins w:id="3805" w:author="yukina minato" w:date="2025-09-07T17:09:00Z" w16du:dateUtc="2025-09-07T09:09:00Z">
                    <w:r w:rsidRPr="00002D6B">
                      <w:rPr>
                        <w:rFonts w:ascii="Consolas" w:eastAsia="Consolas" w:hAnsi="Consolas" w:cs="Consolas"/>
                        <w:color w:val="5C5C5C"/>
                        <w:sz w:val="21"/>
                        <w:shd w:val="clear" w:color="auto" w:fill="F8F8F8"/>
                      </w:rPr>
                      <w:t>                    t = S_A_GGG + </w:t>
                    </w:r>
                    <w:proofErr w:type="spellStart"/>
                    <w:r w:rsidRPr="00002D6B">
                      <w:rPr>
                        <w:rFonts w:ascii="Consolas" w:eastAsia="Consolas" w:hAnsi="Consolas" w:cs="Consolas"/>
                        <w:color w:val="5C5C5C"/>
                        <w:sz w:val="21"/>
                        <w:shd w:val="clear" w:color="auto" w:fill="F8F8F8"/>
                      </w:rPr>
                      <w:t>t_idx</w:t>
                    </w:r>
                    <w:proofErr w:type="spellEnd"/>
                    <w:r w:rsidRPr="00002D6B">
                      <w:rPr>
                        <w:rFonts w:ascii="Consolas" w:eastAsia="Consolas" w:hAnsi="Consolas" w:cs="Consolas"/>
                        <w:color w:val="5C5C5C"/>
                        <w:sz w:val="21"/>
                        <w:shd w:val="clear" w:color="auto" w:fill="F8F8F8"/>
                      </w:rPr>
                      <w:t> * T_E_GGG</w:t>
                    </w:r>
                  </w:ins>
                </w:p>
                <w:p w14:paraId="1899E55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06" w:author="yukina minato" w:date="2025-09-07T17:09:00Z" w16du:dateUtc="2025-09-07T09:09:00Z"/>
                      <w:rFonts w:eastAsia="宋体"/>
                      <w:color w:val="5C5C5C"/>
                      <w:szCs w:val="22"/>
                    </w:rPr>
                  </w:pPr>
                  <w:ins w:id="3807"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e_s_ggg</w:t>
                    </w:r>
                    <w:proofErr w:type="spellEnd"/>
                    <w:r w:rsidRPr="00002D6B">
                      <w:rPr>
                        <w:rFonts w:ascii="Consolas" w:eastAsia="Consolas" w:hAnsi="Consolas" w:cs="Consolas"/>
                        <w:color w:val="5C5C5C"/>
                        <w:sz w:val="21"/>
                      </w:rPr>
                      <w:t> &lt;= t &lt;= </w:t>
                    </w:r>
                    <w:proofErr w:type="spellStart"/>
                    <w:r w:rsidRPr="00002D6B">
                      <w:rPr>
                        <w:rFonts w:ascii="Consolas" w:eastAsia="Consolas" w:hAnsi="Consolas" w:cs="Consolas"/>
                        <w:color w:val="5C5C5C"/>
                        <w:sz w:val="21"/>
                      </w:rPr>
                      <w:t>e_e_ggg</w:t>
                    </w:r>
                    <w:proofErr w:type="spellEnd"/>
                    <w:r w:rsidRPr="00002D6B">
                      <w:rPr>
                        <w:rFonts w:ascii="Consolas" w:eastAsia="Consolas" w:hAnsi="Consolas" w:cs="Consolas"/>
                        <w:color w:val="5C5C5C"/>
                        <w:sz w:val="21"/>
                      </w:rPr>
                      <w:t>:</w:t>
                    </w:r>
                  </w:ins>
                </w:p>
                <w:p w14:paraId="6300F40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08" w:author="yukina minato" w:date="2025-09-07T17:09:00Z" w16du:dateUtc="2025-09-07T09:09:00Z"/>
                      <w:rFonts w:eastAsia="宋体"/>
                      <w:color w:val="5C5C5C"/>
                      <w:szCs w:val="22"/>
                    </w:rPr>
                  </w:pPr>
                  <w:ins w:id="3809"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s_k_ggg</w:t>
                    </w:r>
                    <w:proofErr w:type="spellEnd"/>
                    <w:r w:rsidRPr="00002D6B">
                      <w:rPr>
                        <w:rFonts w:ascii="Consolas" w:eastAsia="Consolas" w:hAnsi="Consolas" w:cs="Consolas"/>
                        <w:color w:val="5C5C5C"/>
                        <w:sz w:val="21"/>
                        <w:shd w:val="clear" w:color="auto" w:fill="F8F8F8"/>
                      </w:rPr>
                      <w:t> = S_K_GGG * (t - </w:t>
                    </w:r>
                    <w:proofErr w:type="spellStart"/>
                    <w:r w:rsidRPr="00002D6B">
                      <w:rPr>
                        <w:rFonts w:ascii="Consolas" w:eastAsia="Consolas" w:hAnsi="Consolas" w:cs="Consolas"/>
                        <w:color w:val="5C5C5C"/>
                        <w:sz w:val="21"/>
                        <w:shd w:val="clear" w:color="auto" w:fill="F8F8F8"/>
                      </w:rPr>
                      <w:t>e_s_ggg</w:t>
                    </w:r>
                    <w:proofErr w:type="spellEnd"/>
                    <w:r w:rsidRPr="00002D6B">
                      <w:rPr>
                        <w:rFonts w:ascii="Consolas" w:eastAsia="Consolas" w:hAnsi="Consolas" w:cs="Consolas"/>
                        <w:color w:val="5C5C5C"/>
                        <w:sz w:val="21"/>
                        <w:shd w:val="clear" w:color="auto" w:fill="F8F8F8"/>
                      </w:rPr>
                      <w:t>)</w:t>
                    </w:r>
                  </w:ins>
                </w:p>
                <w:p w14:paraId="369EA92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10" w:author="yukina minato" w:date="2025-09-07T17:09:00Z" w16du:dateUtc="2025-09-07T09:09:00Z"/>
                      <w:rFonts w:eastAsia="宋体"/>
                      <w:color w:val="5C5C5C"/>
                      <w:szCs w:val="22"/>
                    </w:rPr>
                  </w:pPr>
                  <w:ins w:id="3811"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s_c_ggg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e_p_</w:t>
                    </w:r>
                    <w:proofErr w:type="gramStart"/>
                    <w:r w:rsidRPr="00002D6B">
                      <w:rPr>
                        <w:rFonts w:ascii="Consolas" w:eastAsia="Consolas" w:hAnsi="Consolas" w:cs="Consolas"/>
                        <w:color w:val="5C5C5C"/>
                        <w:sz w:val="21"/>
                      </w:rPr>
                      <w:t>ggg.copy</w:t>
                    </w:r>
                    <w:proofErr w:type="spellEnd"/>
                    <w:proofErr w:type="gramEnd"/>
                    <w:r w:rsidRPr="00002D6B">
                      <w:rPr>
                        <w:rFonts w:ascii="Consolas" w:eastAsia="Consolas" w:hAnsi="Consolas" w:cs="Consolas"/>
                        <w:color w:val="5C5C5C"/>
                        <w:sz w:val="21"/>
                      </w:rPr>
                      <w:t>()</w:t>
                    </w:r>
                  </w:ins>
                </w:p>
                <w:p w14:paraId="7FCD0E1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12" w:author="yukina minato" w:date="2025-09-07T17:09:00Z" w16du:dateUtc="2025-09-07T09:09:00Z"/>
                      <w:rFonts w:eastAsia="宋体"/>
                      <w:color w:val="5C5C5C"/>
                      <w:szCs w:val="22"/>
                    </w:rPr>
                  </w:pPr>
                  <w:ins w:id="3813"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s_c_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s_k_ggg</w:t>
                    </w:r>
                    <w:proofErr w:type="spellEnd"/>
                  </w:ins>
                </w:p>
                <w:p w14:paraId="78A38EE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14" w:author="yukina minato" w:date="2025-09-07T17:09:00Z" w16du:dateUtc="2025-09-07T09:09:00Z"/>
                      <w:rFonts w:eastAsia="宋体"/>
                      <w:color w:val="5C5C5C"/>
                      <w:szCs w:val="22"/>
                    </w:rPr>
                  </w:pPr>
                  <w:ins w:id="3815"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m_p_ggg</w:t>
                    </w:r>
                    <w:proofErr w:type="spellEnd"/>
                    <w:r w:rsidRPr="00002D6B">
                      <w:rPr>
                        <w:rFonts w:ascii="Consolas" w:eastAsia="Consolas" w:hAnsi="Consolas" w:cs="Consolas"/>
                        <w:color w:val="5C5C5C"/>
                        <w:sz w:val="21"/>
                      </w:rPr>
                      <w:t> = M_T_</w:t>
                    </w:r>
                    <w:proofErr w:type="gramStart"/>
                    <w:r w:rsidRPr="00002D6B">
                      <w:rPr>
                        <w:rFonts w:ascii="Consolas" w:eastAsia="Consolas" w:hAnsi="Consolas" w:cs="Consolas"/>
                        <w:color w:val="5C5C5C"/>
                        <w:sz w:val="21"/>
                      </w:rPr>
                      <w:t>GGG[</w:t>
                    </w:r>
                    <w:proofErr w:type="spellStart"/>
                    <w:proofErr w:type="gramEnd"/>
                    <w:r w:rsidRPr="00002D6B">
                      <w:rPr>
                        <w:rFonts w:ascii="Consolas" w:eastAsia="Consolas" w:hAnsi="Consolas" w:cs="Consolas"/>
                        <w:color w:val="5C5C5C"/>
                        <w:sz w:val="21"/>
                      </w:rPr>
                      <w:t>missile_idx</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t_idx</w:t>
                    </w:r>
                    <w:proofErr w:type="spellEnd"/>
                    <w:r w:rsidRPr="00002D6B">
                      <w:rPr>
                        <w:rFonts w:ascii="Consolas" w:eastAsia="Consolas" w:hAnsi="Consolas" w:cs="Consolas"/>
                        <w:color w:val="5C5C5C"/>
                        <w:sz w:val="21"/>
                      </w:rPr>
                      <w:t>]</w:t>
                    </w:r>
                  </w:ins>
                </w:p>
                <w:p w14:paraId="35AD42D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16" w:author="yukina minato" w:date="2025-09-07T17:09:00Z" w16du:dateUtc="2025-09-07T09:09:00Z"/>
                      <w:rFonts w:eastAsia="宋体"/>
                      <w:color w:val="5C5C5C"/>
                      <w:szCs w:val="22"/>
                    </w:rPr>
                  </w:pPr>
                  <w:ins w:id="3817"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s_c_array_ggg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np.array</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s_c_ggg</w:t>
                    </w:r>
                    <w:proofErr w:type="spellEnd"/>
                    <w:r w:rsidRPr="00002D6B">
                      <w:rPr>
                        <w:rFonts w:ascii="Consolas" w:eastAsia="Consolas" w:hAnsi="Consolas" w:cs="Consolas"/>
                        <w:color w:val="5C5C5C"/>
                        <w:sz w:val="21"/>
                        <w:shd w:val="clear" w:color="auto" w:fill="F8F8F8"/>
                      </w:rPr>
                      <w:t>])</w:t>
                    </w:r>
                  </w:ins>
                </w:p>
                <w:p w14:paraId="52EA7B7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18" w:author="yukina minato" w:date="2025-09-07T17:09:00Z" w16du:dateUtc="2025-09-07T09:09:00Z"/>
                      <w:rFonts w:eastAsia="宋体"/>
                      <w:color w:val="5C5C5C"/>
                      <w:szCs w:val="22"/>
                    </w:rPr>
                  </w:pPr>
                  <w:ins w:id="3819"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i_t_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5C5C5C"/>
                        <w:sz w:val="21"/>
                      </w:rPr>
                      <w:t>m_p_ggg, s_c_array_ggg, S_R_GGG):</w:t>
                    </w:r>
                  </w:ins>
                </w:p>
                <w:p w14:paraId="088E542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20" w:author="yukina minato" w:date="2025-09-07T17:09:00Z" w16du:dateUtc="2025-09-07T09:09:00Z"/>
                      <w:rFonts w:eastAsia="宋体"/>
                      <w:color w:val="5C5C5C"/>
                      <w:szCs w:val="22"/>
                    </w:rPr>
                  </w:pPr>
                  <w:ins w:id="3821"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o_d_ggg</w:t>
                    </w:r>
                    <w:proofErr w:type="spellEnd"/>
                    <w:r w:rsidRPr="00002D6B">
                      <w:rPr>
                        <w:rFonts w:ascii="Consolas" w:eastAsia="Consolas" w:hAnsi="Consolas" w:cs="Consolas"/>
                        <w:color w:val="5C5C5C"/>
                        <w:sz w:val="21"/>
                        <w:shd w:val="clear" w:color="auto" w:fill="F8F8F8"/>
                      </w:rPr>
                      <w:t> += T_E_GGG</w:t>
                    </w:r>
                  </w:ins>
                </w:p>
                <w:p w14:paraId="573F153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22" w:author="yukina minato" w:date="2025-09-07T17:09:00Z" w16du:dateUtc="2025-09-07T09:09:00Z"/>
                      <w:rFonts w:eastAsia="宋体"/>
                      <w:color w:val="5C5C5C"/>
                      <w:szCs w:val="22"/>
                    </w:rPr>
                  </w:pPr>
                  <w:ins w:id="3823"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o_t_ggg</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missile_idx</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o_d_ggg</w:t>
                    </w:r>
                    <w:proofErr w:type="spellEnd"/>
                  </w:ins>
                </w:p>
                <w:p w14:paraId="2A1CB50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24" w:author="yukina minato" w:date="2025-09-07T17:09:00Z" w16du:dateUtc="2025-09-07T09:09:00Z"/>
                      <w:rFonts w:eastAsia="宋体"/>
                      <w:color w:val="5C5C5C"/>
                      <w:szCs w:val="22"/>
                    </w:rPr>
                  </w:pPr>
                  <w:ins w:id="3825"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s_d_</w:t>
                    </w:r>
                    <w:proofErr w:type="gramStart"/>
                    <w:r w:rsidRPr="00002D6B">
                      <w:rPr>
                        <w:rFonts w:ascii="Consolas" w:eastAsia="Consolas" w:hAnsi="Consolas" w:cs="Consolas"/>
                        <w:color w:val="5C5C5C"/>
                        <w:sz w:val="21"/>
                        <w:shd w:val="clear" w:color="auto" w:fill="F8F8F8"/>
                      </w:rPr>
                      <w:t>ggg.append</w:t>
                    </w:r>
                    <w:proofErr w:type="spellEnd"/>
                    <w:proofErr w:type="gramEnd"/>
                    <w:r w:rsidRPr="00002D6B">
                      <w:rPr>
                        <w:rFonts w:ascii="Consolas" w:eastAsia="Consolas" w:hAnsi="Consolas" w:cs="Consolas"/>
                        <w:color w:val="5C5C5C"/>
                        <w:sz w:val="21"/>
                        <w:shd w:val="clear" w:color="auto" w:fill="F8F8F8"/>
                      </w:rPr>
                      <w:t>({</w:t>
                    </w:r>
                  </w:ins>
                </w:p>
                <w:p w14:paraId="2A5A425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26" w:author="yukina minato" w:date="2025-09-07T17:09:00Z" w16du:dateUtc="2025-09-07T09:09:00Z"/>
                      <w:rFonts w:eastAsia="宋体"/>
                      <w:color w:val="5C5C5C"/>
                      <w:szCs w:val="22"/>
                    </w:rPr>
                  </w:pPr>
                  <w:ins w:id="3827"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50A14F"/>
                        <w:sz w:val="21"/>
                      </w:rPr>
                      <w:t>'</w:t>
                    </w:r>
                    <w:proofErr w:type="spellStart"/>
                    <w:r w:rsidRPr="00002D6B">
                      <w:rPr>
                        <w:rFonts w:ascii="Consolas" w:eastAsia="Consolas" w:hAnsi="Consolas" w:cs="Consolas"/>
                        <w:color w:val="50A14F"/>
                        <w:sz w:val="21"/>
                      </w:rPr>
                      <w:t>uav</w:t>
                    </w:r>
                    <w:proofErr w:type="spellEnd"/>
                    <w:r w:rsidRPr="00002D6B">
                      <w:rPr>
                        <w:rFonts w:ascii="Consolas" w:eastAsia="Consolas" w:hAnsi="Consolas" w:cs="Consolas"/>
                        <w:color w:val="50A14F"/>
                        <w:sz w:val="21"/>
                      </w:rPr>
                      <w:t>'</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uav_idx</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63AFA0D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28" w:author="yukina minato" w:date="2025-09-07T17:09:00Z" w16du:dateUtc="2025-09-07T09:09:00Z"/>
                      <w:rFonts w:eastAsia="宋体"/>
                      <w:color w:val="5C5C5C"/>
                      <w:szCs w:val="22"/>
                    </w:rPr>
                  </w:pPr>
                  <w:ins w:id="3829"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'smoke'</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smoke_idx</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63B9B8B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30" w:author="yukina minato" w:date="2025-09-07T17:09:00Z" w16du:dateUtc="2025-09-07T09:09:00Z"/>
                      <w:rFonts w:eastAsia="宋体"/>
                      <w:color w:val="5C5C5C"/>
                      <w:szCs w:val="22"/>
                    </w:rPr>
                  </w:pPr>
                  <w:ins w:id="3831"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50A14F"/>
                        <w:sz w:val="21"/>
                      </w:rPr>
                      <w:t>'speed'</w:t>
                    </w:r>
                    <w:r w:rsidRPr="00002D6B">
                      <w:rPr>
                        <w:rFonts w:ascii="Consolas" w:eastAsia="Consolas" w:hAnsi="Consolas" w:cs="Consolas"/>
                        <w:color w:val="5C5C5C"/>
                        <w:sz w:val="21"/>
                      </w:rPr>
                      <w:t>: speed,</w:t>
                    </w:r>
                  </w:ins>
                </w:p>
                <w:p w14:paraId="66EFF3D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32" w:author="yukina minato" w:date="2025-09-07T17:09:00Z" w16du:dateUtc="2025-09-07T09:09:00Z"/>
                      <w:rFonts w:eastAsia="宋体"/>
                      <w:color w:val="5C5C5C"/>
                      <w:szCs w:val="22"/>
                    </w:rPr>
                  </w:pPr>
                  <w:ins w:id="3833"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'direction'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d_d_ggg</w:t>
                    </w:r>
                    <w:proofErr w:type="spellEnd"/>
                    <w:r w:rsidRPr="00002D6B">
                      <w:rPr>
                        <w:rFonts w:ascii="Consolas" w:eastAsia="Consolas" w:hAnsi="Consolas" w:cs="Consolas"/>
                        <w:color w:val="5C5C5C"/>
                        <w:sz w:val="21"/>
                        <w:shd w:val="clear" w:color="auto" w:fill="F8F8F8"/>
                      </w:rPr>
                      <w:t>,</w:t>
                    </w:r>
                  </w:ins>
                </w:p>
                <w:p w14:paraId="1E6A2AC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34" w:author="yukina minato" w:date="2025-09-07T17:09:00Z" w16du:dateUtc="2025-09-07T09:09:00Z"/>
                      <w:rFonts w:eastAsia="宋体"/>
                      <w:color w:val="5C5C5C"/>
                      <w:szCs w:val="22"/>
                    </w:rPr>
                  </w:pPr>
                  <w:ins w:id="3835"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50A14F"/>
                        <w:sz w:val="21"/>
                      </w:rPr>
                      <w:t>'</w:t>
                    </w:r>
                    <w:proofErr w:type="spellStart"/>
                    <w:proofErr w:type="gramStart"/>
                    <w:r w:rsidRPr="00002D6B">
                      <w:rPr>
                        <w:rFonts w:ascii="Consolas" w:eastAsia="Consolas" w:hAnsi="Consolas" w:cs="Consolas"/>
                        <w:color w:val="50A14F"/>
                        <w:sz w:val="21"/>
                      </w:rPr>
                      <w:t>deploy</w:t>
                    </w:r>
                    <w:proofErr w:type="gramEnd"/>
                    <w:r w:rsidRPr="00002D6B">
                      <w:rPr>
                        <w:rFonts w:ascii="Consolas" w:eastAsia="Consolas" w:hAnsi="Consolas" w:cs="Consolas"/>
                        <w:color w:val="50A14F"/>
                        <w:sz w:val="21"/>
                      </w:rPr>
                      <w:t>_time</w:t>
                    </w:r>
                    <w:proofErr w:type="spellEnd"/>
                    <w:r w:rsidRPr="00002D6B">
                      <w:rPr>
                        <w:rFonts w:ascii="Consolas" w:eastAsia="Consolas" w:hAnsi="Consolas" w:cs="Consolas"/>
                        <w:color w:val="50A14F"/>
                        <w:sz w:val="21"/>
                      </w:rPr>
                      <w:t>'</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d_t_ggg</w:t>
                    </w:r>
                    <w:proofErr w:type="spellEnd"/>
                    <w:r w:rsidRPr="00002D6B">
                      <w:rPr>
                        <w:rFonts w:ascii="Consolas" w:eastAsia="Consolas" w:hAnsi="Consolas" w:cs="Consolas"/>
                        <w:color w:val="5C5C5C"/>
                        <w:sz w:val="21"/>
                      </w:rPr>
                      <w:t>,</w:t>
                    </w:r>
                  </w:ins>
                </w:p>
                <w:p w14:paraId="69F85D4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36" w:author="yukina minato" w:date="2025-09-07T17:09:00Z" w16du:dateUtc="2025-09-07T09:09:00Z"/>
                      <w:rFonts w:eastAsia="宋体"/>
                      <w:color w:val="5C5C5C"/>
                      <w:szCs w:val="22"/>
                    </w:rPr>
                  </w:pPr>
                  <w:ins w:id="3837"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w:t>
                    </w:r>
                    <w:proofErr w:type="spellStart"/>
                    <w:proofErr w:type="gramStart"/>
                    <w:r w:rsidRPr="00002D6B">
                      <w:rPr>
                        <w:rFonts w:ascii="Consolas" w:eastAsia="Consolas" w:hAnsi="Consolas" w:cs="Consolas"/>
                        <w:color w:val="50A14F"/>
                        <w:sz w:val="21"/>
                        <w:shd w:val="clear" w:color="auto" w:fill="F8F8F8"/>
                      </w:rPr>
                      <w:t>detonation</w:t>
                    </w:r>
                    <w:proofErr w:type="gramEnd"/>
                    <w:r w:rsidRPr="00002D6B">
                      <w:rPr>
                        <w:rFonts w:ascii="Consolas" w:eastAsia="Consolas" w:hAnsi="Consolas" w:cs="Consolas"/>
                        <w:color w:val="50A14F"/>
                        <w:sz w:val="21"/>
                        <w:shd w:val="clear" w:color="auto" w:fill="F8F8F8"/>
                      </w:rPr>
                      <w:t>_delay</w:t>
                    </w:r>
                    <w:proofErr w:type="spellEnd"/>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d_e_ggg</w:t>
                    </w:r>
                    <w:proofErr w:type="spellEnd"/>
                    <w:r w:rsidRPr="00002D6B">
                      <w:rPr>
                        <w:rFonts w:ascii="Consolas" w:eastAsia="Consolas" w:hAnsi="Consolas" w:cs="Consolas"/>
                        <w:color w:val="5C5C5C"/>
                        <w:sz w:val="21"/>
                        <w:shd w:val="clear" w:color="auto" w:fill="F8F8F8"/>
                      </w:rPr>
                      <w:t>,</w:t>
                    </w:r>
                  </w:ins>
                </w:p>
                <w:p w14:paraId="781E403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38" w:author="yukina minato" w:date="2025-09-07T17:09:00Z" w16du:dateUtc="2025-09-07T09:09:00Z"/>
                      <w:rFonts w:eastAsia="宋体"/>
                      <w:color w:val="5C5C5C"/>
                      <w:szCs w:val="22"/>
                    </w:rPr>
                  </w:pPr>
                  <w:ins w:id="3839"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50A14F"/>
                        <w:sz w:val="21"/>
                      </w:rPr>
                      <w:t>'</w:t>
                    </w:r>
                    <w:proofErr w:type="spellStart"/>
                    <w:proofErr w:type="gramStart"/>
                    <w:r w:rsidRPr="00002D6B">
                      <w:rPr>
                        <w:rFonts w:ascii="Consolas" w:eastAsia="Consolas" w:hAnsi="Consolas" w:cs="Consolas"/>
                        <w:color w:val="50A14F"/>
                        <w:sz w:val="21"/>
                      </w:rPr>
                      <w:t>deploy</w:t>
                    </w:r>
                    <w:proofErr w:type="gramEnd"/>
                    <w:r w:rsidRPr="00002D6B">
                      <w:rPr>
                        <w:rFonts w:ascii="Consolas" w:eastAsia="Consolas" w:hAnsi="Consolas" w:cs="Consolas"/>
                        <w:color w:val="50A14F"/>
                        <w:sz w:val="21"/>
                      </w:rPr>
                      <w:t>_point</w:t>
                    </w:r>
                    <w:proofErr w:type="spellEnd"/>
                    <w:r w:rsidRPr="00002D6B">
                      <w:rPr>
                        <w:rFonts w:ascii="Consolas" w:eastAsia="Consolas" w:hAnsi="Consolas" w:cs="Consolas"/>
                        <w:color w:val="50A14F"/>
                        <w:sz w:val="21"/>
                      </w:rPr>
                      <w:t>'</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d_p_ggg</w:t>
                    </w:r>
                    <w:proofErr w:type="spellEnd"/>
                    <w:r w:rsidRPr="00002D6B">
                      <w:rPr>
                        <w:rFonts w:ascii="Consolas" w:eastAsia="Consolas" w:hAnsi="Consolas" w:cs="Consolas"/>
                        <w:color w:val="5C5C5C"/>
                        <w:sz w:val="21"/>
                      </w:rPr>
                      <w:t>,</w:t>
                    </w:r>
                  </w:ins>
                </w:p>
                <w:p w14:paraId="3B930B6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40" w:author="yukina minato" w:date="2025-09-07T17:09:00Z" w16du:dateUtc="2025-09-07T09:09:00Z"/>
                      <w:rFonts w:eastAsia="宋体"/>
                      <w:color w:val="5C5C5C"/>
                      <w:szCs w:val="22"/>
                    </w:rPr>
                  </w:pPr>
                  <w:ins w:id="3841"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w:t>
                    </w:r>
                    <w:proofErr w:type="spellStart"/>
                    <w:proofErr w:type="gramStart"/>
                    <w:r w:rsidRPr="00002D6B">
                      <w:rPr>
                        <w:rFonts w:ascii="Consolas" w:eastAsia="Consolas" w:hAnsi="Consolas" w:cs="Consolas"/>
                        <w:color w:val="50A14F"/>
                        <w:sz w:val="21"/>
                        <w:shd w:val="clear" w:color="auto" w:fill="F8F8F8"/>
                      </w:rPr>
                      <w:t>explosion</w:t>
                    </w:r>
                    <w:proofErr w:type="gramEnd"/>
                    <w:r w:rsidRPr="00002D6B">
                      <w:rPr>
                        <w:rFonts w:ascii="Consolas" w:eastAsia="Consolas" w:hAnsi="Consolas" w:cs="Consolas"/>
                        <w:color w:val="50A14F"/>
                        <w:sz w:val="21"/>
                        <w:shd w:val="clear" w:color="auto" w:fill="F8F8F8"/>
                      </w:rPr>
                      <w:t>_point</w:t>
                    </w:r>
                    <w:proofErr w:type="spellEnd"/>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e_p_ggg</w:t>
                    </w:r>
                    <w:proofErr w:type="spellEnd"/>
                    <w:r w:rsidRPr="00002D6B">
                      <w:rPr>
                        <w:rFonts w:ascii="Consolas" w:eastAsia="Consolas" w:hAnsi="Consolas" w:cs="Consolas"/>
                        <w:color w:val="5C5C5C"/>
                        <w:sz w:val="21"/>
                        <w:shd w:val="clear" w:color="auto" w:fill="F8F8F8"/>
                      </w:rPr>
                      <w:t>,</w:t>
                    </w:r>
                  </w:ins>
                </w:p>
                <w:p w14:paraId="132A0EF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42" w:author="yukina minato" w:date="2025-09-07T17:09:00Z" w16du:dateUtc="2025-09-07T09:09:00Z"/>
                      <w:rFonts w:eastAsia="宋体"/>
                      <w:color w:val="5C5C5C"/>
                      <w:szCs w:val="22"/>
                    </w:rPr>
                  </w:pPr>
                  <w:ins w:id="3843"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50A14F"/>
                        <w:sz w:val="21"/>
                      </w:rPr>
                      <w:t>'</w:t>
                    </w:r>
                    <w:proofErr w:type="spellStart"/>
                    <w:proofErr w:type="gramStart"/>
                    <w:r w:rsidRPr="00002D6B">
                      <w:rPr>
                        <w:rFonts w:ascii="Consolas" w:eastAsia="Consolas" w:hAnsi="Consolas" w:cs="Consolas"/>
                        <w:color w:val="50A14F"/>
                        <w:sz w:val="21"/>
                      </w:rPr>
                      <w:t>obscured</w:t>
                    </w:r>
                    <w:proofErr w:type="gramEnd"/>
                    <w:r w:rsidRPr="00002D6B">
                      <w:rPr>
                        <w:rFonts w:ascii="Consolas" w:eastAsia="Consolas" w:hAnsi="Consolas" w:cs="Consolas"/>
                        <w:color w:val="50A14F"/>
                        <w:sz w:val="21"/>
                      </w:rPr>
                      <w:t>_times</w:t>
                    </w:r>
                    <w:proofErr w:type="spellEnd"/>
                    <w:r w:rsidRPr="00002D6B">
                      <w:rPr>
                        <w:rFonts w:ascii="Consolas" w:eastAsia="Consolas" w:hAnsi="Consolas" w:cs="Consolas"/>
                        <w:color w:val="50A14F"/>
                        <w:sz w:val="21"/>
                      </w:rPr>
                      <w:t>'</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o_t_ggg</w:t>
                    </w:r>
                    <w:proofErr w:type="spellEnd"/>
                  </w:ins>
                </w:p>
                <w:p w14:paraId="4F8D06A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44" w:author="yukina minato" w:date="2025-09-07T17:09:00Z" w16du:dateUtc="2025-09-07T09:09:00Z"/>
                      <w:rFonts w:eastAsia="宋体"/>
                      <w:color w:val="5C5C5C"/>
                      <w:szCs w:val="22"/>
                    </w:rPr>
                  </w:pPr>
                  <w:ins w:id="3845" w:author="yukina minato" w:date="2025-09-07T17:09:00Z" w16du:dateUtc="2025-09-07T09:09:00Z">
                    <w:r w:rsidRPr="00002D6B">
                      <w:rPr>
                        <w:rFonts w:ascii="Consolas" w:eastAsia="Consolas" w:hAnsi="Consolas" w:cs="Consolas"/>
                        <w:color w:val="5C5C5C"/>
                        <w:sz w:val="21"/>
                        <w:shd w:val="clear" w:color="auto" w:fill="F8F8F8"/>
                      </w:rPr>
                      <w:t>            })</w:t>
                    </w:r>
                  </w:ins>
                </w:p>
                <w:p w14:paraId="7045F8B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46" w:author="yukina minato" w:date="2025-09-07T17:09:00Z" w16du:dateUtc="2025-09-07T09:09:00Z"/>
                      <w:rFonts w:eastAsia="宋体"/>
                      <w:color w:val="5C5C5C"/>
                      <w:szCs w:val="22"/>
                    </w:rPr>
                  </w:pPr>
                  <w:ins w:id="3847"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proofErr w:type="spellStart"/>
                    <w:r w:rsidRPr="00002D6B">
                      <w:rPr>
                        <w:rFonts w:ascii="Consolas" w:eastAsia="Consolas" w:hAnsi="Consolas" w:cs="Consolas"/>
                        <w:color w:val="50A14F"/>
                        <w:sz w:val="21"/>
                      </w:rPr>
                      <w:t>f"UAV</w:t>
                    </w:r>
                    <w:proofErr w:type="spellEnd"/>
                    <w:r w:rsidRPr="00002D6B">
                      <w:rPr>
                        <w:rFonts w:ascii="Consolas" w:eastAsia="Consolas" w:hAnsi="Consolas" w:cs="Consolas"/>
                        <w:color w:val="50A14F"/>
                        <w:sz w:val="21"/>
                      </w:rPr>
                      <w:t> </w:t>
                    </w:r>
                    <w:r w:rsidRPr="00002D6B">
                      <w:rPr>
                        <w:rFonts w:ascii="Consolas" w:eastAsia="Consolas" w:hAnsi="Consolas" w:cs="Consolas"/>
                        <w:color w:val="E45649"/>
                        <w:sz w:val="21"/>
                      </w:rPr>
                      <w:t>{</w:t>
                    </w:r>
                    <w:proofErr w:type="spellStart"/>
                    <w:r w:rsidRPr="00002D6B">
                      <w:rPr>
                        <w:rFonts w:ascii="Consolas" w:eastAsia="Consolas" w:hAnsi="Consolas" w:cs="Consolas"/>
                        <w:color w:val="E45649"/>
                        <w:sz w:val="21"/>
                      </w:rPr>
                      <w:t>uav_idx</w:t>
                    </w:r>
                    <w:proofErr w:type="spellEnd"/>
                    <w:r w:rsidRPr="00002D6B">
                      <w:rPr>
                        <w:rFonts w:ascii="Consolas" w:eastAsia="Consolas" w:hAnsi="Consolas" w:cs="Consolas"/>
                        <w:color w:val="E45649"/>
                        <w:sz w:val="21"/>
                      </w:rPr>
                      <w:t> + </w:t>
                    </w:r>
                    <w:r w:rsidRPr="00002D6B">
                      <w:rPr>
                        <w:rFonts w:ascii="Consolas" w:eastAsia="Consolas" w:hAnsi="Consolas" w:cs="Consolas"/>
                        <w:color w:val="986801"/>
                        <w:sz w:val="21"/>
                      </w:rPr>
                      <w:t>1</w:t>
                    </w:r>
                    <w:r w:rsidRPr="00002D6B">
                      <w:rPr>
                        <w:rFonts w:ascii="Consolas" w:eastAsia="Consolas" w:hAnsi="Consolas" w:cs="Consolas"/>
                        <w:color w:val="E45649"/>
                        <w:sz w:val="21"/>
                      </w:rPr>
                      <w:t>}</w:t>
                    </w:r>
                    <w:r w:rsidRPr="00002D6B">
                      <w:rPr>
                        <w:rFonts w:ascii="Consolas" w:eastAsia="Consolas" w:hAnsi="Consolas" w:cs="Consolas"/>
                        <w:color w:val="50A14F"/>
                        <w:sz w:val="21"/>
                      </w:rPr>
                      <w:t> </w:t>
                    </w:r>
                    <w:r w:rsidRPr="00002D6B">
                      <w:rPr>
                        <w:rFonts w:ascii="宋体" w:eastAsia="宋体" w:hAnsi="宋体" w:cs="宋体" w:hint="eastAsia"/>
                        <w:color w:val="50A14F"/>
                        <w:sz w:val="21"/>
                      </w:rPr>
                      <w:t>烟雾弹</w:t>
                    </w:r>
                    <w:r w:rsidRPr="00002D6B">
                      <w:rPr>
                        <w:rFonts w:ascii="Consolas" w:eastAsia="Consolas" w:hAnsi="Consolas" w:cs="Consolas"/>
                        <w:color w:val="50A14F"/>
                        <w:sz w:val="21"/>
                      </w:rPr>
                      <w:t> </w:t>
                    </w:r>
                    <w:r w:rsidRPr="00002D6B">
                      <w:rPr>
                        <w:rFonts w:ascii="Consolas" w:eastAsia="Consolas" w:hAnsi="Consolas" w:cs="Consolas"/>
                        <w:color w:val="E45649"/>
                        <w:sz w:val="21"/>
                      </w:rPr>
                      <w:t>{</w:t>
                    </w:r>
                    <w:proofErr w:type="spellStart"/>
                    <w:r w:rsidRPr="00002D6B">
                      <w:rPr>
                        <w:rFonts w:ascii="Consolas" w:eastAsia="Consolas" w:hAnsi="Consolas" w:cs="Consolas"/>
                        <w:color w:val="E45649"/>
                        <w:sz w:val="21"/>
                      </w:rPr>
                      <w:t>smoke_idx</w:t>
                    </w:r>
                    <w:proofErr w:type="spellEnd"/>
                    <w:r w:rsidRPr="00002D6B">
                      <w:rPr>
                        <w:rFonts w:ascii="Consolas" w:eastAsia="Consolas" w:hAnsi="Consolas" w:cs="Consolas"/>
                        <w:color w:val="E45649"/>
                        <w:sz w:val="21"/>
                      </w:rPr>
                      <w:t> + </w:t>
                    </w:r>
                    <w:r w:rsidRPr="00002D6B">
                      <w:rPr>
                        <w:rFonts w:ascii="Consolas" w:eastAsia="Consolas" w:hAnsi="Consolas" w:cs="Consolas"/>
                        <w:color w:val="986801"/>
                        <w:sz w:val="21"/>
                      </w:rPr>
                      <w:t>1</w:t>
                    </w:r>
                    <w:r w:rsidRPr="00002D6B">
                      <w:rPr>
                        <w:rFonts w:ascii="Consolas" w:eastAsia="Consolas" w:hAnsi="Consolas" w:cs="Consolas"/>
                        <w:color w:val="E45649"/>
                        <w:sz w:val="21"/>
                      </w:rPr>
                      <w:t>}</w:t>
                    </w:r>
                    <w:r w:rsidRPr="00002D6B">
                      <w:rPr>
                        <w:rFonts w:ascii="Consolas" w:eastAsia="Consolas" w:hAnsi="Consolas" w:cs="Consolas"/>
                        <w:color w:val="50A14F"/>
                        <w:sz w:val="21"/>
                      </w:rPr>
                      <w:t>:"</w:t>
                    </w:r>
                    <w:r w:rsidRPr="00002D6B">
                      <w:rPr>
                        <w:rFonts w:ascii="Consolas" w:eastAsia="Consolas" w:hAnsi="Consolas" w:cs="Consolas"/>
                        <w:color w:val="5C5C5C"/>
                        <w:sz w:val="21"/>
                      </w:rPr>
                      <w:t>)</w:t>
                    </w:r>
                  </w:ins>
                </w:p>
                <w:p w14:paraId="47640EA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48" w:author="yukina minato" w:date="2025-09-07T17:09:00Z" w16du:dateUtc="2025-09-07T09:09:00Z"/>
                      <w:rFonts w:eastAsia="宋体"/>
                      <w:color w:val="5C5C5C"/>
                      <w:szCs w:val="22"/>
                    </w:rPr>
                  </w:pPr>
                  <w:ins w:id="3849"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print</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f"  </w:t>
                    </w:r>
                    <w:r w:rsidRPr="00002D6B">
                      <w:rPr>
                        <w:rFonts w:ascii="宋体" w:eastAsia="宋体" w:hAnsi="宋体" w:cs="宋体" w:hint="eastAsia"/>
                        <w:color w:val="50A14F"/>
                        <w:sz w:val="21"/>
                        <w:shd w:val="clear" w:color="auto" w:fill="F8F8F8"/>
                      </w:rPr>
                      <w:t>速度</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{speed:</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 m/s, </w:t>
                    </w:r>
                    <w:r w:rsidRPr="00002D6B">
                      <w:rPr>
                        <w:rFonts w:ascii="宋体" w:eastAsia="宋体" w:hAnsi="宋体" w:cs="宋体" w:hint="eastAsia"/>
                        <w:color w:val="50A14F"/>
                        <w:sz w:val="21"/>
                        <w:shd w:val="clear" w:color="auto" w:fill="F8F8F8"/>
                      </w:rPr>
                      <w:t>方向</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{d_d_ggg: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w:t>
                    </w:r>
                  </w:ins>
                </w:p>
                <w:p w14:paraId="6491F12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50" w:author="yukina minato" w:date="2025-09-07T17:09:00Z" w16du:dateUtc="2025-09-07T09:09:00Z"/>
                      <w:rFonts w:eastAsia="宋体"/>
                      <w:color w:val="5C5C5C"/>
                      <w:szCs w:val="22"/>
                    </w:rPr>
                  </w:pPr>
                  <w:ins w:id="3851"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r w:rsidRPr="00002D6B">
                      <w:rPr>
                        <w:rFonts w:ascii="Consolas" w:eastAsia="Consolas" w:hAnsi="Consolas" w:cs="Consolas"/>
                        <w:color w:val="50A14F"/>
                        <w:sz w:val="21"/>
                      </w:rPr>
                      <w:t>f"  </w:t>
                    </w:r>
                    <w:r w:rsidRPr="00002D6B">
                      <w:rPr>
                        <w:rFonts w:ascii="宋体" w:eastAsia="宋体" w:hAnsi="宋体" w:cs="宋体" w:hint="eastAsia"/>
                        <w:color w:val="50A14F"/>
                        <w:sz w:val="21"/>
                      </w:rPr>
                      <w:t>投放时间</w:t>
                    </w:r>
                    <w:r w:rsidRPr="00002D6B">
                      <w:rPr>
                        <w:rFonts w:ascii="Consolas" w:eastAsia="Consolas" w:hAnsi="Consolas" w:cs="Consolas"/>
                        <w:color w:val="50A14F"/>
                        <w:sz w:val="21"/>
                      </w:rPr>
                      <w:t>: </w:t>
                    </w:r>
                    <w:r w:rsidRPr="00002D6B">
                      <w:rPr>
                        <w:rFonts w:ascii="Consolas" w:eastAsia="Consolas" w:hAnsi="Consolas" w:cs="Consolas"/>
                        <w:color w:val="E45649"/>
                        <w:sz w:val="21"/>
                      </w:rPr>
                      <w:t>{d_t_ggg:</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 s, </w:t>
                    </w:r>
                    <w:r w:rsidRPr="00002D6B">
                      <w:rPr>
                        <w:rFonts w:ascii="宋体" w:eastAsia="宋体" w:hAnsi="宋体" w:cs="宋体" w:hint="eastAsia"/>
                        <w:color w:val="50A14F"/>
                        <w:sz w:val="21"/>
                      </w:rPr>
                      <w:t>引爆延迟</w:t>
                    </w:r>
                    <w:r w:rsidRPr="00002D6B">
                      <w:rPr>
                        <w:rFonts w:ascii="Consolas" w:eastAsia="Consolas" w:hAnsi="Consolas" w:cs="Consolas"/>
                        <w:color w:val="50A14F"/>
                        <w:sz w:val="21"/>
                      </w:rPr>
                      <w:t>: </w:t>
                    </w:r>
                    <w:r w:rsidRPr="00002D6B">
                      <w:rPr>
                        <w:rFonts w:ascii="Consolas" w:eastAsia="Consolas" w:hAnsi="Consolas" w:cs="Consolas"/>
                        <w:color w:val="E45649"/>
                        <w:sz w:val="21"/>
                      </w:rPr>
                      <w:t>{d_e_ggg:</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 s"</w:t>
                    </w:r>
                    <w:r w:rsidRPr="00002D6B">
                      <w:rPr>
                        <w:rFonts w:ascii="Consolas" w:eastAsia="Consolas" w:hAnsi="Consolas" w:cs="Consolas"/>
                        <w:color w:val="5C5C5C"/>
                        <w:sz w:val="21"/>
                      </w:rPr>
                      <w:t>)</w:t>
                    </w:r>
                  </w:ins>
                </w:p>
                <w:p w14:paraId="4DDD6DF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52" w:author="yukina minato" w:date="2025-09-07T17:09:00Z" w16du:dateUtc="2025-09-07T09:09:00Z"/>
                      <w:rFonts w:eastAsia="宋体"/>
                      <w:color w:val="5C5C5C"/>
                      <w:szCs w:val="22"/>
                    </w:rPr>
                  </w:pPr>
                  <w:ins w:id="3853"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print</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f"  </w:t>
                    </w:r>
                    <w:r w:rsidRPr="00002D6B">
                      <w:rPr>
                        <w:rFonts w:ascii="宋体" w:eastAsia="宋体" w:hAnsi="宋体" w:cs="宋体" w:hint="eastAsia"/>
                        <w:color w:val="50A14F"/>
                        <w:sz w:val="21"/>
                        <w:shd w:val="clear" w:color="auto" w:fill="F8F8F8"/>
                      </w:rPr>
                      <w:t>投放点</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w:t>
                    </w:r>
                    <w:proofErr w:type="spellStart"/>
                    <w:r w:rsidRPr="00002D6B">
                      <w:rPr>
                        <w:rFonts w:ascii="Consolas" w:eastAsia="Consolas" w:hAnsi="Consolas" w:cs="Consolas"/>
                        <w:color w:val="E45649"/>
                        <w:sz w:val="21"/>
                        <w:shd w:val="clear" w:color="auto" w:fill="F8F8F8"/>
                      </w:rPr>
                      <w:t>d_p_ggg</w:t>
                    </w:r>
                    <w:proofErr w:type="spellEnd"/>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w:t>
                    </w:r>
                    <w:proofErr w:type="spellStart"/>
                    <w:r w:rsidRPr="00002D6B">
                      <w:rPr>
                        <w:rFonts w:ascii="Consolas" w:eastAsia="Consolas" w:hAnsi="Consolas" w:cs="Consolas"/>
                        <w:color w:val="E45649"/>
                        <w:sz w:val="21"/>
                        <w:shd w:val="clear" w:color="auto" w:fill="F8F8F8"/>
                      </w:rPr>
                      <w:t>d_p_ggg</w:t>
                    </w:r>
                    <w:proofErr w:type="spellEnd"/>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w:t>
                    </w:r>
                    <w:proofErr w:type="spellStart"/>
                    <w:r w:rsidRPr="00002D6B">
                      <w:rPr>
                        <w:rFonts w:ascii="Consolas" w:eastAsia="Consolas" w:hAnsi="Consolas" w:cs="Consolas"/>
                        <w:color w:val="E45649"/>
                        <w:sz w:val="21"/>
                        <w:shd w:val="clear" w:color="auto" w:fill="F8F8F8"/>
                      </w:rPr>
                      <w:t>d_p_ggg</w:t>
                    </w:r>
                    <w:proofErr w:type="spellEnd"/>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w:t>
                    </w:r>
                  </w:ins>
                </w:p>
                <w:p w14:paraId="42D1505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54" w:author="yukina minato" w:date="2025-09-07T17:09:00Z" w16du:dateUtc="2025-09-07T09:09:00Z"/>
                      <w:rFonts w:eastAsia="宋体"/>
                      <w:color w:val="5C5C5C"/>
                      <w:szCs w:val="22"/>
                    </w:rPr>
                  </w:pPr>
                  <w:ins w:id="3855"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r w:rsidRPr="00002D6B">
                      <w:rPr>
                        <w:rFonts w:ascii="Consolas" w:eastAsia="Consolas" w:hAnsi="Consolas" w:cs="Consolas"/>
                        <w:color w:val="50A14F"/>
                        <w:sz w:val="21"/>
                      </w:rPr>
                      <w:t>f"  </w:t>
                    </w:r>
                    <w:r w:rsidRPr="00002D6B">
                      <w:rPr>
                        <w:rFonts w:ascii="宋体" w:eastAsia="宋体" w:hAnsi="宋体" w:cs="宋体" w:hint="eastAsia"/>
                        <w:color w:val="50A14F"/>
                        <w:sz w:val="21"/>
                      </w:rPr>
                      <w:t>爆炸点</w:t>
                    </w:r>
                    <w:r w:rsidRPr="00002D6B">
                      <w:rPr>
                        <w:rFonts w:ascii="Consolas" w:eastAsia="Consolas" w:hAnsi="Consolas" w:cs="Consolas"/>
                        <w:color w:val="50A14F"/>
                        <w:sz w:val="21"/>
                      </w:rPr>
                      <w:t>: (</w:t>
                    </w:r>
                    <w:r w:rsidRPr="00002D6B">
                      <w:rPr>
                        <w:rFonts w:ascii="Consolas" w:eastAsia="Consolas" w:hAnsi="Consolas" w:cs="Consolas"/>
                        <w:color w:val="E45649"/>
                        <w:sz w:val="21"/>
                      </w:rPr>
                      <w:t>{</w:t>
                    </w:r>
                    <w:proofErr w:type="spellStart"/>
                    <w:r w:rsidRPr="00002D6B">
                      <w:rPr>
                        <w:rFonts w:ascii="Consolas" w:eastAsia="Consolas" w:hAnsi="Consolas" w:cs="Consolas"/>
                        <w:color w:val="E45649"/>
                        <w:sz w:val="21"/>
                      </w:rPr>
                      <w:t>e_p_ggg</w:t>
                    </w:r>
                    <w:proofErr w:type="spellEnd"/>
                    <w:r w:rsidRPr="00002D6B">
                      <w:rPr>
                        <w:rFonts w:ascii="Consolas" w:eastAsia="Consolas" w:hAnsi="Consolas" w:cs="Consolas"/>
                        <w:color w:val="E45649"/>
                        <w:sz w:val="21"/>
                      </w:rPr>
                      <w:t>[</w:t>
                    </w:r>
                    <w:r w:rsidRPr="00002D6B">
                      <w:rPr>
                        <w:rFonts w:ascii="Consolas" w:eastAsia="Consolas" w:hAnsi="Consolas" w:cs="Consolas"/>
                        <w:color w:val="986801"/>
                        <w:sz w:val="21"/>
                      </w:rPr>
                      <w:t>0</w:t>
                    </w:r>
                    <w:r w:rsidRPr="00002D6B">
                      <w:rPr>
                        <w:rFonts w:ascii="Consolas" w:eastAsia="Consolas" w:hAnsi="Consolas" w:cs="Consolas"/>
                        <w:color w:val="E45649"/>
                        <w:sz w:val="21"/>
                      </w:rPr>
                      <w:t>]:</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 </w:t>
                    </w:r>
                    <w:r w:rsidRPr="00002D6B">
                      <w:rPr>
                        <w:rFonts w:ascii="Consolas" w:eastAsia="Consolas" w:hAnsi="Consolas" w:cs="Consolas"/>
                        <w:color w:val="E45649"/>
                        <w:sz w:val="21"/>
                      </w:rPr>
                      <w:t>{</w:t>
                    </w:r>
                    <w:proofErr w:type="spellStart"/>
                    <w:r w:rsidRPr="00002D6B">
                      <w:rPr>
                        <w:rFonts w:ascii="Consolas" w:eastAsia="Consolas" w:hAnsi="Consolas" w:cs="Consolas"/>
                        <w:color w:val="E45649"/>
                        <w:sz w:val="21"/>
                      </w:rPr>
                      <w:t>e_p_ggg</w:t>
                    </w:r>
                    <w:proofErr w:type="spellEnd"/>
                    <w:r w:rsidRPr="00002D6B">
                      <w:rPr>
                        <w:rFonts w:ascii="Consolas" w:eastAsia="Consolas" w:hAnsi="Consolas" w:cs="Consolas"/>
                        <w:color w:val="E45649"/>
                        <w:sz w:val="21"/>
                      </w:rPr>
                      <w:t>[</w:t>
                    </w:r>
                    <w:r w:rsidRPr="00002D6B">
                      <w:rPr>
                        <w:rFonts w:ascii="Consolas" w:eastAsia="Consolas" w:hAnsi="Consolas" w:cs="Consolas"/>
                        <w:color w:val="986801"/>
                        <w:sz w:val="21"/>
                      </w:rPr>
                      <w:t>1</w:t>
                    </w:r>
                    <w:r w:rsidRPr="00002D6B">
                      <w:rPr>
                        <w:rFonts w:ascii="Consolas" w:eastAsia="Consolas" w:hAnsi="Consolas" w:cs="Consolas"/>
                        <w:color w:val="E45649"/>
                        <w:sz w:val="21"/>
                      </w:rPr>
                      <w:t>]:</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 </w:t>
                    </w:r>
                    <w:r w:rsidRPr="00002D6B">
                      <w:rPr>
                        <w:rFonts w:ascii="Consolas" w:eastAsia="Consolas" w:hAnsi="Consolas" w:cs="Consolas"/>
                        <w:color w:val="E45649"/>
                        <w:sz w:val="21"/>
                      </w:rPr>
                      <w:t>{</w:t>
                    </w:r>
                    <w:proofErr w:type="spellStart"/>
                    <w:r w:rsidRPr="00002D6B">
                      <w:rPr>
                        <w:rFonts w:ascii="Consolas" w:eastAsia="Consolas" w:hAnsi="Consolas" w:cs="Consolas"/>
                        <w:color w:val="E45649"/>
                        <w:sz w:val="21"/>
                      </w:rPr>
                      <w:t>e_p_ggg</w:t>
                    </w:r>
                    <w:proofErr w:type="spellEnd"/>
                    <w:r w:rsidRPr="00002D6B">
                      <w:rPr>
                        <w:rFonts w:ascii="Consolas" w:eastAsia="Consolas" w:hAnsi="Consolas" w:cs="Consolas"/>
                        <w:color w:val="E45649"/>
                        <w:sz w:val="21"/>
                      </w:rPr>
                      <w:t>[</w:t>
                    </w:r>
                    <w:r w:rsidRPr="00002D6B">
                      <w:rPr>
                        <w:rFonts w:ascii="Consolas" w:eastAsia="Consolas" w:hAnsi="Consolas" w:cs="Consolas"/>
                        <w:color w:val="986801"/>
                        <w:sz w:val="21"/>
                      </w:rPr>
                      <w:t>2</w:t>
                    </w:r>
                    <w:r w:rsidRPr="00002D6B">
                      <w:rPr>
                        <w:rFonts w:ascii="Consolas" w:eastAsia="Consolas" w:hAnsi="Consolas" w:cs="Consolas"/>
                        <w:color w:val="E45649"/>
                        <w:sz w:val="21"/>
                      </w:rPr>
                      <w:t>]:</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w:t>
                    </w:r>
                    <w:r w:rsidRPr="00002D6B">
                      <w:rPr>
                        <w:rFonts w:ascii="Consolas" w:eastAsia="Consolas" w:hAnsi="Consolas" w:cs="Consolas"/>
                        <w:color w:val="5C5C5C"/>
                        <w:sz w:val="21"/>
                      </w:rPr>
                      <w:t>)</w:t>
                    </w:r>
                  </w:ins>
                </w:p>
                <w:p w14:paraId="7302D8E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56" w:author="yukina minato" w:date="2025-09-07T17:09:00Z" w16du:dateUtc="2025-09-07T09:09:00Z"/>
                      <w:rFonts w:eastAsia="宋体"/>
                      <w:color w:val="5C5C5C"/>
                      <w:szCs w:val="22"/>
                    </w:rPr>
                  </w:pPr>
                  <w:ins w:id="3857"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print</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f"  </w:t>
                    </w:r>
                    <w:r w:rsidRPr="00002D6B">
                      <w:rPr>
                        <w:rFonts w:ascii="宋体" w:eastAsia="宋体" w:hAnsi="宋体" w:cs="宋体" w:hint="eastAsia"/>
                        <w:color w:val="50A14F"/>
                        <w:sz w:val="21"/>
                        <w:shd w:val="clear" w:color="auto" w:fill="F8F8F8"/>
                      </w:rPr>
                      <w:t>对</w:t>
                    </w:r>
                    <w:r w:rsidRPr="00002D6B">
                      <w:rPr>
                        <w:rFonts w:ascii="Consolas" w:eastAsia="Consolas" w:hAnsi="Consolas" w:cs="Consolas"/>
                        <w:color w:val="50A14F"/>
                        <w:sz w:val="21"/>
                        <w:shd w:val="clear" w:color="auto" w:fill="F8F8F8"/>
                      </w:rPr>
                      <w:t>M1</w:t>
                    </w:r>
                    <w:r w:rsidRPr="00002D6B">
                      <w:rPr>
                        <w:rFonts w:ascii="宋体" w:eastAsia="宋体" w:hAnsi="宋体" w:cs="宋体" w:hint="eastAsia"/>
                        <w:color w:val="50A14F"/>
                        <w:sz w:val="21"/>
                        <w:shd w:val="clear" w:color="auto" w:fill="F8F8F8"/>
                      </w:rPr>
                      <w:t>遮蔽时间</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w:t>
                    </w:r>
                    <w:proofErr w:type="spellStart"/>
                    <w:r w:rsidRPr="00002D6B">
                      <w:rPr>
                        <w:rFonts w:ascii="Consolas" w:eastAsia="Consolas" w:hAnsi="Consolas" w:cs="Consolas"/>
                        <w:color w:val="E45649"/>
                        <w:sz w:val="21"/>
                        <w:shd w:val="clear" w:color="auto" w:fill="F8F8F8"/>
                      </w:rPr>
                      <w:t>o_t_ggg</w:t>
                    </w:r>
                    <w:proofErr w:type="spellEnd"/>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 s"</w:t>
                    </w:r>
                    <w:r w:rsidRPr="00002D6B">
                      <w:rPr>
                        <w:rFonts w:ascii="Consolas" w:eastAsia="Consolas" w:hAnsi="Consolas" w:cs="Consolas"/>
                        <w:color w:val="5C5C5C"/>
                        <w:sz w:val="21"/>
                        <w:shd w:val="clear" w:color="auto" w:fill="F8F8F8"/>
                      </w:rPr>
                      <w:t>)</w:t>
                    </w:r>
                  </w:ins>
                </w:p>
                <w:p w14:paraId="4F4775C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58" w:author="yukina minato" w:date="2025-09-07T17:09:00Z" w16du:dateUtc="2025-09-07T09:09:00Z"/>
                      <w:rFonts w:eastAsia="宋体"/>
                      <w:color w:val="5C5C5C"/>
                      <w:szCs w:val="22"/>
                    </w:rPr>
                  </w:pPr>
                  <w:ins w:id="3859"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r w:rsidRPr="00002D6B">
                      <w:rPr>
                        <w:rFonts w:ascii="Consolas" w:eastAsia="Consolas" w:hAnsi="Consolas" w:cs="Consolas"/>
                        <w:color w:val="50A14F"/>
                        <w:sz w:val="21"/>
                      </w:rPr>
                      <w:t>f"  </w:t>
                    </w:r>
                    <w:r w:rsidRPr="00002D6B">
                      <w:rPr>
                        <w:rFonts w:ascii="宋体" w:eastAsia="宋体" w:hAnsi="宋体" w:cs="宋体" w:hint="eastAsia"/>
                        <w:color w:val="50A14F"/>
                        <w:sz w:val="21"/>
                      </w:rPr>
                      <w:t>对</w:t>
                    </w:r>
                    <w:r w:rsidRPr="00002D6B">
                      <w:rPr>
                        <w:rFonts w:ascii="Consolas" w:eastAsia="Consolas" w:hAnsi="Consolas" w:cs="Consolas"/>
                        <w:color w:val="50A14F"/>
                        <w:sz w:val="21"/>
                      </w:rPr>
                      <w:t>M2</w:t>
                    </w:r>
                    <w:r w:rsidRPr="00002D6B">
                      <w:rPr>
                        <w:rFonts w:ascii="宋体" w:eastAsia="宋体" w:hAnsi="宋体" w:cs="宋体" w:hint="eastAsia"/>
                        <w:color w:val="50A14F"/>
                        <w:sz w:val="21"/>
                      </w:rPr>
                      <w:t>遮蔽时间</w:t>
                    </w:r>
                    <w:r w:rsidRPr="00002D6B">
                      <w:rPr>
                        <w:rFonts w:ascii="Consolas" w:eastAsia="Consolas" w:hAnsi="Consolas" w:cs="Consolas"/>
                        <w:color w:val="50A14F"/>
                        <w:sz w:val="21"/>
                      </w:rPr>
                      <w:t>: </w:t>
                    </w:r>
                    <w:r w:rsidRPr="00002D6B">
                      <w:rPr>
                        <w:rFonts w:ascii="Consolas" w:eastAsia="Consolas" w:hAnsi="Consolas" w:cs="Consolas"/>
                        <w:color w:val="E45649"/>
                        <w:sz w:val="21"/>
                      </w:rPr>
                      <w:t>{</w:t>
                    </w:r>
                    <w:proofErr w:type="spellStart"/>
                    <w:r w:rsidRPr="00002D6B">
                      <w:rPr>
                        <w:rFonts w:ascii="Consolas" w:eastAsia="Consolas" w:hAnsi="Consolas" w:cs="Consolas"/>
                        <w:color w:val="E45649"/>
                        <w:sz w:val="21"/>
                      </w:rPr>
                      <w:t>o_t_ggg</w:t>
                    </w:r>
                    <w:proofErr w:type="spellEnd"/>
                    <w:r w:rsidRPr="00002D6B">
                      <w:rPr>
                        <w:rFonts w:ascii="Consolas" w:eastAsia="Consolas" w:hAnsi="Consolas" w:cs="Consolas"/>
                        <w:color w:val="E45649"/>
                        <w:sz w:val="21"/>
                      </w:rPr>
                      <w:t>[</w:t>
                    </w:r>
                    <w:r w:rsidRPr="00002D6B">
                      <w:rPr>
                        <w:rFonts w:ascii="Consolas" w:eastAsia="Consolas" w:hAnsi="Consolas" w:cs="Consolas"/>
                        <w:color w:val="986801"/>
                        <w:sz w:val="21"/>
                      </w:rPr>
                      <w:t>1</w:t>
                    </w:r>
                    <w:r w:rsidRPr="00002D6B">
                      <w:rPr>
                        <w:rFonts w:ascii="Consolas" w:eastAsia="Consolas" w:hAnsi="Consolas" w:cs="Consolas"/>
                        <w:color w:val="E45649"/>
                        <w:sz w:val="21"/>
                      </w:rPr>
                      <w:t>]:</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 s"</w:t>
                    </w:r>
                    <w:r w:rsidRPr="00002D6B">
                      <w:rPr>
                        <w:rFonts w:ascii="Consolas" w:eastAsia="Consolas" w:hAnsi="Consolas" w:cs="Consolas"/>
                        <w:color w:val="5C5C5C"/>
                        <w:sz w:val="21"/>
                      </w:rPr>
                      <w:t>)</w:t>
                    </w:r>
                  </w:ins>
                </w:p>
                <w:p w14:paraId="037E09C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60" w:author="yukina minato" w:date="2025-09-07T17:09:00Z" w16du:dateUtc="2025-09-07T09:09:00Z"/>
                      <w:rFonts w:eastAsia="宋体"/>
                      <w:color w:val="5C5C5C"/>
                      <w:szCs w:val="22"/>
                    </w:rPr>
                  </w:pPr>
                  <w:ins w:id="3861"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print</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f"  </w:t>
                    </w:r>
                    <w:r w:rsidRPr="00002D6B">
                      <w:rPr>
                        <w:rFonts w:ascii="宋体" w:eastAsia="宋体" w:hAnsi="宋体" w:cs="宋体" w:hint="eastAsia"/>
                        <w:color w:val="50A14F"/>
                        <w:sz w:val="21"/>
                        <w:shd w:val="clear" w:color="auto" w:fill="F8F8F8"/>
                      </w:rPr>
                      <w:t>对</w:t>
                    </w:r>
                    <w:r w:rsidRPr="00002D6B">
                      <w:rPr>
                        <w:rFonts w:ascii="Consolas" w:eastAsia="Consolas" w:hAnsi="Consolas" w:cs="Consolas"/>
                        <w:color w:val="50A14F"/>
                        <w:sz w:val="21"/>
                        <w:shd w:val="clear" w:color="auto" w:fill="F8F8F8"/>
                      </w:rPr>
                      <w:t>M3</w:t>
                    </w:r>
                    <w:r w:rsidRPr="00002D6B">
                      <w:rPr>
                        <w:rFonts w:ascii="宋体" w:eastAsia="宋体" w:hAnsi="宋体" w:cs="宋体" w:hint="eastAsia"/>
                        <w:color w:val="50A14F"/>
                        <w:sz w:val="21"/>
                        <w:shd w:val="clear" w:color="auto" w:fill="F8F8F8"/>
                      </w:rPr>
                      <w:t>遮蔽时间</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w:t>
                    </w:r>
                    <w:proofErr w:type="spellStart"/>
                    <w:r w:rsidRPr="00002D6B">
                      <w:rPr>
                        <w:rFonts w:ascii="Consolas" w:eastAsia="Consolas" w:hAnsi="Consolas" w:cs="Consolas"/>
                        <w:color w:val="E45649"/>
                        <w:sz w:val="21"/>
                        <w:shd w:val="clear" w:color="auto" w:fill="F8F8F8"/>
                      </w:rPr>
                      <w:t>o_t_ggg</w:t>
                    </w:r>
                    <w:proofErr w:type="spellEnd"/>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 s"</w:t>
                    </w:r>
                    <w:r w:rsidRPr="00002D6B">
                      <w:rPr>
                        <w:rFonts w:ascii="Consolas" w:eastAsia="Consolas" w:hAnsi="Consolas" w:cs="Consolas"/>
                        <w:color w:val="5C5C5C"/>
                        <w:sz w:val="21"/>
                        <w:shd w:val="clear" w:color="auto" w:fill="F8F8F8"/>
                      </w:rPr>
                      <w:t>)</w:t>
                    </w:r>
                  </w:ins>
                </w:p>
                <w:p w14:paraId="1549801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62" w:author="yukina minato" w:date="2025-09-07T17:09:00Z" w16du:dateUtc="2025-09-07T09:09:00Z"/>
                      <w:rFonts w:eastAsia="宋体"/>
                      <w:color w:val="5C5C5C"/>
                      <w:szCs w:val="22"/>
                    </w:rPr>
                  </w:pPr>
                  <w:ins w:id="3863" w:author="yukina minato" w:date="2025-09-07T17:09:00Z" w16du:dateUtc="2025-09-07T09:09:00Z">
                    <w:r w:rsidRPr="00002D6B">
                      <w:rPr>
                        <w:rFonts w:ascii="Consolas" w:eastAsia="Consolas" w:hAnsi="Consolas" w:cs="Consolas"/>
                        <w:color w:val="5C5C5C"/>
                        <w:sz w:val="21"/>
                      </w:rPr>
                      <w:t>            </w:t>
                    </w:r>
                    <w:proofErr w:type="gramStart"/>
                    <w:r w:rsidRPr="00002D6B">
                      <w:rPr>
                        <w:rFonts w:ascii="Consolas" w:eastAsia="Consolas" w:hAnsi="Consolas" w:cs="Consolas"/>
                        <w:color w:val="C18401"/>
                        <w:sz w:val="21"/>
                      </w:rPr>
                      <w:t>print</w:t>
                    </w:r>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w:t>
                    </w:r>
                  </w:ins>
                </w:p>
                <w:p w14:paraId="3FC2DA2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64" w:author="yukina minato" w:date="2025-09-07T17:09:00Z" w16du:dateUtc="2025-09-07T09:09:00Z"/>
                      <w:rFonts w:eastAsia="宋体"/>
                      <w:color w:val="5C5C5C"/>
                      <w:szCs w:val="22"/>
                    </w:rPr>
                  </w:pPr>
                  <w:ins w:id="3865"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t_o_ggg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c_i_ggg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b_i_ggg</w:t>
                    </w:r>
                    <w:proofErr w:type="spellEnd"/>
                    <w:r w:rsidRPr="00002D6B">
                      <w:rPr>
                        <w:rFonts w:ascii="Consolas" w:eastAsia="Consolas" w:hAnsi="Consolas" w:cs="Consolas"/>
                        <w:color w:val="5C5C5C"/>
                        <w:sz w:val="21"/>
                        <w:shd w:val="clear" w:color="auto" w:fill="F8F8F8"/>
                      </w:rPr>
                      <w:t>)</w:t>
                    </w:r>
                  </w:ins>
                </w:p>
                <w:p w14:paraId="3138CD8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66" w:author="yukina minato" w:date="2025-09-07T17:09:00Z" w16du:dateUtc="2025-09-07T09:09:00Z"/>
                      <w:rFonts w:eastAsia="宋体"/>
                      <w:color w:val="5C5C5C"/>
                      <w:szCs w:val="22"/>
                    </w:rPr>
                  </w:pPr>
                  <w:ins w:id="3867"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r w:rsidRPr="00002D6B">
                      <w:rPr>
                        <w:rFonts w:ascii="Consolas" w:eastAsia="Consolas" w:hAnsi="Consolas" w:cs="Consolas"/>
                        <w:color w:val="50A14F"/>
                        <w:sz w:val="21"/>
                      </w:rPr>
                      <w:t>f"\n</w:t>
                    </w:r>
                    <w:r w:rsidRPr="00002D6B">
                      <w:rPr>
                        <w:rFonts w:ascii="宋体" w:eastAsia="宋体" w:hAnsi="宋体" w:cs="宋体" w:hint="eastAsia"/>
                        <w:color w:val="50A14F"/>
                        <w:sz w:val="21"/>
                      </w:rPr>
                      <w:t>最终适应度得分</w:t>
                    </w:r>
                    <w:r w:rsidRPr="00002D6B">
                      <w:rPr>
                        <w:rFonts w:ascii="Consolas" w:eastAsia="Consolas" w:hAnsi="Consolas" w:cs="Consolas"/>
                        <w:color w:val="50A14F"/>
                        <w:sz w:val="21"/>
                      </w:rPr>
                      <w:t> (</w:t>
                    </w:r>
                    <w:r w:rsidRPr="00002D6B">
                      <w:rPr>
                        <w:rFonts w:ascii="宋体" w:eastAsia="宋体" w:hAnsi="宋体" w:cs="宋体" w:hint="eastAsia"/>
                        <w:color w:val="50A14F"/>
                        <w:sz w:val="21"/>
                      </w:rPr>
                      <w:t>各导弹遮蔽时间总和</w:t>
                    </w:r>
                    <w:r w:rsidRPr="00002D6B">
                      <w:rPr>
                        <w:rFonts w:ascii="Consolas" w:eastAsia="Consolas" w:hAnsi="Consolas" w:cs="Consolas"/>
                        <w:color w:val="50A14F"/>
                        <w:sz w:val="21"/>
                      </w:rPr>
                      <w:t>): </w:t>
                    </w:r>
                    <w:r w:rsidRPr="00002D6B">
                      <w:rPr>
                        <w:rFonts w:ascii="Consolas" w:eastAsia="Consolas" w:hAnsi="Consolas" w:cs="Consolas"/>
                        <w:color w:val="E45649"/>
                        <w:sz w:val="21"/>
                      </w:rPr>
                      <w:t>{t_o_ggg:</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 s"</w:t>
                    </w:r>
                    <w:r w:rsidRPr="00002D6B">
                      <w:rPr>
                        <w:rFonts w:ascii="Consolas" w:eastAsia="Consolas" w:hAnsi="Consolas" w:cs="Consolas"/>
                        <w:color w:val="5C5C5C"/>
                        <w:sz w:val="21"/>
                      </w:rPr>
                      <w:t>)</w:t>
                    </w:r>
                  </w:ins>
                </w:p>
                <w:p w14:paraId="6B32BF4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68" w:author="yukina minato" w:date="2025-09-07T17:09:00Z" w16du:dateUtc="2025-09-07T09:09:00Z"/>
                      <w:rFonts w:eastAsia="宋体"/>
                      <w:color w:val="5C5C5C"/>
                      <w:szCs w:val="22"/>
                    </w:rPr>
                  </w:pPr>
                  <w:ins w:id="3869"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s_d_ggg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t_o_ggg</w:t>
                    </w:r>
                    <w:proofErr w:type="spellEnd"/>
                  </w:ins>
                </w:p>
                <w:p w14:paraId="14E159A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3870" w:author="yukina minato" w:date="2025-09-07T17:09:00Z" w16du:dateUtc="2025-09-07T09:09:00Z"/>
                      <w:rFonts w:eastAsia="宋体"/>
                      <w:color w:val="5C5C5C"/>
                      <w:szCs w:val="22"/>
                    </w:rPr>
                  </w:pPr>
                </w:p>
                <w:p w14:paraId="2438C7D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71" w:author="yukina minato" w:date="2025-09-07T17:09:00Z" w16du:dateUtc="2025-09-07T09:09:00Z"/>
                      <w:rFonts w:eastAsia="宋体"/>
                      <w:color w:val="5C5C5C"/>
                      <w:szCs w:val="22"/>
                    </w:rPr>
                  </w:pPr>
                  <w:ins w:id="3872" w:author="yukina minato" w:date="2025-09-07T17:09:00Z" w16du:dateUtc="2025-09-07T09:09:00Z">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5C5C5C"/>
                        <w:sz w:val="21"/>
                        <w:shd w:val="clear" w:color="auto" w:fill="F8F8F8"/>
                      </w:rPr>
                      <w:t>main(</w:t>
                    </w:r>
                    <w:proofErr w:type="gramEnd"/>
                    <w:r w:rsidRPr="00002D6B">
                      <w:rPr>
                        <w:rFonts w:ascii="Consolas" w:eastAsia="Consolas" w:hAnsi="Consolas" w:cs="Consolas"/>
                        <w:color w:val="5C5C5C"/>
                        <w:sz w:val="21"/>
                        <w:shd w:val="clear" w:color="auto" w:fill="F8F8F8"/>
                      </w:rPr>
                      <w:t>):</w:t>
                    </w:r>
                  </w:ins>
                </w:p>
                <w:p w14:paraId="31564B3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73" w:author="yukina minato" w:date="2025-09-07T17:09:00Z" w16du:dateUtc="2025-09-07T09:09:00Z"/>
                      <w:rFonts w:eastAsia="宋体"/>
                      <w:color w:val="5C5C5C"/>
                      <w:szCs w:val="22"/>
                    </w:rPr>
                  </w:pPr>
                  <w:ins w:id="3874"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开始优化</w:t>
                    </w:r>
                    <w:r w:rsidRPr="00002D6B">
                      <w:rPr>
                        <w:rFonts w:ascii="Consolas" w:eastAsia="Consolas" w:hAnsi="Consolas" w:cs="Consolas"/>
                        <w:color w:val="50A14F"/>
                        <w:sz w:val="21"/>
                      </w:rPr>
                      <w:t>..."</w:t>
                    </w:r>
                    <w:r w:rsidRPr="00002D6B">
                      <w:rPr>
                        <w:rFonts w:ascii="Consolas" w:eastAsia="Consolas" w:hAnsi="Consolas" w:cs="Consolas"/>
                        <w:color w:val="5C5C5C"/>
                        <w:sz w:val="21"/>
                      </w:rPr>
                      <w:t>)</w:t>
                    </w:r>
                  </w:ins>
                </w:p>
                <w:p w14:paraId="5690FA0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75" w:author="yukina minato" w:date="2025-09-07T17:09:00Z" w16du:dateUtc="2025-09-07T09:09:00Z"/>
                      <w:rFonts w:eastAsia="宋体"/>
                      <w:color w:val="5C5C5C"/>
                      <w:szCs w:val="22"/>
                    </w:rPr>
                  </w:pPr>
                  <w:ins w:id="3876"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s_m_ggg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time.time</w:t>
                    </w:r>
                    <w:proofErr w:type="spellEnd"/>
                    <w:proofErr w:type="gramEnd"/>
                    <w:r w:rsidRPr="00002D6B">
                      <w:rPr>
                        <w:rFonts w:ascii="Consolas" w:eastAsia="Consolas" w:hAnsi="Consolas" w:cs="Consolas"/>
                        <w:color w:val="5C5C5C"/>
                        <w:sz w:val="21"/>
                        <w:shd w:val="clear" w:color="auto" w:fill="F8F8F8"/>
                      </w:rPr>
                      <w:t>()</w:t>
                    </w:r>
                  </w:ins>
                </w:p>
                <w:p w14:paraId="12D42E4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77" w:author="yukina minato" w:date="2025-09-07T17:09:00Z" w16du:dateUtc="2025-09-07T09:09:00Z"/>
                      <w:rFonts w:eastAsia="宋体"/>
                      <w:color w:val="5C5C5C"/>
                      <w:szCs w:val="22"/>
                    </w:rPr>
                  </w:pPr>
                  <w:ins w:id="3878"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b_i_ggg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b_f_ggg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f_h_ggg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g_a_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w:t>
                    </w:r>
                  </w:ins>
                </w:p>
                <w:p w14:paraId="7100A79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79" w:author="yukina minato" w:date="2025-09-07T17:09:00Z" w16du:dateUtc="2025-09-07T09:09:00Z"/>
                      <w:rFonts w:eastAsia="宋体"/>
                      <w:color w:val="5C5C5C"/>
                      <w:szCs w:val="22"/>
                    </w:rPr>
                  </w:pPr>
                  <w:ins w:id="3880" w:author="yukina minato" w:date="2025-09-07T17:09:00Z" w16du:dateUtc="2025-09-07T09:09: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e_m_ggg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time.time</w:t>
                    </w:r>
                    <w:proofErr w:type="spellEnd"/>
                    <w:proofErr w:type="gramEnd"/>
                    <w:r w:rsidRPr="00002D6B">
                      <w:rPr>
                        <w:rFonts w:ascii="Consolas" w:eastAsia="Consolas" w:hAnsi="Consolas" w:cs="Consolas"/>
                        <w:color w:val="5C5C5C"/>
                        <w:sz w:val="21"/>
                        <w:shd w:val="clear" w:color="auto" w:fill="F8F8F8"/>
                      </w:rPr>
                      <w:t>()</w:t>
                    </w:r>
                  </w:ins>
                </w:p>
                <w:p w14:paraId="412B575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81" w:author="yukina minato" w:date="2025-09-07T17:09:00Z" w16du:dateUtc="2025-09-07T09:09:00Z"/>
                      <w:rFonts w:eastAsia="宋体"/>
                      <w:color w:val="5C5C5C"/>
                      <w:szCs w:val="22"/>
                    </w:rPr>
                  </w:pPr>
                  <w:ins w:id="3882" w:author="yukina minato" w:date="2025-09-07T17:09:00Z" w16du:dateUtc="2025-09-07T09:09:00Z">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r w:rsidRPr="00002D6B">
                      <w:rPr>
                        <w:rFonts w:ascii="Consolas" w:eastAsia="Consolas" w:hAnsi="Consolas" w:cs="Consolas"/>
                        <w:color w:val="50A14F"/>
                        <w:sz w:val="21"/>
                      </w:rPr>
                      <w:t>f"</w:t>
                    </w:r>
                    <w:r w:rsidRPr="00002D6B">
                      <w:rPr>
                        <w:rFonts w:ascii="宋体" w:eastAsia="宋体" w:hAnsi="宋体" w:cs="宋体" w:hint="eastAsia"/>
                        <w:color w:val="50A14F"/>
                        <w:sz w:val="21"/>
                      </w:rPr>
                      <w:t>优化完成，耗时</w:t>
                    </w:r>
                    <w:r w:rsidRPr="00002D6B">
                      <w:rPr>
                        <w:rFonts w:ascii="Consolas" w:eastAsia="Consolas" w:hAnsi="Consolas" w:cs="Consolas"/>
                        <w:color w:val="50A14F"/>
                        <w:sz w:val="21"/>
                      </w:rPr>
                      <w:t>: </w:t>
                    </w:r>
                    <w:r w:rsidRPr="00002D6B">
                      <w:rPr>
                        <w:rFonts w:ascii="Consolas" w:eastAsia="Consolas" w:hAnsi="Consolas" w:cs="Consolas"/>
                        <w:color w:val="E45649"/>
                        <w:sz w:val="21"/>
                      </w:rPr>
                      <w:t>{</w:t>
                    </w:r>
                    <w:proofErr w:type="spellStart"/>
                    <w:r w:rsidRPr="00002D6B">
                      <w:rPr>
                        <w:rFonts w:ascii="Consolas" w:eastAsia="Consolas" w:hAnsi="Consolas" w:cs="Consolas"/>
                        <w:color w:val="E45649"/>
                        <w:sz w:val="21"/>
                      </w:rPr>
                      <w:t>e_m_ggg</w:t>
                    </w:r>
                    <w:proofErr w:type="spellEnd"/>
                    <w:r w:rsidRPr="00002D6B">
                      <w:rPr>
                        <w:rFonts w:ascii="Consolas" w:eastAsia="Consolas" w:hAnsi="Consolas" w:cs="Consolas"/>
                        <w:color w:val="E45649"/>
                        <w:sz w:val="21"/>
                      </w:rPr>
                      <w:t> - s_m_ggg:</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 </w:t>
                    </w:r>
                    <w:r w:rsidRPr="00002D6B">
                      <w:rPr>
                        <w:rFonts w:ascii="宋体" w:eastAsia="宋体" w:hAnsi="宋体" w:cs="宋体" w:hint="eastAsia"/>
                        <w:color w:val="50A14F"/>
                        <w:sz w:val="21"/>
                      </w:rPr>
                      <w:t>秒</w:t>
                    </w:r>
                    <w:r w:rsidRPr="00002D6B">
                      <w:rPr>
                        <w:rFonts w:ascii="Consolas" w:eastAsia="Consolas" w:hAnsi="Consolas" w:cs="Consolas"/>
                        <w:color w:val="50A14F"/>
                        <w:sz w:val="21"/>
                      </w:rPr>
                      <w:t>"</w:t>
                    </w:r>
                    <w:r w:rsidRPr="00002D6B">
                      <w:rPr>
                        <w:rFonts w:ascii="Consolas" w:eastAsia="Consolas" w:hAnsi="Consolas" w:cs="Consolas"/>
                        <w:color w:val="5C5C5C"/>
                        <w:sz w:val="21"/>
                      </w:rPr>
                      <w:t>)</w:t>
                    </w:r>
                  </w:ins>
                </w:p>
                <w:p w14:paraId="36C1FFF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83" w:author="yukina minato" w:date="2025-09-07T17:09:00Z" w16du:dateUtc="2025-09-07T09:09:00Z"/>
                      <w:rFonts w:eastAsia="宋体"/>
                      <w:color w:val="5C5C5C"/>
                      <w:szCs w:val="22"/>
                    </w:rPr>
                  </w:pPr>
                  <w:ins w:id="3884"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print</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f"</w:t>
                    </w:r>
                    <w:r w:rsidRPr="00002D6B">
                      <w:rPr>
                        <w:rFonts w:ascii="宋体" w:eastAsia="宋体" w:hAnsi="宋体" w:cs="宋体" w:hint="eastAsia"/>
                        <w:color w:val="50A14F"/>
                        <w:sz w:val="21"/>
                        <w:shd w:val="clear" w:color="auto" w:fill="F8F8F8"/>
                      </w:rPr>
                      <w:t>最佳适应度</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{b_f_ggg: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w:t>
                    </w:r>
                  </w:ins>
                </w:p>
                <w:p w14:paraId="4B85876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85" w:author="yukina minato" w:date="2025-09-07T17:09:00Z" w16du:dateUtc="2025-09-07T09:09:00Z"/>
                      <w:rFonts w:eastAsia="宋体"/>
                      <w:color w:val="5C5C5C"/>
                      <w:szCs w:val="22"/>
                    </w:rPr>
                  </w:pPr>
                  <w:ins w:id="3886"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s_d_ggg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t_o_ggg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a_s_ggg</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b_i_ggg</w:t>
                    </w:r>
                    <w:proofErr w:type="spellEnd"/>
                    <w:r w:rsidRPr="00002D6B">
                      <w:rPr>
                        <w:rFonts w:ascii="Consolas" w:eastAsia="Consolas" w:hAnsi="Consolas" w:cs="Consolas"/>
                        <w:color w:val="5C5C5C"/>
                        <w:sz w:val="21"/>
                      </w:rPr>
                      <w:t>)</w:t>
                    </w:r>
                  </w:ins>
                </w:p>
                <w:p w14:paraId="5CA7C6F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87" w:author="yukina minato" w:date="2025-09-07T17:09:00Z" w16du:dateUtc="2025-09-07T09:09:00Z"/>
                      <w:rFonts w:eastAsia="宋体"/>
                      <w:color w:val="5C5C5C"/>
                      <w:szCs w:val="22"/>
                    </w:rPr>
                  </w:pPr>
                  <w:ins w:id="3888" w:author="yukina minato" w:date="2025-09-07T17:09:00Z" w16du:dateUtc="2025-09-07T09:09:00Z">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plt.figure</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figsize</w:t>
                    </w:r>
                    <w:proofErr w:type="spellEnd"/>
                    <w:proofErr w:type="gramStart"/>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10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6</w:t>
                    </w:r>
                    <w:r w:rsidRPr="00002D6B">
                      <w:rPr>
                        <w:rFonts w:ascii="Consolas" w:eastAsia="Consolas" w:hAnsi="Consolas" w:cs="Consolas"/>
                        <w:color w:val="5C5C5C"/>
                        <w:sz w:val="21"/>
                        <w:shd w:val="clear" w:color="auto" w:fill="F8F8F8"/>
                      </w:rPr>
                      <w:t>))</w:t>
                    </w:r>
                  </w:ins>
                </w:p>
                <w:p w14:paraId="2B87ED8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89" w:author="yukina minato" w:date="2025-09-07T17:09:00Z" w16du:dateUtc="2025-09-07T09:09:00Z"/>
                      <w:rFonts w:eastAsia="宋体"/>
                      <w:color w:val="5C5C5C"/>
                      <w:szCs w:val="22"/>
                    </w:rPr>
                  </w:pPr>
                  <w:ins w:id="3890" w:author="yukina minato" w:date="2025-09-07T17:09:00Z" w16du:dateUtc="2025-09-07T09:09:00Z">
                    <w:r w:rsidRPr="00002D6B">
                      <w:rPr>
                        <w:rFonts w:ascii="Consolas" w:eastAsia="Consolas" w:hAnsi="Consolas" w:cs="Consolas"/>
                        <w:color w:val="5C5C5C"/>
                        <w:sz w:val="21"/>
                      </w:rPr>
                      <w:t>    </w:t>
                    </w:r>
                    <w:proofErr w:type="spellStart"/>
                    <w:proofErr w:type="gramStart"/>
                    <w:r w:rsidRPr="00002D6B">
                      <w:rPr>
                        <w:rFonts w:ascii="Consolas" w:eastAsia="Consolas" w:hAnsi="Consolas" w:cs="Consolas"/>
                        <w:color w:val="5C5C5C"/>
                        <w:sz w:val="21"/>
                      </w:rPr>
                      <w:t>plt.plot</w:t>
                    </w:r>
                    <w:proofErr w:type="spellEnd"/>
                    <w:proofErr w:type="gramEnd"/>
                    <w:r w:rsidRPr="00002D6B">
                      <w:rPr>
                        <w:rFonts w:ascii="Consolas" w:eastAsia="Consolas" w:hAnsi="Consolas" w:cs="Consolas"/>
                        <w:color w:val="5C5C5C"/>
                        <w:sz w:val="21"/>
                      </w:rPr>
                      <w:t>(</w:t>
                    </w:r>
                    <w:proofErr w:type="gramStart"/>
                    <w:r w:rsidRPr="00002D6B">
                      <w:rPr>
                        <w:rFonts w:ascii="Consolas" w:eastAsia="Consolas" w:hAnsi="Consolas" w:cs="Consolas"/>
                        <w:color w:val="C18401"/>
                        <w:sz w:val="21"/>
                      </w:rPr>
                      <w:t>range</w:t>
                    </w:r>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N_G_GGG +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f_h_ggg</w:t>
                    </w:r>
                    <w:proofErr w:type="spellEnd"/>
                    <w:r w:rsidRPr="00002D6B">
                      <w:rPr>
                        <w:rFonts w:ascii="Consolas" w:eastAsia="Consolas" w:hAnsi="Consolas" w:cs="Consolas"/>
                        <w:color w:val="5C5C5C"/>
                        <w:sz w:val="21"/>
                      </w:rPr>
                      <w:t>)</w:t>
                    </w:r>
                  </w:ins>
                </w:p>
                <w:p w14:paraId="18B150E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91" w:author="yukina minato" w:date="2025-09-07T17:09:00Z" w16du:dateUtc="2025-09-07T09:09:00Z"/>
                      <w:rFonts w:eastAsia="宋体"/>
                      <w:color w:val="5C5C5C"/>
                      <w:szCs w:val="22"/>
                    </w:rPr>
                  </w:pPr>
                  <w:ins w:id="3892" w:author="yukina minato" w:date="2025-09-07T17:09:00Z" w16du:dateUtc="2025-09-07T09:09:00Z">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plt.xlabel</w:t>
                    </w:r>
                    <w:proofErr w:type="spellEnd"/>
                    <w:proofErr w:type="gram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'Generation'</w:t>
                    </w:r>
                    <w:r w:rsidRPr="00002D6B">
                      <w:rPr>
                        <w:rFonts w:ascii="Consolas" w:eastAsia="Consolas" w:hAnsi="Consolas" w:cs="Consolas"/>
                        <w:color w:val="5C5C5C"/>
                        <w:sz w:val="21"/>
                        <w:shd w:val="clear" w:color="auto" w:fill="F8F8F8"/>
                      </w:rPr>
                      <w:t>)</w:t>
                    </w:r>
                  </w:ins>
                </w:p>
                <w:p w14:paraId="6579927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93" w:author="yukina minato" w:date="2025-09-07T17:09:00Z" w16du:dateUtc="2025-09-07T09:09:00Z"/>
                      <w:rFonts w:eastAsia="宋体"/>
                      <w:color w:val="5C5C5C"/>
                      <w:szCs w:val="22"/>
                    </w:rPr>
                  </w:pPr>
                  <w:ins w:id="3894" w:author="yukina minato" w:date="2025-09-07T17:09:00Z" w16du:dateUtc="2025-09-07T09:09:00Z">
                    <w:r w:rsidRPr="00002D6B">
                      <w:rPr>
                        <w:rFonts w:ascii="Consolas" w:eastAsia="Consolas" w:hAnsi="Consolas" w:cs="Consolas"/>
                        <w:color w:val="5C5C5C"/>
                        <w:sz w:val="21"/>
                      </w:rPr>
                      <w:t>    </w:t>
                    </w:r>
                    <w:proofErr w:type="spellStart"/>
                    <w:proofErr w:type="gramStart"/>
                    <w:r w:rsidRPr="00002D6B">
                      <w:rPr>
                        <w:rFonts w:ascii="Consolas" w:eastAsia="Consolas" w:hAnsi="Consolas" w:cs="Consolas"/>
                        <w:color w:val="5C5C5C"/>
                        <w:sz w:val="21"/>
                      </w:rPr>
                      <w:t>plt.ylabel</w:t>
                    </w:r>
                    <w:proofErr w:type="spellEnd"/>
                    <w:proofErr w:type="gramEnd"/>
                    <w:r w:rsidRPr="00002D6B">
                      <w:rPr>
                        <w:rFonts w:ascii="Consolas" w:eastAsia="Consolas" w:hAnsi="Consolas" w:cs="Consolas"/>
                        <w:color w:val="5C5C5C"/>
                        <w:sz w:val="21"/>
                      </w:rPr>
                      <w:t>(</w:t>
                    </w:r>
                    <w:r w:rsidRPr="00002D6B">
                      <w:rPr>
                        <w:rFonts w:ascii="Consolas" w:eastAsia="Consolas" w:hAnsi="Consolas" w:cs="Consolas"/>
                        <w:color w:val="50A14F"/>
                        <w:sz w:val="21"/>
                      </w:rPr>
                      <w:t>'Best Fitness (Obscured Time)'</w:t>
                    </w:r>
                    <w:r w:rsidRPr="00002D6B">
                      <w:rPr>
                        <w:rFonts w:ascii="Consolas" w:eastAsia="Consolas" w:hAnsi="Consolas" w:cs="Consolas"/>
                        <w:color w:val="5C5C5C"/>
                        <w:sz w:val="21"/>
                      </w:rPr>
                      <w:t>)</w:t>
                    </w:r>
                  </w:ins>
                </w:p>
                <w:p w14:paraId="03F4FCA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95" w:author="yukina minato" w:date="2025-09-07T17:09:00Z" w16du:dateUtc="2025-09-07T09:09:00Z"/>
                      <w:rFonts w:eastAsia="宋体"/>
                      <w:color w:val="5C5C5C"/>
                      <w:szCs w:val="22"/>
                    </w:rPr>
                  </w:pPr>
                  <w:ins w:id="3896" w:author="yukina minato" w:date="2025-09-07T17:09:00Z" w16du:dateUtc="2025-09-07T09:09:00Z">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plt.title</w:t>
                    </w:r>
                    <w:proofErr w:type="spellEnd"/>
                    <w:proofErr w:type="gram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'Genetic Algorithm Evolution'</w:t>
                    </w:r>
                    <w:r w:rsidRPr="00002D6B">
                      <w:rPr>
                        <w:rFonts w:ascii="Consolas" w:eastAsia="Consolas" w:hAnsi="Consolas" w:cs="Consolas"/>
                        <w:color w:val="5C5C5C"/>
                        <w:sz w:val="21"/>
                        <w:shd w:val="clear" w:color="auto" w:fill="F8F8F8"/>
                      </w:rPr>
                      <w:t>)</w:t>
                    </w:r>
                  </w:ins>
                </w:p>
                <w:p w14:paraId="688D848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897" w:author="yukina minato" w:date="2025-09-07T17:09:00Z" w16du:dateUtc="2025-09-07T09:09:00Z"/>
                      <w:rFonts w:eastAsia="宋体"/>
                      <w:color w:val="5C5C5C"/>
                      <w:szCs w:val="22"/>
                    </w:rPr>
                  </w:pPr>
                  <w:ins w:id="3898" w:author="yukina minato" w:date="2025-09-07T17:09:00Z" w16du:dateUtc="2025-09-07T09:09:00Z">
                    <w:r w:rsidRPr="00002D6B">
                      <w:rPr>
                        <w:rFonts w:ascii="Consolas" w:eastAsia="Consolas" w:hAnsi="Consolas" w:cs="Consolas"/>
                        <w:color w:val="5C5C5C"/>
                        <w:sz w:val="21"/>
                      </w:rPr>
                      <w:t>    </w:t>
                    </w:r>
                    <w:proofErr w:type="spellStart"/>
                    <w:proofErr w:type="gramStart"/>
                    <w:r w:rsidRPr="00002D6B">
                      <w:rPr>
                        <w:rFonts w:ascii="Consolas" w:eastAsia="Consolas" w:hAnsi="Consolas" w:cs="Consolas"/>
                        <w:color w:val="5C5C5C"/>
                        <w:sz w:val="21"/>
                      </w:rPr>
                      <w:t>plt.grid</w:t>
                    </w:r>
                    <w:proofErr w:type="spellEnd"/>
                    <w:proofErr w:type="gramEnd"/>
                    <w:r w:rsidRPr="00002D6B">
                      <w:rPr>
                        <w:rFonts w:ascii="Consolas" w:eastAsia="Consolas" w:hAnsi="Consolas" w:cs="Consolas"/>
                        <w:color w:val="5C5C5C"/>
                        <w:sz w:val="21"/>
                      </w:rPr>
                      <w:t>(</w:t>
                    </w:r>
                    <w:r w:rsidRPr="00002D6B">
                      <w:rPr>
                        <w:rFonts w:ascii="Consolas" w:eastAsia="Consolas" w:hAnsi="Consolas" w:cs="Consolas"/>
                        <w:color w:val="0184BB"/>
                        <w:sz w:val="21"/>
                      </w:rPr>
                      <w:t>True</w:t>
                    </w:r>
                    <w:r w:rsidRPr="00002D6B">
                      <w:rPr>
                        <w:rFonts w:ascii="Consolas" w:eastAsia="Consolas" w:hAnsi="Consolas" w:cs="Consolas"/>
                        <w:color w:val="5C5C5C"/>
                        <w:sz w:val="21"/>
                      </w:rPr>
                      <w:t>)</w:t>
                    </w:r>
                  </w:ins>
                </w:p>
                <w:p w14:paraId="18233F6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899" w:author="yukina minato" w:date="2025-09-07T17:09:00Z" w16du:dateUtc="2025-09-07T09:09:00Z"/>
                      <w:rFonts w:eastAsia="宋体"/>
                      <w:color w:val="5C5C5C"/>
                      <w:szCs w:val="22"/>
                    </w:rPr>
                  </w:pPr>
                  <w:ins w:id="3900" w:author="yukina minato" w:date="2025-09-07T17:09:00Z" w16du:dateUtc="2025-09-07T09:09:00Z">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plt.savefig</w:t>
                    </w:r>
                    <w:proofErr w:type="spellEnd"/>
                    <w:proofErr w:type="gram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'evolution.png'</w:t>
                    </w:r>
                    <w:r w:rsidRPr="00002D6B">
                      <w:rPr>
                        <w:rFonts w:ascii="Consolas" w:eastAsia="Consolas" w:hAnsi="Consolas" w:cs="Consolas"/>
                        <w:color w:val="5C5C5C"/>
                        <w:sz w:val="21"/>
                        <w:shd w:val="clear" w:color="auto" w:fill="F8F8F8"/>
                      </w:rPr>
                      <w:t>)</w:t>
                    </w:r>
                  </w:ins>
                </w:p>
                <w:p w14:paraId="1B437FD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901" w:author="yukina minato" w:date="2025-09-07T17:09:00Z" w16du:dateUtc="2025-09-07T09:09:00Z"/>
                      <w:rFonts w:eastAsia="宋体"/>
                      <w:color w:val="5C5C5C"/>
                      <w:szCs w:val="22"/>
                    </w:rPr>
                  </w:pPr>
                  <w:ins w:id="3902" w:author="yukina minato" w:date="2025-09-07T17:09:00Z" w16du:dateUtc="2025-09-07T09:09:00Z">
                    <w:r w:rsidRPr="00002D6B">
                      <w:rPr>
                        <w:rFonts w:ascii="Consolas" w:eastAsia="Consolas" w:hAnsi="Consolas" w:cs="Consolas"/>
                        <w:color w:val="5C5C5C"/>
                        <w:sz w:val="21"/>
                      </w:rPr>
                      <w:t>    </w:t>
                    </w:r>
                    <w:proofErr w:type="spellStart"/>
                    <w:proofErr w:type="gramStart"/>
                    <w:r w:rsidRPr="00002D6B">
                      <w:rPr>
                        <w:rFonts w:ascii="Consolas" w:eastAsia="Consolas" w:hAnsi="Consolas" w:cs="Consolas"/>
                        <w:color w:val="5C5C5C"/>
                        <w:sz w:val="21"/>
                      </w:rPr>
                      <w:t>plt.show</w:t>
                    </w:r>
                    <w:proofErr w:type="spellEnd"/>
                    <w:proofErr w:type="gramEnd"/>
                    <w:r w:rsidRPr="00002D6B">
                      <w:rPr>
                        <w:rFonts w:ascii="Consolas" w:eastAsia="Consolas" w:hAnsi="Consolas" w:cs="Consolas"/>
                        <w:color w:val="5C5C5C"/>
                        <w:sz w:val="21"/>
                      </w:rPr>
                      <w:t>()</w:t>
                    </w:r>
                  </w:ins>
                </w:p>
                <w:p w14:paraId="078C7B3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903" w:author="yukina minato" w:date="2025-09-07T17:09:00Z" w16du:dateUtc="2025-09-07T09:09:00Z"/>
                      <w:rFonts w:eastAsia="宋体"/>
                      <w:color w:val="5C5C5C"/>
                      <w:szCs w:val="22"/>
                    </w:rPr>
                  </w:pPr>
                  <w:ins w:id="3904" w:author="yukina minato" w:date="2025-09-07T17:09:00Z" w16du:dateUtc="2025-09-07T09:09: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b_i_ggg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s_d_ggg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t_o_ggg</w:t>
                    </w:r>
                    <w:proofErr w:type="spellEnd"/>
                  </w:ins>
                </w:p>
                <w:p w14:paraId="3360404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3905" w:author="yukina minato" w:date="2025-09-07T17:09:00Z" w16du:dateUtc="2025-09-07T09:09:00Z"/>
                      <w:rFonts w:eastAsia="宋体"/>
                      <w:color w:val="5C5C5C"/>
                      <w:szCs w:val="22"/>
                    </w:rPr>
                  </w:pPr>
                </w:p>
                <w:p w14:paraId="0E8EC65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3906" w:author="yukina minato" w:date="2025-09-07T17:09:00Z" w16du:dateUtc="2025-09-07T09:09:00Z"/>
                      <w:rFonts w:eastAsia="宋体"/>
                      <w:color w:val="5C5C5C"/>
                      <w:szCs w:val="22"/>
                    </w:rPr>
                  </w:pPr>
                  <w:ins w:id="3907" w:author="yukina minato" w:date="2025-09-07T17:09:00Z" w16du:dateUtc="2025-09-07T09:09:00Z">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__name__ == </w:t>
                    </w:r>
                    <w:r w:rsidRPr="00002D6B">
                      <w:rPr>
                        <w:rFonts w:ascii="Consolas" w:eastAsia="Consolas" w:hAnsi="Consolas" w:cs="Consolas"/>
                        <w:color w:val="50A14F"/>
                        <w:sz w:val="21"/>
                        <w:shd w:val="clear" w:color="auto" w:fill="F8F8F8"/>
                      </w:rPr>
                      <w:t>"__main__"</w:t>
                    </w:r>
                    <w:r w:rsidRPr="00002D6B">
                      <w:rPr>
                        <w:rFonts w:ascii="Consolas" w:eastAsia="Consolas" w:hAnsi="Consolas" w:cs="Consolas"/>
                        <w:color w:val="5C5C5C"/>
                        <w:sz w:val="21"/>
                        <w:shd w:val="clear" w:color="auto" w:fill="F8F8F8"/>
                      </w:rPr>
                      <w:t>:</w:t>
                    </w:r>
                  </w:ins>
                </w:p>
                <w:p w14:paraId="165B328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3908" w:author="yukina minato" w:date="2025-09-07T17:09:00Z" w16du:dateUtc="2025-09-07T09:09:00Z"/>
                      <w:rFonts w:eastAsia="宋体"/>
                      <w:color w:val="5C5C5C"/>
                      <w:szCs w:val="22"/>
                    </w:rPr>
                  </w:pPr>
                  <w:ins w:id="3909" w:author="yukina minato" w:date="2025-09-07T17:09:00Z" w16du:dateUtc="2025-09-07T09:09: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b_i_ggg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s_d_ggg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t_o_ggg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main(</w:t>
                    </w:r>
                    <w:proofErr w:type="gramEnd"/>
                    <w:r w:rsidRPr="00002D6B">
                      <w:rPr>
                        <w:rFonts w:ascii="Consolas" w:eastAsia="Consolas" w:hAnsi="Consolas" w:cs="Consolas"/>
                        <w:color w:val="5C5C5C"/>
                        <w:sz w:val="21"/>
                      </w:rPr>
                      <w:t>)</w:t>
                    </w:r>
                  </w:ins>
                </w:p>
                <w:p w14:paraId="43AE0663" w14:textId="77777777" w:rsidR="00002D6B" w:rsidRPr="00002D6B" w:rsidRDefault="00002D6B" w:rsidP="00002D6B">
                  <w:pPr>
                    <w:widowControl w:val="0"/>
                    <w:spacing w:before="0" w:after="0"/>
                    <w:jc w:val="both"/>
                    <w:rPr>
                      <w:ins w:id="3910" w:author="yukina minato" w:date="2025-09-07T17:09:00Z" w16du:dateUtc="2025-09-07T09:09:00Z"/>
                      <w:rFonts w:eastAsia="宋体"/>
                      <w:szCs w:val="22"/>
                    </w:rPr>
                  </w:pPr>
                </w:p>
              </w:tc>
            </w:tr>
          </w:tbl>
          <w:p w14:paraId="274AE4C3" w14:textId="77777777" w:rsidR="00002D6B" w:rsidRPr="00002D6B" w:rsidRDefault="00002D6B" w:rsidP="00002D6B">
            <w:pPr>
              <w:widowControl w:val="0"/>
              <w:spacing w:before="0" w:after="0"/>
              <w:jc w:val="both"/>
              <w:rPr>
                <w:ins w:id="3911" w:author="yukina minato" w:date="2025-09-07T17:09:00Z" w16du:dateUtc="2025-09-07T09:09:00Z"/>
                <w:rFonts w:eastAsia="宋体"/>
                <w:szCs w:val="22"/>
              </w:rPr>
            </w:pPr>
          </w:p>
          <w:p w14:paraId="7F36CD20" w14:textId="77777777" w:rsidR="00002D6B" w:rsidRPr="00002D6B" w:rsidRDefault="00002D6B" w:rsidP="00002D6B">
            <w:pPr>
              <w:widowControl w:val="0"/>
              <w:spacing w:before="0" w:after="0"/>
              <w:jc w:val="both"/>
              <w:rPr>
                <w:ins w:id="3912" w:author="yukina minato" w:date="2025-09-07T17:09:00Z" w16du:dateUtc="2025-09-07T09:09:00Z"/>
                <w:rFonts w:eastAsia="宋体"/>
                <w:szCs w:val="22"/>
              </w:rPr>
            </w:pPr>
          </w:p>
          <w:tbl>
            <w:tblPr>
              <w:tblStyle w:val="14"/>
              <w:tblW w:w="0" w:type="auto"/>
              <w:tblLook w:val="04A0" w:firstRow="1" w:lastRow="0" w:firstColumn="1" w:lastColumn="0" w:noHBand="0" w:noVBand="1"/>
            </w:tblPr>
            <w:tblGrid>
              <w:gridCol w:w="8834"/>
            </w:tblGrid>
            <w:tr w:rsidR="00002D6B" w:rsidRPr="00002D6B" w14:paraId="5E4514D9" w14:textId="77777777" w:rsidTr="004E6A00">
              <w:trPr>
                <w:ins w:id="3913" w:author="yukina minato" w:date="2025-09-07T17:09:00Z" w16du:dateUtc="2025-09-07T09:09:00Z"/>
              </w:trPr>
              <w:tc>
                <w:tcPr>
                  <w:tcW w:w="8834" w:type="dxa"/>
                  <w:shd w:val="clear" w:color="auto" w:fill="BFBFBF" w:themeFill="background1" w:themeFillShade="BF"/>
                </w:tcPr>
                <w:p w14:paraId="74683EFB" w14:textId="77777777" w:rsidR="00002D6B" w:rsidRPr="00002D6B" w:rsidRDefault="00002D6B" w:rsidP="00002D6B">
                  <w:pPr>
                    <w:widowControl w:val="0"/>
                    <w:spacing w:before="0" w:after="0"/>
                    <w:jc w:val="left"/>
                    <w:rPr>
                      <w:ins w:id="3914" w:author="yukina minato" w:date="2025-09-07T17:09:00Z" w16du:dateUtc="2025-09-07T09:09:00Z"/>
                      <w:rFonts w:eastAsia="宋体"/>
                      <w:b/>
                      <w:sz w:val="21"/>
                    </w:rPr>
                  </w:pPr>
                  <w:ins w:id="3915" w:author="yukina minato" w:date="2025-09-07T17:09:00Z" w16du:dateUtc="2025-09-07T09:09:00Z">
                    <w:r w:rsidRPr="00002D6B">
                      <w:rPr>
                        <w:rFonts w:eastAsia="宋体" w:hint="eastAsia"/>
                        <w:b/>
                        <w:sz w:val="21"/>
                      </w:rPr>
                      <w:t>附录</w:t>
                    </w:r>
                    <w:r w:rsidRPr="00002D6B">
                      <w:rPr>
                        <w:rFonts w:eastAsia="宋体" w:hint="eastAsia"/>
                        <w:b/>
                        <w:sz w:val="21"/>
                      </w:rPr>
                      <w:t>11</w:t>
                    </w:r>
                  </w:ins>
                </w:p>
              </w:tc>
            </w:tr>
            <w:tr w:rsidR="00002D6B" w:rsidRPr="00002D6B" w14:paraId="29C10DB0" w14:textId="77777777" w:rsidTr="004E6A00">
              <w:trPr>
                <w:ins w:id="3916" w:author="yukina minato" w:date="2025-09-07T17:09:00Z" w16du:dateUtc="2025-09-07T09:09:00Z"/>
              </w:trPr>
              <w:tc>
                <w:tcPr>
                  <w:tcW w:w="8834" w:type="dxa"/>
                  <w:shd w:val="clear" w:color="auto" w:fill="BFBFBF" w:themeFill="background1" w:themeFillShade="BF"/>
                </w:tcPr>
                <w:p w14:paraId="1B3DB7CE" w14:textId="77777777" w:rsidR="00002D6B" w:rsidRPr="00002D6B" w:rsidRDefault="00002D6B" w:rsidP="00002D6B">
                  <w:pPr>
                    <w:widowControl w:val="0"/>
                    <w:spacing w:before="0" w:after="0"/>
                    <w:jc w:val="both"/>
                    <w:rPr>
                      <w:ins w:id="3917" w:author="yukina minato" w:date="2025-09-07T17:09:00Z" w16du:dateUtc="2025-09-07T09:09:00Z"/>
                      <w:rFonts w:eastAsia="宋体"/>
                      <w:szCs w:val="22"/>
                    </w:rPr>
                  </w:pPr>
                  <w:ins w:id="3918" w:author="yukina minato" w:date="2025-09-07T17:09:00Z" w16du:dateUtc="2025-09-07T09:09:00Z">
                    <w:r w:rsidRPr="00002D6B">
                      <w:rPr>
                        <w:rFonts w:eastAsia="宋体" w:hint="eastAsia"/>
                        <w:szCs w:val="22"/>
                      </w:rPr>
                      <w:t>问题五求解结果</w:t>
                    </w:r>
                  </w:ins>
                </w:p>
              </w:tc>
            </w:tr>
            <w:tr w:rsidR="00002D6B" w:rsidRPr="00002D6B" w14:paraId="6817FFAB" w14:textId="77777777" w:rsidTr="004E6A00">
              <w:trPr>
                <w:ins w:id="3919" w:author="yukina minato" w:date="2025-09-07T17:09:00Z" w16du:dateUtc="2025-09-07T09:09:00Z"/>
              </w:trPr>
              <w:tc>
                <w:tcPr>
                  <w:tcW w:w="8834" w:type="dxa"/>
                </w:tcPr>
                <w:p w14:paraId="6E36E716" w14:textId="77777777" w:rsidR="00002D6B" w:rsidRPr="00002D6B" w:rsidRDefault="00002D6B" w:rsidP="00002D6B">
                  <w:pPr>
                    <w:widowControl w:val="0"/>
                    <w:spacing w:before="0" w:after="0"/>
                    <w:jc w:val="both"/>
                    <w:rPr>
                      <w:ins w:id="3920" w:author="yukina minato" w:date="2025-09-07T17:09:00Z" w16du:dateUtc="2025-09-07T09:09:00Z"/>
                      <w:rFonts w:eastAsia="宋体"/>
                      <w:szCs w:val="22"/>
                    </w:rPr>
                  </w:pPr>
                  <w:ins w:id="3921" w:author="yukina minato" w:date="2025-09-07T17:09:00Z" w16du:dateUtc="2025-09-07T09:09:00Z">
                    <w:r w:rsidRPr="00002D6B">
                      <w:rPr>
                        <w:rFonts w:eastAsia="宋体"/>
                        <w:szCs w:val="22"/>
                      </w:rPr>
                      <w:t>最佳适应度</w:t>
                    </w:r>
                    <w:r w:rsidRPr="00002D6B">
                      <w:rPr>
                        <w:rFonts w:eastAsia="宋体"/>
                        <w:szCs w:val="22"/>
                      </w:rPr>
                      <w:t>: 12.13</w:t>
                    </w:r>
                  </w:ins>
                </w:p>
                <w:p w14:paraId="4B4C2224" w14:textId="77777777" w:rsidR="00002D6B" w:rsidRPr="00002D6B" w:rsidRDefault="00002D6B" w:rsidP="00002D6B">
                  <w:pPr>
                    <w:widowControl w:val="0"/>
                    <w:spacing w:before="0" w:after="0"/>
                    <w:jc w:val="both"/>
                    <w:rPr>
                      <w:ins w:id="3922" w:author="yukina minato" w:date="2025-09-07T17:09:00Z" w16du:dateUtc="2025-09-07T09:09:00Z"/>
                      <w:rFonts w:eastAsia="宋体"/>
                      <w:szCs w:val="22"/>
                    </w:rPr>
                  </w:pPr>
                  <w:ins w:id="3923" w:author="yukina minato" w:date="2025-09-07T17:09:00Z" w16du:dateUtc="2025-09-07T09:09:00Z">
                    <w:r w:rsidRPr="00002D6B">
                      <w:rPr>
                        <w:rFonts w:eastAsia="宋体"/>
                        <w:szCs w:val="22"/>
                      </w:rPr>
                      <w:t>最优解分析</w:t>
                    </w:r>
                    <w:r w:rsidRPr="00002D6B">
                      <w:rPr>
                        <w:rFonts w:eastAsia="宋体"/>
                        <w:szCs w:val="22"/>
                      </w:rPr>
                      <w:t>:</w:t>
                    </w:r>
                  </w:ins>
                </w:p>
                <w:p w14:paraId="42C68F54" w14:textId="77777777" w:rsidR="00002D6B" w:rsidRPr="00002D6B" w:rsidRDefault="00002D6B" w:rsidP="00002D6B">
                  <w:pPr>
                    <w:widowControl w:val="0"/>
                    <w:spacing w:before="0" w:after="0"/>
                    <w:jc w:val="both"/>
                    <w:rPr>
                      <w:ins w:id="3924" w:author="yukina minato" w:date="2025-09-07T17:09:00Z" w16du:dateUtc="2025-09-07T09:09:00Z"/>
                      <w:rFonts w:eastAsia="宋体"/>
                      <w:szCs w:val="22"/>
                    </w:rPr>
                  </w:pPr>
                  <w:ins w:id="3925" w:author="yukina minato" w:date="2025-09-07T17:09:00Z" w16du:dateUtc="2025-09-07T09:09:00Z">
                    <w:r w:rsidRPr="00002D6B">
                      <w:rPr>
                        <w:rFonts w:eastAsia="宋体"/>
                        <w:szCs w:val="22"/>
                      </w:rPr>
                      <w:t>==================================================</w:t>
                    </w:r>
                  </w:ins>
                </w:p>
                <w:p w14:paraId="56755198" w14:textId="77777777" w:rsidR="00002D6B" w:rsidRPr="00002D6B" w:rsidRDefault="00002D6B" w:rsidP="00002D6B">
                  <w:pPr>
                    <w:widowControl w:val="0"/>
                    <w:spacing w:before="0" w:after="0"/>
                    <w:jc w:val="both"/>
                    <w:rPr>
                      <w:ins w:id="3926" w:author="yukina minato" w:date="2025-09-07T17:09:00Z" w16du:dateUtc="2025-09-07T09:09:00Z"/>
                      <w:rFonts w:eastAsia="宋体"/>
                      <w:szCs w:val="22"/>
                    </w:rPr>
                  </w:pPr>
                  <w:ins w:id="3927" w:author="yukina minato" w:date="2025-09-07T17:09:00Z" w16du:dateUtc="2025-09-07T09:09:00Z">
                    <w:r w:rsidRPr="00002D6B">
                      <w:rPr>
                        <w:rFonts w:eastAsia="宋体"/>
                        <w:szCs w:val="22"/>
                      </w:rPr>
                      <w:t xml:space="preserve">UAV 1 </w:t>
                    </w:r>
                    <w:r w:rsidRPr="00002D6B">
                      <w:rPr>
                        <w:rFonts w:eastAsia="宋体"/>
                        <w:szCs w:val="22"/>
                      </w:rPr>
                      <w:t>烟雾弹</w:t>
                    </w:r>
                    <w:r w:rsidRPr="00002D6B">
                      <w:rPr>
                        <w:rFonts w:eastAsia="宋体"/>
                        <w:szCs w:val="22"/>
                      </w:rPr>
                      <w:t xml:space="preserve"> 1:</w:t>
                    </w:r>
                  </w:ins>
                </w:p>
                <w:p w14:paraId="6DC82A61" w14:textId="77777777" w:rsidR="00002D6B" w:rsidRPr="00002D6B" w:rsidRDefault="00002D6B" w:rsidP="00002D6B">
                  <w:pPr>
                    <w:widowControl w:val="0"/>
                    <w:spacing w:before="0" w:after="0"/>
                    <w:jc w:val="both"/>
                    <w:rPr>
                      <w:ins w:id="3928" w:author="yukina minato" w:date="2025-09-07T17:09:00Z" w16du:dateUtc="2025-09-07T09:09:00Z"/>
                      <w:rFonts w:eastAsia="宋体"/>
                      <w:szCs w:val="22"/>
                    </w:rPr>
                  </w:pPr>
                  <w:ins w:id="3929" w:author="yukina minato" w:date="2025-09-07T17:09:00Z" w16du:dateUtc="2025-09-07T09:09:00Z">
                    <w:r w:rsidRPr="00002D6B">
                      <w:rPr>
                        <w:rFonts w:eastAsia="宋体"/>
                        <w:szCs w:val="22"/>
                      </w:rPr>
                      <w:t xml:space="preserve">  </w:t>
                    </w:r>
                    <w:r w:rsidRPr="00002D6B">
                      <w:rPr>
                        <w:rFonts w:eastAsia="宋体"/>
                        <w:szCs w:val="22"/>
                      </w:rPr>
                      <w:t>速度</w:t>
                    </w:r>
                    <w:r w:rsidRPr="00002D6B">
                      <w:rPr>
                        <w:rFonts w:eastAsia="宋体"/>
                        <w:szCs w:val="22"/>
                      </w:rPr>
                      <w:t xml:space="preserve">: 122.14 m/s, </w:t>
                    </w:r>
                    <w:r w:rsidRPr="00002D6B">
                      <w:rPr>
                        <w:rFonts w:eastAsia="宋体"/>
                        <w:szCs w:val="22"/>
                      </w:rPr>
                      <w:t>方向</w:t>
                    </w:r>
                    <w:r w:rsidRPr="00002D6B">
                      <w:rPr>
                        <w:rFonts w:eastAsia="宋体"/>
                        <w:szCs w:val="22"/>
                      </w:rPr>
                      <w:t>: 203.96°</w:t>
                    </w:r>
                  </w:ins>
                </w:p>
                <w:p w14:paraId="330EB63D" w14:textId="77777777" w:rsidR="00002D6B" w:rsidRPr="00002D6B" w:rsidRDefault="00002D6B" w:rsidP="00002D6B">
                  <w:pPr>
                    <w:widowControl w:val="0"/>
                    <w:spacing w:before="0" w:after="0"/>
                    <w:jc w:val="both"/>
                    <w:rPr>
                      <w:ins w:id="3930" w:author="yukina minato" w:date="2025-09-07T17:09:00Z" w16du:dateUtc="2025-09-07T09:09:00Z"/>
                      <w:rFonts w:eastAsia="宋体"/>
                      <w:szCs w:val="22"/>
                    </w:rPr>
                  </w:pPr>
                  <w:ins w:id="3931" w:author="yukina minato" w:date="2025-09-07T17:09:00Z" w16du:dateUtc="2025-09-07T09:09:00Z">
                    <w:r w:rsidRPr="00002D6B">
                      <w:rPr>
                        <w:rFonts w:eastAsia="宋体"/>
                        <w:szCs w:val="22"/>
                      </w:rPr>
                      <w:t xml:space="preserve">  </w:t>
                    </w:r>
                    <w:r w:rsidRPr="00002D6B">
                      <w:rPr>
                        <w:rFonts w:eastAsia="宋体"/>
                        <w:szCs w:val="22"/>
                      </w:rPr>
                      <w:t>投放时间</w:t>
                    </w:r>
                    <w:r w:rsidRPr="00002D6B">
                      <w:rPr>
                        <w:rFonts w:eastAsia="宋体"/>
                        <w:szCs w:val="22"/>
                      </w:rPr>
                      <w:t xml:space="preserve">: 8.18 s, </w:t>
                    </w:r>
                    <w:r w:rsidRPr="00002D6B">
                      <w:rPr>
                        <w:rFonts w:eastAsia="宋体"/>
                        <w:szCs w:val="22"/>
                      </w:rPr>
                      <w:t>引爆延迟</w:t>
                    </w:r>
                    <w:r w:rsidRPr="00002D6B">
                      <w:rPr>
                        <w:rFonts w:eastAsia="宋体"/>
                        <w:szCs w:val="22"/>
                      </w:rPr>
                      <w:t>: 1.64 s</w:t>
                    </w:r>
                  </w:ins>
                </w:p>
                <w:p w14:paraId="56720452" w14:textId="77777777" w:rsidR="00002D6B" w:rsidRPr="00002D6B" w:rsidRDefault="00002D6B" w:rsidP="00002D6B">
                  <w:pPr>
                    <w:widowControl w:val="0"/>
                    <w:spacing w:before="0" w:after="0"/>
                    <w:jc w:val="both"/>
                    <w:rPr>
                      <w:ins w:id="3932" w:author="yukina minato" w:date="2025-09-07T17:09:00Z" w16du:dateUtc="2025-09-07T09:09:00Z"/>
                      <w:rFonts w:eastAsia="宋体"/>
                      <w:szCs w:val="22"/>
                    </w:rPr>
                  </w:pPr>
                  <w:ins w:id="3933" w:author="yukina minato" w:date="2025-09-07T17:09:00Z" w16du:dateUtc="2025-09-07T09:09:00Z">
                    <w:r w:rsidRPr="00002D6B">
                      <w:rPr>
                        <w:rFonts w:eastAsia="宋体"/>
                        <w:szCs w:val="22"/>
                      </w:rPr>
                      <w:t xml:space="preserve">  </w:t>
                    </w:r>
                    <w:r w:rsidRPr="00002D6B">
                      <w:rPr>
                        <w:rFonts w:eastAsia="宋体"/>
                        <w:szCs w:val="22"/>
                      </w:rPr>
                      <w:t>投放点</w:t>
                    </w:r>
                    <w:r w:rsidRPr="00002D6B">
                      <w:rPr>
                        <w:rFonts w:eastAsia="宋体"/>
                        <w:szCs w:val="22"/>
                      </w:rPr>
                      <w:t>: (16886.69, -405.89, 1800.00)</w:t>
                    </w:r>
                  </w:ins>
                </w:p>
                <w:p w14:paraId="6F1CA689" w14:textId="77777777" w:rsidR="00002D6B" w:rsidRPr="00002D6B" w:rsidRDefault="00002D6B" w:rsidP="00002D6B">
                  <w:pPr>
                    <w:widowControl w:val="0"/>
                    <w:spacing w:before="0" w:after="0"/>
                    <w:jc w:val="both"/>
                    <w:rPr>
                      <w:ins w:id="3934" w:author="yukina minato" w:date="2025-09-07T17:09:00Z" w16du:dateUtc="2025-09-07T09:09:00Z"/>
                      <w:rFonts w:eastAsia="宋体"/>
                      <w:szCs w:val="22"/>
                    </w:rPr>
                  </w:pPr>
                  <w:ins w:id="3935" w:author="yukina minato" w:date="2025-09-07T17:09:00Z" w16du:dateUtc="2025-09-07T09:09:00Z">
                    <w:r w:rsidRPr="00002D6B">
                      <w:rPr>
                        <w:rFonts w:eastAsia="宋体"/>
                        <w:szCs w:val="22"/>
                      </w:rPr>
                      <w:t xml:space="preserve">  </w:t>
                    </w:r>
                    <w:r w:rsidRPr="00002D6B">
                      <w:rPr>
                        <w:rFonts w:eastAsia="宋体"/>
                        <w:szCs w:val="22"/>
                      </w:rPr>
                      <w:t>爆炸点</w:t>
                    </w:r>
                    <w:r w:rsidRPr="00002D6B">
                      <w:rPr>
                        <w:rFonts w:eastAsia="宋体"/>
                        <w:szCs w:val="22"/>
                      </w:rPr>
                      <w:t>: (16703.74, -487.19, 1786.83)</w:t>
                    </w:r>
                  </w:ins>
                </w:p>
                <w:p w14:paraId="392DD36D" w14:textId="77777777" w:rsidR="00002D6B" w:rsidRPr="00002D6B" w:rsidRDefault="00002D6B" w:rsidP="00002D6B">
                  <w:pPr>
                    <w:widowControl w:val="0"/>
                    <w:spacing w:before="0" w:after="0"/>
                    <w:jc w:val="both"/>
                    <w:rPr>
                      <w:ins w:id="3936" w:author="yukina minato" w:date="2025-09-07T17:09:00Z" w16du:dateUtc="2025-09-07T09:09:00Z"/>
                      <w:rFonts w:eastAsia="宋体"/>
                      <w:szCs w:val="22"/>
                    </w:rPr>
                  </w:pPr>
                  <w:ins w:id="3937"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2E14C79A" w14:textId="77777777" w:rsidR="00002D6B" w:rsidRPr="00002D6B" w:rsidRDefault="00002D6B" w:rsidP="00002D6B">
                  <w:pPr>
                    <w:widowControl w:val="0"/>
                    <w:spacing w:before="0" w:after="0"/>
                    <w:jc w:val="both"/>
                    <w:rPr>
                      <w:ins w:id="3938" w:author="yukina minato" w:date="2025-09-07T17:09:00Z" w16du:dateUtc="2025-09-07T09:09:00Z"/>
                      <w:rFonts w:eastAsia="宋体"/>
                      <w:szCs w:val="22"/>
                    </w:rPr>
                  </w:pPr>
                  <w:ins w:id="3939"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6E3A31F7" w14:textId="77777777" w:rsidR="00002D6B" w:rsidRPr="00002D6B" w:rsidRDefault="00002D6B" w:rsidP="00002D6B">
                  <w:pPr>
                    <w:widowControl w:val="0"/>
                    <w:spacing w:before="0" w:after="0"/>
                    <w:jc w:val="both"/>
                    <w:rPr>
                      <w:ins w:id="3940" w:author="yukina minato" w:date="2025-09-07T17:09:00Z" w16du:dateUtc="2025-09-07T09:09:00Z"/>
                      <w:rFonts w:eastAsia="宋体"/>
                      <w:szCs w:val="22"/>
                    </w:rPr>
                  </w:pPr>
                  <w:ins w:id="3941"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499BB476" w14:textId="77777777" w:rsidR="00002D6B" w:rsidRPr="00002D6B" w:rsidRDefault="00002D6B" w:rsidP="00002D6B">
                  <w:pPr>
                    <w:widowControl w:val="0"/>
                    <w:spacing w:before="0" w:after="0"/>
                    <w:jc w:val="both"/>
                    <w:rPr>
                      <w:ins w:id="3942" w:author="yukina minato" w:date="2025-09-07T17:09:00Z" w16du:dateUtc="2025-09-07T09:09:00Z"/>
                      <w:rFonts w:eastAsia="宋体"/>
                      <w:szCs w:val="22"/>
                    </w:rPr>
                  </w:pPr>
                </w:p>
                <w:p w14:paraId="7566E3B6" w14:textId="77777777" w:rsidR="00002D6B" w:rsidRPr="00002D6B" w:rsidRDefault="00002D6B" w:rsidP="00002D6B">
                  <w:pPr>
                    <w:widowControl w:val="0"/>
                    <w:spacing w:before="0" w:after="0"/>
                    <w:jc w:val="both"/>
                    <w:rPr>
                      <w:ins w:id="3943" w:author="yukina minato" w:date="2025-09-07T17:09:00Z" w16du:dateUtc="2025-09-07T09:09:00Z"/>
                      <w:rFonts w:eastAsia="宋体"/>
                      <w:szCs w:val="22"/>
                    </w:rPr>
                  </w:pPr>
                  <w:ins w:id="3944" w:author="yukina minato" w:date="2025-09-07T17:09:00Z" w16du:dateUtc="2025-09-07T09:09:00Z">
                    <w:r w:rsidRPr="00002D6B">
                      <w:rPr>
                        <w:rFonts w:eastAsia="宋体"/>
                        <w:szCs w:val="22"/>
                      </w:rPr>
                      <w:t xml:space="preserve">UAV 1 </w:t>
                    </w:r>
                    <w:r w:rsidRPr="00002D6B">
                      <w:rPr>
                        <w:rFonts w:eastAsia="宋体"/>
                        <w:szCs w:val="22"/>
                      </w:rPr>
                      <w:t>烟雾弹</w:t>
                    </w:r>
                    <w:r w:rsidRPr="00002D6B">
                      <w:rPr>
                        <w:rFonts w:eastAsia="宋体"/>
                        <w:szCs w:val="22"/>
                      </w:rPr>
                      <w:t xml:space="preserve"> 2:</w:t>
                    </w:r>
                  </w:ins>
                </w:p>
                <w:p w14:paraId="073ABCF3" w14:textId="77777777" w:rsidR="00002D6B" w:rsidRPr="00002D6B" w:rsidRDefault="00002D6B" w:rsidP="00002D6B">
                  <w:pPr>
                    <w:widowControl w:val="0"/>
                    <w:spacing w:before="0" w:after="0"/>
                    <w:jc w:val="both"/>
                    <w:rPr>
                      <w:ins w:id="3945" w:author="yukina minato" w:date="2025-09-07T17:09:00Z" w16du:dateUtc="2025-09-07T09:09:00Z"/>
                      <w:rFonts w:eastAsia="宋体"/>
                      <w:szCs w:val="22"/>
                    </w:rPr>
                  </w:pPr>
                  <w:ins w:id="3946" w:author="yukina minato" w:date="2025-09-07T17:09:00Z" w16du:dateUtc="2025-09-07T09:09:00Z">
                    <w:r w:rsidRPr="00002D6B">
                      <w:rPr>
                        <w:rFonts w:eastAsia="宋体"/>
                        <w:szCs w:val="22"/>
                      </w:rPr>
                      <w:t xml:space="preserve">  </w:t>
                    </w:r>
                    <w:r w:rsidRPr="00002D6B">
                      <w:rPr>
                        <w:rFonts w:eastAsia="宋体"/>
                        <w:szCs w:val="22"/>
                      </w:rPr>
                      <w:t>速度</w:t>
                    </w:r>
                    <w:r w:rsidRPr="00002D6B">
                      <w:rPr>
                        <w:rFonts w:eastAsia="宋体"/>
                        <w:szCs w:val="22"/>
                      </w:rPr>
                      <w:t xml:space="preserve">: 98.22 m/s, </w:t>
                    </w:r>
                    <w:r w:rsidRPr="00002D6B">
                      <w:rPr>
                        <w:rFonts w:eastAsia="宋体"/>
                        <w:szCs w:val="22"/>
                      </w:rPr>
                      <w:t>方向</w:t>
                    </w:r>
                    <w:r w:rsidRPr="00002D6B">
                      <w:rPr>
                        <w:rFonts w:eastAsia="宋体"/>
                        <w:szCs w:val="22"/>
                      </w:rPr>
                      <w:t>: 7.99°</w:t>
                    </w:r>
                  </w:ins>
                </w:p>
                <w:p w14:paraId="736F6541" w14:textId="77777777" w:rsidR="00002D6B" w:rsidRPr="00002D6B" w:rsidRDefault="00002D6B" w:rsidP="00002D6B">
                  <w:pPr>
                    <w:widowControl w:val="0"/>
                    <w:spacing w:before="0" w:after="0"/>
                    <w:jc w:val="both"/>
                    <w:rPr>
                      <w:ins w:id="3947" w:author="yukina minato" w:date="2025-09-07T17:09:00Z" w16du:dateUtc="2025-09-07T09:09:00Z"/>
                      <w:rFonts w:eastAsia="宋体"/>
                      <w:szCs w:val="22"/>
                    </w:rPr>
                  </w:pPr>
                  <w:ins w:id="3948" w:author="yukina minato" w:date="2025-09-07T17:09:00Z" w16du:dateUtc="2025-09-07T09:09:00Z">
                    <w:r w:rsidRPr="00002D6B">
                      <w:rPr>
                        <w:rFonts w:eastAsia="宋体"/>
                        <w:szCs w:val="22"/>
                      </w:rPr>
                      <w:t xml:space="preserve">  </w:t>
                    </w:r>
                    <w:r w:rsidRPr="00002D6B">
                      <w:rPr>
                        <w:rFonts w:eastAsia="宋体"/>
                        <w:szCs w:val="22"/>
                      </w:rPr>
                      <w:t>投放时间</w:t>
                    </w:r>
                    <w:r w:rsidRPr="00002D6B">
                      <w:rPr>
                        <w:rFonts w:eastAsia="宋体"/>
                        <w:szCs w:val="22"/>
                      </w:rPr>
                      <w:t xml:space="preserve">: 0.00 s, </w:t>
                    </w:r>
                    <w:r w:rsidRPr="00002D6B">
                      <w:rPr>
                        <w:rFonts w:eastAsia="宋体"/>
                        <w:szCs w:val="22"/>
                      </w:rPr>
                      <w:t>引爆延迟</w:t>
                    </w:r>
                    <w:r w:rsidRPr="00002D6B">
                      <w:rPr>
                        <w:rFonts w:eastAsia="宋体"/>
                        <w:szCs w:val="22"/>
                      </w:rPr>
                      <w:t>: 0.87 s</w:t>
                    </w:r>
                  </w:ins>
                </w:p>
                <w:p w14:paraId="138C6A8C" w14:textId="77777777" w:rsidR="00002D6B" w:rsidRPr="00002D6B" w:rsidRDefault="00002D6B" w:rsidP="00002D6B">
                  <w:pPr>
                    <w:widowControl w:val="0"/>
                    <w:spacing w:before="0" w:after="0"/>
                    <w:jc w:val="both"/>
                    <w:rPr>
                      <w:ins w:id="3949" w:author="yukina minato" w:date="2025-09-07T17:09:00Z" w16du:dateUtc="2025-09-07T09:09:00Z"/>
                      <w:rFonts w:eastAsia="宋体"/>
                      <w:szCs w:val="22"/>
                    </w:rPr>
                  </w:pPr>
                  <w:ins w:id="3950" w:author="yukina minato" w:date="2025-09-07T17:09:00Z" w16du:dateUtc="2025-09-07T09:09:00Z">
                    <w:r w:rsidRPr="00002D6B">
                      <w:rPr>
                        <w:rFonts w:eastAsia="宋体"/>
                        <w:szCs w:val="22"/>
                      </w:rPr>
                      <w:t xml:space="preserve">  </w:t>
                    </w:r>
                    <w:r w:rsidRPr="00002D6B">
                      <w:rPr>
                        <w:rFonts w:eastAsia="宋体"/>
                        <w:szCs w:val="22"/>
                      </w:rPr>
                      <w:t>投放点</w:t>
                    </w:r>
                    <w:r w:rsidRPr="00002D6B">
                      <w:rPr>
                        <w:rFonts w:eastAsia="宋体"/>
                        <w:szCs w:val="22"/>
                      </w:rPr>
                      <w:t>: (17800.00, 0.00, 1800.00)</w:t>
                    </w:r>
                  </w:ins>
                </w:p>
                <w:p w14:paraId="0CE0411F" w14:textId="77777777" w:rsidR="00002D6B" w:rsidRPr="00002D6B" w:rsidRDefault="00002D6B" w:rsidP="00002D6B">
                  <w:pPr>
                    <w:widowControl w:val="0"/>
                    <w:spacing w:before="0" w:after="0"/>
                    <w:jc w:val="both"/>
                    <w:rPr>
                      <w:ins w:id="3951" w:author="yukina minato" w:date="2025-09-07T17:09:00Z" w16du:dateUtc="2025-09-07T09:09:00Z"/>
                      <w:rFonts w:eastAsia="宋体"/>
                      <w:szCs w:val="22"/>
                    </w:rPr>
                  </w:pPr>
                  <w:ins w:id="3952" w:author="yukina minato" w:date="2025-09-07T17:09:00Z" w16du:dateUtc="2025-09-07T09:09:00Z">
                    <w:r w:rsidRPr="00002D6B">
                      <w:rPr>
                        <w:rFonts w:eastAsia="宋体"/>
                        <w:szCs w:val="22"/>
                      </w:rPr>
                      <w:t xml:space="preserve">  </w:t>
                    </w:r>
                    <w:r w:rsidRPr="00002D6B">
                      <w:rPr>
                        <w:rFonts w:eastAsia="宋体"/>
                        <w:szCs w:val="22"/>
                      </w:rPr>
                      <w:t>爆炸点</w:t>
                    </w:r>
                    <w:r w:rsidRPr="00002D6B">
                      <w:rPr>
                        <w:rFonts w:eastAsia="宋体"/>
                        <w:szCs w:val="22"/>
                      </w:rPr>
                      <w:t>: (17884.69, 11.88, 1796.28)</w:t>
                    </w:r>
                  </w:ins>
                </w:p>
                <w:p w14:paraId="122F07F3" w14:textId="77777777" w:rsidR="00002D6B" w:rsidRPr="00002D6B" w:rsidRDefault="00002D6B" w:rsidP="00002D6B">
                  <w:pPr>
                    <w:widowControl w:val="0"/>
                    <w:spacing w:before="0" w:after="0"/>
                    <w:jc w:val="both"/>
                    <w:rPr>
                      <w:ins w:id="3953" w:author="yukina minato" w:date="2025-09-07T17:09:00Z" w16du:dateUtc="2025-09-07T09:09:00Z"/>
                      <w:rFonts w:eastAsia="宋体"/>
                      <w:szCs w:val="22"/>
                    </w:rPr>
                  </w:pPr>
                  <w:ins w:id="3954"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4.52 s</w:t>
                    </w:r>
                  </w:ins>
                </w:p>
                <w:p w14:paraId="3150A5E8" w14:textId="77777777" w:rsidR="00002D6B" w:rsidRPr="00002D6B" w:rsidRDefault="00002D6B" w:rsidP="00002D6B">
                  <w:pPr>
                    <w:widowControl w:val="0"/>
                    <w:spacing w:before="0" w:after="0"/>
                    <w:jc w:val="both"/>
                    <w:rPr>
                      <w:ins w:id="3955" w:author="yukina minato" w:date="2025-09-07T17:09:00Z" w16du:dateUtc="2025-09-07T09:09:00Z"/>
                      <w:rFonts w:eastAsia="宋体"/>
                      <w:szCs w:val="22"/>
                    </w:rPr>
                  </w:pPr>
                  <w:ins w:id="3956"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7DF98AB2" w14:textId="77777777" w:rsidR="00002D6B" w:rsidRPr="00002D6B" w:rsidRDefault="00002D6B" w:rsidP="00002D6B">
                  <w:pPr>
                    <w:widowControl w:val="0"/>
                    <w:spacing w:before="0" w:after="0"/>
                    <w:jc w:val="both"/>
                    <w:rPr>
                      <w:ins w:id="3957" w:author="yukina minato" w:date="2025-09-07T17:09:00Z" w16du:dateUtc="2025-09-07T09:09:00Z"/>
                      <w:rFonts w:eastAsia="宋体"/>
                      <w:szCs w:val="22"/>
                    </w:rPr>
                  </w:pPr>
                  <w:ins w:id="3958"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694AD190" w14:textId="77777777" w:rsidR="00002D6B" w:rsidRPr="00002D6B" w:rsidRDefault="00002D6B" w:rsidP="00002D6B">
                  <w:pPr>
                    <w:widowControl w:val="0"/>
                    <w:spacing w:before="0" w:after="0"/>
                    <w:jc w:val="both"/>
                    <w:rPr>
                      <w:ins w:id="3959" w:author="yukina minato" w:date="2025-09-07T17:09:00Z" w16du:dateUtc="2025-09-07T09:09:00Z"/>
                      <w:rFonts w:eastAsia="宋体"/>
                      <w:szCs w:val="22"/>
                    </w:rPr>
                  </w:pPr>
                </w:p>
                <w:p w14:paraId="765667BD" w14:textId="77777777" w:rsidR="00002D6B" w:rsidRPr="00002D6B" w:rsidRDefault="00002D6B" w:rsidP="00002D6B">
                  <w:pPr>
                    <w:widowControl w:val="0"/>
                    <w:spacing w:before="0" w:after="0"/>
                    <w:jc w:val="both"/>
                    <w:rPr>
                      <w:ins w:id="3960" w:author="yukina minato" w:date="2025-09-07T17:09:00Z" w16du:dateUtc="2025-09-07T09:09:00Z"/>
                      <w:rFonts w:eastAsia="宋体"/>
                      <w:szCs w:val="22"/>
                    </w:rPr>
                  </w:pPr>
                  <w:ins w:id="3961" w:author="yukina minato" w:date="2025-09-07T17:09:00Z" w16du:dateUtc="2025-09-07T09:09:00Z">
                    <w:r w:rsidRPr="00002D6B">
                      <w:rPr>
                        <w:rFonts w:eastAsia="宋体"/>
                        <w:szCs w:val="22"/>
                      </w:rPr>
                      <w:t xml:space="preserve">UAV 1 </w:t>
                    </w:r>
                    <w:r w:rsidRPr="00002D6B">
                      <w:rPr>
                        <w:rFonts w:eastAsia="宋体"/>
                        <w:szCs w:val="22"/>
                      </w:rPr>
                      <w:t>烟雾弹</w:t>
                    </w:r>
                    <w:r w:rsidRPr="00002D6B">
                      <w:rPr>
                        <w:rFonts w:eastAsia="宋体"/>
                        <w:szCs w:val="22"/>
                      </w:rPr>
                      <w:t xml:space="preserve"> 3:</w:t>
                    </w:r>
                  </w:ins>
                </w:p>
                <w:p w14:paraId="6BD6A31C" w14:textId="77777777" w:rsidR="00002D6B" w:rsidRPr="00002D6B" w:rsidRDefault="00002D6B" w:rsidP="00002D6B">
                  <w:pPr>
                    <w:widowControl w:val="0"/>
                    <w:spacing w:before="0" w:after="0"/>
                    <w:jc w:val="both"/>
                    <w:rPr>
                      <w:ins w:id="3962" w:author="yukina minato" w:date="2025-09-07T17:09:00Z" w16du:dateUtc="2025-09-07T09:09:00Z"/>
                      <w:rFonts w:eastAsia="宋体"/>
                      <w:szCs w:val="22"/>
                    </w:rPr>
                  </w:pPr>
                  <w:ins w:id="3963" w:author="yukina minato" w:date="2025-09-07T17:09:00Z" w16du:dateUtc="2025-09-07T09:09:00Z">
                    <w:r w:rsidRPr="00002D6B">
                      <w:rPr>
                        <w:rFonts w:eastAsia="宋体"/>
                        <w:szCs w:val="22"/>
                      </w:rPr>
                      <w:t xml:space="preserve">  </w:t>
                    </w:r>
                    <w:r w:rsidRPr="00002D6B">
                      <w:rPr>
                        <w:rFonts w:eastAsia="宋体"/>
                        <w:szCs w:val="22"/>
                      </w:rPr>
                      <w:t>速度</w:t>
                    </w:r>
                    <w:r w:rsidRPr="00002D6B">
                      <w:rPr>
                        <w:rFonts w:eastAsia="宋体"/>
                        <w:szCs w:val="22"/>
                      </w:rPr>
                      <w:t xml:space="preserve">: 121.06 m/s, </w:t>
                    </w:r>
                    <w:r w:rsidRPr="00002D6B">
                      <w:rPr>
                        <w:rFonts w:eastAsia="宋体"/>
                        <w:szCs w:val="22"/>
                      </w:rPr>
                      <w:t>方向</w:t>
                    </w:r>
                    <w:r w:rsidRPr="00002D6B">
                      <w:rPr>
                        <w:rFonts w:eastAsia="宋体"/>
                        <w:szCs w:val="22"/>
                      </w:rPr>
                      <w:t>: 359.05°</w:t>
                    </w:r>
                  </w:ins>
                </w:p>
                <w:p w14:paraId="243C6747" w14:textId="77777777" w:rsidR="00002D6B" w:rsidRPr="00002D6B" w:rsidRDefault="00002D6B" w:rsidP="00002D6B">
                  <w:pPr>
                    <w:widowControl w:val="0"/>
                    <w:spacing w:before="0" w:after="0"/>
                    <w:jc w:val="both"/>
                    <w:rPr>
                      <w:ins w:id="3964" w:author="yukina minato" w:date="2025-09-07T17:09:00Z" w16du:dateUtc="2025-09-07T09:09:00Z"/>
                      <w:rFonts w:eastAsia="宋体"/>
                      <w:szCs w:val="22"/>
                    </w:rPr>
                  </w:pPr>
                  <w:ins w:id="3965" w:author="yukina minato" w:date="2025-09-07T17:09:00Z" w16du:dateUtc="2025-09-07T09:09:00Z">
                    <w:r w:rsidRPr="00002D6B">
                      <w:rPr>
                        <w:rFonts w:eastAsia="宋体"/>
                        <w:szCs w:val="22"/>
                      </w:rPr>
                      <w:t xml:space="preserve">  </w:t>
                    </w:r>
                    <w:r w:rsidRPr="00002D6B">
                      <w:rPr>
                        <w:rFonts w:eastAsia="宋体"/>
                        <w:szCs w:val="22"/>
                      </w:rPr>
                      <w:t>投放时间</w:t>
                    </w:r>
                    <w:r w:rsidRPr="00002D6B">
                      <w:rPr>
                        <w:rFonts w:eastAsia="宋体"/>
                        <w:szCs w:val="22"/>
                      </w:rPr>
                      <w:t xml:space="preserve">: 6.18 s, </w:t>
                    </w:r>
                    <w:r w:rsidRPr="00002D6B">
                      <w:rPr>
                        <w:rFonts w:eastAsia="宋体"/>
                        <w:szCs w:val="22"/>
                      </w:rPr>
                      <w:t>引爆延迟</w:t>
                    </w:r>
                    <w:r w:rsidRPr="00002D6B">
                      <w:rPr>
                        <w:rFonts w:eastAsia="宋体"/>
                        <w:szCs w:val="22"/>
                      </w:rPr>
                      <w:t>: 0.72 s</w:t>
                    </w:r>
                  </w:ins>
                </w:p>
                <w:p w14:paraId="3C52DD3E" w14:textId="77777777" w:rsidR="00002D6B" w:rsidRPr="00002D6B" w:rsidRDefault="00002D6B" w:rsidP="00002D6B">
                  <w:pPr>
                    <w:widowControl w:val="0"/>
                    <w:spacing w:before="0" w:after="0"/>
                    <w:jc w:val="both"/>
                    <w:rPr>
                      <w:ins w:id="3966" w:author="yukina minato" w:date="2025-09-07T17:09:00Z" w16du:dateUtc="2025-09-07T09:09:00Z"/>
                      <w:rFonts w:eastAsia="宋体"/>
                      <w:szCs w:val="22"/>
                    </w:rPr>
                  </w:pPr>
                  <w:ins w:id="3967" w:author="yukina minato" w:date="2025-09-07T17:09:00Z" w16du:dateUtc="2025-09-07T09:09:00Z">
                    <w:r w:rsidRPr="00002D6B">
                      <w:rPr>
                        <w:rFonts w:eastAsia="宋体"/>
                        <w:szCs w:val="22"/>
                      </w:rPr>
                      <w:t xml:space="preserve">  </w:t>
                    </w:r>
                    <w:r w:rsidRPr="00002D6B">
                      <w:rPr>
                        <w:rFonts w:eastAsia="宋体"/>
                        <w:szCs w:val="22"/>
                      </w:rPr>
                      <w:t>投放点</w:t>
                    </w:r>
                    <w:r w:rsidRPr="00002D6B">
                      <w:rPr>
                        <w:rFonts w:eastAsia="宋体"/>
                        <w:szCs w:val="22"/>
                      </w:rPr>
                      <w:t>: (18548.02, -12.39, 1800.00)</w:t>
                    </w:r>
                  </w:ins>
                </w:p>
                <w:p w14:paraId="51FE742E" w14:textId="77777777" w:rsidR="00002D6B" w:rsidRPr="00002D6B" w:rsidRDefault="00002D6B" w:rsidP="00002D6B">
                  <w:pPr>
                    <w:widowControl w:val="0"/>
                    <w:spacing w:before="0" w:after="0"/>
                    <w:jc w:val="both"/>
                    <w:rPr>
                      <w:ins w:id="3968" w:author="yukina minato" w:date="2025-09-07T17:09:00Z" w16du:dateUtc="2025-09-07T09:09:00Z"/>
                      <w:rFonts w:eastAsia="宋体"/>
                      <w:szCs w:val="22"/>
                    </w:rPr>
                  </w:pPr>
                  <w:ins w:id="3969" w:author="yukina minato" w:date="2025-09-07T17:09:00Z" w16du:dateUtc="2025-09-07T09:09:00Z">
                    <w:r w:rsidRPr="00002D6B">
                      <w:rPr>
                        <w:rFonts w:eastAsia="宋体"/>
                        <w:szCs w:val="22"/>
                      </w:rPr>
                      <w:t xml:space="preserve">  </w:t>
                    </w:r>
                    <w:r w:rsidRPr="00002D6B">
                      <w:rPr>
                        <w:rFonts w:eastAsia="宋体"/>
                        <w:szCs w:val="22"/>
                      </w:rPr>
                      <w:t>爆炸点</w:t>
                    </w:r>
                    <w:r w:rsidRPr="00002D6B">
                      <w:rPr>
                        <w:rFonts w:eastAsia="宋体"/>
                        <w:szCs w:val="22"/>
                      </w:rPr>
                      <w:t>: (18634.92, -13.83, 1797.47)</w:t>
                    </w:r>
                  </w:ins>
                </w:p>
                <w:p w14:paraId="29BBEEB1" w14:textId="77777777" w:rsidR="00002D6B" w:rsidRPr="00002D6B" w:rsidRDefault="00002D6B" w:rsidP="00002D6B">
                  <w:pPr>
                    <w:widowControl w:val="0"/>
                    <w:spacing w:before="0" w:after="0"/>
                    <w:jc w:val="both"/>
                    <w:rPr>
                      <w:ins w:id="3970" w:author="yukina minato" w:date="2025-09-07T17:09:00Z" w16du:dateUtc="2025-09-07T09:09:00Z"/>
                      <w:rFonts w:eastAsia="宋体"/>
                      <w:szCs w:val="22"/>
                    </w:rPr>
                  </w:pPr>
                  <w:ins w:id="3971"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29C0B7F2" w14:textId="77777777" w:rsidR="00002D6B" w:rsidRPr="00002D6B" w:rsidRDefault="00002D6B" w:rsidP="00002D6B">
                  <w:pPr>
                    <w:widowControl w:val="0"/>
                    <w:spacing w:before="0" w:after="0"/>
                    <w:jc w:val="both"/>
                    <w:rPr>
                      <w:ins w:id="3972" w:author="yukina minato" w:date="2025-09-07T17:09:00Z" w16du:dateUtc="2025-09-07T09:09:00Z"/>
                      <w:rFonts w:eastAsia="宋体"/>
                      <w:szCs w:val="22"/>
                    </w:rPr>
                  </w:pPr>
                  <w:ins w:id="3973"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615D88DE" w14:textId="77777777" w:rsidR="00002D6B" w:rsidRPr="00002D6B" w:rsidRDefault="00002D6B" w:rsidP="00002D6B">
                  <w:pPr>
                    <w:widowControl w:val="0"/>
                    <w:spacing w:before="0" w:after="0"/>
                    <w:jc w:val="both"/>
                    <w:rPr>
                      <w:ins w:id="3974" w:author="yukina minato" w:date="2025-09-07T17:09:00Z" w16du:dateUtc="2025-09-07T09:09:00Z"/>
                      <w:rFonts w:eastAsia="宋体"/>
                      <w:szCs w:val="22"/>
                    </w:rPr>
                  </w:pPr>
                  <w:ins w:id="3975"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5C589133" w14:textId="77777777" w:rsidR="00002D6B" w:rsidRPr="00002D6B" w:rsidRDefault="00002D6B" w:rsidP="00002D6B">
                  <w:pPr>
                    <w:widowControl w:val="0"/>
                    <w:spacing w:before="0" w:after="0"/>
                    <w:jc w:val="both"/>
                    <w:rPr>
                      <w:ins w:id="3976" w:author="yukina minato" w:date="2025-09-07T17:09:00Z" w16du:dateUtc="2025-09-07T09:09:00Z"/>
                      <w:rFonts w:eastAsia="宋体"/>
                      <w:szCs w:val="22"/>
                    </w:rPr>
                  </w:pPr>
                </w:p>
                <w:p w14:paraId="4CC74897" w14:textId="77777777" w:rsidR="00002D6B" w:rsidRPr="00002D6B" w:rsidRDefault="00002D6B" w:rsidP="00002D6B">
                  <w:pPr>
                    <w:widowControl w:val="0"/>
                    <w:spacing w:before="0" w:after="0"/>
                    <w:jc w:val="both"/>
                    <w:rPr>
                      <w:ins w:id="3977" w:author="yukina minato" w:date="2025-09-07T17:09:00Z" w16du:dateUtc="2025-09-07T09:09:00Z"/>
                      <w:rFonts w:eastAsia="宋体"/>
                      <w:szCs w:val="22"/>
                    </w:rPr>
                  </w:pPr>
                  <w:ins w:id="3978" w:author="yukina minato" w:date="2025-09-07T17:09:00Z" w16du:dateUtc="2025-09-07T09:09:00Z">
                    <w:r w:rsidRPr="00002D6B">
                      <w:rPr>
                        <w:rFonts w:eastAsia="宋体"/>
                        <w:szCs w:val="22"/>
                      </w:rPr>
                      <w:t xml:space="preserve">UAV 2 </w:t>
                    </w:r>
                    <w:r w:rsidRPr="00002D6B">
                      <w:rPr>
                        <w:rFonts w:eastAsia="宋体"/>
                        <w:szCs w:val="22"/>
                      </w:rPr>
                      <w:t>烟雾弹</w:t>
                    </w:r>
                    <w:r w:rsidRPr="00002D6B">
                      <w:rPr>
                        <w:rFonts w:eastAsia="宋体"/>
                        <w:szCs w:val="22"/>
                      </w:rPr>
                      <w:t xml:space="preserve"> 1:</w:t>
                    </w:r>
                  </w:ins>
                </w:p>
                <w:p w14:paraId="14389463" w14:textId="77777777" w:rsidR="00002D6B" w:rsidRPr="00002D6B" w:rsidRDefault="00002D6B" w:rsidP="00002D6B">
                  <w:pPr>
                    <w:widowControl w:val="0"/>
                    <w:spacing w:before="0" w:after="0"/>
                    <w:jc w:val="both"/>
                    <w:rPr>
                      <w:ins w:id="3979" w:author="yukina minato" w:date="2025-09-07T17:09:00Z" w16du:dateUtc="2025-09-07T09:09:00Z"/>
                      <w:rFonts w:eastAsia="宋体"/>
                      <w:szCs w:val="22"/>
                    </w:rPr>
                  </w:pPr>
                  <w:ins w:id="3980" w:author="yukina minato" w:date="2025-09-07T17:09:00Z" w16du:dateUtc="2025-09-07T09:09:00Z">
                    <w:r w:rsidRPr="00002D6B">
                      <w:rPr>
                        <w:rFonts w:eastAsia="宋体"/>
                        <w:szCs w:val="22"/>
                      </w:rPr>
                      <w:t xml:space="preserve">  </w:t>
                    </w:r>
                    <w:r w:rsidRPr="00002D6B">
                      <w:rPr>
                        <w:rFonts w:eastAsia="宋体"/>
                        <w:szCs w:val="22"/>
                      </w:rPr>
                      <w:t>速度</w:t>
                    </w:r>
                    <w:r w:rsidRPr="00002D6B">
                      <w:rPr>
                        <w:rFonts w:eastAsia="宋体"/>
                        <w:szCs w:val="22"/>
                      </w:rPr>
                      <w:t xml:space="preserve">: 106.52 m/s, </w:t>
                    </w:r>
                    <w:r w:rsidRPr="00002D6B">
                      <w:rPr>
                        <w:rFonts w:eastAsia="宋体"/>
                        <w:szCs w:val="22"/>
                      </w:rPr>
                      <w:t>方向</w:t>
                    </w:r>
                    <w:r w:rsidRPr="00002D6B">
                      <w:rPr>
                        <w:rFonts w:eastAsia="宋体"/>
                        <w:szCs w:val="22"/>
                      </w:rPr>
                      <w:t>: 165.52°</w:t>
                    </w:r>
                  </w:ins>
                </w:p>
                <w:p w14:paraId="59A15109" w14:textId="77777777" w:rsidR="00002D6B" w:rsidRPr="00002D6B" w:rsidRDefault="00002D6B" w:rsidP="00002D6B">
                  <w:pPr>
                    <w:widowControl w:val="0"/>
                    <w:spacing w:before="0" w:after="0"/>
                    <w:jc w:val="both"/>
                    <w:rPr>
                      <w:ins w:id="3981" w:author="yukina minato" w:date="2025-09-07T17:09:00Z" w16du:dateUtc="2025-09-07T09:09:00Z"/>
                      <w:rFonts w:eastAsia="宋体"/>
                      <w:szCs w:val="22"/>
                    </w:rPr>
                  </w:pPr>
                  <w:ins w:id="3982" w:author="yukina minato" w:date="2025-09-07T17:09:00Z" w16du:dateUtc="2025-09-07T09:09:00Z">
                    <w:r w:rsidRPr="00002D6B">
                      <w:rPr>
                        <w:rFonts w:eastAsia="宋体"/>
                        <w:szCs w:val="22"/>
                      </w:rPr>
                      <w:t xml:space="preserve">  </w:t>
                    </w:r>
                    <w:r w:rsidRPr="00002D6B">
                      <w:rPr>
                        <w:rFonts w:eastAsia="宋体"/>
                        <w:szCs w:val="22"/>
                      </w:rPr>
                      <w:t>投放时间</w:t>
                    </w:r>
                    <w:r w:rsidRPr="00002D6B">
                      <w:rPr>
                        <w:rFonts w:eastAsia="宋体"/>
                        <w:szCs w:val="22"/>
                      </w:rPr>
                      <w:t xml:space="preserve">: 2.68 s, </w:t>
                    </w:r>
                    <w:r w:rsidRPr="00002D6B">
                      <w:rPr>
                        <w:rFonts w:eastAsia="宋体"/>
                        <w:szCs w:val="22"/>
                      </w:rPr>
                      <w:t>引爆延迟</w:t>
                    </w:r>
                    <w:r w:rsidRPr="00002D6B">
                      <w:rPr>
                        <w:rFonts w:eastAsia="宋体"/>
                        <w:szCs w:val="22"/>
                      </w:rPr>
                      <w:t>: 5.93 s</w:t>
                    </w:r>
                  </w:ins>
                </w:p>
                <w:p w14:paraId="1CAEB384" w14:textId="77777777" w:rsidR="00002D6B" w:rsidRPr="00002D6B" w:rsidRDefault="00002D6B" w:rsidP="00002D6B">
                  <w:pPr>
                    <w:widowControl w:val="0"/>
                    <w:spacing w:before="0" w:after="0"/>
                    <w:jc w:val="both"/>
                    <w:rPr>
                      <w:ins w:id="3983" w:author="yukina minato" w:date="2025-09-07T17:09:00Z" w16du:dateUtc="2025-09-07T09:09:00Z"/>
                      <w:rFonts w:eastAsia="宋体"/>
                      <w:szCs w:val="22"/>
                    </w:rPr>
                  </w:pPr>
                  <w:ins w:id="3984" w:author="yukina minato" w:date="2025-09-07T17:09:00Z" w16du:dateUtc="2025-09-07T09:09:00Z">
                    <w:r w:rsidRPr="00002D6B">
                      <w:rPr>
                        <w:rFonts w:eastAsia="宋体"/>
                        <w:szCs w:val="22"/>
                      </w:rPr>
                      <w:t xml:space="preserve">  </w:t>
                    </w:r>
                    <w:r w:rsidRPr="00002D6B">
                      <w:rPr>
                        <w:rFonts w:eastAsia="宋体"/>
                        <w:szCs w:val="22"/>
                      </w:rPr>
                      <w:t>投放点</w:t>
                    </w:r>
                    <w:r w:rsidRPr="00002D6B">
                      <w:rPr>
                        <w:rFonts w:eastAsia="宋体"/>
                        <w:szCs w:val="22"/>
                      </w:rPr>
                      <w:t>: (11723.84, 1471.33, 1400.00)</w:t>
                    </w:r>
                  </w:ins>
                </w:p>
                <w:p w14:paraId="7529A258" w14:textId="77777777" w:rsidR="00002D6B" w:rsidRPr="00002D6B" w:rsidRDefault="00002D6B" w:rsidP="00002D6B">
                  <w:pPr>
                    <w:widowControl w:val="0"/>
                    <w:spacing w:before="0" w:after="0"/>
                    <w:jc w:val="both"/>
                    <w:rPr>
                      <w:ins w:id="3985" w:author="yukina minato" w:date="2025-09-07T17:09:00Z" w16du:dateUtc="2025-09-07T09:09:00Z"/>
                      <w:rFonts w:eastAsia="宋体"/>
                      <w:szCs w:val="22"/>
                    </w:rPr>
                  </w:pPr>
                  <w:ins w:id="3986" w:author="yukina minato" w:date="2025-09-07T17:09:00Z" w16du:dateUtc="2025-09-07T09:09:00Z">
                    <w:r w:rsidRPr="00002D6B">
                      <w:rPr>
                        <w:rFonts w:eastAsia="宋体"/>
                        <w:szCs w:val="22"/>
                      </w:rPr>
                      <w:t xml:space="preserve">  </w:t>
                    </w:r>
                    <w:r w:rsidRPr="00002D6B">
                      <w:rPr>
                        <w:rFonts w:eastAsia="宋体"/>
                        <w:szCs w:val="22"/>
                      </w:rPr>
                      <w:t>爆炸点</w:t>
                    </w:r>
                    <w:r w:rsidRPr="00002D6B">
                      <w:rPr>
                        <w:rFonts w:eastAsia="宋体"/>
                        <w:szCs w:val="22"/>
                      </w:rPr>
                      <w:t>: (11112.66, 1629.19, 1227.94)</w:t>
                    </w:r>
                  </w:ins>
                </w:p>
                <w:p w14:paraId="5946108A" w14:textId="77777777" w:rsidR="00002D6B" w:rsidRPr="00002D6B" w:rsidRDefault="00002D6B" w:rsidP="00002D6B">
                  <w:pPr>
                    <w:widowControl w:val="0"/>
                    <w:spacing w:before="0" w:after="0"/>
                    <w:jc w:val="both"/>
                    <w:rPr>
                      <w:ins w:id="3987" w:author="yukina minato" w:date="2025-09-07T17:09:00Z" w16du:dateUtc="2025-09-07T09:09:00Z"/>
                      <w:rFonts w:eastAsia="宋体"/>
                      <w:szCs w:val="22"/>
                    </w:rPr>
                  </w:pPr>
                  <w:ins w:id="3988"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6FF560A9" w14:textId="77777777" w:rsidR="00002D6B" w:rsidRPr="00002D6B" w:rsidRDefault="00002D6B" w:rsidP="00002D6B">
                  <w:pPr>
                    <w:widowControl w:val="0"/>
                    <w:spacing w:before="0" w:after="0"/>
                    <w:jc w:val="both"/>
                    <w:rPr>
                      <w:ins w:id="3989" w:author="yukina minato" w:date="2025-09-07T17:09:00Z" w16du:dateUtc="2025-09-07T09:09:00Z"/>
                      <w:rFonts w:eastAsia="宋体"/>
                      <w:szCs w:val="22"/>
                    </w:rPr>
                  </w:pPr>
                  <w:ins w:id="3990"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338A2E21" w14:textId="77777777" w:rsidR="00002D6B" w:rsidRPr="00002D6B" w:rsidRDefault="00002D6B" w:rsidP="00002D6B">
                  <w:pPr>
                    <w:widowControl w:val="0"/>
                    <w:spacing w:before="0" w:after="0"/>
                    <w:jc w:val="both"/>
                    <w:rPr>
                      <w:ins w:id="3991" w:author="yukina minato" w:date="2025-09-07T17:09:00Z" w16du:dateUtc="2025-09-07T09:09:00Z"/>
                      <w:rFonts w:eastAsia="宋体"/>
                      <w:szCs w:val="22"/>
                    </w:rPr>
                  </w:pPr>
                  <w:ins w:id="3992"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57186FD8" w14:textId="77777777" w:rsidR="00002D6B" w:rsidRPr="00002D6B" w:rsidRDefault="00002D6B" w:rsidP="00002D6B">
                  <w:pPr>
                    <w:widowControl w:val="0"/>
                    <w:spacing w:before="0" w:after="0"/>
                    <w:jc w:val="both"/>
                    <w:rPr>
                      <w:ins w:id="3993" w:author="yukina minato" w:date="2025-09-07T17:09:00Z" w16du:dateUtc="2025-09-07T09:09:00Z"/>
                      <w:rFonts w:eastAsia="宋体"/>
                      <w:szCs w:val="22"/>
                    </w:rPr>
                  </w:pPr>
                </w:p>
                <w:p w14:paraId="5F8792B9" w14:textId="77777777" w:rsidR="00002D6B" w:rsidRPr="00002D6B" w:rsidRDefault="00002D6B" w:rsidP="00002D6B">
                  <w:pPr>
                    <w:widowControl w:val="0"/>
                    <w:spacing w:before="0" w:after="0"/>
                    <w:jc w:val="both"/>
                    <w:rPr>
                      <w:ins w:id="3994" w:author="yukina minato" w:date="2025-09-07T17:09:00Z" w16du:dateUtc="2025-09-07T09:09:00Z"/>
                      <w:rFonts w:eastAsia="宋体"/>
                      <w:szCs w:val="22"/>
                    </w:rPr>
                  </w:pPr>
                  <w:ins w:id="3995" w:author="yukina minato" w:date="2025-09-07T17:09:00Z" w16du:dateUtc="2025-09-07T09:09:00Z">
                    <w:r w:rsidRPr="00002D6B">
                      <w:rPr>
                        <w:rFonts w:eastAsia="宋体"/>
                        <w:szCs w:val="22"/>
                      </w:rPr>
                      <w:t xml:space="preserve">UAV 2 </w:t>
                    </w:r>
                    <w:r w:rsidRPr="00002D6B">
                      <w:rPr>
                        <w:rFonts w:eastAsia="宋体"/>
                        <w:szCs w:val="22"/>
                      </w:rPr>
                      <w:t>烟雾弹</w:t>
                    </w:r>
                    <w:r w:rsidRPr="00002D6B">
                      <w:rPr>
                        <w:rFonts w:eastAsia="宋体"/>
                        <w:szCs w:val="22"/>
                      </w:rPr>
                      <w:t xml:space="preserve"> 2:</w:t>
                    </w:r>
                  </w:ins>
                </w:p>
                <w:p w14:paraId="6F14BA91" w14:textId="77777777" w:rsidR="00002D6B" w:rsidRPr="00002D6B" w:rsidRDefault="00002D6B" w:rsidP="00002D6B">
                  <w:pPr>
                    <w:widowControl w:val="0"/>
                    <w:spacing w:before="0" w:after="0"/>
                    <w:jc w:val="both"/>
                    <w:rPr>
                      <w:ins w:id="3996" w:author="yukina minato" w:date="2025-09-07T17:09:00Z" w16du:dateUtc="2025-09-07T09:09:00Z"/>
                      <w:rFonts w:eastAsia="宋体"/>
                      <w:szCs w:val="22"/>
                    </w:rPr>
                  </w:pPr>
                  <w:ins w:id="3997" w:author="yukina minato" w:date="2025-09-07T17:09:00Z" w16du:dateUtc="2025-09-07T09:09:00Z">
                    <w:r w:rsidRPr="00002D6B">
                      <w:rPr>
                        <w:rFonts w:eastAsia="宋体"/>
                        <w:szCs w:val="22"/>
                      </w:rPr>
                      <w:t xml:space="preserve">  </w:t>
                    </w:r>
                    <w:r w:rsidRPr="00002D6B">
                      <w:rPr>
                        <w:rFonts w:eastAsia="宋体"/>
                        <w:szCs w:val="22"/>
                      </w:rPr>
                      <w:t>速度</w:t>
                    </w:r>
                    <w:r w:rsidRPr="00002D6B">
                      <w:rPr>
                        <w:rFonts w:eastAsia="宋体"/>
                        <w:szCs w:val="22"/>
                      </w:rPr>
                      <w:t xml:space="preserve">: 131.19 m/s, </w:t>
                    </w:r>
                    <w:r w:rsidRPr="00002D6B">
                      <w:rPr>
                        <w:rFonts w:eastAsia="宋体"/>
                        <w:szCs w:val="22"/>
                      </w:rPr>
                      <w:t>方向</w:t>
                    </w:r>
                    <w:r w:rsidRPr="00002D6B">
                      <w:rPr>
                        <w:rFonts w:eastAsia="宋体"/>
                        <w:szCs w:val="22"/>
                      </w:rPr>
                      <w:t>: 292.18°</w:t>
                    </w:r>
                  </w:ins>
                </w:p>
                <w:p w14:paraId="09463415" w14:textId="77777777" w:rsidR="00002D6B" w:rsidRPr="00002D6B" w:rsidRDefault="00002D6B" w:rsidP="00002D6B">
                  <w:pPr>
                    <w:widowControl w:val="0"/>
                    <w:spacing w:before="0" w:after="0"/>
                    <w:jc w:val="both"/>
                    <w:rPr>
                      <w:ins w:id="3998" w:author="yukina minato" w:date="2025-09-07T17:09:00Z" w16du:dateUtc="2025-09-07T09:09:00Z"/>
                      <w:rFonts w:eastAsia="宋体"/>
                      <w:szCs w:val="22"/>
                    </w:rPr>
                  </w:pPr>
                  <w:ins w:id="3999" w:author="yukina minato" w:date="2025-09-07T17:09:00Z" w16du:dateUtc="2025-09-07T09:09:00Z">
                    <w:r w:rsidRPr="00002D6B">
                      <w:rPr>
                        <w:rFonts w:eastAsia="宋体"/>
                        <w:szCs w:val="22"/>
                      </w:rPr>
                      <w:t xml:space="preserve">  </w:t>
                    </w:r>
                    <w:r w:rsidRPr="00002D6B">
                      <w:rPr>
                        <w:rFonts w:eastAsia="宋体"/>
                        <w:szCs w:val="22"/>
                      </w:rPr>
                      <w:t>投放时间</w:t>
                    </w:r>
                    <w:r w:rsidRPr="00002D6B">
                      <w:rPr>
                        <w:rFonts w:eastAsia="宋体"/>
                        <w:szCs w:val="22"/>
                      </w:rPr>
                      <w:t xml:space="preserve">: 5.78 s, </w:t>
                    </w:r>
                    <w:r w:rsidRPr="00002D6B">
                      <w:rPr>
                        <w:rFonts w:eastAsia="宋体"/>
                        <w:szCs w:val="22"/>
                      </w:rPr>
                      <w:t>引爆延迟</w:t>
                    </w:r>
                    <w:r w:rsidRPr="00002D6B">
                      <w:rPr>
                        <w:rFonts w:eastAsia="宋体"/>
                        <w:szCs w:val="22"/>
                      </w:rPr>
                      <w:t>: 2.16 s</w:t>
                    </w:r>
                  </w:ins>
                </w:p>
                <w:p w14:paraId="6548B037" w14:textId="77777777" w:rsidR="00002D6B" w:rsidRPr="00002D6B" w:rsidRDefault="00002D6B" w:rsidP="00002D6B">
                  <w:pPr>
                    <w:widowControl w:val="0"/>
                    <w:spacing w:before="0" w:after="0"/>
                    <w:jc w:val="both"/>
                    <w:rPr>
                      <w:ins w:id="4000" w:author="yukina minato" w:date="2025-09-07T17:09:00Z" w16du:dateUtc="2025-09-07T09:09:00Z"/>
                      <w:rFonts w:eastAsia="宋体"/>
                      <w:szCs w:val="22"/>
                    </w:rPr>
                  </w:pPr>
                  <w:ins w:id="4001" w:author="yukina minato" w:date="2025-09-07T17:09:00Z" w16du:dateUtc="2025-09-07T09:09:00Z">
                    <w:r w:rsidRPr="00002D6B">
                      <w:rPr>
                        <w:rFonts w:eastAsia="宋体"/>
                        <w:szCs w:val="22"/>
                      </w:rPr>
                      <w:t xml:space="preserve">  </w:t>
                    </w:r>
                    <w:r w:rsidRPr="00002D6B">
                      <w:rPr>
                        <w:rFonts w:eastAsia="宋体"/>
                        <w:szCs w:val="22"/>
                      </w:rPr>
                      <w:t>投放点</w:t>
                    </w:r>
                    <w:r w:rsidRPr="00002D6B">
                      <w:rPr>
                        <w:rFonts w:eastAsia="宋体"/>
                        <w:szCs w:val="22"/>
                      </w:rPr>
                      <w:t>: (12286.16, 698.22, 1400.00)</w:t>
                    </w:r>
                  </w:ins>
                </w:p>
                <w:p w14:paraId="309D1CBA" w14:textId="77777777" w:rsidR="00002D6B" w:rsidRPr="00002D6B" w:rsidRDefault="00002D6B" w:rsidP="00002D6B">
                  <w:pPr>
                    <w:widowControl w:val="0"/>
                    <w:spacing w:before="0" w:after="0"/>
                    <w:jc w:val="both"/>
                    <w:rPr>
                      <w:ins w:id="4002" w:author="yukina minato" w:date="2025-09-07T17:09:00Z" w16du:dateUtc="2025-09-07T09:09:00Z"/>
                      <w:rFonts w:eastAsia="宋体"/>
                      <w:szCs w:val="22"/>
                    </w:rPr>
                  </w:pPr>
                  <w:ins w:id="4003" w:author="yukina minato" w:date="2025-09-07T17:09:00Z" w16du:dateUtc="2025-09-07T09:09:00Z">
                    <w:r w:rsidRPr="00002D6B">
                      <w:rPr>
                        <w:rFonts w:eastAsia="宋体"/>
                        <w:szCs w:val="22"/>
                      </w:rPr>
                      <w:t xml:space="preserve">  </w:t>
                    </w:r>
                    <w:r w:rsidRPr="00002D6B">
                      <w:rPr>
                        <w:rFonts w:eastAsia="宋体"/>
                        <w:szCs w:val="22"/>
                      </w:rPr>
                      <w:t>爆炸点</w:t>
                    </w:r>
                    <w:r w:rsidRPr="00002D6B">
                      <w:rPr>
                        <w:rFonts w:eastAsia="宋体"/>
                        <w:szCs w:val="22"/>
                      </w:rPr>
                      <w:t>: (12393.26, 435.58, 1377.10)</w:t>
                    </w:r>
                  </w:ins>
                </w:p>
                <w:p w14:paraId="1663D0E2" w14:textId="77777777" w:rsidR="00002D6B" w:rsidRPr="00002D6B" w:rsidRDefault="00002D6B" w:rsidP="00002D6B">
                  <w:pPr>
                    <w:widowControl w:val="0"/>
                    <w:spacing w:before="0" w:after="0"/>
                    <w:jc w:val="both"/>
                    <w:rPr>
                      <w:ins w:id="4004" w:author="yukina minato" w:date="2025-09-07T17:09:00Z" w16du:dateUtc="2025-09-07T09:09:00Z"/>
                      <w:rFonts w:eastAsia="宋体"/>
                      <w:szCs w:val="22"/>
                    </w:rPr>
                  </w:pPr>
                  <w:ins w:id="4005"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0E512241" w14:textId="77777777" w:rsidR="00002D6B" w:rsidRPr="00002D6B" w:rsidRDefault="00002D6B" w:rsidP="00002D6B">
                  <w:pPr>
                    <w:widowControl w:val="0"/>
                    <w:spacing w:before="0" w:after="0"/>
                    <w:jc w:val="both"/>
                    <w:rPr>
                      <w:ins w:id="4006" w:author="yukina minato" w:date="2025-09-07T17:09:00Z" w16du:dateUtc="2025-09-07T09:09:00Z"/>
                      <w:rFonts w:eastAsia="宋体"/>
                      <w:szCs w:val="22"/>
                    </w:rPr>
                  </w:pPr>
                  <w:ins w:id="4007"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3.89 s</w:t>
                    </w:r>
                  </w:ins>
                </w:p>
                <w:p w14:paraId="599BDB46" w14:textId="77777777" w:rsidR="00002D6B" w:rsidRPr="00002D6B" w:rsidRDefault="00002D6B" w:rsidP="00002D6B">
                  <w:pPr>
                    <w:widowControl w:val="0"/>
                    <w:spacing w:before="0" w:after="0"/>
                    <w:jc w:val="both"/>
                    <w:rPr>
                      <w:ins w:id="4008" w:author="yukina minato" w:date="2025-09-07T17:09:00Z" w16du:dateUtc="2025-09-07T09:09:00Z"/>
                      <w:rFonts w:eastAsia="宋体"/>
                      <w:szCs w:val="22"/>
                    </w:rPr>
                  </w:pPr>
                  <w:ins w:id="4009"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4B37E718" w14:textId="77777777" w:rsidR="00002D6B" w:rsidRPr="00002D6B" w:rsidRDefault="00002D6B" w:rsidP="00002D6B">
                  <w:pPr>
                    <w:widowControl w:val="0"/>
                    <w:spacing w:before="0" w:after="0"/>
                    <w:jc w:val="both"/>
                    <w:rPr>
                      <w:ins w:id="4010" w:author="yukina minato" w:date="2025-09-07T17:09:00Z" w16du:dateUtc="2025-09-07T09:09:00Z"/>
                      <w:rFonts w:eastAsia="宋体"/>
                      <w:szCs w:val="22"/>
                    </w:rPr>
                  </w:pPr>
                </w:p>
                <w:p w14:paraId="3AA95551" w14:textId="77777777" w:rsidR="00002D6B" w:rsidRPr="00002D6B" w:rsidRDefault="00002D6B" w:rsidP="00002D6B">
                  <w:pPr>
                    <w:widowControl w:val="0"/>
                    <w:spacing w:before="0" w:after="0"/>
                    <w:jc w:val="both"/>
                    <w:rPr>
                      <w:ins w:id="4011" w:author="yukina minato" w:date="2025-09-07T17:09:00Z" w16du:dateUtc="2025-09-07T09:09:00Z"/>
                      <w:rFonts w:eastAsia="宋体"/>
                      <w:szCs w:val="22"/>
                    </w:rPr>
                  </w:pPr>
                  <w:ins w:id="4012" w:author="yukina minato" w:date="2025-09-07T17:09:00Z" w16du:dateUtc="2025-09-07T09:09:00Z">
                    <w:r w:rsidRPr="00002D6B">
                      <w:rPr>
                        <w:rFonts w:eastAsia="宋体"/>
                        <w:szCs w:val="22"/>
                      </w:rPr>
                      <w:t xml:space="preserve">UAV 2 </w:t>
                    </w:r>
                    <w:r w:rsidRPr="00002D6B">
                      <w:rPr>
                        <w:rFonts w:eastAsia="宋体"/>
                        <w:szCs w:val="22"/>
                      </w:rPr>
                      <w:t>烟雾弹</w:t>
                    </w:r>
                    <w:r w:rsidRPr="00002D6B">
                      <w:rPr>
                        <w:rFonts w:eastAsia="宋体"/>
                        <w:szCs w:val="22"/>
                      </w:rPr>
                      <w:t xml:space="preserve"> 3:</w:t>
                    </w:r>
                  </w:ins>
                </w:p>
                <w:p w14:paraId="0D3AD6DA" w14:textId="77777777" w:rsidR="00002D6B" w:rsidRPr="00002D6B" w:rsidRDefault="00002D6B" w:rsidP="00002D6B">
                  <w:pPr>
                    <w:widowControl w:val="0"/>
                    <w:spacing w:before="0" w:after="0"/>
                    <w:jc w:val="both"/>
                    <w:rPr>
                      <w:ins w:id="4013" w:author="yukina minato" w:date="2025-09-07T17:09:00Z" w16du:dateUtc="2025-09-07T09:09:00Z"/>
                      <w:rFonts w:eastAsia="宋体"/>
                      <w:szCs w:val="22"/>
                    </w:rPr>
                  </w:pPr>
                  <w:ins w:id="4014" w:author="yukina minato" w:date="2025-09-07T17:09:00Z" w16du:dateUtc="2025-09-07T09:09:00Z">
                    <w:r w:rsidRPr="00002D6B">
                      <w:rPr>
                        <w:rFonts w:eastAsia="宋体"/>
                        <w:szCs w:val="22"/>
                      </w:rPr>
                      <w:t xml:space="preserve">  </w:t>
                    </w:r>
                    <w:r w:rsidRPr="00002D6B">
                      <w:rPr>
                        <w:rFonts w:eastAsia="宋体"/>
                        <w:szCs w:val="22"/>
                      </w:rPr>
                      <w:t>速度</w:t>
                    </w:r>
                    <w:r w:rsidRPr="00002D6B">
                      <w:rPr>
                        <w:rFonts w:eastAsia="宋体"/>
                        <w:szCs w:val="22"/>
                      </w:rPr>
                      <w:t xml:space="preserve">: 84.74 m/s, </w:t>
                    </w:r>
                    <w:r w:rsidRPr="00002D6B">
                      <w:rPr>
                        <w:rFonts w:eastAsia="宋体"/>
                        <w:szCs w:val="22"/>
                      </w:rPr>
                      <w:t>方向</w:t>
                    </w:r>
                    <w:r w:rsidRPr="00002D6B">
                      <w:rPr>
                        <w:rFonts w:eastAsia="宋体"/>
                        <w:szCs w:val="22"/>
                      </w:rPr>
                      <w:t>: 285.19°</w:t>
                    </w:r>
                  </w:ins>
                </w:p>
                <w:p w14:paraId="2551152E" w14:textId="77777777" w:rsidR="00002D6B" w:rsidRPr="00002D6B" w:rsidRDefault="00002D6B" w:rsidP="00002D6B">
                  <w:pPr>
                    <w:widowControl w:val="0"/>
                    <w:spacing w:before="0" w:after="0"/>
                    <w:jc w:val="both"/>
                    <w:rPr>
                      <w:ins w:id="4015" w:author="yukina minato" w:date="2025-09-07T17:09:00Z" w16du:dateUtc="2025-09-07T09:09:00Z"/>
                      <w:rFonts w:eastAsia="宋体"/>
                      <w:szCs w:val="22"/>
                    </w:rPr>
                  </w:pPr>
                  <w:ins w:id="4016" w:author="yukina minato" w:date="2025-09-07T17:09:00Z" w16du:dateUtc="2025-09-07T09:09:00Z">
                    <w:r w:rsidRPr="00002D6B">
                      <w:rPr>
                        <w:rFonts w:eastAsia="宋体"/>
                        <w:szCs w:val="22"/>
                      </w:rPr>
                      <w:t xml:space="preserve">  </w:t>
                    </w:r>
                    <w:r w:rsidRPr="00002D6B">
                      <w:rPr>
                        <w:rFonts w:eastAsia="宋体"/>
                        <w:szCs w:val="22"/>
                      </w:rPr>
                      <w:t>投放时间</w:t>
                    </w:r>
                    <w:r w:rsidRPr="00002D6B">
                      <w:rPr>
                        <w:rFonts w:eastAsia="宋体"/>
                        <w:szCs w:val="22"/>
                      </w:rPr>
                      <w:t xml:space="preserve">: 9.61 s, </w:t>
                    </w:r>
                    <w:r w:rsidRPr="00002D6B">
                      <w:rPr>
                        <w:rFonts w:eastAsia="宋体"/>
                        <w:szCs w:val="22"/>
                      </w:rPr>
                      <w:t>引爆延迟</w:t>
                    </w:r>
                    <w:r w:rsidRPr="00002D6B">
                      <w:rPr>
                        <w:rFonts w:eastAsia="宋体"/>
                        <w:szCs w:val="22"/>
                      </w:rPr>
                      <w:t>: 2.48 s</w:t>
                    </w:r>
                  </w:ins>
                </w:p>
                <w:p w14:paraId="32A65117" w14:textId="77777777" w:rsidR="00002D6B" w:rsidRPr="00002D6B" w:rsidRDefault="00002D6B" w:rsidP="00002D6B">
                  <w:pPr>
                    <w:widowControl w:val="0"/>
                    <w:spacing w:before="0" w:after="0"/>
                    <w:jc w:val="both"/>
                    <w:rPr>
                      <w:ins w:id="4017" w:author="yukina minato" w:date="2025-09-07T17:09:00Z" w16du:dateUtc="2025-09-07T09:09:00Z"/>
                      <w:rFonts w:eastAsia="宋体"/>
                      <w:szCs w:val="22"/>
                    </w:rPr>
                  </w:pPr>
                  <w:ins w:id="4018" w:author="yukina minato" w:date="2025-09-07T17:09:00Z" w16du:dateUtc="2025-09-07T09:09:00Z">
                    <w:r w:rsidRPr="00002D6B">
                      <w:rPr>
                        <w:rFonts w:eastAsia="宋体"/>
                        <w:szCs w:val="22"/>
                      </w:rPr>
                      <w:t xml:space="preserve">  </w:t>
                    </w:r>
                    <w:r w:rsidRPr="00002D6B">
                      <w:rPr>
                        <w:rFonts w:eastAsia="宋体"/>
                        <w:szCs w:val="22"/>
                      </w:rPr>
                      <w:t>投放点</w:t>
                    </w:r>
                    <w:r w:rsidRPr="00002D6B">
                      <w:rPr>
                        <w:rFonts w:eastAsia="宋体"/>
                        <w:szCs w:val="22"/>
                      </w:rPr>
                      <w:t>: (12213.53, 613.74, 1400.00)</w:t>
                    </w:r>
                  </w:ins>
                </w:p>
                <w:p w14:paraId="3181AEDB" w14:textId="77777777" w:rsidR="00002D6B" w:rsidRPr="00002D6B" w:rsidRDefault="00002D6B" w:rsidP="00002D6B">
                  <w:pPr>
                    <w:widowControl w:val="0"/>
                    <w:spacing w:before="0" w:after="0"/>
                    <w:jc w:val="both"/>
                    <w:rPr>
                      <w:ins w:id="4019" w:author="yukina minato" w:date="2025-09-07T17:09:00Z" w16du:dateUtc="2025-09-07T09:09:00Z"/>
                      <w:rFonts w:eastAsia="宋体"/>
                      <w:szCs w:val="22"/>
                    </w:rPr>
                  </w:pPr>
                  <w:ins w:id="4020" w:author="yukina minato" w:date="2025-09-07T17:09:00Z" w16du:dateUtc="2025-09-07T09:09:00Z">
                    <w:r w:rsidRPr="00002D6B">
                      <w:rPr>
                        <w:rFonts w:eastAsia="宋体"/>
                        <w:szCs w:val="22"/>
                      </w:rPr>
                      <w:t xml:space="preserve">  </w:t>
                    </w:r>
                    <w:r w:rsidRPr="00002D6B">
                      <w:rPr>
                        <w:rFonts w:eastAsia="宋体"/>
                        <w:szCs w:val="22"/>
                      </w:rPr>
                      <w:t>爆炸点</w:t>
                    </w:r>
                    <w:r w:rsidRPr="00002D6B">
                      <w:rPr>
                        <w:rFonts w:eastAsia="宋体"/>
                        <w:szCs w:val="22"/>
                      </w:rPr>
                      <w:t>: (12268.55, 411.14, 1369.93)</w:t>
                    </w:r>
                  </w:ins>
                </w:p>
                <w:p w14:paraId="571DD6AF" w14:textId="77777777" w:rsidR="00002D6B" w:rsidRPr="00002D6B" w:rsidRDefault="00002D6B" w:rsidP="00002D6B">
                  <w:pPr>
                    <w:widowControl w:val="0"/>
                    <w:spacing w:before="0" w:after="0"/>
                    <w:jc w:val="both"/>
                    <w:rPr>
                      <w:ins w:id="4021" w:author="yukina minato" w:date="2025-09-07T17:09:00Z" w16du:dateUtc="2025-09-07T09:09:00Z"/>
                      <w:rFonts w:eastAsia="宋体"/>
                      <w:szCs w:val="22"/>
                    </w:rPr>
                  </w:pPr>
                  <w:ins w:id="4022"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2EC1CA39" w14:textId="77777777" w:rsidR="00002D6B" w:rsidRPr="00002D6B" w:rsidRDefault="00002D6B" w:rsidP="00002D6B">
                  <w:pPr>
                    <w:widowControl w:val="0"/>
                    <w:spacing w:before="0" w:after="0"/>
                    <w:jc w:val="both"/>
                    <w:rPr>
                      <w:ins w:id="4023" w:author="yukina minato" w:date="2025-09-07T17:09:00Z" w16du:dateUtc="2025-09-07T09:09:00Z"/>
                      <w:rFonts w:eastAsia="宋体"/>
                      <w:szCs w:val="22"/>
                    </w:rPr>
                  </w:pPr>
                  <w:ins w:id="4024"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3.72 s</w:t>
                    </w:r>
                  </w:ins>
                </w:p>
                <w:p w14:paraId="5B77AD98" w14:textId="77777777" w:rsidR="00002D6B" w:rsidRPr="00002D6B" w:rsidRDefault="00002D6B" w:rsidP="00002D6B">
                  <w:pPr>
                    <w:widowControl w:val="0"/>
                    <w:spacing w:before="0" w:after="0"/>
                    <w:jc w:val="both"/>
                    <w:rPr>
                      <w:ins w:id="4025" w:author="yukina minato" w:date="2025-09-07T17:09:00Z" w16du:dateUtc="2025-09-07T09:09:00Z"/>
                      <w:rFonts w:eastAsia="宋体"/>
                      <w:szCs w:val="22"/>
                    </w:rPr>
                  </w:pPr>
                  <w:ins w:id="4026"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194B8599" w14:textId="77777777" w:rsidR="00002D6B" w:rsidRPr="00002D6B" w:rsidRDefault="00002D6B" w:rsidP="00002D6B">
                  <w:pPr>
                    <w:widowControl w:val="0"/>
                    <w:spacing w:before="0" w:after="0"/>
                    <w:jc w:val="both"/>
                    <w:rPr>
                      <w:ins w:id="4027" w:author="yukina minato" w:date="2025-09-07T17:09:00Z" w16du:dateUtc="2025-09-07T09:09:00Z"/>
                      <w:rFonts w:eastAsia="宋体"/>
                      <w:szCs w:val="22"/>
                    </w:rPr>
                  </w:pPr>
                </w:p>
                <w:p w14:paraId="01510F36" w14:textId="77777777" w:rsidR="00002D6B" w:rsidRPr="00002D6B" w:rsidRDefault="00002D6B" w:rsidP="00002D6B">
                  <w:pPr>
                    <w:widowControl w:val="0"/>
                    <w:spacing w:before="0" w:after="0"/>
                    <w:jc w:val="both"/>
                    <w:rPr>
                      <w:ins w:id="4028" w:author="yukina minato" w:date="2025-09-07T17:09:00Z" w16du:dateUtc="2025-09-07T09:09:00Z"/>
                      <w:rFonts w:eastAsia="宋体"/>
                      <w:szCs w:val="22"/>
                    </w:rPr>
                  </w:pPr>
                  <w:ins w:id="4029" w:author="yukina minato" w:date="2025-09-07T17:09:00Z" w16du:dateUtc="2025-09-07T09:09:00Z">
                    <w:r w:rsidRPr="00002D6B">
                      <w:rPr>
                        <w:rFonts w:eastAsia="宋体"/>
                        <w:szCs w:val="22"/>
                      </w:rPr>
                      <w:t xml:space="preserve">UAV 3 </w:t>
                    </w:r>
                    <w:r w:rsidRPr="00002D6B">
                      <w:rPr>
                        <w:rFonts w:eastAsia="宋体"/>
                        <w:szCs w:val="22"/>
                      </w:rPr>
                      <w:t>烟雾弹</w:t>
                    </w:r>
                    <w:r w:rsidRPr="00002D6B">
                      <w:rPr>
                        <w:rFonts w:eastAsia="宋体"/>
                        <w:szCs w:val="22"/>
                      </w:rPr>
                      <w:t xml:space="preserve"> 1:</w:t>
                    </w:r>
                  </w:ins>
                </w:p>
                <w:p w14:paraId="1DC128D1" w14:textId="77777777" w:rsidR="00002D6B" w:rsidRPr="00002D6B" w:rsidRDefault="00002D6B" w:rsidP="00002D6B">
                  <w:pPr>
                    <w:widowControl w:val="0"/>
                    <w:spacing w:before="0" w:after="0"/>
                    <w:jc w:val="both"/>
                    <w:rPr>
                      <w:ins w:id="4030" w:author="yukina minato" w:date="2025-09-07T17:09:00Z" w16du:dateUtc="2025-09-07T09:09:00Z"/>
                      <w:rFonts w:eastAsia="宋体"/>
                      <w:szCs w:val="22"/>
                    </w:rPr>
                  </w:pPr>
                  <w:ins w:id="4031" w:author="yukina minato" w:date="2025-09-07T17:09:00Z" w16du:dateUtc="2025-09-07T09:09:00Z">
                    <w:r w:rsidRPr="00002D6B">
                      <w:rPr>
                        <w:rFonts w:eastAsia="宋体"/>
                        <w:szCs w:val="22"/>
                      </w:rPr>
                      <w:t xml:space="preserve">  </w:t>
                    </w:r>
                    <w:r w:rsidRPr="00002D6B">
                      <w:rPr>
                        <w:rFonts w:eastAsia="宋体"/>
                        <w:szCs w:val="22"/>
                      </w:rPr>
                      <w:t>速度</w:t>
                    </w:r>
                    <w:r w:rsidRPr="00002D6B">
                      <w:rPr>
                        <w:rFonts w:eastAsia="宋体"/>
                        <w:szCs w:val="22"/>
                      </w:rPr>
                      <w:t xml:space="preserve">: 113.39 m/s, </w:t>
                    </w:r>
                    <w:r w:rsidRPr="00002D6B">
                      <w:rPr>
                        <w:rFonts w:eastAsia="宋体"/>
                        <w:szCs w:val="22"/>
                      </w:rPr>
                      <w:t>方向</w:t>
                    </w:r>
                    <w:r w:rsidRPr="00002D6B">
                      <w:rPr>
                        <w:rFonts w:eastAsia="宋体"/>
                        <w:szCs w:val="22"/>
                      </w:rPr>
                      <w:t>: 154.16°</w:t>
                    </w:r>
                  </w:ins>
                </w:p>
                <w:p w14:paraId="16479520" w14:textId="77777777" w:rsidR="00002D6B" w:rsidRPr="00002D6B" w:rsidRDefault="00002D6B" w:rsidP="00002D6B">
                  <w:pPr>
                    <w:widowControl w:val="0"/>
                    <w:spacing w:before="0" w:after="0"/>
                    <w:jc w:val="both"/>
                    <w:rPr>
                      <w:ins w:id="4032" w:author="yukina minato" w:date="2025-09-07T17:09:00Z" w16du:dateUtc="2025-09-07T09:09:00Z"/>
                      <w:rFonts w:eastAsia="宋体"/>
                      <w:szCs w:val="22"/>
                    </w:rPr>
                  </w:pPr>
                  <w:ins w:id="4033" w:author="yukina minato" w:date="2025-09-07T17:09:00Z" w16du:dateUtc="2025-09-07T09:09:00Z">
                    <w:r w:rsidRPr="00002D6B">
                      <w:rPr>
                        <w:rFonts w:eastAsia="宋体"/>
                        <w:szCs w:val="22"/>
                      </w:rPr>
                      <w:t xml:space="preserve">  </w:t>
                    </w:r>
                    <w:r w:rsidRPr="00002D6B">
                      <w:rPr>
                        <w:rFonts w:eastAsia="宋体"/>
                        <w:szCs w:val="22"/>
                      </w:rPr>
                      <w:t>投放时间</w:t>
                    </w:r>
                    <w:r w:rsidRPr="00002D6B">
                      <w:rPr>
                        <w:rFonts w:eastAsia="宋体"/>
                        <w:szCs w:val="22"/>
                      </w:rPr>
                      <w:t xml:space="preserve">: 9.09 s, </w:t>
                    </w:r>
                    <w:r w:rsidRPr="00002D6B">
                      <w:rPr>
                        <w:rFonts w:eastAsia="宋体"/>
                        <w:szCs w:val="22"/>
                      </w:rPr>
                      <w:t>引爆延迟</w:t>
                    </w:r>
                    <w:r w:rsidRPr="00002D6B">
                      <w:rPr>
                        <w:rFonts w:eastAsia="宋体"/>
                        <w:szCs w:val="22"/>
                      </w:rPr>
                      <w:t>: 4.97 s</w:t>
                    </w:r>
                  </w:ins>
                </w:p>
                <w:p w14:paraId="53309845" w14:textId="77777777" w:rsidR="00002D6B" w:rsidRPr="00002D6B" w:rsidRDefault="00002D6B" w:rsidP="00002D6B">
                  <w:pPr>
                    <w:widowControl w:val="0"/>
                    <w:spacing w:before="0" w:after="0"/>
                    <w:jc w:val="both"/>
                    <w:rPr>
                      <w:ins w:id="4034" w:author="yukina minato" w:date="2025-09-07T17:09:00Z" w16du:dateUtc="2025-09-07T09:09:00Z"/>
                      <w:rFonts w:eastAsia="宋体"/>
                      <w:szCs w:val="22"/>
                    </w:rPr>
                  </w:pPr>
                  <w:ins w:id="4035" w:author="yukina minato" w:date="2025-09-07T17:09:00Z" w16du:dateUtc="2025-09-07T09:09:00Z">
                    <w:r w:rsidRPr="00002D6B">
                      <w:rPr>
                        <w:rFonts w:eastAsia="宋体"/>
                        <w:szCs w:val="22"/>
                      </w:rPr>
                      <w:t xml:space="preserve">  </w:t>
                    </w:r>
                    <w:r w:rsidRPr="00002D6B">
                      <w:rPr>
                        <w:rFonts w:eastAsia="宋体"/>
                        <w:szCs w:val="22"/>
                      </w:rPr>
                      <w:t>投放点</w:t>
                    </w:r>
                    <w:r w:rsidRPr="00002D6B">
                      <w:rPr>
                        <w:rFonts w:eastAsia="宋体"/>
                        <w:szCs w:val="22"/>
                      </w:rPr>
                      <w:t>: (5072.58, -2550.77, 700.00)</w:t>
                    </w:r>
                  </w:ins>
                </w:p>
                <w:p w14:paraId="0A4E74A3" w14:textId="77777777" w:rsidR="00002D6B" w:rsidRPr="00002D6B" w:rsidRDefault="00002D6B" w:rsidP="00002D6B">
                  <w:pPr>
                    <w:widowControl w:val="0"/>
                    <w:spacing w:before="0" w:after="0"/>
                    <w:jc w:val="both"/>
                    <w:rPr>
                      <w:ins w:id="4036" w:author="yukina minato" w:date="2025-09-07T17:09:00Z" w16du:dateUtc="2025-09-07T09:09:00Z"/>
                      <w:rFonts w:eastAsia="宋体"/>
                      <w:szCs w:val="22"/>
                    </w:rPr>
                  </w:pPr>
                  <w:ins w:id="4037" w:author="yukina minato" w:date="2025-09-07T17:09:00Z" w16du:dateUtc="2025-09-07T09:09:00Z">
                    <w:r w:rsidRPr="00002D6B">
                      <w:rPr>
                        <w:rFonts w:eastAsia="宋体"/>
                        <w:szCs w:val="22"/>
                      </w:rPr>
                      <w:t xml:space="preserve">  </w:t>
                    </w:r>
                    <w:r w:rsidRPr="00002D6B">
                      <w:rPr>
                        <w:rFonts w:eastAsia="宋体"/>
                        <w:szCs w:val="22"/>
                      </w:rPr>
                      <w:t>爆炸点</w:t>
                    </w:r>
                    <w:r w:rsidRPr="00002D6B">
                      <w:rPr>
                        <w:rFonts w:eastAsia="宋体"/>
                        <w:szCs w:val="22"/>
                      </w:rPr>
                      <w:t>: (4565.43, -2305.11, 578.99)</w:t>
                    </w:r>
                  </w:ins>
                </w:p>
                <w:p w14:paraId="7EDD39AC" w14:textId="77777777" w:rsidR="00002D6B" w:rsidRPr="00002D6B" w:rsidRDefault="00002D6B" w:rsidP="00002D6B">
                  <w:pPr>
                    <w:widowControl w:val="0"/>
                    <w:spacing w:before="0" w:after="0"/>
                    <w:jc w:val="both"/>
                    <w:rPr>
                      <w:ins w:id="4038" w:author="yukina minato" w:date="2025-09-07T17:09:00Z" w16du:dateUtc="2025-09-07T09:09:00Z"/>
                      <w:rFonts w:eastAsia="宋体"/>
                      <w:szCs w:val="22"/>
                    </w:rPr>
                  </w:pPr>
                  <w:ins w:id="4039"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07FA7EFD" w14:textId="77777777" w:rsidR="00002D6B" w:rsidRPr="00002D6B" w:rsidRDefault="00002D6B" w:rsidP="00002D6B">
                  <w:pPr>
                    <w:widowControl w:val="0"/>
                    <w:spacing w:before="0" w:after="0"/>
                    <w:jc w:val="both"/>
                    <w:rPr>
                      <w:ins w:id="4040" w:author="yukina minato" w:date="2025-09-07T17:09:00Z" w16du:dateUtc="2025-09-07T09:09:00Z"/>
                      <w:rFonts w:eastAsia="宋体"/>
                      <w:szCs w:val="22"/>
                    </w:rPr>
                  </w:pPr>
                  <w:ins w:id="4041"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2FE65AFF" w14:textId="77777777" w:rsidR="00002D6B" w:rsidRPr="00002D6B" w:rsidRDefault="00002D6B" w:rsidP="00002D6B">
                  <w:pPr>
                    <w:widowControl w:val="0"/>
                    <w:spacing w:before="0" w:after="0"/>
                    <w:jc w:val="both"/>
                    <w:rPr>
                      <w:ins w:id="4042" w:author="yukina minato" w:date="2025-09-07T17:09:00Z" w16du:dateUtc="2025-09-07T09:09:00Z"/>
                      <w:rFonts w:eastAsia="宋体"/>
                      <w:szCs w:val="22"/>
                    </w:rPr>
                  </w:pPr>
                  <w:ins w:id="4043"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333DAD1F" w14:textId="77777777" w:rsidR="00002D6B" w:rsidRPr="00002D6B" w:rsidRDefault="00002D6B" w:rsidP="00002D6B">
                  <w:pPr>
                    <w:widowControl w:val="0"/>
                    <w:spacing w:before="0" w:after="0"/>
                    <w:jc w:val="both"/>
                    <w:rPr>
                      <w:ins w:id="4044" w:author="yukina minato" w:date="2025-09-07T17:09:00Z" w16du:dateUtc="2025-09-07T09:09:00Z"/>
                      <w:rFonts w:eastAsia="宋体"/>
                      <w:szCs w:val="22"/>
                    </w:rPr>
                  </w:pPr>
                </w:p>
                <w:p w14:paraId="602758D9" w14:textId="77777777" w:rsidR="00002D6B" w:rsidRPr="00002D6B" w:rsidRDefault="00002D6B" w:rsidP="00002D6B">
                  <w:pPr>
                    <w:widowControl w:val="0"/>
                    <w:spacing w:before="0" w:after="0"/>
                    <w:jc w:val="both"/>
                    <w:rPr>
                      <w:ins w:id="4045" w:author="yukina minato" w:date="2025-09-07T17:09:00Z" w16du:dateUtc="2025-09-07T09:09:00Z"/>
                      <w:rFonts w:eastAsia="宋体"/>
                      <w:szCs w:val="22"/>
                    </w:rPr>
                  </w:pPr>
                  <w:ins w:id="4046" w:author="yukina minato" w:date="2025-09-07T17:09:00Z" w16du:dateUtc="2025-09-07T09:09:00Z">
                    <w:r w:rsidRPr="00002D6B">
                      <w:rPr>
                        <w:rFonts w:eastAsia="宋体"/>
                        <w:szCs w:val="22"/>
                      </w:rPr>
                      <w:t xml:space="preserve">UAV 3 </w:t>
                    </w:r>
                    <w:r w:rsidRPr="00002D6B">
                      <w:rPr>
                        <w:rFonts w:eastAsia="宋体"/>
                        <w:szCs w:val="22"/>
                      </w:rPr>
                      <w:t>烟雾弹</w:t>
                    </w:r>
                    <w:r w:rsidRPr="00002D6B">
                      <w:rPr>
                        <w:rFonts w:eastAsia="宋体"/>
                        <w:szCs w:val="22"/>
                      </w:rPr>
                      <w:t xml:space="preserve"> 2:</w:t>
                    </w:r>
                  </w:ins>
                </w:p>
                <w:p w14:paraId="60886DD2" w14:textId="77777777" w:rsidR="00002D6B" w:rsidRPr="00002D6B" w:rsidRDefault="00002D6B" w:rsidP="00002D6B">
                  <w:pPr>
                    <w:widowControl w:val="0"/>
                    <w:spacing w:before="0" w:after="0"/>
                    <w:jc w:val="both"/>
                    <w:rPr>
                      <w:ins w:id="4047" w:author="yukina minato" w:date="2025-09-07T17:09:00Z" w16du:dateUtc="2025-09-07T09:09:00Z"/>
                      <w:rFonts w:eastAsia="宋体"/>
                      <w:szCs w:val="22"/>
                    </w:rPr>
                  </w:pPr>
                  <w:ins w:id="4048" w:author="yukina minato" w:date="2025-09-07T17:09:00Z" w16du:dateUtc="2025-09-07T09:09:00Z">
                    <w:r w:rsidRPr="00002D6B">
                      <w:rPr>
                        <w:rFonts w:eastAsia="宋体"/>
                        <w:szCs w:val="22"/>
                      </w:rPr>
                      <w:t xml:space="preserve">  </w:t>
                    </w:r>
                    <w:r w:rsidRPr="00002D6B">
                      <w:rPr>
                        <w:rFonts w:eastAsia="宋体"/>
                        <w:szCs w:val="22"/>
                      </w:rPr>
                      <w:t>速度</w:t>
                    </w:r>
                    <w:r w:rsidRPr="00002D6B">
                      <w:rPr>
                        <w:rFonts w:eastAsia="宋体"/>
                        <w:szCs w:val="22"/>
                      </w:rPr>
                      <w:t xml:space="preserve">: 91.20 m/s, </w:t>
                    </w:r>
                    <w:r w:rsidRPr="00002D6B">
                      <w:rPr>
                        <w:rFonts w:eastAsia="宋体"/>
                        <w:szCs w:val="22"/>
                      </w:rPr>
                      <w:t>方向</w:t>
                    </w:r>
                    <w:r w:rsidRPr="00002D6B">
                      <w:rPr>
                        <w:rFonts w:eastAsia="宋体"/>
                        <w:szCs w:val="22"/>
                      </w:rPr>
                      <w:t>: 300.79°</w:t>
                    </w:r>
                  </w:ins>
                </w:p>
                <w:p w14:paraId="6CEA0E31" w14:textId="77777777" w:rsidR="00002D6B" w:rsidRPr="00002D6B" w:rsidRDefault="00002D6B" w:rsidP="00002D6B">
                  <w:pPr>
                    <w:widowControl w:val="0"/>
                    <w:spacing w:before="0" w:after="0"/>
                    <w:jc w:val="both"/>
                    <w:rPr>
                      <w:ins w:id="4049" w:author="yukina minato" w:date="2025-09-07T17:09:00Z" w16du:dateUtc="2025-09-07T09:09:00Z"/>
                      <w:rFonts w:eastAsia="宋体"/>
                      <w:szCs w:val="22"/>
                    </w:rPr>
                  </w:pPr>
                  <w:ins w:id="4050" w:author="yukina minato" w:date="2025-09-07T17:09:00Z" w16du:dateUtc="2025-09-07T09:09:00Z">
                    <w:r w:rsidRPr="00002D6B">
                      <w:rPr>
                        <w:rFonts w:eastAsia="宋体"/>
                        <w:szCs w:val="22"/>
                      </w:rPr>
                      <w:t xml:space="preserve">  </w:t>
                    </w:r>
                    <w:r w:rsidRPr="00002D6B">
                      <w:rPr>
                        <w:rFonts w:eastAsia="宋体"/>
                        <w:szCs w:val="22"/>
                      </w:rPr>
                      <w:t>投放时间</w:t>
                    </w:r>
                    <w:r w:rsidRPr="00002D6B">
                      <w:rPr>
                        <w:rFonts w:eastAsia="宋体"/>
                        <w:szCs w:val="22"/>
                      </w:rPr>
                      <w:t xml:space="preserve">: 0.05 s, </w:t>
                    </w:r>
                    <w:r w:rsidRPr="00002D6B">
                      <w:rPr>
                        <w:rFonts w:eastAsia="宋体"/>
                        <w:szCs w:val="22"/>
                      </w:rPr>
                      <w:t>引爆延迟</w:t>
                    </w:r>
                    <w:r w:rsidRPr="00002D6B">
                      <w:rPr>
                        <w:rFonts w:eastAsia="宋体"/>
                        <w:szCs w:val="22"/>
                      </w:rPr>
                      <w:t>: 6.48 s</w:t>
                    </w:r>
                  </w:ins>
                </w:p>
                <w:p w14:paraId="6A2F6622" w14:textId="77777777" w:rsidR="00002D6B" w:rsidRPr="00002D6B" w:rsidRDefault="00002D6B" w:rsidP="00002D6B">
                  <w:pPr>
                    <w:widowControl w:val="0"/>
                    <w:spacing w:before="0" w:after="0"/>
                    <w:jc w:val="both"/>
                    <w:rPr>
                      <w:ins w:id="4051" w:author="yukina minato" w:date="2025-09-07T17:09:00Z" w16du:dateUtc="2025-09-07T09:09:00Z"/>
                      <w:rFonts w:eastAsia="宋体"/>
                      <w:szCs w:val="22"/>
                    </w:rPr>
                  </w:pPr>
                  <w:ins w:id="4052" w:author="yukina minato" w:date="2025-09-07T17:09:00Z" w16du:dateUtc="2025-09-07T09:09:00Z">
                    <w:r w:rsidRPr="00002D6B">
                      <w:rPr>
                        <w:rFonts w:eastAsia="宋体"/>
                        <w:szCs w:val="22"/>
                      </w:rPr>
                      <w:t xml:space="preserve">  </w:t>
                    </w:r>
                    <w:r w:rsidRPr="00002D6B">
                      <w:rPr>
                        <w:rFonts w:eastAsia="宋体"/>
                        <w:szCs w:val="22"/>
                      </w:rPr>
                      <w:t>投放点</w:t>
                    </w:r>
                    <w:r w:rsidRPr="00002D6B">
                      <w:rPr>
                        <w:rFonts w:eastAsia="宋体"/>
                        <w:szCs w:val="22"/>
                      </w:rPr>
                      <w:t>: (6002.40, -3004.02, 700.00)</w:t>
                    </w:r>
                  </w:ins>
                </w:p>
                <w:p w14:paraId="376E1BC4" w14:textId="77777777" w:rsidR="00002D6B" w:rsidRPr="00002D6B" w:rsidRDefault="00002D6B" w:rsidP="00002D6B">
                  <w:pPr>
                    <w:widowControl w:val="0"/>
                    <w:spacing w:before="0" w:after="0"/>
                    <w:jc w:val="both"/>
                    <w:rPr>
                      <w:ins w:id="4053" w:author="yukina minato" w:date="2025-09-07T17:09:00Z" w16du:dateUtc="2025-09-07T09:09:00Z"/>
                      <w:rFonts w:eastAsia="宋体"/>
                      <w:szCs w:val="22"/>
                    </w:rPr>
                  </w:pPr>
                  <w:ins w:id="4054" w:author="yukina minato" w:date="2025-09-07T17:09:00Z" w16du:dateUtc="2025-09-07T09:09:00Z">
                    <w:r w:rsidRPr="00002D6B">
                      <w:rPr>
                        <w:rFonts w:eastAsia="宋体"/>
                        <w:szCs w:val="22"/>
                      </w:rPr>
                      <w:t xml:space="preserve">  </w:t>
                    </w:r>
                    <w:r w:rsidRPr="00002D6B">
                      <w:rPr>
                        <w:rFonts w:eastAsia="宋体"/>
                        <w:szCs w:val="22"/>
                      </w:rPr>
                      <w:t>爆炸点</w:t>
                    </w:r>
                    <w:r w:rsidRPr="00002D6B">
                      <w:rPr>
                        <w:rFonts w:eastAsia="宋体"/>
                        <w:szCs w:val="22"/>
                      </w:rPr>
                      <w:t>: (6305.05, -3511.93, 494.08)</w:t>
                    </w:r>
                  </w:ins>
                </w:p>
                <w:p w14:paraId="162BF9E2" w14:textId="77777777" w:rsidR="00002D6B" w:rsidRPr="00002D6B" w:rsidRDefault="00002D6B" w:rsidP="00002D6B">
                  <w:pPr>
                    <w:widowControl w:val="0"/>
                    <w:spacing w:before="0" w:after="0"/>
                    <w:jc w:val="both"/>
                    <w:rPr>
                      <w:ins w:id="4055" w:author="yukina minato" w:date="2025-09-07T17:09:00Z" w16du:dateUtc="2025-09-07T09:09:00Z"/>
                      <w:rFonts w:eastAsia="宋体"/>
                      <w:szCs w:val="22"/>
                    </w:rPr>
                  </w:pPr>
                  <w:ins w:id="4056"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301E181D" w14:textId="77777777" w:rsidR="00002D6B" w:rsidRPr="00002D6B" w:rsidRDefault="00002D6B" w:rsidP="00002D6B">
                  <w:pPr>
                    <w:widowControl w:val="0"/>
                    <w:spacing w:before="0" w:after="0"/>
                    <w:jc w:val="both"/>
                    <w:rPr>
                      <w:ins w:id="4057" w:author="yukina minato" w:date="2025-09-07T17:09:00Z" w16du:dateUtc="2025-09-07T09:09:00Z"/>
                      <w:rFonts w:eastAsia="宋体"/>
                      <w:szCs w:val="22"/>
                    </w:rPr>
                  </w:pPr>
                  <w:ins w:id="4058"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0D8FCF2E" w14:textId="77777777" w:rsidR="00002D6B" w:rsidRPr="00002D6B" w:rsidRDefault="00002D6B" w:rsidP="00002D6B">
                  <w:pPr>
                    <w:widowControl w:val="0"/>
                    <w:spacing w:before="0" w:after="0"/>
                    <w:jc w:val="both"/>
                    <w:rPr>
                      <w:ins w:id="4059" w:author="yukina minato" w:date="2025-09-07T17:09:00Z" w16du:dateUtc="2025-09-07T09:09:00Z"/>
                      <w:rFonts w:eastAsia="宋体"/>
                      <w:szCs w:val="22"/>
                    </w:rPr>
                  </w:pPr>
                  <w:ins w:id="4060"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610BC57E" w14:textId="77777777" w:rsidR="00002D6B" w:rsidRPr="00002D6B" w:rsidRDefault="00002D6B" w:rsidP="00002D6B">
                  <w:pPr>
                    <w:widowControl w:val="0"/>
                    <w:spacing w:before="0" w:after="0"/>
                    <w:jc w:val="both"/>
                    <w:rPr>
                      <w:ins w:id="4061" w:author="yukina minato" w:date="2025-09-07T17:09:00Z" w16du:dateUtc="2025-09-07T09:09:00Z"/>
                      <w:rFonts w:eastAsia="宋体"/>
                      <w:szCs w:val="22"/>
                    </w:rPr>
                  </w:pPr>
                </w:p>
                <w:p w14:paraId="1BA44BF1" w14:textId="77777777" w:rsidR="00002D6B" w:rsidRPr="00002D6B" w:rsidRDefault="00002D6B" w:rsidP="00002D6B">
                  <w:pPr>
                    <w:widowControl w:val="0"/>
                    <w:spacing w:before="0" w:after="0"/>
                    <w:jc w:val="both"/>
                    <w:rPr>
                      <w:ins w:id="4062" w:author="yukina minato" w:date="2025-09-07T17:09:00Z" w16du:dateUtc="2025-09-07T09:09:00Z"/>
                      <w:rFonts w:eastAsia="宋体"/>
                      <w:szCs w:val="22"/>
                    </w:rPr>
                  </w:pPr>
                  <w:ins w:id="4063" w:author="yukina minato" w:date="2025-09-07T17:09:00Z" w16du:dateUtc="2025-09-07T09:09:00Z">
                    <w:r w:rsidRPr="00002D6B">
                      <w:rPr>
                        <w:rFonts w:eastAsia="宋体"/>
                        <w:szCs w:val="22"/>
                      </w:rPr>
                      <w:t xml:space="preserve">UAV 3 </w:t>
                    </w:r>
                    <w:r w:rsidRPr="00002D6B">
                      <w:rPr>
                        <w:rFonts w:eastAsia="宋体"/>
                        <w:szCs w:val="22"/>
                      </w:rPr>
                      <w:t>烟雾弹</w:t>
                    </w:r>
                    <w:r w:rsidRPr="00002D6B">
                      <w:rPr>
                        <w:rFonts w:eastAsia="宋体"/>
                        <w:szCs w:val="22"/>
                      </w:rPr>
                      <w:t xml:space="preserve"> 3:</w:t>
                    </w:r>
                  </w:ins>
                </w:p>
                <w:p w14:paraId="090215E0" w14:textId="77777777" w:rsidR="00002D6B" w:rsidRPr="00002D6B" w:rsidRDefault="00002D6B" w:rsidP="00002D6B">
                  <w:pPr>
                    <w:widowControl w:val="0"/>
                    <w:spacing w:before="0" w:after="0"/>
                    <w:jc w:val="both"/>
                    <w:rPr>
                      <w:ins w:id="4064" w:author="yukina minato" w:date="2025-09-07T17:09:00Z" w16du:dateUtc="2025-09-07T09:09:00Z"/>
                      <w:rFonts w:eastAsia="宋体"/>
                      <w:szCs w:val="22"/>
                    </w:rPr>
                  </w:pPr>
                  <w:ins w:id="4065" w:author="yukina minato" w:date="2025-09-07T17:09:00Z" w16du:dateUtc="2025-09-07T09:09:00Z">
                    <w:r w:rsidRPr="00002D6B">
                      <w:rPr>
                        <w:rFonts w:eastAsia="宋体"/>
                        <w:szCs w:val="22"/>
                      </w:rPr>
                      <w:t xml:space="preserve">  </w:t>
                    </w:r>
                    <w:r w:rsidRPr="00002D6B">
                      <w:rPr>
                        <w:rFonts w:eastAsia="宋体"/>
                        <w:szCs w:val="22"/>
                      </w:rPr>
                      <w:t>速度</w:t>
                    </w:r>
                    <w:r w:rsidRPr="00002D6B">
                      <w:rPr>
                        <w:rFonts w:eastAsia="宋体"/>
                        <w:szCs w:val="22"/>
                      </w:rPr>
                      <w:t xml:space="preserve">: 131.46 m/s, </w:t>
                    </w:r>
                    <w:r w:rsidRPr="00002D6B">
                      <w:rPr>
                        <w:rFonts w:eastAsia="宋体"/>
                        <w:szCs w:val="22"/>
                      </w:rPr>
                      <w:t>方向</w:t>
                    </w:r>
                    <w:r w:rsidRPr="00002D6B">
                      <w:rPr>
                        <w:rFonts w:eastAsia="宋体"/>
                        <w:szCs w:val="22"/>
                      </w:rPr>
                      <w:t>: 286.22°</w:t>
                    </w:r>
                  </w:ins>
                </w:p>
                <w:p w14:paraId="300DE421" w14:textId="77777777" w:rsidR="00002D6B" w:rsidRPr="00002D6B" w:rsidRDefault="00002D6B" w:rsidP="00002D6B">
                  <w:pPr>
                    <w:widowControl w:val="0"/>
                    <w:spacing w:before="0" w:after="0"/>
                    <w:jc w:val="both"/>
                    <w:rPr>
                      <w:ins w:id="4066" w:author="yukina minato" w:date="2025-09-07T17:09:00Z" w16du:dateUtc="2025-09-07T09:09:00Z"/>
                      <w:rFonts w:eastAsia="宋体"/>
                      <w:szCs w:val="22"/>
                    </w:rPr>
                  </w:pPr>
                  <w:ins w:id="4067" w:author="yukina minato" w:date="2025-09-07T17:09:00Z" w16du:dateUtc="2025-09-07T09:09:00Z">
                    <w:r w:rsidRPr="00002D6B">
                      <w:rPr>
                        <w:rFonts w:eastAsia="宋体"/>
                        <w:szCs w:val="22"/>
                      </w:rPr>
                      <w:t xml:space="preserve">  </w:t>
                    </w:r>
                    <w:r w:rsidRPr="00002D6B">
                      <w:rPr>
                        <w:rFonts w:eastAsia="宋体"/>
                        <w:szCs w:val="22"/>
                      </w:rPr>
                      <w:t>投放时间</w:t>
                    </w:r>
                    <w:r w:rsidRPr="00002D6B">
                      <w:rPr>
                        <w:rFonts w:eastAsia="宋体"/>
                        <w:szCs w:val="22"/>
                      </w:rPr>
                      <w:t xml:space="preserve">: 3.23 s, </w:t>
                    </w:r>
                    <w:r w:rsidRPr="00002D6B">
                      <w:rPr>
                        <w:rFonts w:eastAsia="宋体"/>
                        <w:szCs w:val="22"/>
                      </w:rPr>
                      <w:t>引爆延迟</w:t>
                    </w:r>
                    <w:r w:rsidRPr="00002D6B">
                      <w:rPr>
                        <w:rFonts w:eastAsia="宋体"/>
                        <w:szCs w:val="22"/>
                      </w:rPr>
                      <w:t>: 3.98 s</w:t>
                    </w:r>
                  </w:ins>
                </w:p>
                <w:p w14:paraId="1FF590D8" w14:textId="77777777" w:rsidR="00002D6B" w:rsidRPr="00002D6B" w:rsidRDefault="00002D6B" w:rsidP="00002D6B">
                  <w:pPr>
                    <w:widowControl w:val="0"/>
                    <w:spacing w:before="0" w:after="0"/>
                    <w:jc w:val="both"/>
                    <w:rPr>
                      <w:ins w:id="4068" w:author="yukina minato" w:date="2025-09-07T17:09:00Z" w16du:dateUtc="2025-09-07T09:09:00Z"/>
                      <w:rFonts w:eastAsia="宋体"/>
                      <w:szCs w:val="22"/>
                    </w:rPr>
                  </w:pPr>
                  <w:ins w:id="4069" w:author="yukina minato" w:date="2025-09-07T17:09:00Z" w16du:dateUtc="2025-09-07T09:09:00Z">
                    <w:r w:rsidRPr="00002D6B">
                      <w:rPr>
                        <w:rFonts w:eastAsia="宋体"/>
                        <w:szCs w:val="22"/>
                      </w:rPr>
                      <w:t xml:space="preserve">  </w:t>
                    </w:r>
                    <w:r w:rsidRPr="00002D6B">
                      <w:rPr>
                        <w:rFonts w:eastAsia="宋体"/>
                        <w:szCs w:val="22"/>
                      </w:rPr>
                      <w:t>投放点</w:t>
                    </w:r>
                    <w:r w:rsidRPr="00002D6B">
                      <w:rPr>
                        <w:rFonts w:eastAsia="宋体"/>
                        <w:szCs w:val="22"/>
                      </w:rPr>
                      <w:t>: (6118.60, -3407.61, 700.00)</w:t>
                    </w:r>
                  </w:ins>
                </w:p>
                <w:p w14:paraId="2AC2738E" w14:textId="77777777" w:rsidR="00002D6B" w:rsidRPr="00002D6B" w:rsidRDefault="00002D6B" w:rsidP="00002D6B">
                  <w:pPr>
                    <w:widowControl w:val="0"/>
                    <w:spacing w:before="0" w:after="0"/>
                    <w:jc w:val="both"/>
                    <w:rPr>
                      <w:ins w:id="4070" w:author="yukina minato" w:date="2025-09-07T17:09:00Z" w16du:dateUtc="2025-09-07T09:09:00Z"/>
                      <w:rFonts w:eastAsia="宋体"/>
                      <w:szCs w:val="22"/>
                    </w:rPr>
                  </w:pPr>
                  <w:ins w:id="4071" w:author="yukina minato" w:date="2025-09-07T17:09:00Z" w16du:dateUtc="2025-09-07T09:09:00Z">
                    <w:r w:rsidRPr="00002D6B">
                      <w:rPr>
                        <w:rFonts w:eastAsia="宋体"/>
                        <w:szCs w:val="22"/>
                      </w:rPr>
                      <w:t xml:space="preserve">  </w:t>
                    </w:r>
                    <w:r w:rsidRPr="00002D6B">
                      <w:rPr>
                        <w:rFonts w:eastAsia="宋体"/>
                        <w:szCs w:val="22"/>
                      </w:rPr>
                      <w:t>爆炸点</w:t>
                    </w:r>
                    <w:r w:rsidRPr="00002D6B">
                      <w:rPr>
                        <w:rFonts w:eastAsia="宋体"/>
                        <w:szCs w:val="22"/>
                      </w:rPr>
                      <w:t>: (6264.65, -3909.57, 622.51)</w:t>
                    </w:r>
                  </w:ins>
                </w:p>
                <w:p w14:paraId="00D7D433" w14:textId="77777777" w:rsidR="00002D6B" w:rsidRPr="00002D6B" w:rsidRDefault="00002D6B" w:rsidP="00002D6B">
                  <w:pPr>
                    <w:widowControl w:val="0"/>
                    <w:spacing w:before="0" w:after="0"/>
                    <w:jc w:val="both"/>
                    <w:rPr>
                      <w:ins w:id="4072" w:author="yukina minato" w:date="2025-09-07T17:09:00Z" w16du:dateUtc="2025-09-07T09:09:00Z"/>
                      <w:rFonts w:eastAsia="宋体"/>
                      <w:szCs w:val="22"/>
                    </w:rPr>
                  </w:pPr>
                  <w:ins w:id="4073"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72F4522F" w14:textId="77777777" w:rsidR="00002D6B" w:rsidRPr="00002D6B" w:rsidRDefault="00002D6B" w:rsidP="00002D6B">
                  <w:pPr>
                    <w:widowControl w:val="0"/>
                    <w:spacing w:before="0" w:after="0"/>
                    <w:jc w:val="both"/>
                    <w:rPr>
                      <w:ins w:id="4074" w:author="yukina minato" w:date="2025-09-07T17:09:00Z" w16du:dateUtc="2025-09-07T09:09:00Z"/>
                      <w:rFonts w:eastAsia="宋体"/>
                      <w:szCs w:val="22"/>
                    </w:rPr>
                  </w:pPr>
                  <w:ins w:id="4075"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2201D4FB" w14:textId="77777777" w:rsidR="00002D6B" w:rsidRPr="00002D6B" w:rsidRDefault="00002D6B" w:rsidP="00002D6B">
                  <w:pPr>
                    <w:widowControl w:val="0"/>
                    <w:spacing w:before="0" w:after="0"/>
                    <w:jc w:val="both"/>
                    <w:rPr>
                      <w:ins w:id="4076" w:author="yukina minato" w:date="2025-09-07T17:09:00Z" w16du:dateUtc="2025-09-07T09:09:00Z"/>
                      <w:rFonts w:eastAsia="宋体"/>
                      <w:szCs w:val="22"/>
                    </w:rPr>
                  </w:pPr>
                  <w:ins w:id="4077"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3B546299" w14:textId="77777777" w:rsidR="00002D6B" w:rsidRPr="00002D6B" w:rsidRDefault="00002D6B" w:rsidP="00002D6B">
                  <w:pPr>
                    <w:widowControl w:val="0"/>
                    <w:spacing w:before="0" w:after="0"/>
                    <w:jc w:val="both"/>
                    <w:rPr>
                      <w:ins w:id="4078" w:author="yukina minato" w:date="2025-09-07T17:09:00Z" w16du:dateUtc="2025-09-07T09:09:00Z"/>
                      <w:rFonts w:eastAsia="宋体"/>
                      <w:szCs w:val="22"/>
                    </w:rPr>
                  </w:pPr>
                </w:p>
                <w:p w14:paraId="2F575103" w14:textId="77777777" w:rsidR="00002D6B" w:rsidRPr="00002D6B" w:rsidRDefault="00002D6B" w:rsidP="00002D6B">
                  <w:pPr>
                    <w:widowControl w:val="0"/>
                    <w:spacing w:before="0" w:after="0"/>
                    <w:jc w:val="both"/>
                    <w:rPr>
                      <w:ins w:id="4079" w:author="yukina minato" w:date="2025-09-07T17:09:00Z" w16du:dateUtc="2025-09-07T09:09:00Z"/>
                      <w:rFonts w:eastAsia="宋体"/>
                      <w:szCs w:val="22"/>
                    </w:rPr>
                  </w:pPr>
                  <w:ins w:id="4080" w:author="yukina minato" w:date="2025-09-07T17:09:00Z" w16du:dateUtc="2025-09-07T09:09:00Z">
                    <w:r w:rsidRPr="00002D6B">
                      <w:rPr>
                        <w:rFonts w:eastAsia="宋体"/>
                        <w:szCs w:val="22"/>
                      </w:rPr>
                      <w:t xml:space="preserve">UAV 4 </w:t>
                    </w:r>
                    <w:r w:rsidRPr="00002D6B">
                      <w:rPr>
                        <w:rFonts w:eastAsia="宋体"/>
                        <w:szCs w:val="22"/>
                      </w:rPr>
                      <w:t>烟雾弹</w:t>
                    </w:r>
                    <w:r w:rsidRPr="00002D6B">
                      <w:rPr>
                        <w:rFonts w:eastAsia="宋体"/>
                        <w:szCs w:val="22"/>
                      </w:rPr>
                      <w:t xml:space="preserve"> 1:</w:t>
                    </w:r>
                  </w:ins>
                </w:p>
                <w:p w14:paraId="43CBBA3B" w14:textId="77777777" w:rsidR="00002D6B" w:rsidRPr="00002D6B" w:rsidRDefault="00002D6B" w:rsidP="00002D6B">
                  <w:pPr>
                    <w:widowControl w:val="0"/>
                    <w:spacing w:before="0" w:after="0"/>
                    <w:jc w:val="both"/>
                    <w:rPr>
                      <w:ins w:id="4081" w:author="yukina minato" w:date="2025-09-07T17:09:00Z" w16du:dateUtc="2025-09-07T09:09:00Z"/>
                      <w:rFonts w:eastAsia="宋体"/>
                      <w:szCs w:val="22"/>
                    </w:rPr>
                  </w:pPr>
                  <w:ins w:id="4082" w:author="yukina minato" w:date="2025-09-07T17:09:00Z" w16du:dateUtc="2025-09-07T09:09:00Z">
                    <w:r w:rsidRPr="00002D6B">
                      <w:rPr>
                        <w:rFonts w:eastAsia="宋体"/>
                        <w:szCs w:val="22"/>
                      </w:rPr>
                      <w:t xml:space="preserve">  </w:t>
                    </w:r>
                    <w:r w:rsidRPr="00002D6B">
                      <w:rPr>
                        <w:rFonts w:eastAsia="宋体"/>
                        <w:szCs w:val="22"/>
                      </w:rPr>
                      <w:t>速度</w:t>
                    </w:r>
                    <w:r w:rsidRPr="00002D6B">
                      <w:rPr>
                        <w:rFonts w:eastAsia="宋体"/>
                        <w:szCs w:val="22"/>
                      </w:rPr>
                      <w:t xml:space="preserve">: 110.86 m/s, </w:t>
                    </w:r>
                    <w:r w:rsidRPr="00002D6B">
                      <w:rPr>
                        <w:rFonts w:eastAsia="宋体"/>
                        <w:szCs w:val="22"/>
                      </w:rPr>
                      <w:t>方向</w:t>
                    </w:r>
                    <w:r w:rsidRPr="00002D6B">
                      <w:rPr>
                        <w:rFonts w:eastAsia="宋体"/>
                        <w:szCs w:val="22"/>
                      </w:rPr>
                      <w:t>: 83.92°</w:t>
                    </w:r>
                  </w:ins>
                </w:p>
                <w:p w14:paraId="79B4309D" w14:textId="77777777" w:rsidR="00002D6B" w:rsidRPr="00002D6B" w:rsidRDefault="00002D6B" w:rsidP="00002D6B">
                  <w:pPr>
                    <w:widowControl w:val="0"/>
                    <w:spacing w:before="0" w:after="0"/>
                    <w:jc w:val="both"/>
                    <w:rPr>
                      <w:ins w:id="4083" w:author="yukina minato" w:date="2025-09-07T17:09:00Z" w16du:dateUtc="2025-09-07T09:09:00Z"/>
                      <w:rFonts w:eastAsia="宋体"/>
                      <w:szCs w:val="22"/>
                    </w:rPr>
                  </w:pPr>
                  <w:ins w:id="4084" w:author="yukina minato" w:date="2025-09-07T17:09:00Z" w16du:dateUtc="2025-09-07T09:09:00Z">
                    <w:r w:rsidRPr="00002D6B">
                      <w:rPr>
                        <w:rFonts w:eastAsia="宋体"/>
                        <w:szCs w:val="22"/>
                      </w:rPr>
                      <w:t xml:space="preserve">  </w:t>
                    </w:r>
                    <w:r w:rsidRPr="00002D6B">
                      <w:rPr>
                        <w:rFonts w:eastAsia="宋体"/>
                        <w:szCs w:val="22"/>
                      </w:rPr>
                      <w:t>投放时间</w:t>
                    </w:r>
                    <w:r w:rsidRPr="00002D6B">
                      <w:rPr>
                        <w:rFonts w:eastAsia="宋体"/>
                        <w:szCs w:val="22"/>
                      </w:rPr>
                      <w:t xml:space="preserve">: 8.99 s, </w:t>
                    </w:r>
                    <w:r w:rsidRPr="00002D6B">
                      <w:rPr>
                        <w:rFonts w:eastAsia="宋体"/>
                        <w:szCs w:val="22"/>
                      </w:rPr>
                      <w:t>引爆延迟</w:t>
                    </w:r>
                    <w:r w:rsidRPr="00002D6B">
                      <w:rPr>
                        <w:rFonts w:eastAsia="宋体"/>
                        <w:szCs w:val="22"/>
                      </w:rPr>
                      <w:t>: 0.25 s</w:t>
                    </w:r>
                  </w:ins>
                </w:p>
                <w:p w14:paraId="10B9E64F" w14:textId="77777777" w:rsidR="00002D6B" w:rsidRPr="00002D6B" w:rsidRDefault="00002D6B" w:rsidP="00002D6B">
                  <w:pPr>
                    <w:widowControl w:val="0"/>
                    <w:spacing w:before="0" w:after="0"/>
                    <w:jc w:val="both"/>
                    <w:rPr>
                      <w:ins w:id="4085" w:author="yukina minato" w:date="2025-09-07T17:09:00Z" w16du:dateUtc="2025-09-07T09:09:00Z"/>
                      <w:rFonts w:eastAsia="宋体"/>
                      <w:szCs w:val="22"/>
                    </w:rPr>
                  </w:pPr>
                  <w:ins w:id="4086" w:author="yukina minato" w:date="2025-09-07T17:09:00Z" w16du:dateUtc="2025-09-07T09:09:00Z">
                    <w:r w:rsidRPr="00002D6B">
                      <w:rPr>
                        <w:rFonts w:eastAsia="宋体"/>
                        <w:szCs w:val="22"/>
                      </w:rPr>
                      <w:t xml:space="preserve">  </w:t>
                    </w:r>
                    <w:r w:rsidRPr="00002D6B">
                      <w:rPr>
                        <w:rFonts w:eastAsia="宋体"/>
                        <w:szCs w:val="22"/>
                      </w:rPr>
                      <w:t>投放点</w:t>
                    </w:r>
                    <w:r w:rsidRPr="00002D6B">
                      <w:rPr>
                        <w:rFonts w:eastAsia="宋体"/>
                        <w:szCs w:val="22"/>
                      </w:rPr>
                      <w:t>: (11105.64, 2991.25, 1800.00)</w:t>
                    </w:r>
                  </w:ins>
                </w:p>
                <w:p w14:paraId="46C50E22" w14:textId="77777777" w:rsidR="00002D6B" w:rsidRPr="00002D6B" w:rsidRDefault="00002D6B" w:rsidP="00002D6B">
                  <w:pPr>
                    <w:widowControl w:val="0"/>
                    <w:spacing w:before="0" w:after="0"/>
                    <w:jc w:val="both"/>
                    <w:rPr>
                      <w:ins w:id="4087" w:author="yukina minato" w:date="2025-09-07T17:09:00Z" w16du:dateUtc="2025-09-07T09:09:00Z"/>
                      <w:rFonts w:eastAsia="宋体"/>
                      <w:szCs w:val="22"/>
                    </w:rPr>
                  </w:pPr>
                  <w:ins w:id="4088" w:author="yukina minato" w:date="2025-09-07T17:09:00Z" w16du:dateUtc="2025-09-07T09:09:00Z">
                    <w:r w:rsidRPr="00002D6B">
                      <w:rPr>
                        <w:rFonts w:eastAsia="宋体"/>
                        <w:szCs w:val="22"/>
                      </w:rPr>
                      <w:t xml:space="preserve">  </w:t>
                    </w:r>
                    <w:r w:rsidRPr="00002D6B">
                      <w:rPr>
                        <w:rFonts w:eastAsia="宋体"/>
                        <w:szCs w:val="22"/>
                      </w:rPr>
                      <w:t>爆炸点</w:t>
                    </w:r>
                    <w:r w:rsidRPr="00002D6B">
                      <w:rPr>
                        <w:rFonts w:eastAsia="宋体"/>
                        <w:szCs w:val="22"/>
                      </w:rPr>
                      <w:t>: (11108.56, 3018.64, 1799.70)</w:t>
                    </w:r>
                  </w:ins>
                </w:p>
                <w:p w14:paraId="10BC195A" w14:textId="77777777" w:rsidR="00002D6B" w:rsidRPr="00002D6B" w:rsidRDefault="00002D6B" w:rsidP="00002D6B">
                  <w:pPr>
                    <w:widowControl w:val="0"/>
                    <w:spacing w:before="0" w:after="0"/>
                    <w:jc w:val="both"/>
                    <w:rPr>
                      <w:ins w:id="4089" w:author="yukina minato" w:date="2025-09-07T17:09:00Z" w16du:dateUtc="2025-09-07T09:09:00Z"/>
                      <w:rFonts w:eastAsia="宋体"/>
                      <w:szCs w:val="22"/>
                    </w:rPr>
                  </w:pPr>
                  <w:ins w:id="4090"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1B2553DC" w14:textId="77777777" w:rsidR="00002D6B" w:rsidRPr="00002D6B" w:rsidRDefault="00002D6B" w:rsidP="00002D6B">
                  <w:pPr>
                    <w:widowControl w:val="0"/>
                    <w:spacing w:before="0" w:after="0"/>
                    <w:jc w:val="both"/>
                    <w:rPr>
                      <w:ins w:id="4091" w:author="yukina minato" w:date="2025-09-07T17:09:00Z" w16du:dateUtc="2025-09-07T09:09:00Z"/>
                      <w:rFonts w:eastAsia="宋体"/>
                      <w:szCs w:val="22"/>
                    </w:rPr>
                  </w:pPr>
                  <w:ins w:id="4092"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020EE150" w14:textId="77777777" w:rsidR="00002D6B" w:rsidRPr="00002D6B" w:rsidRDefault="00002D6B" w:rsidP="00002D6B">
                  <w:pPr>
                    <w:widowControl w:val="0"/>
                    <w:spacing w:before="0" w:after="0"/>
                    <w:jc w:val="both"/>
                    <w:rPr>
                      <w:ins w:id="4093" w:author="yukina minato" w:date="2025-09-07T17:09:00Z" w16du:dateUtc="2025-09-07T09:09:00Z"/>
                      <w:rFonts w:eastAsia="宋体"/>
                      <w:szCs w:val="22"/>
                    </w:rPr>
                  </w:pPr>
                  <w:ins w:id="4094"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0FE66AFE" w14:textId="77777777" w:rsidR="00002D6B" w:rsidRPr="00002D6B" w:rsidRDefault="00002D6B" w:rsidP="00002D6B">
                  <w:pPr>
                    <w:widowControl w:val="0"/>
                    <w:spacing w:before="0" w:after="0"/>
                    <w:jc w:val="both"/>
                    <w:rPr>
                      <w:ins w:id="4095" w:author="yukina minato" w:date="2025-09-07T17:09:00Z" w16du:dateUtc="2025-09-07T09:09:00Z"/>
                      <w:rFonts w:eastAsia="宋体"/>
                      <w:szCs w:val="22"/>
                    </w:rPr>
                  </w:pPr>
                </w:p>
                <w:p w14:paraId="15A35D35" w14:textId="77777777" w:rsidR="00002D6B" w:rsidRPr="00002D6B" w:rsidRDefault="00002D6B" w:rsidP="00002D6B">
                  <w:pPr>
                    <w:widowControl w:val="0"/>
                    <w:spacing w:before="0" w:after="0"/>
                    <w:jc w:val="both"/>
                    <w:rPr>
                      <w:ins w:id="4096" w:author="yukina minato" w:date="2025-09-07T17:09:00Z" w16du:dateUtc="2025-09-07T09:09:00Z"/>
                      <w:rFonts w:eastAsia="宋体"/>
                      <w:szCs w:val="22"/>
                    </w:rPr>
                  </w:pPr>
                  <w:ins w:id="4097" w:author="yukina minato" w:date="2025-09-07T17:09:00Z" w16du:dateUtc="2025-09-07T09:09:00Z">
                    <w:r w:rsidRPr="00002D6B">
                      <w:rPr>
                        <w:rFonts w:eastAsia="宋体"/>
                        <w:szCs w:val="22"/>
                      </w:rPr>
                      <w:t xml:space="preserve">UAV 4 </w:t>
                    </w:r>
                    <w:r w:rsidRPr="00002D6B">
                      <w:rPr>
                        <w:rFonts w:eastAsia="宋体"/>
                        <w:szCs w:val="22"/>
                      </w:rPr>
                      <w:t>烟雾弹</w:t>
                    </w:r>
                    <w:r w:rsidRPr="00002D6B">
                      <w:rPr>
                        <w:rFonts w:eastAsia="宋体"/>
                        <w:szCs w:val="22"/>
                      </w:rPr>
                      <w:t xml:space="preserve"> 2:</w:t>
                    </w:r>
                  </w:ins>
                </w:p>
                <w:p w14:paraId="373B76F2" w14:textId="77777777" w:rsidR="00002D6B" w:rsidRPr="00002D6B" w:rsidRDefault="00002D6B" w:rsidP="00002D6B">
                  <w:pPr>
                    <w:widowControl w:val="0"/>
                    <w:spacing w:before="0" w:after="0"/>
                    <w:jc w:val="both"/>
                    <w:rPr>
                      <w:ins w:id="4098" w:author="yukina minato" w:date="2025-09-07T17:09:00Z" w16du:dateUtc="2025-09-07T09:09:00Z"/>
                      <w:rFonts w:eastAsia="宋体"/>
                      <w:szCs w:val="22"/>
                    </w:rPr>
                  </w:pPr>
                  <w:ins w:id="4099" w:author="yukina minato" w:date="2025-09-07T17:09:00Z" w16du:dateUtc="2025-09-07T09:09:00Z">
                    <w:r w:rsidRPr="00002D6B">
                      <w:rPr>
                        <w:rFonts w:eastAsia="宋体"/>
                        <w:szCs w:val="22"/>
                      </w:rPr>
                      <w:t xml:space="preserve">  </w:t>
                    </w:r>
                    <w:r w:rsidRPr="00002D6B">
                      <w:rPr>
                        <w:rFonts w:eastAsia="宋体"/>
                        <w:szCs w:val="22"/>
                      </w:rPr>
                      <w:t>速度</w:t>
                    </w:r>
                    <w:r w:rsidRPr="00002D6B">
                      <w:rPr>
                        <w:rFonts w:eastAsia="宋体"/>
                        <w:szCs w:val="22"/>
                      </w:rPr>
                      <w:t xml:space="preserve">: 73.59 m/s, </w:t>
                    </w:r>
                    <w:r w:rsidRPr="00002D6B">
                      <w:rPr>
                        <w:rFonts w:eastAsia="宋体"/>
                        <w:szCs w:val="22"/>
                      </w:rPr>
                      <w:t>方向</w:t>
                    </w:r>
                    <w:r w:rsidRPr="00002D6B">
                      <w:rPr>
                        <w:rFonts w:eastAsia="宋体"/>
                        <w:szCs w:val="22"/>
                      </w:rPr>
                      <w:t>: 33.03°</w:t>
                    </w:r>
                  </w:ins>
                </w:p>
                <w:p w14:paraId="7F4F00B2" w14:textId="77777777" w:rsidR="00002D6B" w:rsidRPr="00002D6B" w:rsidRDefault="00002D6B" w:rsidP="00002D6B">
                  <w:pPr>
                    <w:widowControl w:val="0"/>
                    <w:spacing w:before="0" w:after="0"/>
                    <w:jc w:val="both"/>
                    <w:rPr>
                      <w:ins w:id="4100" w:author="yukina minato" w:date="2025-09-07T17:09:00Z" w16du:dateUtc="2025-09-07T09:09:00Z"/>
                      <w:rFonts w:eastAsia="宋体"/>
                      <w:szCs w:val="22"/>
                    </w:rPr>
                  </w:pPr>
                  <w:ins w:id="4101" w:author="yukina minato" w:date="2025-09-07T17:09:00Z" w16du:dateUtc="2025-09-07T09:09:00Z">
                    <w:r w:rsidRPr="00002D6B">
                      <w:rPr>
                        <w:rFonts w:eastAsia="宋体"/>
                        <w:szCs w:val="22"/>
                      </w:rPr>
                      <w:t xml:space="preserve">  </w:t>
                    </w:r>
                    <w:r w:rsidRPr="00002D6B">
                      <w:rPr>
                        <w:rFonts w:eastAsia="宋体"/>
                        <w:szCs w:val="22"/>
                      </w:rPr>
                      <w:t>投放时间</w:t>
                    </w:r>
                    <w:r w:rsidRPr="00002D6B">
                      <w:rPr>
                        <w:rFonts w:eastAsia="宋体"/>
                        <w:szCs w:val="22"/>
                      </w:rPr>
                      <w:t xml:space="preserve">: 6.94 s, </w:t>
                    </w:r>
                    <w:r w:rsidRPr="00002D6B">
                      <w:rPr>
                        <w:rFonts w:eastAsia="宋体"/>
                        <w:szCs w:val="22"/>
                      </w:rPr>
                      <w:t>引爆延迟</w:t>
                    </w:r>
                    <w:r w:rsidRPr="00002D6B">
                      <w:rPr>
                        <w:rFonts w:eastAsia="宋体"/>
                        <w:szCs w:val="22"/>
                      </w:rPr>
                      <w:t>: 0.00 s</w:t>
                    </w:r>
                  </w:ins>
                </w:p>
                <w:p w14:paraId="14DAA441" w14:textId="77777777" w:rsidR="00002D6B" w:rsidRPr="00002D6B" w:rsidRDefault="00002D6B" w:rsidP="00002D6B">
                  <w:pPr>
                    <w:widowControl w:val="0"/>
                    <w:spacing w:before="0" w:after="0"/>
                    <w:jc w:val="both"/>
                    <w:rPr>
                      <w:ins w:id="4102" w:author="yukina minato" w:date="2025-09-07T17:09:00Z" w16du:dateUtc="2025-09-07T09:09:00Z"/>
                      <w:rFonts w:eastAsia="宋体"/>
                      <w:szCs w:val="22"/>
                    </w:rPr>
                  </w:pPr>
                  <w:ins w:id="4103" w:author="yukina minato" w:date="2025-09-07T17:09:00Z" w16du:dateUtc="2025-09-07T09:09:00Z">
                    <w:r w:rsidRPr="00002D6B">
                      <w:rPr>
                        <w:rFonts w:eastAsia="宋体"/>
                        <w:szCs w:val="22"/>
                      </w:rPr>
                      <w:t xml:space="preserve">  </w:t>
                    </w:r>
                    <w:r w:rsidRPr="00002D6B">
                      <w:rPr>
                        <w:rFonts w:eastAsia="宋体"/>
                        <w:szCs w:val="22"/>
                      </w:rPr>
                      <w:t>投放点</w:t>
                    </w:r>
                    <w:r w:rsidRPr="00002D6B">
                      <w:rPr>
                        <w:rFonts w:eastAsia="宋体"/>
                        <w:szCs w:val="22"/>
                      </w:rPr>
                      <w:t>: (11428.12, 2278.35, 1800.00)</w:t>
                    </w:r>
                  </w:ins>
                </w:p>
                <w:p w14:paraId="22DC0132" w14:textId="77777777" w:rsidR="00002D6B" w:rsidRPr="00002D6B" w:rsidRDefault="00002D6B" w:rsidP="00002D6B">
                  <w:pPr>
                    <w:widowControl w:val="0"/>
                    <w:spacing w:before="0" w:after="0"/>
                    <w:jc w:val="both"/>
                    <w:rPr>
                      <w:ins w:id="4104" w:author="yukina minato" w:date="2025-09-07T17:09:00Z" w16du:dateUtc="2025-09-07T09:09:00Z"/>
                      <w:rFonts w:eastAsia="宋体"/>
                      <w:szCs w:val="22"/>
                    </w:rPr>
                  </w:pPr>
                  <w:ins w:id="4105" w:author="yukina minato" w:date="2025-09-07T17:09:00Z" w16du:dateUtc="2025-09-07T09:09:00Z">
                    <w:r w:rsidRPr="00002D6B">
                      <w:rPr>
                        <w:rFonts w:eastAsia="宋体"/>
                        <w:szCs w:val="22"/>
                      </w:rPr>
                      <w:t xml:space="preserve">  </w:t>
                    </w:r>
                    <w:r w:rsidRPr="00002D6B">
                      <w:rPr>
                        <w:rFonts w:eastAsia="宋体"/>
                        <w:szCs w:val="22"/>
                      </w:rPr>
                      <w:t>爆炸点</w:t>
                    </w:r>
                    <w:r w:rsidRPr="00002D6B">
                      <w:rPr>
                        <w:rFonts w:eastAsia="宋体"/>
                        <w:szCs w:val="22"/>
                      </w:rPr>
                      <w:t>: (11428.12, 2278.35, 1800.00)</w:t>
                    </w:r>
                  </w:ins>
                </w:p>
                <w:p w14:paraId="6D269BC0" w14:textId="77777777" w:rsidR="00002D6B" w:rsidRPr="00002D6B" w:rsidRDefault="00002D6B" w:rsidP="00002D6B">
                  <w:pPr>
                    <w:widowControl w:val="0"/>
                    <w:spacing w:before="0" w:after="0"/>
                    <w:jc w:val="both"/>
                    <w:rPr>
                      <w:ins w:id="4106" w:author="yukina minato" w:date="2025-09-07T17:09:00Z" w16du:dateUtc="2025-09-07T09:09:00Z"/>
                      <w:rFonts w:eastAsia="宋体"/>
                      <w:szCs w:val="22"/>
                    </w:rPr>
                  </w:pPr>
                  <w:ins w:id="4107"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7D32049D" w14:textId="77777777" w:rsidR="00002D6B" w:rsidRPr="00002D6B" w:rsidRDefault="00002D6B" w:rsidP="00002D6B">
                  <w:pPr>
                    <w:widowControl w:val="0"/>
                    <w:spacing w:before="0" w:after="0"/>
                    <w:jc w:val="both"/>
                    <w:rPr>
                      <w:ins w:id="4108" w:author="yukina minato" w:date="2025-09-07T17:09:00Z" w16du:dateUtc="2025-09-07T09:09:00Z"/>
                      <w:rFonts w:eastAsia="宋体"/>
                      <w:szCs w:val="22"/>
                    </w:rPr>
                  </w:pPr>
                  <w:ins w:id="4109"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02E80296" w14:textId="77777777" w:rsidR="00002D6B" w:rsidRPr="00002D6B" w:rsidRDefault="00002D6B" w:rsidP="00002D6B">
                  <w:pPr>
                    <w:widowControl w:val="0"/>
                    <w:spacing w:before="0" w:after="0"/>
                    <w:jc w:val="both"/>
                    <w:rPr>
                      <w:ins w:id="4110" w:author="yukina minato" w:date="2025-09-07T17:09:00Z" w16du:dateUtc="2025-09-07T09:09:00Z"/>
                      <w:rFonts w:eastAsia="宋体"/>
                      <w:szCs w:val="22"/>
                    </w:rPr>
                  </w:pPr>
                  <w:ins w:id="4111"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19B7D83C" w14:textId="77777777" w:rsidR="00002D6B" w:rsidRPr="00002D6B" w:rsidRDefault="00002D6B" w:rsidP="00002D6B">
                  <w:pPr>
                    <w:widowControl w:val="0"/>
                    <w:spacing w:before="0" w:after="0"/>
                    <w:jc w:val="both"/>
                    <w:rPr>
                      <w:ins w:id="4112" w:author="yukina minato" w:date="2025-09-07T17:09:00Z" w16du:dateUtc="2025-09-07T09:09:00Z"/>
                      <w:rFonts w:eastAsia="宋体"/>
                      <w:szCs w:val="22"/>
                    </w:rPr>
                  </w:pPr>
                </w:p>
                <w:p w14:paraId="3CEF41ED" w14:textId="77777777" w:rsidR="00002D6B" w:rsidRPr="00002D6B" w:rsidRDefault="00002D6B" w:rsidP="00002D6B">
                  <w:pPr>
                    <w:widowControl w:val="0"/>
                    <w:spacing w:before="0" w:after="0"/>
                    <w:jc w:val="both"/>
                    <w:rPr>
                      <w:ins w:id="4113" w:author="yukina minato" w:date="2025-09-07T17:09:00Z" w16du:dateUtc="2025-09-07T09:09:00Z"/>
                      <w:rFonts w:eastAsia="宋体"/>
                      <w:szCs w:val="22"/>
                    </w:rPr>
                  </w:pPr>
                  <w:ins w:id="4114" w:author="yukina minato" w:date="2025-09-07T17:09:00Z" w16du:dateUtc="2025-09-07T09:09:00Z">
                    <w:r w:rsidRPr="00002D6B">
                      <w:rPr>
                        <w:rFonts w:eastAsia="宋体"/>
                        <w:szCs w:val="22"/>
                      </w:rPr>
                      <w:t xml:space="preserve">UAV 4 </w:t>
                    </w:r>
                    <w:r w:rsidRPr="00002D6B">
                      <w:rPr>
                        <w:rFonts w:eastAsia="宋体"/>
                        <w:szCs w:val="22"/>
                      </w:rPr>
                      <w:t>烟雾弹</w:t>
                    </w:r>
                    <w:r w:rsidRPr="00002D6B">
                      <w:rPr>
                        <w:rFonts w:eastAsia="宋体"/>
                        <w:szCs w:val="22"/>
                      </w:rPr>
                      <w:t xml:space="preserve"> 3:</w:t>
                    </w:r>
                  </w:ins>
                </w:p>
                <w:p w14:paraId="41C1008E" w14:textId="77777777" w:rsidR="00002D6B" w:rsidRPr="00002D6B" w:rsidRDefault="00002D6B" w:rsidP="00002D6B">
                  <w:pPr>
                    <w:widowControl w:val="0"/>
                    <w:spacing w:before="0" w:after="0"/>
                    <w:jc w:val="both"/>
                    <w:rPr>
                      <w:ins w:id="4115" w:author="yukina minato" w:date="2025-09-07T17:09:00Z" w16du:dateUtc="2025-09-07T09:09:00Z"/>
                      <w:rFonts w:eastAsia="宋体"/>
                      <w:szCs w:val="22"/>
                    </w:rPr>
                  </w:pPr>
                  <w:ins w:id="4116" w:author="yukina minato" w:date="2025-09-07T17:09:00Z" w16du:dateUtc="2025-09-07T09:09:00Z">
                    <w:r w:rsidRPr="00002D6B">
                      <w:rPr>
                        <w:rFonts w:eastAsia="宋体"/>
                        <w:szCs w:val="22"/>
                      </w:rPr>
                      <w:t xml:space="preserve">  </w:t>
                    </w:r>
                    <w:r w:rsidRPr="00002D6B">
                      <w:rPr>
                        <w:rFonts w:eastAsia="宋体"/>
                        <w:szCs w:val="22"/>
                      </w:rPr>
                      <w:t>速度</w:t>
                    </w:r>
                    <w:r w:rsidRPr="00002D6B">
                      <w:rPr>
                        <w:rFonts w:eastAsia="宋体"/>
                        <w:szCs w:val="22"/>
                      </w:rPr>
                      <w:t xml:space="preserve">: 128.68 m/s, </w:t>
                    </w:r>
                    <w:r w:rsidRPr="00002D6B">
                      <w:rPr>
                        <w:rFonts w:eastAsia="宋体"/>
                        <w:szCs w:val="22"/>
                      </w:rPr>
                      <w:t>方向</w:t>
                    </w:r>
                    <w:r w:rsidRPr="00002D6B">
                      <w:rPr>
                        <w:rFonts w:eastAsia="宋体"/>
                        <w:szCs w:val="22"/>
                      </w:rPr>
                      <w:t>: 0.00°</w:t>
                    </w:r>
                  </w:ins>
                </w:p>
                <w:p w14:paraId="243F3129" w14:textId="77777777" w:rsidR="00002D6B" w:rsidRPr="00002D6B" w:rsidRDefault="00002D6B" w:rsidP="00002D6B">
                  <w:pPr>
                    <w:widowControl w:val="0"/>
                    <w:spacing w:before="0" w:after="0"/>
                    <w:jc w:val="both"/>
                    <w:rPr>
                      <w:ins w:id="4117" w:author="yukina minato" w:date="2025-09-07T17:09:00Z" w16du:dateUtc="2025-09-07T09:09:00Z"/>
                      <w:rFonts w:eastAsia="宋体"/>
                      <w:szCs w:val="22"/>
                    </w:rPr>
                  </w:pPr>
                  <w:ins w:id="4118" w:author="yukina minato" w:date="2025-09-07T17:09:00Z" w16du:dateUtc="2025-09-07T09:09:00Z">
                    <w:r w:rsidRPr="00002D6B">
                      <w:rPr>
                        <w:rFonts w:eastAsia="宋体"/>
                        <w:szCs w:val="22"/>
                      </w:rPr>
                      <w:t xml:space="preserve">  </w:t>
                    </w:r>
                    <w:r w:rsidRPr="00002D6B">
                      <w:rPr>
                        <w:rFonts w:eastAsia="宋体"/>
                        <w:szCs w:val="22"/>
                      </w:rPr>
                      <w:t>投放时间</w:t>
                    </w:r>
                    <w:r w:rsidRPr="00002D6B">
                      <w:rPr>
                        <w:rFonts w:eastAsia="宋体"/>
                        <w:szCs w:val="22"/>
                      </w:rPr>
                      <w:t xml:space="preserve">: 1.16 s, </w:t>
                    </w:r>
                    <w:r w:rsidRPr="00002D6B">
                      <w:rPr>
                        <w:rFonts w:eastAsia="宋体"/>
                        <w:szCs w:val="22"/>
                      </w:rPr>
                      <w:t>引爆延迟</w:t>
                    </w:r>
                    <w:r w:rsidRPr="00002D6B">
                      <w:rPr>
                        <w:rFonts w:eastAsia="宋体"/>
                        <w:szCs w:val="22"/>
                      </w:rPr>
                      <w:t>: 1.84 s</w:t>
                    </w:r>
                  </w:ins>
                </w:p>
                <w:p w14:paraId="274DC91D" w14:textId="77777777" w:rsidR="00002D6B" w:rsidRPr="00002D6B" w:rsidRDefault="00002D6B" w:rsidP="00002D6B">
                  <w:pPr>
                    <w:widowControl w:val="0"/>
                    <w:spacing w:before="0" w:after="0"/>
                    <w:jc w:val="both"/>
                    <w:rPr>
                      <w:ins w:id="4119" w:author="yukina minato" w:date="2025-09-07T17:09:00Z" w16du:dateUtc="2025-09-07T09:09:00Z"/>
                      <w:rFonts w:eastAsia="宋体"/>
                      <w:szCs w:val="22"/>
                    </w:rPr>
                  </w:pPr>
                  <w:ins w:id="4120" w:author="yukina minato" w:date="2025-09-07T17:09:00Z" w16du:dateUtc="2025-09-07T09:09:00Z">
                    <w:r w:rsidRPr="00002D6B">
                      <w:rPr>
                        <w:rFonts w:eastAsia="宋体"/>
                        <w:szCs w:val="22"/>
                      </w:rPr>
                      <w:t xml:space="preserve">  </w:t>
                    </w:r>
                    <w:r w:rsidRPr="00002D6B">
                      <w:rPr>
                        <w:rFonts w:eastAsia="宋体"/>
                        <w:szCs w:val="22"/>
                      </w:rPr>
                      <w:t>投放点</w:t>
                    </w:r>
                    <w:r w:rsidRPr="00002D6B">
                      <w:rPr>
                        <w:rFonts w:eastAsia="宋体"/>
                        <w:szCs w:val="22"/>
                      </w:rPr>
                      <w:t>: (11149.59, 2000.00, 1800.00)</w:t>
                    </w:r>
                  </w:ins>
                </w:p>
                <w:p w14:paraId="6E29217E" w14:textId="77777777" w:rsidR="00002D6B" w:rsidRPr="00002D6B" w:rsidRDefault="00002D6B" w:rsidP="00002D6B">
                  <w:pPr>
                    <w:widowControl w:val="0"/>
                    <w:spacing w:before="0" w:after="0"/>
                    <w:jc w:val="both"/>
                    <w:rPr>
                      <w:ins w:id="4121" w:author="yukina minato" w:date="2025-09-07T17:09:00Z" w16du:dateUtc="2025-09-07T09:09:00Z"/>
                      <w:rFonts w:eastAsia="宋体"/>
                      <w:szCs w:val="22"/>
                    </w:rPr>
                  </w:pPr>
                  <w:ins w:id="4122" w:author="yukina minato" w:date="2025-09-07T17:09:00Z" w16du:dateUtc="2025-09-07T09:09:00Z">
                    <w:r w:rsidRPr="00002D6B">
                      <w:rPr>
                        <w:rFonts w:eastAsia="宋体"/>
                        <w:szCs w:val="22"/>
                      </w:rPr>
                      <w:t xml:space="preserve">  </w:t>
                    </w:r>
                    <w:r w:rsidRPr="00002D6B">
                      <w:rPr>
                        <w:rFonts w:eastAsia="宋体"/>
                        <w:szCs w:val="22"/>
                      </w:rPr>
                      <w:t>爆炸点</w:t>
                    </w:r>
                    <w:r w:rsidRPr="00002D6B">
                      <w:rPr>
                        <w:rFonts w:eastAsia="宋体"/>
                        <w:szCs w:val="22"/>
                      </w:rPr>
                      <w:t>: (11386.17, 2000.00, 1783.44)</w:t>
                    </w:r>
                  </w:ins>
                </w:p>
                <w:p w14:paraId="3AF6D550" w14:textId="77777777" w:rsidR="00002D6B" w:rsidRPr="00002D6B" w:rsidRDefault="00002D6B" w:rsidP="00002D6B">
                  <w:pPr>
                    <w:widowControl w:val="0"/>
                    <w:spacing w:before="0" w:after="0"/>
                    <w:jc w:val="both"/>
                    <w:rPr>
                      <w:ins w:id="4123" w:author="yukina minato" w:date="2025-09-07T17:09:00Z" w16du:dateUtc="2025-09-07T09:09:00Z"/>
                      <w:rFonts w:eastAsia="宋体"/>
                      <w:szCs w:val="22"/>
                    </w:rPr>
                  </w:pPr>
                  <w:ins w:id="4124"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2A621F54" w14:textId="77777777" w:rsidR="00002D6B" w:rsidRPr="00002D6B" w:rsidRDefault="00002D6B" w:rsidP="00002D6B">
                  <w:pPr>
                    <w:widowControl w:val="0"/>
                    <w:spacing w:before="0" w:after="0"/>
                    <w:jc w:val="both"/>
                    <w:rPr>
                      <w:ins w:id="4125" w:author="yukina minato" w:date="2025-09-07T17:09:00Z" w16du:dateUtc="2025-09-07T09:09:00Z"/>
                      <w:rFonts w:eastAsia="宋体"/>
                      <w:szCs w:val="22"/>
                    </w:rPr>
                  </w:pPr>
                  <w:ins w:id="4126"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11589503" w14:textId="77777777" w:rsidR="00002D6B" w:rsidRPr="00002D6B" w:rsidRDefault="00002D6B" w:rsidP="00002D6B">
                  <w:pPr>
                    <w:widowControl w:val="0"/>
                    <w:spacing w:before="0" w:after="0"/>
                    <w:jc w:val="both"/>
                    <w:rPr>
                      <w:ins w:id="4127" w:author="yukina minato" w:date="2025-09-07T17:09:00Z" w16du:dateUtc="2025-09-07T09:09:00Z"/>
                      <w:rFonts w:eastAsia="宋体"/>
                      <w:szCs w:val="22"/>
                    </w:rPr>
                  </w:pPr>
                  <w:ins w:id="4128"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0E59501C" w14:textId="77777777" w:rsidR="00002D6B" w:rsidRPr="00002D6B" w:rsidRDefault="00002D6B" w:rsidP="00002D6B">
                  <w:pPr>
                    <w:widowControl w:val="0"/>
                    <w:spacing w:before="0" w:after="0"/>
                    <w:jc w:val="both"/>
                    <w:rPr>
                      <w:ins w:id="4129" w:author="yukina minato" w:date="2025-09-07T17:09:00Z" w16du:dateUtc="2025-09-07T09:09:00Z"/>
                      <w:rFonts w:eastAsia="宋体"/>
                      <w:szCs w:val="22"/>
                    </w:rPr>
                  </w:pPr>
                </w:p>
                <w:p w14:paraId="1363089C" w14:textId="77777777" w:rsidR="00002D6B" w:rsidRPr="00002D6B" w:rsidRDefault="00002D6B" w:rsidP="00002D6B">
                  <w:pPr>
                    <w:widowControl w:val="0"/>
                    <w:spacing w:before="0" w:after="0"/>
                    <w:jc w:val="both"/>
                    <w:rPr>
                      <w:ins w:id="4130" w:author="yukina minato" w:date="2025-09-07T17:09:00Z" w16du:dateUtc="2025-09-07T09:09:00Z"/>
                      <w:rFonts w:eastAsia="宋体"/>
                      <w:szCs w:val="22"/>
                    </w:rPr>
                  </w:pPr>
                  <w:ins w:id="4131" w:author="yukina minato" w:date="2025-09-07T17:09:00Z" w16du:dateUtc="2025-09-07T09:09:00Z">
                    <w:r w:rsidRPr="00002D6B">
                      <w:rPr>
                        <w:rFonts w:eastAsia="宋体"/>
                        <w:szCs w:val="22"/>
                      </w:rPr>
                      <w:t xml:space="preserve">UAV 5 </w:t>
                    </w:r>
                    <w:r w:rsidRPr="00002D6B">
                      <w:rPr>
                        <w:rFonts w:eastAsia="宋体"/>
                        <w:szCs w:val="22"/>
                      </w:rPr>
                      <w:t>烟雾弹</w:t>
                    </w:r>
                    <w:r w:rsidRPr="00002D6B">
                      <w:rPr>
                        <w:rFonts w:eastAsia="宋体"/>
                        <w:szCs w:val="22"/>
                      </w:rPr>
                      <w:t xml:space="preserve"> 1:</w:t>
                    </w:r>
                  </w:ins>
                </w:p>
                <w:p w14:paraId="594DF242" w14:textId="77777777" w:rsidR="00002D6B" w:rsidRPr="00002D6B" w:rsidRDefault="00002D6B" w:rsidP="00002D6B">
                  <w:pPr>
                    <w:widowControl w:val="0"/>
                    <w:spacing w:before="0" w:after="0"/>
                    <w:jc w:val="both"/>
                    <w:rPr>
                      <w:ins w:id="4132" w:author="yukina minato" w:date="2025-09-07T17:09:00Z" w16du:dateUtc="2025-09-07T09:09:00Z"/>
                      <w:rFonts w:eastAsia="宋体"/>
                      <w:szCs w:val="22"/>
                    </w:rPr>
                  </w:pPr>
                  <w:ins w:id="4133" w:author="yukina minato" w:date="2025-09-07T17:09:00Z" w16du:dateUtc="2025-09-07T09:09:00Z">
                    <w:r w:rsidRPr="00002D6B">
                      <w:rPr>
                        <w:rFonts w:eastAsia="宋体"/>
                        <w:szCs w:val="22"/>
                      </w:rPr>
                      <w:t xml:space="preserve">  </w:t>
                    </w:r>
                    <w:r w:rsidRPr="00002D6B">
                      <w:rPr>
                        <w:rFonts w:eastAsia="宋体"/>
                        <w:szCs w:val="22"/>
                      </w:rPr>
                      <w:t>速度</w:t>
                    </w:r>
                    <w:r w:rsidRPr="00002D6B">
                      <w:rPr>
                        <w:rFonts w:eastAsia="宋体"/>
                        <w:szCs w:val="22"/>
                      </w:rPr>
                      <w:t xml:space="preserve">: 123.35 m/s, </w:t>
                    </w:r>
                    <w:r w:rsidRPr="00002D6B">
                      <w:rPr>
                        <w:rFonts w:eastAsia="宋体"/>
                        <w:szCs w:val="22"/>
                      </w:rPr>
                      <w:t>方向</w:t>
                    </w:r>
                    <w:r w:rsidRPr="00002D6B">
                      <w:rPr>
                        <w:rFonts w:eastAsia="宋体"/>
                        <w:szCs w:val="22"/>
                      </w:rPr>
                      <w:t>: 24.02°</w:t>
                    </w:r>
                  </w:ins>
                </w:p>
                <w:p w14:paraId="1E53A08D" w14:textId="77777777" w:rsidR="00002D6B" w:rsidRPr="00002D6B" w:rsidRDefault="00002D6B" w:rsidP="00002D6B">
                  <w:pPr>
                    <w:widowControl w:val="0"/>
                    <w:spacing w:before="0" w:after="0"/>
                    <w:jc w:val="both"/>
                    <w:rPr>
                      <w:ins w:id="4134" w:author="yukina minato" w:date="2025-09-07T17:09:00Z" w16du:dateUtc="2025-09-07T09:09:00Z"/>
                      <w:rFonts w:eastAsia="宋体"/>
                      <w:szCs w:val="22"/>
                    </w:rPr>
                  </w:pPr>
                  <w:ins w:id="4135" w:author="yukina minato" w:date="2025-09-07T17:09:00Z" w16du:dateUtc="2025-09-07T09:09:00Z">
                    <w:r w:rsidRPr="00002D6B">
                      <w:rPr>
                        <w:rFonts w:eastAsia="宋体"/>
                        <w:szCs w:val="22"/>
                      </w:rPr>
                      <w:t xml:space="preserve">  </w:t>
                    </w:r>
                    <w:r w:rsidRPr="00002D6B">
                      <w:rPr>
                        <w:rFonts w:eastAsia="宋体"/>
                        <w:szCs w:val="22"/>
                      </w:rPr>
                      <w:t>投放时间</w:t>
                    </w:r>
                    <w:r w:rsidRPr="00002D6B">
                      <w:rPr>
                        <w:rFonts w:eastAsia="宋体"/>
                        <w:szCs w:val="22"/>
                      </w:rPr>
                      <w:t xml:space="preserve">: 1.16 s, </w:t>
                    </w:r>
                    <w:r w:rsidRPr="00002D6B">
                      <w:rPr>
                        <w:rFonts w:eastAsia="宋体"/>
                        <w:szCs w:val="22"/>
                      </w:rPr>
                      <w:t>引爆延迟</w:t>
                    </w:r>
                    <w:r w:rsidRPr="00002D6B">
                      <w:rPr>
                        <w:rFonts w:eastAsia="宋体"/>
                        <w:szCs w:val="22"/>
                      </w:rPr>
                      <w:t>: 5.42 s</w:t>
                    </w:r>
                  </w:ins>
                </w:p>
                <w:p w14:paraId="0942FB25" w14:textId="77777777" w:rsidR="00002D6B" w:rsidRPr="00002D6B" w:rsidRDefault="00002D6B" w:rsidP="00002D6B">
                  <w:pPr>
                    <w:widowControl w:val="0"/>
                    <w:spacing w:before="0" w:after="0"/>
                    <w:jc w:val="both"/>
                    <w:rPr>
                      <w:ins w:id="4136" w:author="yukina minato" w:date="2025-09-07T17:09:00Z" w16du:dateUtc="2025-09-07T09:09:00Z"/>
                      <w:rFonts w:eastAsia="宋体"/>
                      <w:szCs w:val="22"/>
                    </w:rPr>
                  </w:pPr>
                  <w:ins w:id="4137" w:author="yukina minato" w:date="2025-09-07T17:09:00Z" w16du:dateUtc="2025-09-07T09:09:00Z">
                    <w:r w:rsidRPr="00002D6B">
                      <w:rPr>
                        <w:rFonts w:eastAsia="宋体"/>
                        <w:szCs w:val="22"/>
                      </w:rPr>
                      <w:t xml:space="preserve">  </w:t>
                    </w:r>
                    <w:r w:rsidRPr="00002D6B">
                      <w:rPr>
                        <w:rFonts w:eastAsia="宋体"/>
                        <w:szCs w:val="22"/>
                      </w:rPr>
                      <w:t>投放点</w:t>
                    </w:r>
                    <w:r w:rsidRPr="00002D6B">
                      <w:rPr>
                        <w:rFonts w:eastAsia="宋体"/>
                        <w:szCs w:val="22"/>
                      </w:rPr>
                      <w:t>: (13130.32, -1941.93, 1300.00)</w:t>
                    </w:r>
                  </w:ins>
                </w:p>
                <w:p w14:paraId="69A97D93" w14:textId="77777777" w:rsidR="00002D6B" w:rsidRPr="00002D6B" w:rsidRDefault="00002D6B" w:rsidP="00002D6B">
                  <w:pPr>
                    <w:widowControl w:val="0"/>
                    <w:spacing w:before="0" w:after="0"/>
                    <w:jc w:val="both"/>
                    <w:rPr>
                      <w:ins w:id="4138" w:author="yukina minato" w:date="2025-09-07T17:09:00Z" w16du:dateUtc="2025-09-07T09:09:00Z"/>
                      <w:rFonts w:eastAsia="宋体"/>
                      <w:szCs w:val="22"/>
                    </w:rPr>
                  </w:pPr>
                  <w:ins w:id="4139" w:author="yukina minato" w:date="2025-09-07T17:09:00Z" w16du:dateUtc="2025-09-07T09:09:00Z">
                    <w:r w:rsidRPr="00002D6B">
                      <w:rPr>
                        <w:rFonts w:eastAsia="宋体"/>
                        <w:szCs w:val="22"/>
                      </w:rPr>
                      <w:t xml:space="preserve">  </w:t>
                    </w:r>
                    <w:r w:rsidRPr="00002D6B">
                      <w:rPr>
                        <w:rFonts w:eastAsia="宋体"/>
                        <w:szCs w:val="22"/>
                      </w:rPr>
                      <w:t>爆炸点</w:t>
                    </w:r>
                    <w:r w:rsidRPr="00002D6B">
                      <w:rPr>
                        <w:rFonts w:eastAsia="宋体"/>
                        <w:szCs w:val="22"/>
                      </w:rPr>
                      <w:t>: (13741.01, -1669.79, 1156.05)</w:t>
                    </w:r>
                  </w:ins>
                </w:p>
                <w:p w14:paraId="26436704" w14:textId="77777777" w:rsidR="00002D6B" w:rsidRPr="00002D6B" w:rsidRDefault="00002D6B" w:rsidP="00002D6B">
                  <w:pPr>
                    <w:widowControl w:val="0"/>
                    <w:spacing w:before="0" w:after="0"/>
                    <w:jc w:val="both"/>
                    <w:rPr>
                      <w:ins w:id="4140" w:author="yukina minato" w:date="2025-09-07T17:09:00Z" w16du:dateUtc="2025-09-07T09:09:00Z"/>
                      <w:rFonts w:eastAsia="宋体"/>
                      <w:szCs w:val="22"/>
                    </w:rPr>
                  </w:pPr>
                  <w:ins w:id="4141"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02D3CC8A" w14:textId="77777777" w:rsidR="00002D6B" w:rsidRPr="00002D6B" w:rsidRDefault="00002D6B" w:rsidP="00002D6B">
                  <w:pPr>
                    <w:widowControl w:val="0"/>
                    <w:spacing w:before="0" w:after="0"/>
                    <w:jc w:val="both"/>
                    <w:rPr>
                      <w:ins w:id="4142" w:author="yukina minato" w:date="2025-09-07T17:09:00Z" w16du:dateUtc="2025-09-07T09:09:00Z"/>
                      <w:rFonts w:eastAsia="宋体"/>
                      <w:szCs w:val="22"/>
                    </w:rPr>
                  </w:pPr>
                  <w:ins w:id="4143"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125A7392" w14:textId="77777777" w:rsidR="00002D6B" w:rsidRPr="00002D6B" w:rsidRDefault="00002D6B" w:rsidP="00002D6B">
                  <w:pPr>
                    <w:widowControl w:val="0"/>
                    <w:spacing w:before="0" w:after="0"/>
                    <w:jc w:val="both"/>
                    <w:rPr>
                      <w:ins w:id="4144" w:author="yukina minato" w:date="2025-09-07T17:09:00Z" w16du:dateUtc="2025-09-07T09:09:00Z"/>
                      <w:rFonts w:eastAsia="宋体"/>
                      <w:szCs w:val="22"/>
                    </w:rPr>
                  </w:pPr>
                  <w:ins w:id="4145"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33106CAD" w14:textId="77777777" w:rsidR="00002D6B" w:rsidRPr="00002D6B" w:rsidRDefault="00002D6B" w:rsidP="00002D6B">
                  <w:pPr>
                    <w:widowControl w:val="0"/>
                    <w:spacing w:before="0" w:after="0"/>
                    <w:jc w:val="both"/>
                    <w:rPr>
                      <w:ins w:id="4146" w:author="yukina minato" w:date="2025-09-07T17:09:00Z" w16du:dateUtc="2025-09-07T09:09:00Z"/>
                      <w:rFonts w:eastAsia="宋体"/>
                      <w:szCs w:val="22"/>
                    </w:rPr>
                  </w:pPr>
                </w:p>
                <w:p w14:paraId="18260204" w14:textId="77777777" w:rsidR="00002D6B" w:rsidRPr="00002D6B" w:rsidRDefault="00002D6B" w:rsidP="00002D6B">
                  <w:pPr>
                    <w:widowControl w:val="0"/>
                    <w:spacing w:before="0" w:after="0"/>
                    <w:jc w:val="both"/>
                    <w:rPr>
                      <w:ins w:id="4147" w:author="yukina minato" w:date="2025-09-07T17:09:00Z" w16du:dateUtc="2025-09-07T09:09:00Z"/>
                      <w:rFonts w:eastAsia="宋体"/>
                      <w:szCs w:val="22"/>
                    </w:rPr>
                  </w:pPr>
                  <w:ins w:id="4148" w:author="yukina minato" w:date="2025-09-07T17:09:00Z" w16du:dateUtc="2025-09-07T09:09:00Z">
                    <w:r w:rsidRPr="00002D6B">
                      <w:rPr>
                        <w:rFonts w:eastAsia="宋体"/>
                        <w:szCs w:val="22"/>
                      </w:rPr>
                      <w:t xml:space="preserve">UAV 5 </w:t>
                    </w:r>
                    <w:r w:rsidRPr="00002D6B">
                      <w:rPr>
                        <w:rFonts w:eastAsia="宋体"/>
                        <w:szCs w:val="22"/>
                      </w:rPr>
                      <w:t>烟雾弹</w:t>
                    </w:r>
                    <w:r w:rsidRPr="00002D6B">
                      <w:rPr>
                        <w:rFonts w:eastAsia="宋体"/>
                        <w:szCs w:val="22"/>
                      </w:rPr>
                      <w:t xml:space="preserve"> 2:</w:t>
                    </w:r>
                  </w:ins>
                </w:p>
                <w:p w14:paraId="05280CC7" w14:textId="77777777" w:rsidR="00002D6B" w:rsidRPr="00002D6B" w:rsidRDefault="00002D6B" w:rsidP="00002D6B">
                  <w:pPr>
                    <w:widowControl w:val="0"/>
                    <w:spacing w:before="0" w:after="0"/>
                    <w:jc w:val="both"/>
                    <w:rPr>
                      <w:ins w:id="4149" w:author="yukina minato" w:date="2025-09-07T17:09:00Z" w16du:dateUtc="2025-09-07T09:09:00Z"/>
                      <w:rFonts w:eastAsia="宋体"/>
                      <w:szCs w:val="22"/>
                    </w:rPr>
                  </w:pPr>
                  <w:ins w:id="4150" w:author="yukina minato" w:date="2025-09-07T17:09:00Z" w16du:dateUtc="2025-09-07T09:09:00Z">
                    <w:r w:rsidRPr="00002D6B">
                      <w:rPr>
                        <w:rFonts w:eastAsia="宋体"/>
                        <w:szCs w:val="22"/>
                      </w:rPr>
                      <w:t xml:space="preserve">  </w:t>
                    </w:r>
                    <w:r w:rsidRPr="00002D6B">
                      <w:rPr>
                        <w:rFonts w:eastAsia="宋体"/>
                        <w:szCs w:val="22"/>
                      </w:rPr>
                      <w:t>速度</w:t>
                    </w:r>
                    <w:r w:rsidRPr="00002D6B">
                      <w:rPr>
                        <w:rFonts w:eastAsia="宋体"/>
                        <w:szCs w:val="22"/>
                      </w:rPr>
                      <w:t xml:space="preserve">: 85.43 m/s, </w:t>
                    </w:r>
                    <w:r w:rsidRPr="00002D6B">
                      <w:rPr>
                        <w:rFonts w:eastAsia="宋体"/>
                        <w:szCs w:val="22"/>
                      </w:rPr>
                      <w:t>方向</w:t>
                    </w:r>
                    <w:r w:rsidRPr="00002D6B">
                      <w:rPr>
                        <w:rFonts w:eastAsia="宋体"/>
                        <w:szCs w:val="22"/>
                      </w:rPr>
                      <w:t>: 42.54°</w:t>
                    </w:r>
                  </w:ins>
                </w:p>
                <w:p w14:paraId="6C7EE00B" w14:textId="77777777" w:rsidR="00002D6B" w:rsidRPr="00002D6B" w:rsidRDefault="00002D6B" w:rsidP="00002D6B">
                  <w:pPr>
                    <w:widowControl w:val="0"/>
                    <w:spacing w:before="0" w:after="0"/>
                    <w:jc w:val="both"/>
                    <w:rPr>
                      <w:ins w:id="4151" w:author="yukina minato" w:date="2025-09-07T17:09:00Z" w16du:dateUtc="2025-09-07T09:09:00Z"/>
                      <w:rFonts w:eastAsia="宋体"/>
                      <w:szCs w:val="22"/>
                    </w:rPr>
                  </w:pPr>
                  <w:ins w:id="4152" w:author="yukina minato" w:date="2025-09-07T17:09:00Z" w16du:dateUtc="2025-09-07T09:09:00Z">
                    <w:r w:rsidRPr="00002D6B">
                      <w:rPr>
                        <w:rFonts w:eastAsia="宋体"/>
                        <w:szCs w:val="22"/>
                      </w:rPr>
                      <w:t xml:space="preserve">  </w:t>
                    </w:r>
                    <w:r w:rsidRPr="00002D6B">
                      <w:rPr>
                        <w:rFonts w:eastAsia="宋体"/>
                        <w:szCs w:val="22"/>
                      </w:rPr>
                      <w:t>投放时间</w:t>
                    </w:r>
                    <w:r w:rsidRPr="00002D6B">
                      <w:rPr>
                        <w:rFonts w:eastAsia="宋体"/>
                        <w:szCs w:val="22"/>
                      </w:rPr>
                      <w:t xml:space="preserve">: 2.17 s, </w:t>
                    </w:r>
                    <w:r w:rsidRPr="00002D6B">
                      <w:rPr>
                        <w:rFonts w:eastAsia="宋体"/>
                        <w:szCs w:val="22"/>
                      </w:rPr>
                      <w:t>引爆延迟</w:t>
                    </w:r>
                    <w:r w:rsidRPr="00002D6B">
                      <w:rPr>
                        <w:rFonts w:eastAsia="宋体"/>
                        <w:szCs w:val="22"/>
                      </w:rPr>
                      <w:t>: 7.67 s</w:t>
                    </w:r>
                  </w:ins>
                </w:p>
                <w:p w14:paraId="5A65F736" w14:textId="77777777" w:rsidR="00002D6B" w:rsidRPr="00002D6B" w:rsidRDefault="00002D6B" w:rsidP="00002D6B">
                  <w:pPr>
                    <w:widowControl w:val="0"/>
                    <w:spacing w:before="0" w:after="0"/>
                    <w:jc w:val="both"/>
                    <w:rPr>
                      <w:ins w:id="4153" w:author="yukina minato" w:date="2025-09-07T17:09:00Z" w16du:dateUtc="2025-09-07T09:09:00Z"/>
                      <w:rFonts w:eastAsia="宋体"/>
                      <w:szCs w:val="22"/>
                    </w:rPr>
                  </w:pPr>
                  <w:ins w:id="4154" w:author="yukina minato" w:date="2025-09-07T17:09:00Z" w16du:dateUtc="2025-09-07T09:09:00Z">
                    <w:r w:rsidRPr="00002D6B">
                      <w:rPr>
                        <w:rFonts w:eastAsia="宋体"/>
                        <w:szCs w:val="22"/>
                      </w:rPr>
                      <w:t xml:space="preserve">  </w:t>
                    </w:r>
                    <w:r w:rsidRPr="00002D6B">
                      <w:rPr>
                        <w:rFonts w:eastAsia="宋体"/>
                        <w:szCs w:val="22"/>
                      </w:rPr>
                      <w:t>投放点</w:t>
                    </w:r>
                    <w:r w:rsidRPr="00002D6B">
                      <w:rPr>
                        <w:rFonts w:eastAsia="宋体"/>
                        <w:szCs w:val="22"/>
                      </w:rPr>
                      <w:t>: (13136.79, -1874.46, 1300.00)</w:t>
                    </w:r>
                  </w:ins>
                </w:p>
                <w:p w14:paraId="14C9BE24" w14:textId="77777777" w:rsidR="00002D6B" w:rsidRPr="00002D6B" w:rsidRDefault="00002D6B" w:rsidP="00002D6B">
                  <w:pPr>
                    <w:widowControl w:val="0"/>
                    <w:spacing w:before="0" w:after="0"/>
                    <w:jc w:val="both"/>
                    <w:rPr>
                      <w:ins w:id="4155" w:author="yukina minato" w:date="2025-09-07T17:09:00Z" w16du:dateUtc="2025-09-07T09:09:00Z"/>
                      <w:rFonts w:eastAsia="宋体"/>
                      <w:szCs w:val="22"/>
                    </w:rPr>
                  </w:pPr>
                  <w:ins w:id="4156" w:author="yukina minato" w:date="2025-09-07T17:09:00Z" w16du:dateUtc="2025-09-07T09:09:00Z">
                    <w:r w:rsidRPr="00002D6B">
                      <w:rPr>
                        <w:rFonts w:eastAsia="宋体"/>
                        <w:szCs w:val="22"/>
                      </w:rPr>
                      <w:t xml:space="preserve">  </w:t>
                    </w:r>
                    <w:r w:rsidRPr="00002D6B">
                      <w:rPr>
                        <w:rFonts w:eastAsia="宋体"/>
                        <w:szCs w:val="22"/>
                      </w:rPr>
                      <w:t>爆炸点</w:t>
                    </w:r>
                    <w:r w:rsidRPr="00002D6B">
                      <w:rPr>
                        <w:rFonts w:eastAsia="宋体"/>
                        <w:szCs w:val="22"/>
                      </w:rPr>
                      <w:t>: (13619.55, -1431.43, 1011.79)</w:t>
                    </w:r>
                  </w:ins>
                </w:p>
                <w:p w14:paraId="1A9037A8" w14:textId="77777777" w:rsidR="00002D6B" w:rsidRPr="00002D6B" w:rsidRDefault="00002D6B" w:rsidP="00002D6B">
                  <w:pPr>
                    <w:widowControl w:val="0"/>
                    <w:spacing w:before="0" w:after="0"/>
                    <w:jc w:val="both"/>
                    <w:rPr>
                      <w:ins w:id="4157" w:author="yukina minato" w:date="2025-09-07T17:09:00Z" w16du:dateUtc="2025-09-07T09:09:00Z"/>
                      <w:rFonts w:eastAsia="宋体"/>
                      <w:szCs w:val="22"/>
                    </w:rPr>
                  </w:pPr>
                  <w:ins w:id="4158"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29B3F3EF" w14:textId="77777777" w:rsidR="00002D6B" w:rsidRPr="00002D6B" w:rsidRDefault="00002D6B" w:rsidP="00002D6B">
                  <w:pPr>
                    <w:widowControl w:val="0"/>
                    <w:spacing w:before="0" w:after="0"/>
                    <w:jc w:val="both"/>
                    <w:rPr>
                      <w:ins w:id="4159" w:author="yukina minato" w:date="2025-09-07T17:09:00Z" w16du:dateUtc="2025-09-07T09:09:00Z"/>
                      <w:rFonts w:eastAsia="宋体"/>
                      <w:szCs w:val="22"/>
                    </w:rPr>
                  </w:pPr>
                  <w:ins w:id="4160"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77A1F1BC" w14:textId="77777777" w:rsidR="00002D6B" w:rsidRPr="00002D6B" w:rsidRDefault="00002D6B" w:rsidP="00002D6B">
                  <w:pPr>
                    <w:widowControl w:val="0"/>
                    <w:spacing w:before="0" w:after="0"/>
                    <w:jc w:val="both"/>
                    <w:rPr>
                      <w:ins w:id="4161" w:author="yukina minato" w:date="2025-09-07T17:09:00Z" w16du:dateUtc="2025-09-07T09:09:00Z"/>
                      <w:rFonts w:eastAsia="宋体"/>
                      <w:szCs w:val="22"/>
                    </w:rPr>
                  </w:pPr>
                  <w:ins w:id="4162"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1AC3B84E" w14:textId="77777777" w:rsidR="00002D6B" w:rsidRPr="00002D6B" w:rsidRDefault="00002D6B" w:rsidP="00002D6B">
                  <w:pPr>
                    <w:widowControl w:val="0"/>
                    <w:spacing w:before="0" w:after="0"/>
                    <w:jc w:val="both"/>
                    <w:rPr>
                      <w:ins w:id="4163" w:author="yukina minato" w:date="2025-09-07T17:09:00Z" w16du:dateUtc="2025-09-07T09:09:00Z"/>
                      <w:rFonts w:eastAsia="宋体"/>
                      <w:szCs w:val="22"/>
                    </w:rPr>
                  </w:pPr>
                </w:p>
                <w:p w14:paraId="61823750" w14:textId="77777777" w:rsidR="00002D6B" w:rsidRPr="00002D6B" w:rsidRDefault="00002D6B" w:rsidP="00002D6B">
                  <w:pPr>
                    <w:widowControl w:val="0"/>
                    <w:spacing w:before="0" w:after="0"/>
                    <w:jc w:val="both"/>
                    <w:rPr>
                      <w:ins w:id="4164" w:author="yukina minato" w:date="2025-09-07T17:09:00Z" w16du:dateUtc="2025-09-07T09:09:00Z"/>
                      <w:rFonts w:eastAsia="宋体"/>
                      <w:szCs w:val="22"/>
                    </w:rPr>
                  </w:pPr>
                  <w:ins w:id="4165" w:author="yukina minato" w:date="2025-09-07T17:09:00Z" w16du:dateUtc="2025-09-07T09:09:00Z">
                    <w:r w:rsidRPr="00002D6B">
                      <w:rPr>
                        <w:rFonts w:eastAsia="宋体"/>
                        <w:szCs w:val="22"/>
                      </w:rPr>
                      <w:t xml:space="preserve">UAV 5 </w:t>
                    </w:r>
                    <w:r w:rsidRPr="00002D6B">
                      <w:rPr>
                        <w:rFonts w:eastAsia="宋体"/>
                        <w:szCs w:val="22"/>
                      </w:rPr>
                      <w:t>烟雾弹</w:t>
                    </w:r>
                    <w:r w:rsidRPr="00002D6B">
                      <w:rPr>
                        <w:rFonts w:eastAsia="宋体"/>
                        <w:szCs w:val="22"/>
                      </w:rPr>
                      <w:t xml:space="preserve"> 3:</w:t>
                    </w:r>
                  </w:ins>
                </w:p>
                <w:p w14:paraId="5B90F3FE" w14:textId="77777777" w:rsidR="00002D6B" w:rsidRPr="00002D6B" w:rsidRDefault="00002D6B" w:rsidP="00002D6B">
                  <w:pPr>
                    <w:widowControl w:val="0"/>
                    <w:spacing w:before="0" w:after="0"/>
                    <w:jc w:val="both"/>
                    <w:rPr>
                      <w:ins w:id="4166" w:author="yukina minato" w:date="2025-09-07T17:09:00Z" w16du:dateUtc="2025-09-07T09:09:00Z"/>
                      <w:rFonts w:eastAsia="宋体"/>
                      <w:szCs w:val="22"/>
                    </w:rPr>
                  </w:pPr>
                  <w:ins w:id="4167" w:author="yukina minato" w:date="2025-09-07T17:09:00Z" w16du:dateUtc="2025-09-07T09:09:00Z">
                    <w:r w:rsidRPr="00002D6B">
                      <w:rPr>
                        <w:rFonts w:eastAsia="宋体"/>
                        <w:szCs w:val="22"/>
                      </w:rPr>
                      <w:t xml:space="preserve">  </w:t>
                    </w:r>
                    <w:r w:rsidRPr="00002D6B">
                      <w:rPr>
                        <w:rFonts w:eastAsia="宋体"/>
                        <w:szCs w:val="22"/>
                      </w:rPr>
                      <w:t>速度</w:t>
                    </w:r>
                    <w:r w:rsidRPr="00002D6B">
                      <w:rPr>
                        <w:rFonts w:eastAsia="宋体"/>
                        <w:szCs w:val="22"/>
                      </w:rPr>
                      <w:t xml:space="preserve">: 120.91 m/s, </w:t>
                    </w:r>
                    <w:r w:rsidRPr="00002D6B">
                      <w:rPr>
                        <w:rFonts w:eastAsia="宋体"/>
                        <w:szCs w:val="22"/>
                      </w:rPr>
                      <w:t>方向</w:t>
                    </w:r>
                    <w:r w:rsidRPr="00002D6B">
                      <w:rPr>
                        <w:rFonts w:eastAsia="宋体"/>
                        <w:szCs w:val="22"/>
                      </w:rPr>
                      <w:t>: 220.84°</w:t>
                    </w:r>
                  </w:ins>
                </w:p>
                <w:p w14:paraId="62ED41BF" w14:textId="77777777" w:rsidR="00002D6B" w:rsidRPr="00002D6B" w:rsidRDefault="00002D6B" w:rsidP="00002D6B">
                  <w:pPr>
                    <w:widowControl w:val="0"/>
                    <w:spacing w:before="0" w:after="0"/>
                    <w:jc w:val="both"/>
                    <w:rPr>
                      <w:ins w:id="4168" w:author="yukina minato" w:date="2025-09-07T17:09:00Z" w16du:dateUtc="2025-09-07T09:09:00Z"/>
                      <w:rFonts w:eastAsia="宋体"/>
                      <w:szCs w:val="22"/>
                    </w:rPr>
                  </w:pPr>
                  <w:ins w:id="4169" w:author="yukina minato" w:date="2025-09-07T17:09:00Z" w16du:dateUtc="2025-09-07T09:09:00Z">
                    <w:r w:rsidRPr="00002D6B">
                      <w:rPr>
                        <w:rFonts w:eastAsia="宋体"/>
                        <w:szCs w:val="22"/>
                      </w:rPr>
                      <w:t xml:space="preserve">  </w:t>
                    </w:r>
                    <w:r w:rsidRPr="00002D6B">
                      <w:rPr>
                        <w:rFonts w:eastAsia="宋体"/>
                        <w:szCs w:val="22"/>
                      </w:rPr>
                      <w:t>投放时间</w:t>
                    </w:r>
                    <w:r w:rsidRPr="00002D6B">
                      <w:rPr>
                        <w:rFonts w:eastAsia="宋体"/>
                        <w:szCs w:val="22"/>
                      </w:rPr>
                      <w:t xml:space="preserve">: 10.00 s, </w:t>
                    </w:r>
                    <w:r w:rsidRPr="00002D6B">
                      <w:rPr>
                        <w:rFonts w:eastAsia="宋体"/>
                        <w:szCs w:val="22"/>
                      </w:rPr>
                      <w:t>引爆延迟</w:t>
                    </w:r>
                    <w:r w:rsidRPr="00002D6B">
                      <w:rPr>
                        <w:rFonts w:eastAsia="宋体"/>
                        <w:szCs w:val="22"/>
                      </w:rPr>
                      <w:t>: 7.42 s</w:t>
                    </w:r>
                  </w:ins>
                </w:p>
                <w:p w14:paraId="43001A7F" w14:textId="77777777" w:rsidR="00002D6B" w:rsidRPr="00002D6B" w:rsidRDefault="00002D6B" w:rsidP="00002D6B">
                  <w:pPr>
                    <w:widowControl w:val="0"/>
                    <w:spacing w:before="0" w:after="0"/>
                    <w:jc w:val="both"/>
                    <w:rPr>
                      <w:ins w:id="4170" w:author="yukina minato" w:date="2025-09-07T17:09:00Z" w16du:dateUtc="2025-09-07T09:09:00Z"/>
                      <w:rFonts w:eastAsia="宋体"/>
                      <w:szCs w:val="22"/>
                    </w:rPr>
                  </w:pPr>
                  <w:ins w:id="4171" w:author="yukina minato" w:date="2025-09-07T17:09:00Z" w16du:dateUtc="2025-09-07T09:09:00Z">
                    <w:r w:rsidRPr="00002D6B">
                      <w:rPr>
                        <w:rFonts w:eastAsia="宋体"/>
                        <w:szCs w:val="22"/>
                      </w:rPr>
                      <w:t xml:space="preserve">  </w:t>
                    </w:r>
                    <w:r w:rsidRPr="00002D6B">
                      <w:rPr>
                        <w:rFonts w:eastAsia="宋体"/>
                        <w:szCs w:val="22"/>
                      </w:rPr>
                      <w:t>投放点</w:t>
                    </w:r>
                    <w:r w:rsidRPr="00002D6B">
                      <w:rPr>
                        <w:rFonts w:eastAsia="宋体"/>
                        <w:szCs w:val="22"/>
                      </w:rPr>
                      <w:t>: (12085.19, -2790.67, 1300.00)</w:t>
                    </w:r>
                  </w:ins>
                </w:p>
                <w:p w14:paraId="7605595E" w14:textId="77777777" w:rsidR="00002D6B" w:rsidRPr="00002D6B" w:rsidRDefault="00002D6B" w:rsidP="00002D6B">
                  <w:pPr>
                    <w:widowControl w:val="0"/>
                    <w:spacing w:before="0" w:after="0"/>
                    <w:jc w:val="both"/>
                    <w:rPr>
                      <w:ins w:id="4172" w:author="yukina minato" w:date="2025-09-07T17:09:00Z" w16du:dateUtc="2025-09-07T09:09:00Z"/>
                      <w:rFonts w:eastAsia="宋体"/>
                      <w:szCs w:val="22"/>
                    </w:rPr>
                  </w:pPr>
                  <w:ins w:id="4173" w:author="yukina minato" w:date="2025-09-07T17:09:00Z" w16du:dateUtc="2025-09-07T09:09:00Z">
                    <w:r w:rsidRPr="00002D6B">
                      <w:rPr>
                        <w:rFonts w:eastAsia="宋体"/>
                        <w:szCs w:val="22"/>
                      </w:rPr>
                      <w:t xml:space="preserve">  </w:t>
                    </w:r>
                    <w:r w:rsidRPr="00002D6B">
                      <w:rPr>
                        <w:rFonts w:eastAsia="宋体"/>
                        <w:szCs w:val="22"/>
                      </w:rPr>
                      <w:t>爆炸点</w:t>
                    </w:r>
                    <w:r w:rsidRPr="00002D6B">
                      <w:rPr>
                        <w:rFonts w:eastAsia="宋体"/>
                        <w:szCs w:val="22"/>
                      </w:rPr>
                      <w:t>: (11406.23, -3377.49, 1030.09)</w:t>
                    </w:r>
                  </w:ins>
                </w:p>
                <w:p w14:paraId="4642662E" w14:textId="77777777" w:rsidR="00002D6B" w:rsidRPr="00002D6B" w:rsidRDefault="00002D6B" w:rsidP="00002D6B">
                  <w:pPr>
                    <w:widowControl w:val="0"/>
                    <w:spacing w:before="0" w:after="0"/>
                    <w:jc w:val="both"/>
                    <w:rPr>
                      <w:ins w:id="4174" w:author="yukina minato" w:date="2025-09-07T17:09:00Z" w16du:dateUtc="2025-09-07T09:09:00Z"/>
                      <w:rFonts w:eastAsia="宋体"/>
                      <w:szCs w:val="22"/>
                    </w:rPr>
                  </w:pPr>
                  <w:ins w:id="4175"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7C56D670" w14:textId="77777777" w:rsidR="00002D6B" w:rsidRPr="00002D6B" w:rsidRDefault="00002D6B" w:rsidP="00002D6B">
                  <w:pPr>
                    <w:widowControl w:val="0"/>
                    <w:spacing w:before="0" w:after="0"/>
                    <w:jc w:val="both"/>
                    <w:rPr>
                      <w:ins w:id="4176" w:author="yukina minato" w:date="2025-09-07T17:09:00Z" w16du:dateUtc="2025-09-07T09:09:00Z"/>
                      <w:rFonts w:eastAsia="宋体"/>
                      <w:szCs w:val="22"/>
                    </w:rPr>
                  </w:pPr>
                  <w:ins w:id="4177"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2A6D7DD3" w14:textId="77777777" w:rsidR="00002D6B" w:rsidRPr="00002D6B" w:rsidRDefault="00002D6B" w:rsidP="00002D6B">
                  <w:pPr>
                    <w:widowControl w:val="0"/>
                    <w:spacing w:before="0" w:after="0"/>
                    <w:jc w:val="both"/>
                    <w:rPr>
                      <w:ins w:id="4178" w:author="yukina minato" w:date="2025-09-07T17:09:00Z" w16du:dateUtc="2025-09-07T09:09:00Z"/>
                      <w:rFonts w:eastAsia="宋体"/>
                      <w:szCs w:val="22"/>
                    </w:rPr>
                  </w:pPr>
                  <w:ins w:id="4179" w:author="yukina minato" w:date="2025-09-07T17:09:00Z" w16du:dateUtc="2025-09-07T09:09: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4580DA4C" w14:textId="77777777" w:rsidR="00002D6B" w:rsidRPr="00002D6B" w:rsidRDefault="00002D6B" w:rsidP="00002D6B">
                  <w:pPr>
                    <w:widowControl w:val="0"/>
                    <w:spacing w:before="0" w:after="0"/>
                    <w:jc w:val="both"/>
                    <w:rPr>
                      <w:ins w:id="4180" w:author="yukina minato" w:date="2025-09-07T17:09:00Z" w16du:dateUtc="2025-09-07T09:09:00Z"/>
                      <w:rFonts w:eastAsia="宋体"/>
                      <w:szCs w:val="22"/>
                    </w:rPr>
                  </w:pPr>
                </w:p>
                <w:p w14:paraId="7B437CDB" w14:textId="77777777" w:rsidR="00002D6B" w:rsidRPr="00002D6B" w:rsidRDefault="00002D6B" w:rsidP="00002D6B">
                  <w:pPr>
                    <w:widowControl w:val="0"/>
                    <w:spacing w:before="0" w:after="0"/>
                    <w:jc w:val="both"/>
                    <w:rPr>
                      <w:ins w:id="4181" w:author="yukina minato" w:date="2025-09-07T17:09:00Z" w16du:dateUtc="2025-09-07T09:09:00Z"/>
                      <w:rFonts w:eastAsia="宋体"/>
                      <w:szCs w:val="22"/>
                    </w:rPr>
                  </w:pPr>
                </w:p>
                <w:p w14:paraId="6719E94C" w14:textId="77777777" w:rsidR="00002D6B" w:rsidRPr="00002D6B" w:rsidRDefault="00002D6B" w:rsidP="00002D6B">
                  <w:pPr>
                    <w:widowControl w:val="0"/>
                    <w:spacing w:before="0" w:after="0"/>
                    <w:jc w:val="both"/>
                    <w:rPr>
                      <w:ins w:id="4182" w:author="yukina minato" w:date="2025-09-07T17:09:00Z" w16du:dateUtc="2025-09-07T09:09:00Z"/>
                      <w:rFonts w:eastAsia="宋体"/>
                      <w:szCs w:val="22"/>
                    </w:rPr>
                  </w:pPr>
                  <w:ins w:id="4183" w:author="yukina minato" w:date="2025-09-07T17:09:00Z" w16du:dateUtc="2025-09-07T09:09:00Z">
                    <w:r w:rsidRPr="00002D6B">
                      <w:rPr>
                        <w:rFonts w:eastAsia="宋体"/>
                        <w:szCs w:val="22"/>
                      </w:rPr>
                      <w:t>最终适应度得分</w:t>
                    </w:r>
                    <w:r w:rsidRPr="00002D6B">
                      <w:rPr>
                        <w:rFonts w:eastAsia="宋体"/>
                        <w:szCs w:val="22"/>
                      </w:rPr>
                      <w:t xml:space="preserve"> (</w:t>
                    </w:r>
                    <w:r w:rsidRPr="00002D6B">
                      <w:rPr>
                        <w:rFonts w:eastAsia="宋体"/>
                        <w:szCs w:val="22"/>
                      </w:rPr>
                      <w:t>各导弹遮蔽时间总和</w:t>
                    </w:r>
                    <w:r w:rsidRPr="00002D6B">
                      <w:rPr>
                        <w:rFonts w:eastAsia="宋体"/>
                        <w:szCs w:val="22"/>
                      </w:rPr>
                      <w:t>): 12.13 s</w:t>
                    </w:r>
                  </w:ins>
                </w:p>
              </w:tc>
            </w:tr>
          </w:tbl>
          <w:p w14:paraId="7BB83502" w14:textId="77777777" w:rsidR="00002D6B" w:rsidRPr="00002D6B" w:rsidRDefault="00002D6B" w:rsidP="00002D6B">
            <w:pPr>
              <w:widowControl w:val="0"/>
              <w:spacing w:before="0" w:after="0"/>
              <w:jc w:val="both"/>
              <w:rPr>
                <w:ins w:id="4184" w:author="yukina minato" w:date="2025-09-07T17:09:00Z" w16du:dateUtc="2025-09-07T09:09:00Z"/>
                <w:rFonts w:eastAsia="宋体"/>
                <w:szCs w:val="22"/>
                <w:lang w:eastAsia="zh-CN"/>
              </w:rPr>
            </w:pPr>
          </w:p>
          <w:p w14:paraId="64D69186" w14:textId="77777777" w:rsidR="00002D6B" w:rsidRPr="00002D6B" w:rsidRDefault="00002D6B" w:rsidP="00002D6B">
            <w:pPr>
              <w:widowControl w:val="0"/>
              <w:spacing w:before="0" w:after="0"/>
              <w:jc w:val="both"/>
              <w:rPr>
                <w:ins w:id="4185" w:author="yukina minato" w:date="2025-09-07T17:09:00Z" w16du:dateUtc="2025-09-07T09:09:00Z"/>
                <w:rFonts w:eastAsia="宋体"/>
                <w:szCs w:val="22"/>
                <w:lang w:eastAsia="zh-CN"/>
              </w:rPr>
            </w:pPr>
          </w:p>
          <w:p w14:paraId="1699AF01" w14:textId="77777777" w:rsidR="00002D6B" w:rsidRPr="00002D6B" w:rsidRDefault="00002D6B" w:rsidP="00002D6B">
            <w:pPr>
              <w:widowControl w:val="0"/>
              <w:spacing w:before="0" w:after="0"/>
              <w:jc w:val="both"/>
              <w:rPr>
                <w:ins w:id="4186" w:author="yukina minato" w:date="2025-09-07T17:09:00Z" w16du:dateUtc="2025-09-07T09:09:00Z"/>
                <w:rFonts w:eastAsia="宋体"/>
                <w:szCs w:val="22"/>
                <w:lang w:eastAsia="zh-CN"/>
              </w:rPr>
            </w:pPr>
          </w:p>
          <w:p w14:paraId="20DB6D5E" w14:textId="77777777" w:rsidR="00002D6B" w:rsidRPr="00002D6B" w:rsidRDefault="00002D6B" w:rsidP="00002D6B">
            <w:pPr>
              <w:widowControl w:val="0"/>
              <w:spacing w:before="0" w:after="0"/>
              <w:jc w:val="both"/>
              <w:rPr>
                <w:ins w:id="4187" w:author="yukina minato" w:date="2025-09-07T17:09:00Z" w16du:dateUtc="2025-09-07T09:09:00Z"/>
                <w:rFonts w:eastAsia="宋体"/>
                <w:szCs w:val="22"/>
                <w:lang w:eastAsia="zh-CN"/>
              </w:rPr>
            </w:pPr>
          </w:p>
          <w:p w14:paraId="1CFF64E0" w14:textId="77777777" w:rsidR="00002D6B" w:rsidRPr="00002D6B" w:rsidRDefault="00002D6B" w:rsidP="00002D6B">
            <w:pPr>
              <w:widowControl w:val="0"/>
              <w:spacing w:before="0" w:after="0"/>
              <w:jc w:val="both"/>
              <w:rPr>
                <w:ins w:id="4188" w:author="yukina minato" w:date="2025-09-07T17:09:00Z" w16du:dateUtc="2025-09-07T09:09:00Z"/>
                <w:rFonts w:eastAsia="宋体"/>
                <w:szCs w:val="22"/>
                <w:lang w:eastAsia="zh-CN"/>
              </w:rPr>
            </w:pPr>
          </w:p>
          <w:p w14:paraId="3C4A4794" w14:textId="532F46A7" w:rsidR="00526A69" w:rsidRPr="00526A69" w:rsidDel="00002D6B" w:rsidRDefault="00526A69" w:rsidP="00E77982">
            <w:pPr>
              <w:pStyle w:val="TableText"/>
              <w:spacing w:before="40" w:line="207" w:lineRule="auto"/>
              <w:ind w:left="615"/>
              <w:rPr>
                <w:del w:id="4189" w:author="yukina minato" w:date="2025-09-07T17:09:00Z" w16du:dateUtc="2025-09-07T09:09:00Z"/>
                <w:rFonts w:ascii="Times New Roman" w:hAnsi="Times New Roman" w:cs="Times New Roman"/>
                <w:lang w:eastAsia="zh-CN"/>
              </w:rPr>
            </w:pPr>
            <w:del w:id="4190" w:author="yukina minato" w:date="2025-09-07T17:09:00Z" w16du:dateUtc="2025-09-07T09:09:00Z">
              <w:r w:rsidRPr="00526A69" w:rsidDel="00002D6B">
                <w:rPr>
                  <w:rFonts w:ascii="Times New Roman" w:hAnsi="Times New Roman"/>
                  <w:b/>
                  <w:bCs/>
                  <w:spacing w:val="-11"/>
                  <w:lang w:eastAsia="zh-CN"/>
                </w:rPr>
                <w:delText>附录</w:delText>
              </w:r>
              <w:r w:rsidRPr="00526A69" w:rsidDel="00002D6B">
                <w:rPr>
                  <w:rFonts w:ascii="Times New Roman" w:hAnsi="Times New Roman"/>
                  <w:spacing w:val="-51"/>
                  <w:lang w:eastAsia="zh-CN"/>
                </w:rPr>
                <w:delText xml:space="preserve"> </w:delText>
              </w:r>
              <w:r w:rsidRPr="00526A69" w:rsidDel="00002D6B">
                <w:rPr>
                  <w:rFonts w:ascii="Times New Roman" w:hAnsi="Times New Roman" w:cs="Times New Roman" w:hint="eastAsia"/>
                  <w:b/>
                  <w:bCs/>
                  <w:spacing w:val="-11"/>
                  <w:lang w:eastAsia="zh-CN"/>
                </w:rPr>
                <w:delText>1</w:delText>
              </w:r>
              <w:r w:rsidDel="00002D6B">
                <w:rPr>
                  <w:rFonts w:ascii="Times New Roman" w:hAnsi="Times New Roman" w:cs="Times New Roman" w:hint="eastAsia"/>
                  <w:b/>
                  <w:bCs/>
                  <w:spacing w:val="-11"/>
                  <w:lang w:eastAsia="zh-CN"/>
                </w:rPr>
                <w:delText xml:space="preserve"> </w:delText>
              </w:r>
              <w:r w:rsidRPr="00526A69" w:rsidDel="00002D6B">
                <w:rPr>
                  <w:rFonts w:ascii="Times New Roman" w:hAnsi="Times New Roman" w:cs="Times New Roman" w:hint="eastAsia"/>
                  <w:spacing w:val="10"/>
                  <w:sz w:val="21"/>
                  <w:lang w:eastAsia="zh-CN"/>
                </w:rPr>
                <w:delText>求解</w:delText>
              </w:r>
              <w:r w:rsidRPr="00526A69" w:rsidDel="00002D6B">
                <w:rPr>
                  <w:rFonts w:ascii="Times New Roman" w:hAnsi="Times New Roman" w:cs="Times New Roman" w:hint="eastAsia"/>
                  <w:spacing w:val="10"/>
                  <w:sz w:val="21"/>
                  <w:lang w:eastAsia="zh-CN"/>
                </w:rPr>
                <w:delText>EF</w:delText>
              </w:r>
              <w:r w:rsidRPr="00526A69" w:rsidDel="00002D6B">
                <w:rPr>
                  <w:rFonts w:ascii="Times New Roman" w:hAnsi="Times New Roman" w:cs="Times New Roman" w:hint="eastAsia"/>
                  <w:spacing w:val="10"/>
                  <w:sz w:val="21"/>
                  <w:lang w:eastAsia="zh-CN"/>
                </w:rPr>
                <w:delText>最优曲线（</w:delText>
              </w:r>
              <w:r w:rsidRPr="00526A69" w:rsidDel="00002D6B">
                <w:rPr>
                  <w:rFonts w:ascii="Times New Roman" w:hAnsi="Times New Roman" w:cs="Times New Roman" w:hint="eastAsia"/>
                  <w:spacing w:val="10"/>
                  <w:sz w:val="21"/>
                  <w:lang w:eastAsia="zh-CN"/>
                </w:rPr>
                <w:delText>python</w:delText>
              </w:r>
              <w:r w:rsidRPr="00526A69" w:rsidDel="00002D6B">
                <w:rPr>
                  <w:rFonts w:ascii="Times New Roman" w:hAnsi="Times New Roman" w:cs="Times New Roman" w:hint="eastAsia"/>
                  <w:spacing w:val="10"/>
                  <w:sz w:val="21"/>
                  <w:lang w:eastAsia="zh-CN"/>
                </w:rPr>
                <w:delText>代码）</w:delText>
              </w:r>
            </w:del>
          </w:p>
        </w:tc>
      </w:tr>
      <w:tr w:rsidR="00526A69" w:rsidDel="00002D6B" w14:paraId="7844061A" w14:textId="4E712C74" w:rsidTr="00E77982">
        <w:trPr>
          <w:trHeight w:val="318"/>
          <w:del w:id="4191" w:author="yukina minato" w:date="2025-09-07T17:09:00Z" w16du:dateUtc="2025-09-07T09:09:00Z"/>
        </w:trPr>
        <w:tc>
          <w:tcPr>
            <w:tcW w:w="8840" w:type="dxa"/>
            <w:shd w:val="clear" w:color="auto" w:fill="BEBEBE"/>
          </w:tcPr>
          <w:p w14:paraId="50340F83" w14:textId="12332077" w:rsidR="00526A69" w:rsidDel="00002D6B" w:rsidRDefault="00526A69" w:rsidP="00526A69">
            <w:pPr>
              <w:spacing w:before="79" w:line="199" w:lineRule="auto"/>
              <w:ind w:left="117"/>
              <w:jc w:val="left"/>
              <w:rPr>
                <w:del w:id="4192" w:author="yukina minato" w:date="2025-09-07T17:09:00Z" w16du:dateUtc="2025-09-07T09:09:00Z"/>
                <w:rFonts w:ascii="Times New Roman" w:eastAsia="Times New Roman" w:hAnsi="Times New Roman" w:cs="Times New Roman"/>
                <w:szCs w:val="24"/>
              </w:rPr>
            </w:pPr>
            <w:del w:id="4193" w:author="yukina minato" w:date="2025-09-07T17:09:00Z" w16du:dateUtc="2025-09-07T09:09:00Z">
              <w:r w:rsidDel="00002D6B">
                <w:rPr>
                  <w:rFonts w:ascii="Times New Roman" w:eastAsia="Times New Roman" w:hAnsi="Times New Roman" w:cs="Times New Roman"/>
                  <w:spacing w:val="-3"/>
                  <w:szCs w:val="24"/>
                </w:rPr>
                <w:delText>f2.m</w:delText>
              </w:r>
            </w:del>
          </w:p>
        </w:tc>
      </w:tr>
      <w:tr w:rsidR="00526A69" w:rsidDel="00002D6B" w14:paraId="00A99391" w14:textId="7CB15C50" w:rsidTr="00E77982">
        <w:trPr>
          <w:trHeight w:val="942"/>
          <w:del w:id="4194" w:author="yukina minato" w:date="2025-09-07T17:09:00Z" w16du:dateUtc="2025-09-07T09:09:00Z"/>
        </w:trPr>
        <w:tc>
          <w:tcPr>
            <w:tcW w:w="8840" w:type="dxa"/>
          </w:tcPr>
          <w:p w14:paraId="7F1DA2F2" w14:textId="5A02A1F7"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195" w:author="yukina minato" w:date="2025-09-07T17:09:00Z" w16du:dateUtc="2025-09-07T09:09:00Z"/>
                <w:color w:val="5C5C5C"/>
              </w:rPr>
            </w:pPr>
            <w:del w:id="4196" w:author="yukina minato" w:date="2025-09-07T17:09:00Z" w16du:dateUtc="2025-09-07T09:09:00Z">
              <w:r w:rsidDel="00002D6B">
                <w:rPr>
                  <w:rFonts w:ascii="Consolas" w:eastAsia="Consolas" w:hAnsi="Consolas" w:cs="Consolas"/>
                  <w:color w:val="A626A4"/>
                  <w:sz w:val="21"/>
                  <w:shd w:val="clear" w:color="auto" w:fill="F8F8F8"/>
                </w:rPr>
                <w:delText>import</w:delText>
              </w:r>
              <w:r w:rsidDel="00002D6B">
                <w:rPr>
                  <w:rFonts w:ascii="Consolas" w:eastAsia="Consolas" w:hAnsi="Consolas" w:cs="Consolas"/>
                  <w:color w:val="5C5C5C"/>
                  <w:sz w:val="21"/>
                  <w:shd w:val="clear" w:color="auto" w:fill="F8F8F8"/>
                </w:rPr>
                <w:delText> numpy </w:delText>
              </w:r>
              <w:r w:rsidDel="00002D6B">
                <w:rPr>
                  <w:rFonts w:ascii="Consolas" w:eastAsia="Consolas" w:hAnsi="Consolas" w:cs="Consolas"/>
                  <w:color w:val="A626A4"/>
                  <w:sz w:val="21"/>
                  <w:shd w:val="clear" w:color="auto" w:fill="F8F8F8"/>
                </w:rPr>
                <w:delText>as</w:delText>
              </w:r>
              <w:r w:rsidDel="00002D6B">
                <w:rPr>
                  <w:rFonts w:ascii="Consolas" w:eastAsia="Consolas" w:hAnsi="Consolas" w:cs="Consolas"/>
                  <w:color w:val="5C5C5C"/>
                  <w:sz w:val="21"/>
                  <w:shd w:val="clear" w:color="auto" w:fill="F8F8F8"/>
                </w:rPr>
                <w:delText> np</w:delText>
              </w:r>
            </w:del>
          </w:p>
          <w:p w14:paraId="2F0126E2" w14:textId="71967149"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197" w:author="yukina minato" w:date="2025-09-07T17:09:00Z" w16du:dateUtc="2025-09-07T09:09:00Z"/>
                <w:color w:val="5C5C5C"/>
              </w:rPr>
            </w:pPr>
            <w:del w:id="4198" w:author="yukina minato" w:date="2025-09-07T17:09:00Z" w16du:dateUtc="2025-09-07T09:09:00Z">
              <w:r w:rsidDel="00002D6B">
                <w:rPr>
                  <w:rFonts w:ascii="Consolas" w:eastAsia="Consolas" w:hAnsi="Consolas" w:cs="Consolas"/>
                  <w:color w:val="A626A4"/>
                  <w:sz w:val="21"/>
                  <w:shd w:val="clear" w:color="auto" w:fill="FFFFFF"/>
                </w:rPr>
                <w:delText>import</w:delText>
              </w:r>
              <w:r w:rsidDel="00002D6B">
                <w:rPr>
                  <w:rFonts w:ascii="Consolas" w:eastAsia="Consolas" w:hAnsi="Consolas" w:cs="Consolas"/>
                  <w:color w:val="5C5C5C"/>
                  <w:sz w:val="21"/>
                  <w:shd w:val="clear" w:color="auto" w:fill="FFFFFF"/>
                </w:rPr>
                <w:delText> matplotlib.pyplot </w:delText>
              </w:r>
              <w:r w:rsidDel="00002D6B">
                <w:rPr>
                  <w:rFonts w:ascii="Consolas" w:eastAsia="Consolas" w:hAnsi="Consolas" w:cs="Consolas"/>
                  <w:color w:val="A626A4"/>
                  <w:sz w:val="21"/>
                  <w:shd w:val="clear" w:color="auto" w:fill="FFFFFF"/>
                </w:rPr>
                <w:delText>as</w:delText>
              </w:r>
              <w:r w:rsidDel="00002D6B">
                <w:rPr>
                  <w:rFonts w:ascii="Consolas" w:eastAsia="Consolas" w:hAnsi="Consolas" w:cs="Consolas"/>
                  <w:color w:val="5C5C5C"/>
                  <w:sz w:val="21"/>
                  <w:shd w:val="clear" w:color="auto" w:fill="FFFFFF"/>
                </w:rPr>
                <w:delText> plt</w:delText>
              </w:r>
            </w:del>
          </w:p>
          <w:p w14:paraId="5A3D8770" w14:textId="06D475A1"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199" w:author="yukina minato" w:date="2025-09-07T17:09:00Z" w16du:dateUtc="2025-09-07T09:09:00Z"/>
                <w:color w:val="5C5C5C"/>
              </w:rPr>
            </w:pPr>
            <w:del w:id="4200" w:author="yukina minato" w:date="2025-09-07T17:09:00Z" w16du:dateUtc="2025-09-07T09:09:00Z">
              <w:r w:rsidDel="00002D6B">
                <w:rPr>
                  <w:rFonts w:ascii="Consolas" w:eastAsia="Consolas" w:hAnsi="Consolas" w:cs="Consolas"/>
                  <w:color w:val="A626A4"/>
                  <w:sz w:val="21"/>
                  <w:shd w:val="clear" w:color="auto" w:fill="F8F8F8"/>
                </w:rPr>
                <w:delText>from</w:delText>
              </w:r>
              <w:r w:rsidDel="00002D6B">
                <w:rPr>
                  <w:rFonts w:ascii="Consolas" w:eastAsia="Consolas" w:hAnsi="Consolas" w:cs="Consolas"/>
                  <w:color w:val="5C5C5C"/>
                  <w:sz w:val="21"/>
                  <w:shd w:val="clear" w:color="auto" w:fill="F8F8F8"/>
                </w:rPr>
                <w:delText> scipy.optimize </w:delText>
              </w:r>
              <w:r w:rsidDel="00002D6B">
                <w:rPr>
                  <w:rFonts w:ascii="Consolas" w:eastAsia="Consolas" w:hAnsi="Consolas" w:cs="Consolas"/>
                  <w:color w:val="A626A4"/>
                  <w:sz w:val="21"/>
                  <w:shd w:val="clear" w:color="auto" w:fill="F8F8F8"/>
                </w:rPr>
                <w:delText>import</w:delText>
              </w:r>
              <w:r w:rsidDel="00002D6B">
                <w:rPr>
                  <w:rFonts w:ascii="Consolas" w:eastAsia="Consolas" w:hAnsi="Consolas" w:cs="Consolas"/>
                  <w:color w:val="5C5C5C"/>
                  <w:sz w:val="21"/>
                  <w:shd w:val="clear" w:color="auto" w:fill="F8F8F8"/>
                </w:rPr>
                <w:delText> minimize</w:delText>
              </w:r>
            </w:del>
          </w:p>
          <w:p w14:paraId="0581BDA4" w14:textId="1FB15365"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01" w:author="yukina minato" w:date="2025-09-07T17:09:00Z" w16du:dateUtc="2025-09-07T09:09:00Z"/>
                <w:color w:val="5C5C5C"/>
              </w:rPr>
            </w:pPr>
          </w:p>
          <w:p w14:paraId="5D54E9E9" w14:textId="70D8FC1E"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02" w:author="yukina minato" w:date="2025-09-07T17:09:00Z" w16du:dateUtc="2025-09-07T09:09:00Z"/>
                <w:color w:val="5C5C5C"/>
              </w:rPr>
            </w:pPr>
          </w:p>
          <w:p w14:paraId="1D9E655D" w14:textId="38CC4120"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03" w:author="yukina minato" w:date="2025-09-07T17:09:00Z" w16du:dateUtc="2025-09-07T09:09:00Z"/>
                <w:color w:val="5C5C5C"/>
                <w:lang w:eastAsia="zh-CN"/>
              </w:rPr>
            </w:pPr>
            <w:del w:id="4204" w:author="yukina minato" w:date="2025-09-07T17:09:00Z" w16du:dateUtc="2025-09-07T09:09:00Z">
              <w:r w:rsidDel="00002D6B">
                <w:rPr>
                  <w:rFonts w:ascii="Consolas" w:eastAsia="Consolas" w:hAnsi="Consolas" w:cs="Consolas"/>
                  <w:i/>
                  <w:iCs/>
                  <w:color w:val="A0A1A7"/>
                  <w:sz w:val="21"/>
                  <w:shd w:val="clear" w:color="auto" w:fill="FFFFFF"/>
                  <w:lang w:eastAsia="zh-CN"/>
                </w:rPr>
                <w:delText># 假设EF是一个四次多项式曲线</w:delText>
              </w:r>
            </w:del>
          </w:p>
          <w:p w14:paraId="60A372D4" w14:textId="07AEF443"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05" w:author="yukina minato" w:date="2025-09-07T17:09:00Z" w16du:dateUtc="2025-09-07T09:09:00Z"/>
                <w:color w:val="5C5C5C"/>
              </w:rPr>
            </w:pPr>
            <w:del w:id="4206" w:author="yukina minato" w:date="2025-09-07T17:09:00Z" w16du:dateUtc="2025-09-07T09:09:00Z">
              <w:r w:rsidDel="00002D6B">
                <w:rPr>
                  <w:rFonts w:ascii="Consolas" w:eastAsia="Consolas" w:hAnsi="Consolas" w:cs="Consolas"/>
                  <w:color w:val="A626A4"/>
                  <w:sz w:val="21"/>
                  <w:shd w:val="clear" w:color="auto" w:fill="F8F8F8"/>
                </w:rPr>
                <w:delText>def</w:delText>
              </w:r>
              <w:r w:rsidDel="00002D6B">
                <w:rPr>
                  <w:rFonts w:ascii="Consolas" w:eastAsia="Consolas" w:hAnsi="Consolas" w:cs="Consolas"/>
                  <w:color w:val="5C5C5C"/>
                  <w:sz w:val="21"/>
                  <w:shd w:val="clear" w:color="auto" w:fill="F8F8F8"/>
                </w:rPr>
                <w:delText> </w:delText>
              </w:r>
              <w:r w:rsidDel="00002D6B">
                <w:rPr>
                  <w:rFonts w:ascii="Consolas" w:eastAsia="Consolas" w:hAnsi="Consolas" w:cs="Consolas"/>
                  <w:color w:val="4078F2"/>
                  <w:sz w:val="21"/>
                  <w:shd w:val="clear" w:color="auto" w:fill="F8F8F8"/>
                </w:rPr>
                <w:delText>ef_curve</w:delText>
              </w:r>
              <w:r w:rsidDel="00002D6B">
                <w:rPr>
                  <w:rFonts w:ascii="Consolas" w:eastAsia="Consolas" w:hAnsi="Consolas" w:cs="Consolas"/>
                  <w:color w:val="5C5C5C"/>
                  <w:sz w:val="21"/>
                  <w:shd w:val="clear" w:color="auto" w:fill="F8F8F8"/>
                </w:rPr>
                <w:delText>(x, a, b, c, d, e):</w:delText>
              </w:r>
            </w:del>
          </w:p>
          <w:p w14:paraId="79792B3E" w14:textId="535B97D0"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07" w:author="yukina minato" w:date="2025-09-07T17:09:00Z" w16du:dateUtc="2025-09-07T09:09:00Z"/>
                <w:color w:val="5C5C5C"/>
              </w:rPr>
            </w:pPr>
            <w:del w:id="4208" w:author="yukina minato" w:date="2025-09-07T17:09:00Z" w16du:dateUtc="2025-09-07T09:09:00Z">
              <w:r w:rsidDel="00002D6B">
                <w:rPr>
                  <w:rFonts w:ascii="Consolas" w:eastAsia="Consolas" w:hAnsi="Consolas" w:cs="Consolas"/>
                  <w:color w:val="5C5C5C"/>
                  <w:sz w:val="21"/>
                  <w:shd w:val="clear" w:color="auto" w:fill="FFFFFF"/>
                </w:rPr>
                <w:delText>    </w:delText>
              </w:r>
              <w:r w:rsidDel="00002D6B">
                <w:rPr>
                  <w:rFonts w:ascii="Consolas" w:eastAsia="Consolas" w:hAnsi="Consolas" w:cs="Consolas"/>
                  <w:color w:val="A626A4"/>
                  <w:sz w:val="21"/>
                  <w:shd w:val="clear" w:color="auto" w:fill="FFFFFF"/>
                </w:rPr>
                <w:delText>return</w:delText>
              </w:r>
              <w:r w:rsidDel="00002D6B">
                <w:rPr>
                  <w:rFonts w:ascii="Consolas" w:eastAsia="Consolas" w:hAnsi="Consolas" w:cs="Consolas"/>
                  <w:color w:val="5C5C5C"/>
                  <w:sz w:val="21"/>
                  <w:shd w:val="clear" w:color="auto" w:fill="FFFFFF"/>
                </w:rPr>
                <w:delText> a * x ** </w:delText>
              </w:r>
              <w:r w:rsidDel="00002D6B">
                <w:rPr>
                  <w:rFonts w:ascii="Consolas" w:eastAsia="Consolas" w:hAnsi="Consolas" w:cs="Consolas"/>
                  <w:color w:val="986801"/>
                  <w:sz w:val="21"/>
                  <w:shd w:val="clear" w:color="auto" w:fill="FFFFFF"/>
                </w:rPr>
                <w:delText>4</w:delText>
              </w:r>
              <w:r w:rsidDel="00002D6B">
                <w:rPr>
                  <w:rFonts w:ascii="Consolas" w:eastAsia="Consolas" w:hAnsi="Consolas" w:cs="Consolas"/>
                  <w:color w:val="5C5C5C"/>
                  <w:sz w:val="21"/>
                  <w:shd w:val="clear" w:color="auto" w:fill="FFFFFF"/>
                </w:rPr>
                <w:delText> + b * x ** </w:delText>
              </w:r>
              <w:r w:rsidDel="00002D6B">
                <w:rPr>
                  <w:rFonts w:ascii="Consolas" w:eastAsia="Consolas" w:hAnsi="Consolas" w:cs="Consolas"/>
                  <w:color w:val="986801"/>
                  <w:sz w:val="21"/>
                  <w:shd w:val="clear" w:color="auto" w:fill="FFFFFF"/>
                </w:rPr>
                <w:delText>2</w:delText>
              </w:r>
              <w:r w:rsidDel="00002D6B">
                <w:rPr>
                  <w:rFonts w:ascii="Consolas" w:eastAsia="Consolas" w:hAnsi="Consolas" w:cs="Consolas"/>
                  <w:color w:val="5C5C5C"/>
                  <w:sz w:val="21"/>
                  <w:shd w:val="clear" w:color="auto" w:fill="FFFFFF"/>
                </w:rPr>
                <w:delText> + c * x ** </w:delText>
              </w:r>
              <w:r w:rsidDel="00002D6B">
                <w:rPr>
                  <w:rFonts w:ascii="Consolas" w:eastAsia="Consolas" w:hAnsi="Consolas" w:cs="Consolas"/>
                  <w:color w:val="986801"/>
                  <w:sz w:val="21"/>
                  <w:shd w:val="clear" w:color="auto" w:fill="FFFFFF"/>
                </w:rPr>
                <w:delText>2</w:delText>
              </w:r>
              <w:r w:rsidDel="00002D6B">
                <w:rPr>
                  <w:rFonts w:ascii="Consolas" w:eastAsia="Consolas" w:hAnsi="Consolas" w:cs="Consolas"/>
                  <w:color w:val="5C5C5C"/>
                  <w:sz w:val="21"/>
                  <w:shd w:val="clear" w:color="auto" w:fill="FFFFFF"/>
                </w:rPr>
                <w:delText> + d * x + e</w:delText>
              </w:r>
            </w:del>
          </w:p>
          <w:p w14:paraId="387CEFDF" w14:textId="7BDBEB56"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09" w:author="yukina minato" w:date="2025-09-07T17:09:00Z" w16du:dateUtc="2025-09-07T09:09:00Z"/>
                <w:color w:val="5C5C5C"/>
              </w:rPr>
            </w:pPr>
          </w:p>
          <w:p w14:paraId="2C0B0BB7" w14:textId="3EE04E35"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10" w:author="yukina minato" w:date="2025-09-07T17:09:00Z" w16du:dateUtc="2025-09-07T09:09:00Z"/>
                <w:color w:val="5C5C5C"/>
              </w:rPr>
            </w:pPr>
          </w:p>
          <w:p w14:paraId="3ECD2CD1" w14:textId="663AC7A9"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11" w:author="yukina minato" w:date="2025-09-07T17:09:00Z" w16du:dateUtc="2025-09-07T09:09:00Z"/>
                <w:color w:val="5C5C5C"/>
              </w:rPr>
            </w:pPr>
            <w:del w:id="4212" w:author="yukina minato" w:date="2025-09-07T17:09:00Z" w16du:dateUtc="2025-09-07T09:09:00Z">
              <w:r w:rsidDel="00002D6B">
                <w:rPr>
                  <w:rFonts w:ascii="Consolas" w:eastAsia="Consolas" w:hAnsi="Consolas" w:cs="Consolas"/>
                  <w:i/>
                  <w:iCs/>
                  <w:color w:val="A0A1A7"/>
                  <w:sz w:val="21"/>
                  <w:shd w:val="clear" w:color="auto" w:fill="F8F8F8"/>
                </w:rPr>
                <w:delText># 目标函数</w:delText>
              </w:r>
            </w:del>
          </w:p>
          <w:p w14:paraId="603D36C0" w14:textId="780A80B3"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13" w:author="yukina minato" w:date="2025-09-07T17:09:00Z" w16du:dateUtc="2025-09-07T09:09:00Z"/>
                <w:color w:val="5C5C5C"/>
              </w:rPr>
            </w:pPr>
          </w:p>
          <w:p w14:paraId="276A4203" w14:textId="1238258C"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14" w:author="yukina minato" w:date="2025-09-07T17:09:00Z" w16du:dateUtc="2025-09-07T09:09:00Z"/>
                <w:color w:val="5C5C5C"/>
              </w:rPr>
            </w:pPr>
            <w:del w:id="4215" w:author="yukina minato" w:date="2025-09-07T17:09:00Z" w16du:dateUtc="2025-09-07T09:09:00Z">
              <w:r w:rsidDel="00002D6B">
                <w:rPr>
                  <w:rFonts w:ascii="Consolas" w:eastAsia="Consolas" w:hAnsi="Consolas" w:cs="Consolas"/>
                  <w:color w:val="A626A4"/>
                  <w:sz w:val="21"/>
                  <w:shd w:val="clear" w:color="auto" w:fill="F8F8F8"/>
                </w:rPr>
                <w:delText>def</w:delText>
              </w:r>
              <w:r w:rsidDel="00002D6B">
                <w:rPr>
                  <w:rFonts w:ascii="Consolas" w:eastAsia="Consolas" w:hAnsi="Consolas" w:cs="Consolas"/>
                  <w:color w:val="5C5C5C"/>
                  <w:sz w:val="21"/>
                  <w:shd w:val="clear" w:color="auto" w:fill="F8F8F8"/>
                </w:rPr>
                <w:delText> </w:delText>
              </w:r>
              <w:r w:rsidDel="00002D6B">
                <w:rPr>
                  <w:rFonts w:ascii="Consolas" w:eastAsia="Consolas" w:hAnsi="Consolas" w:cs="Consolas"/>
                  <w:color w:val="4078F2"/>
                  <w:sz w:val="21"/>
                  <w:shd w:val="clear" w:color="auto" w:fill="F8F8F8"/>
                </w:rPr>
                <w:delText>objective</w:delText>
              </w:r>
              <w:r w:rsidDel="00002D6B">
                <w:rPr>
                  <w:rFonts w:ascii="Consolas" w:eastAsia="Consolas" w:hAnsi="Consolas" w:cs="Consolas"/>
                  <w:color w:val="5C5C5C"/>
                  <w:sz w:val="21"/>
                  <w:shd w:val="clear" w:color="auto" w:fill="F8F8F8"/>
                </w:rPr>
                <w:delText>(params, x_range, cd_height=</w:delText>
              </w:r>
              <w:r w:rsidDel="00002D6B">
                <w:rPr>
                  <w:rFonts w:ascii="Consolas" w:eastAsia="Consolas" w:hAnsi="Consolas" w:cs="Consolas"/>
                  <w:color w:val="986801"/>
                  <w:sz w:val="21"/>
                  <w:shd w:val="clear" w:color="auto" w:fill="F8F8F8"/>
                </w:rPr>
                <w:delText>0</w:delText>
              </w:r>
              <w:r w:rsidDel="00002D6B">
                <w:rPr>
                  <w:rFonts w:ascii="Consolas" w:eastAsia="Consolas" w:hAnsi="Consolas" w:cs="Consolas"/>
                  <w:color w:val="5C5C5C"/>
                  <w:sz w:val="21"/>
                  <w:shd w:val="clear" w:color="auto" w:fill="F8F8F8"/>
                </w:rPr>
                <w:delText>):</w:delText>
              </w:r>
            </w:del>
          </w:p>
          <w:p w14:paraId="327333E6" w14:textId="36B6BEF0"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16" w:author="yukina minato" w:date="2025-09-07T17:09:00Z" w16du:dateUtc="2025-09-07T09:09:00Z"/>
                <w:color w:val="5C5C5C"/>
                <w:lang w:val="it-IT"/>
              </w:rPr>
            </w:pPr>
            <w:del w:id="4217" w:author="yukina minato" w:date="2025-09-07T17:09:00Z" w16du:dateUtc="2025-09-07T09:09:00Z">
              <w:r w:rsidDel="00002D6B">
                <w:rPr>
                  <w:rFonts w:ascii="Consolas" w:eastAsia="Consolas" w:hAnsi="Consolas" w:cs="Consolas"/>
                  <w:color w:val="5C5C5C"/>
                  <w:sz w:val="21"/>
                  <w:shd w:val="clear" w:color="auto" w:fill="FFFFFF"/>
                </w:rPr>
                <w:delText>    </w:delText>
              </w:r>
              <w:r w:rsidDel="00002D6B">
                <w:rPr>
                  <w:rFonts w:ascii="Consolas" w:eastAsia="Consolas" w:hAnsi="Consolas" w:cs="Consolas"/>
                  <w:color w:val="5C5C5C"/>
                  <w:sz w:val="21"/>
                  <w:shd w:val="clear" w:color="auto" w:fill="FFFFFF"/>
                  <w:lang w:val="it-IT"/>
                </w:rPr>
                <w:delText>a, b, c, d, e = params</w:delText>
              </w:r>
            </w:del>
          </w:p>
          <w:p w14:paraId="089ACAFC" w14:textId="76149D05"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18" w:author="yukina minato" w:date="2025-09-07T17:09:00Z" w16du:dateUtc="2025-09-07T09:09:00Z"/>
                <w:color w:val="5C5C5C"/>
              </w:rPr>
            </w:pPr>
            <w:del w:id="4219" w:author="yukina minato" w:date="2025-09-07T17:09:00Z" w16du:dateUtc="2025-09-07T09:09:00Z">
              <w:r w:rsidDel="00002D6B">
                <w:rPr>
                  <w:rFonts w:ascii="Consolas" w:eastAsia="Consolas" w:hAnsi="Consolas" w:cs="Consolas"/>
                  <w:color w:val="5C5C5C"/>
                  <w:sz w:val="21"/>
                  <w:shd w:val="clear" w:color="auto" w:fill="F8F8F8"/>
                  <w:lang w:val="it-IT"/>
                </w:rPr>
                <w:delText>    </w:delText>
              </w:r>
              <w:r w:rsidDel="00002D6B">
                <w:rPr>
                  <w:rFonts w:ascii="Consolas" w:eastAsia="Consolas" w:hAnsi="Consolas" w:cs="Consolas"/>
                  <w:color w:val="5C5C5C"/>
                  <w:sz w:val="21"/>
                  <w:shd w:val="clear" w:color="auto" w:fill="F8F8F8"/>
                </w:rPr>
                <w:delText>y_ef = ef_curve(x_range, a, b, c, d, e)</w:delText>
              </w:r>
            </w:del>
          </w:p>
          <w:p w14:paraId="3569E383" w14:textId="26C46F6E"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20" w:author="yukina minato" w:date="2025-09-07T17:09:00Z" w16du:dateUtc="2025-09-07T09:09:00Z"/>
                <w:color w:val="5C5C5C"/>
                <w:lang w:eastAsia="zh-CN"/>
              </w:rPr>
            </w:pPr>
            <w:del w:id="4221" w:author="yukina minato" w:date="2025-09-07T17:09:00Z" w16du:dateUtc="2025-09-07T09:09:00Z">
              <w:r w:rsidDel="00002D6B">
                <w:rPr>
                  <w:rFonts w:ascii="Consolas" w:eastAsia="Consolas" w:hAnsi="Consolas" w:cs="Consolas"/>
                  <w:color w:val="5C5C5C"/>
                  <w:sz w:val="21"/>
                  <w:shd w:val="clear" w:color="auto" w:fill="FFFFFF"/>
                </w:rPr>
                <w:delText>    </w:delText>
              </w:r>
              <w:r w:rsidDel="00002D6B">
                <w:rPr>
                  <w:rFonts w:ascii="Consolas" w:eastAsia="Consolas" w:hAnsi="Consolas" w:cs="Consolas"/>
                  <w:i/>
                  <w:iCs/>
                  <w:color w:val="A0A1A7"/>
                  <w:sz w:val="21"/>
                  <w:shd w:val="clear" w:color="auto" w:fill="FFFFFF"/>
                  <w:lang w:eastAsia="zh-CN"/>
                </w:rPr>
                <w:delText># 假设CD位于x轴上，高度为cd_height（这里为0）</w:delText>
              </w:r>
            </w:del>
          </w:p>
          <w:p w14:paraId="3A49FABF" w14:textId="3AA3E0F9"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22" w:author="yukina minato" w:date="2025-09-07T17:09:00Z" w16du:dateUtc="2025-09-07T09:09:00Z"/>
                <w:color w:val="5C5C5C"/>
              </w:rPr>
            </w:pPr>
            <w:del w:id="4223" w:author="yukina minato" w:date="2025-09-07T17:09:00Z" w16du:dateUtc="2025-09-07T09:09:00Z">
              <w:r w:rsidDel="00002D6B">
                <w:rPr>
                  <w:rFonts w:ascii="Consolas" w:eastAsia="Consolas" w:hAnsi="Consolas" w:cs="Consolas"/>
                  <w:color w:val="5C5C5C"/>
                  <w:sz w:val="21"/>
                  <w:shd w:val="clear" w:color="auto" w:fill="F8F8F8"/>
                  <w:lang w:eastAsia="zh-CN"/>
                </w:rPr>
                <w:delText>    </w:delText>
              </w:r>
              <w:r w:rsidDel="00002D6B">
                <w:rPr>
                  <w:rFonts w:ascii="Consolas" w:eastAsia="Consolas" w:hAnsi="Consolas" w:cs="Consolas"/>
                  <w:color w:val="5C5C5C"/>
                  <w:sz w:val="21"/>
                  <w:shd w:val="clear" w:color="auto" w:fill="F8F8F8"/>
                </w:rPr>
                <w:delText>y_cd = np.zeros_like(x_range) + cd_height</w:delText>
              </w:r>
            </w:del>
          </w:p>
          <w:p w14:paraId="43254947" w14:textId="498106F2"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24" w:author="yukina minato" w:date="2025-09-07T17:09:00Z" w16du:dateUtc="2025-09-07T09:09:00Z"/>
                <w:color w:val="5C5C5C"/>
                <w:lang w:eastAsia="zh-CN"/>
              </w:rPr>
            </w:pPr>
            <w:del w:id="4225" w:author="yukina minato" w:date="2025-09-07T17:09:00Z" w16du:dateUtc="2025-09-07T09:09:00Z">
              <w:r w:rsidDel="00002D6B">
                <w:rPr>
                  <w:rFonts w:ascii="Consolas" w:eastAsia="Consolas" w:hAnsi="Consolas" w:cs="Consolas"/>
                  <w:color w:val="5C5C5C"/>
                  <w:sz w:val="21"/>
                  <w:shd w:val="clear" w:color="auto" w:fill="FFFFFF"/>
                </w:rPr>
                <w:delText>    </w:delText>
              </w:r>
              <w:r w:rsidDel="00002D6B">
                <w:rPr>
                  <w:rFonts w:ascii="Consolas" w:eastAsia="Consolas" w:hAnsi="Consolas" w:cs="Consolas"/>
                  <w:i/>
                  <w:iCs/>
                  <w:color w:val="A0A1A7"/>
                  <w:sz w:val="21"/>
                  <w:shd w:val="clear" w:color="auto" w:fill="FFFFFF"/>
                  <w:lang w:eastAsia="zh-CN"/>
                </w:rPr>
                <w:delText># 计算EF曲线与CD之间的“距离”的平方和</w:delText>
              </w:r>
            </w:del>
          </w:p>
          <w:p w14:paraId="0879051C" w14:textId="6913B6C6"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26" w:author="yukina minato" w:date="2025-09-07T17:09:00Z" w16du:dateUtc="2025-09-07T09:09:00Z"/>
                <w:color w:val="5C5C5C"/>
              </w:rPr>
            </w:pPr>
            <w:del w:id="4227" w:author="yukina minato" w:date="2025-09-07T17:09:00Z" w16du:dateUtc="2025-09-07T09:09:00Z">
              <w:r w:rsidDel="00002D6B">
                <w:rPr>
                  <w:rFonts w:ascii="Consolas" w:eastAsia="Consolas" w:hAnsi="Consolas" w:cs="Consolas"/>
                  <w:color w:val="5C5C5C"/>
                  <w:sz w:val="21"/>
                  <w:shd w:val="clear" w:color="auto" w:fill="F8F8F8"/>
                  <w:lang w:eastAsia="zh-CN"/>
                </w:rPr>
                <w:delText>    </w:delText>
              </w:r>
              <w:r w:rsidDel="00002D6B">
                <w:rPr>
                  <w:rFonts w:ascii="Consolas" w:eastAsia="Consolas" w:hAnsi="Consolas" w:cs="Consolas"/>
                  <w:color w:val="5C5C5C"/>
                  <w:sz w:val="21"/>
                  <w:shd w:val="clear" w:color="auto" w:fill="F8F8F8"/>
                </w:rPr>
                <w:delText>distance_squared = np.sum((y_ef - y_cd) ** </w:delText>
              </w:r>
              <w:r w:rsidDel="00002D6B">
                <w:rPr>
                  <w:rFonts w:ascii="Consolas" w:eastAsia="Consolas" w:hAnsi="Consolas" w:cs="Consolas"/>
                  <w:color w:val="986801"/>
                  <w:sz w:val="21"/>
                  <w:shd w:val="clear" w:color="auto" w:fill="F8F8F8"/>
                </w:rPr>
                <w:delText>2</w:delText>
              </w:r>
              <w:r w:rsidDel="00002D6B">
                <w:rPr>
                  <w:rFonts w:ascii="Consolas" w:eastAsia="Consolas" w:hAnsi="Consolas" w:cs="Consolas"/>
                  <w:color w:val="5C5C5C"/>
                  <w:sz w:val="21"/>
                  <w:shd w:val="clear" w:color="auto" w:fill="F8F8F8"/>
                </w:rPr>
                <w:delText>)</w:delText>
              </w:r>
            </w:del>
          </w:p>
          <w:p w14:paraId="25C5AE42" w14:textId="5160E932"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28" w:author="yukina minato" w:date="2025-09-07T17:09:00Z" w16du:dateUtc="2025-09-07T09:09:00Z"/>
                <w:color w:val="5C5C5C"/>
              </w:rPr>
            </w:pPr>
            <w:del w:id="4229" w:author="yukina minato" w:date="2025-09-07T17:09:00Z" w16du:dateUtc="2025-09-07T09:09:00Z">
              <w:r w:rsidDel="00002D6B">
                <w:rPr>
                  <w:rFonts w:ascii="Consolas" w:eastAsia="Consolas" w:hAnsi="Consolas" w:cs="Consolas"/>
                  <w:color w:val="5C5C5C"/>
                  <w:sz w:val="21"/>
                  <w:shd w:val="clear" w:color="auto" w:fill="FFFFFF"/>
                </w:rPr>
                <w:delText>    </w:delText>
              </w:r>
              <w:r w:rsidDel="00002D6B">
                <w:rPr>
                  <w:rFonts w:ascii="Consolas" w:eastAsia="Consolas" w:hAnsi="Consolas" w:cs="Consolas"/>
                  <w:color w:val="A626A4"/>
                  <w:sz w:val="21"/>
                  <w:shd w:val="clear" w:color="auto" w:fill="FFFFFF"/>
                </w:rPr>
                <w:delText>return</w:delText>
              </w:r>
              <w:r w:rsidDel="00002D6B">
                <w:rPr>
                  <w:rFonts w:ascii="Consolas" w:eastAsia="Consolas" w:hAnsi="Consolas" w:cs="Consolas"/>
                  <w:color w:val="5C5C5C"/>
                  <w:sz w:val="21"/>
                  <w:shd w:val="clear" w:color="auto" w:fill="FFFFFF"/>
                </w:rPr>
                <w:delText> distance_squared</w:delText>
              </w:r>
            </w:del>
          </w:p>
          <w:p w14:paraId="2BBADE76" w14:textId="0DDEFA4F"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30" w:author="yukina minato" w:date="2025-09-07T17:09:00Z" w16du:dateUtc="2025-09-07T09:09:00Z"/>
                <w:color w:val="5C5C5C"/>
              </w:rPr>
            </w:pPr>
          </w:p>
          <w:p w14:paraId="3AF52F75" w14:textId="3E3565B1"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31" w:author="yukina minato" w:date="2025-09-07T17:09:00Z" w16du:dateUtc="2025-09-07T09:09:00Z"/>
                <w:color w:val="5C5C5C"/>
              </w:rPr>
            </w:pPr>
          </w:p>
          <w:p w14:paraId="6B2A6621" w14:textId="752DFA3A"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32" w:author="yukina minato" w:date="2025-09-07T17:09:00Z" w16du:dateUtc="2025-09-07T09:09:00Z"/>
                <w:color w:val="5C5C5C"/>
              </w:rPr>
            </w:pPr>
            <w:del w:id="4233" w:author="yukina minato" w:date="2025-09-07T17:09:00Z" w16du:dateUtc="2025-09-07T09:09:00Z">
              <w:r w:rsidDel="00002D6B">
                <w:rPr>
                  <w:rFonts w:ascii="Consolas" w:eastAsia="Consolas" w:hAnsi="Consolas" w:cs="Consolas"/>
                  <w:i/>
                  <w:iCs/>
                  <w:color w:val="A0A1A7"/>
                  <w:sz w:val="21"/>
                  <w:shd w:val="clear" w:color="auto" w:fill="F8F8F8"/>
                </w:rPr>
                <w:delText># 初始参数猜测</w:delText>
              </w:r>
            </w:del>
          </w:p>
          <w:p w14:paraId="549CFCE5" w14:textId="4E29CB83"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34" w:author="yukina minato" w:date="2025-09-07T17:09:00Z" w16du:dateUtc="2025-09-07T09:09:00Z"/>
                <w:color w:val="5C5C5C"/>
              </w:rPr>
            </w:pPr>
            <w:del w:id="4235" w:author="yukina minato" w:date="2025-09-07T17:09:00Z" w16du:dateUtc="2025-09-07T09:09:00Z">
              <w:r w:rsidDel="00002D6B">
                <w:rPr>
                  <w:rFonts w:ascii="Consolas" w:eastAsia="Consolas" w:hAnsi="Consolas" w:cs="Consolas"/>
                  <w:color w:val="5C5C5C"/>
                  <w:sz w:val="21"/>
                  <w:shd w:val="clear" w:color="auto" w:fill="FFFFFF"/>
                </w:rPr>
                <w:delText>initial_params = [</w:delText>
              </w:r>
              <w:r w:rsidDel="00002D6B">
                <w:rPr>
                  <w:rFonts w:ascii="Consolas" w:eastAsia="Consolas" w:hAnsi="Consolas" w:cs="Consolas"/>
                  <w:color w:val="986801"/>
                  <w:sz w:val="21"/>
                  <w:shd w:val="clear" w:color="auto" w:fill="FFFFFF"/>
                </w:rPr>
                <w:delText>0.0001</w:delText>
              </w:r>
              <w:r w:rsidDel="00002D6B">
                <w:rPr>
                  <w:rFonts w:ascii="Consolas" w:eastAsia="Consolas" w:hAnsi="Consolas" w:cs="Consolas"/>
                  <w:color w:val="5C5C5C"/>
                  <w:sz w:val="21"/>
                  <w:shd w:val="clear" w:color="auto" w:fill="FFFFFF"/>
                </w:rPr>
                <w:delText>, </w:delText>
              </w:r>
              <w:r w:rsidDel="00002D6B">
                <w:rPr>
                  <w:rFonts w:ascii="Consolas" w:eastAsia="Consolas" w:hAnsi="Consolas" w:cs="Consolas"/>
                  <w:color w:val="986801"/>
                  <w:sz w:val="21"/>
                  <w:shd w:val="clear" w:color="auto" w:fill="FFFFFF"/>
                </w:rPr>
                <w:delText>-0.01</w:delText>
              </w:r>
              <w:r w:rsidDel="00002D6B">
                <w:rPr>
                  <w:rFonts w:ascii="Consolas" w:eastAsia="Consolas" w:hAnsi="Consolas" w:cs="Consolas"/>
                  <w:color w:val="5C5C5C"/>
                  <w:sz w:val="21"/>
                  <w:shd w:val="clear" w:color="auto" w:fill="FFFFFF"/>
                </w:rPr>
                <w:delText>, </w:delText>
              </w:r>
              <w:r w:rsidDel="00002D6B">
                <w:rPr>
                  <w:rFonts w:ascii="Consolas" w:eastAsia="Consolas" w:hAnsi="Consolas" w:cs="Consolas"/>
                  <w:color w:val="986801"/>
                  <w:sz w:val="21"/>
                  <w:shd w:val="clear" w:color="auto" w:fill="FFFFFF"/>
                </w:rPr>
                <w:delText>0.1</w:delText>
              </w:r>
              <w:r w:rsidDel="00002D6B">
                <w:rPr>
                  <w:rFonts w:ascii="Consolas" w:eastAsia="Consolas" w:hAnsi="Consolas" w:cs="Consolas"/>
                  <w:color w:val="5C5C5C"/>
                  <w:sz w:val="21"/>
                  <w:shd w:val="clear" w:color="auto" w:fill="FFFFFF"/>
                </w:rPr>
                <w:delText>, </w:delText>
              </w:r>
              <w:r w:rsidDel="00002D6B">
                <w:rPr>
                  <w:rFonts w:ascii="Consolas" w:eastAsia="Consolas" w:hAnsi="Consolas" w:cs="Consolas"/>
                  <w:color w:val="986801"/>
                  <w:sz w:val="21"/>
                  <w:shd w:val="clear" w:color="auto" w:fill="FFFFFF"/>
                </w:rPr>
                <w:delText>0</w:delText>
              </w:r>
              <w:r w:rsidDel="00002D6B">
                <w:rPr>
                  <w:rFonts w:ascii="Consolas" w:eastAsia="Consolas" w:hAnsi="Consolas" w:cs="Consolas"/>
                  <w:color w:val="5C5C5C"/>
                  <w:sz w:val="21"/>
                  <w:shd w:val="clear" w:color="auto" w:fill="FFFFFF"/>
                </w:rPr>
                <w:delText>, </w:delText>
              </w:r>
              <w:r w:rsidDel="00002D6B">
                <w:rPr>
                  <w:rFonts w:ascii="Consolas" w:eastAsia="Consolas" w:hAnsi="Consolas" w:cs="Consolas"/>
                  <w:color w:val="986801"/>
                  <w:sz w:val="21"/>
                  <w:shd w:val="clear" w:color="auto" w:fill="FFFFFF"/>
                </w:rPr>
                <w:delText>100</w:delText>
              </w:r>
              <w:r w:rsidDel="00002D6B">
                <w:rPr>
                  <w:rFonts w:ascii="Consolas" w:eastAsia="Consolas" w:hAnsi="Consolas" w:cs="Consolas"/>
                  <w:color w:val="5C5C5C"/>
                  <w:sz w:val="21"/>
                  <w:shd w:val="clear" w:color="auto" w:fill="FFFFFF"/>
                </w:rPr>
                <w:delText>]  </w:delText>
              </w:r>
            </w:del>
          </w:p>
          <w:p w14:paraId="259EAF3D" w14:textId="34713543"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36" w:author="yukina minato" w:date="2025-09-07T17:09:00Z" w16du:dateUtc="2025-09-07T09:09:00Z"/>
                <w:color w:val="5C5C5C"/>
              </w:rPr>
            </w:pPr>
          </w:p>
          <w:p w14:paraId="53B58D07" w14:textId="324BCC4C"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37" w:author="yukina minato" w:date="2025-09-07T17:09:00Z" w16du:dateUtc="2025-09-07T09:09:00Z"/>
                <w:color w:val="5C5C5C"/>
                <w:lang w:eastAsia="zh-CN"/>
              </w:rPr>
            </w:pPr>
            <w:del w:id="4238" w:author="yukina minato" w:date="2025-09-07T17:09:00Z" w16du:dateUtc="2025-09-07T09:09:00Z">
              <w:r w:rsidDel="00002D6B">
                <w:rPr>
                  <w:rFonts w:ascii="Consolas" w:eastAsia="Consolas" w:hAnsi="Consolas" w:cs="Consolas"/>
                  <w:i/>
                  <w:iCs/>
                  <w:color w:val="A0A1A7"/>
                  <w:sz w:val="21"/>
                  <w:shd w:val="clear" w:color="auto" w:fill="FFFFFF"/>
                  <w:lang w:eastAsia="zh-CN"/>
                </w:rPr>
                <w:delText># x的范围（覆盖CD以及两侧的区域）</w:delText>
              </w:r>
            </w:del>
          </w:p>
          <w:p w14:paraId="76F02586" w14:textId="595DD525"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39" w:author="yukina minato" w:date="2025-09-07T17:09:00Z" w16du:dateUtc="2025-09-07T09:09:00Z"/>
                <w:color w:val="5C5C5C"/>
              </w:rPr>
            </w:pPr>
            <w:del w:id="4240" w:author="yukina minato" w:date="2025-09-07T17:09:00Z" w16du:dateUtc="2025-09-07T09:09:00Z">
              <w:r w:rsidDel="00002D6B">
                <w:rPr>
                  <w:rFonts w:ascii="Consolas" w:eastAsia="Consolas" w:hAnsi="Consolas" w:cs="Consolas"/>
                  <w:color w:val="5C5C5C"/>
                  <w:sz w:val="21"/>
                  <w:shd w:val="clear" w:color="auto" w:fill="F8F8F8"/>
                </w:rPr>
                <w:delText>x_range = np.linspace(</w:delText>
              </w:r>
              <w:r w:rsidDel="00002D6B">
                <w:rPr>
                  <w:rFonts w:ascii="Consolas" w:eastAsia="Consolas" w:hAnsi="Consolas" w:cs="Consolas"/>
                  <w:color w:val="986801"/>
                  <w:sz w:val="21"/>
                  <w:shd w:val="clear" w:color="auto" w:fill="F8F8F8"/>
                </w:rPr>
                <w:delText>-10</w:delText>
              </w:r>
              <w:r w:rsidDel="00002D6B">
                <w:rPr>
                  <w:rFonts w:ascii="Consolas" w:eastAsia="Consolas" w:hAnsi="Consolas" w:cs="Consolas"/>
                  <w:color w:val="5C5C5C"/>
                  <w:sz w:val="21"/>
                  <w:shd w:val="clear" w:color="auto" w:fill="F8F8F8"/>
                </w:rPr>
                <w:delText>, </w:delText>
              </w:r>
              <w:r w:rsidDel="00002D6B">
                <w:rPr>
                  <w:rFonts w:ascii="Consolas" w:eastAsia="Consolas" w:hAnsi="Consolas" w:cs="Consolas"/>
                  <w:color w:val="986801"/>
                  <w:sz w:val="21"/>
                  <w:shd w:val="clear" w:color="auto" w:fill="F8F8F8"/>
                </w:rPr>
                <w:delText>10</w:delText>
              </w:r>
              <w:r w:rsidDel="00002D6B">
                <w:rPr>
                  <w:rFonts w:ascii="Consolas" w:eastAsia="Consolas" w:hAnsi="Consolas" w:cs="Consolas"/>
                  <w:color w:val="5C5C5C"/>
                  <w:sz w:val="21"/>
                  <w:shd w:val="clear" w:color="auto" w:fill="F8F8F8"/>
                </w:rPr>
                <w:delText>, </w:delText>
              </w:r>
              <w:r w:rsidDel="00002D6B">
                <w:rPr>
                  <w:rFonts w:ascii="Consolas" w:eastAsia="Consolas" w:hAnsi="Consolas" w:cs="Consolas"/>
                  <w:color w:val="986801"/>
                  <w:sz w:val="21"/>
                  <w:shd w:val="clear" w:color="auto" w:fill="F8F8F8"/>
                </w:rPr>
                <w:delText>1000</w:delText>
              </w:r>
              <w:r w:rsidDel="00002D6B">
                <w:rPr>
                  <w:rFonts w:ascii="Consolas" w:eastAsia="Consolas" w:hAnsi="Consolas" w:cs="Consolas"/>
                  <w:color w:val="5C5C5C"/>
                  <w:sz w:val="21"/>
                  <w:shd w:val="clear" w:color="auto" w:fill="F8F8F8"/>
                </w:rPr>
                <w:delText>)</w:delText>
              </w:r>
            </w:del>
          </w:p>
          <w:p w14:paraId="75DC79AA" w14:textId="7FC6C707"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41" w:author="yukina minato" w:date="2025-09-07T17:09:00Z" w16du:dateUtc="2025-09-07T09:09:00Z"/>
                <w:color w:val="5C5C5C"/>
              </w:rPr>
            </w:pPr>
          </w:p>
          <w:p w14:paraId="263475DB" w14:textId="470B6A8C"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42" w:author="yukina minato" w:date="2025-09-07T17:09:00Z" w16du:dateUtc="2025-09-07T09:09:00Z"/>
                <w:color w:val="5C5C5C"/>
                <w:lang w:eastAsia="zh-CN"/>
              </w:rPr>
            </w:pPr>
            <w:del w:id="4243" w:author="yukina minato" w:date="2025-09-07T17:09:00Z" w16du:dateUtc="2025-09-07T09:09:00Z">
              <w:r w:rsidDel="00002D6B">
                <w:rPr>
                  <w:rFonts w:ascii="Consolas" w:eastAsia="Consolas" w:hAnsi="Consolas" w:cs="Consolas"/>
                  <w:i/>
                  <w:iCs/>
                  <w:color w:val="A0A1A7"/>
                  <w:sz w:val="21"/>
                  <w:shd w:val="clear" w:color="auto" w:fill="F8F8F8"/>
                  <w:lang w:eastAsia="zh-CN"/>
                </w:rPr>
                <w:delText># 使用scipy的minimize函数来寻找最优参数</w:delText>
              </w:r>
            </w:del>
          </w:p>
          <w:p w14:paraId="459A1937" w14:textId="45085AE2"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44" w:author="yukina minato" w:date="2025-09-07T17:09:00Z" w16du:dateUtc="2025-09-07T09:09:00Z"/>
                <w:color w:val="5C5C5C"/>
              </w:rPr>
            </w:pPr>
            <w:del w:id="4245" w:author="yukina minato" w:date="2025-09-07T17:09:00Z" w16du:dateUtc="2025-09-07T09:09:00Z">
              <w:r w:rsidDel="00002D6B">
                <w:rPr>
                  <w:rFonts w:ascii="Consolas" w:eastAsia="Consolas" w:hAnsi="Consolas" w:cs="Consolas"/>
                  <w:color w:val="5C5C5C"/>
                  <w:sz w:val="21"/>
                  <w:shd w:val="clear" w:color="auto" w:fill="FFFFFF"/>
                </w:rPr>
                <w:delText>result = minimize(objective, initial_params, args=(x_range,))</w:delText>
              </w:r>
            </w:del>
          </w:p>
          <w:p w14:paraId="43C637D6" w14:textId="6EC42F2D"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46" w:author="yukina minato" w:date="2025-09-07T17:09:00Z" w16du:dateUtc="2025-09-07T09:09:00Z"/>
                <w:color w:val="5C5C5C"/>
              </w:rPr>
            </w:pPr>
            <w:del w:id="4247" w:author="yukina minato" w:date="2025-09-07T17:09:00Z" w16du:dateUtc="2025-09-07T09:09:00Z">
              <w:r w:rsidDel="00002D6B">
                <w:rPr>
                  <w:rFonts w:ascii="Consolas" w:eastAsia="Consolas" w:hAnsi="Consolas" w:cs="Consolas"/>
                  <w:color w:val="5C5C5C"/>
                  <w:sz w:val="21"/>
                  <w:shd w:val="clear" w:color="auto" w:fill="F8F8F8"/>
                </w:rPr>
                <w:delText>optimal_params = result.x</w:delText>
              </w:r>
            </w:del>
          </w:p>
          <w:p w14:paraId="2658D2F4" w14:textId="7752C9E7"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48" w:author="yukina minato" w:date="2025-09-07T17:09:00Z" w16du:dateUtc="2025-09-07T09:09:00Z"/>
                <w:color w:val="5C5C5C"/>
              </w:rPr>
            </w:pPr>
          </w:p>
          <w:p w14:paraId="38A195AF" w14:textId="12EFFFA8"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49" w:author="yukina minato" w:date="2025-09-07T17:09:00Z" w16du:dateUtc="2025-09-07T09:09:00Z"/>
                <w:color w:val="5C5C5C"/>
                <w:lang w:eastAsia="zh-CN"/>
              </w:rPr>
            </w:pPr>
            <w:del w:id="4250" w:author="yukina minato" w:date="2025-09-07T17:09:00Z" w16du:dateUtc="2025-09-07T09:09:00Z">
              <w:r w:rsidDel="00002D6B">
                <w:rPr>
                  <w:rFonts w:ascii="Consolas" w:eastAsia="Consolas" w:hAnsi="Consolas" w:cs="Consolas"/>
                  <w:i/>
                  <w:iCs/>
                  <w:color w:val="A0A1A7"/>
                  <w:sz w:val="21"/>
                  <w:shd w:val="clear" w:color="auto" w:fill="F8F8F8"/>
                  <w:lang w:eastAsia="zh-CN"/>
                </w:rPr>
                <w:delText># 使用最优参数绘制EF曲线</w:delText>
              </w:r>
            </w:del>
          </w:p>
          <w:p w14:paraId="29F83983" w14:textId="581563CC"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51" w:author="yukina minato" w:date="2025-09-07T17:09:00Z" w16du:dateUtc="2025-09-07T09:09:00Z"/>
                <w:color w:val="5C5C5C"/>
              </w:rPr>
            </w:pPr>
            <w:del w:id="4252" w:author="yukina minato" w:date="2025-09-07T17:09:00Z" w16du:dateUtc="2025-09-07T09:09:00Z">
              <w:r w:rsidDel="00002D6B">
                <w:rPr>
                  <w:rFonts w:ascii="Consolas" w:eastAsia="Consolas" w:hAnsi="Consolas" w:cs="Consolas"/>
                  <w:color w:val="5C5C5C"/>
                  <w:sz w:val="21"/>
                  <w:shd w:val="clear" w:color="auto" w:fill="FFFFFF"/>
                </w:rPr>
                <w:delText>y_ef_optimal = ef_curve(x_range, *optimal_params)</w:delText>
              </w:r>
            </w:del>
          </w:p>
          <w:p w14:paraId="32C30F63" w14:textId="47A278C1"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53" w:author="yukina minato" w:date="2025-09-07T17:09:00Z" w16du:dateUtc="2025-09-07T09:09:00Z"/>
                <w:color w:val="5C5C5C"/>
              </w:rPr>
            </w:pPr>
          </w:p>
          <w:p w14:paraId="003216AB" w14:textId="2FC411BF"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54" w:author="yukina minato" w:date="2025-09-07T17:09:00Z" w16du:dateUtc="2025-09-07T09:09:00Z"/>
                <w:color w:val="5C5C5C"/>
                <w:lang w:eastAsia="zh-CN"/>
              </w:rPr>
            </w:pPr>
            <w:del w:id="4255" w:author="yukina minato" w:date="2025-09-07T17:09:00Z" w16du:dateUtc="2025-09-07T09:09:00Z">
              <w:r w:rsidDel="00002D6B">
                <w:rPr>
                  <w:rFonts w:ascii="Consolas" w:eastAsia="Consolas" w:hAnsi="Consolas" w:cs="Consolas"/>
                  <w:i/>
                  <w:iCs/>
                  <w:color w:val="A0A1A7"/>
                  <w:sz w:val="21"/>
                  <w:shd w:val="clear" w:color="auto" w:fill="FFFFFF"/>
                  <w:lang w:eastAsia="zh-CN"/>
                </w:rPr>
                <w:delText># 绘制CD线段（对称轴）</w:delText>
              </w:r>
            </w:del>
          </w:p>
          <w:p w14:paraId="1C9C5F76" w14:textId="0E1CD8F7"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56" w:author="yukina minato" w:date="2025-09-07T17:09:00Z" w16du:dateUtc="2025-09-07T09:09:00Z"/>
                <w:color w:val="5C5C5C"/>
              </w:rPr>
            </w:pPr>
            <w:del w:id="4257" w:author="yukina minato" w:date="2025-09-07T17:09:00Z" w16du:dateUtc="2025-09-07T09:09:00Z">
              <w:r w:rsidDel="00002D6B">
                <w:rPr>
                  <w:rFonts w:ascii="Consolas" w:eastAsia="Consolas" w:hAnsi="Consolas" w:cs="Consolas"/>
                  <w:i/>
                  <w:iCs/>
                  <w:color w:val="A0A1A7"/>
                  <w:sz w:val="21"/>
                  <w:shd w:val="clear" w:color="auto" w:fill="F8F8F8"/>
                </w:rPr>
                <w:delText>#plt.plot([-5, 5], [0, 0], 'k-', label='CD (Axis)')</w:delText>
              </w:r>
            </w:del>
          </w:p>
          <w:p w14:paraId="3606F455" w14:textId="03BC3E6C"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58" w:author="yukina minato" w:date="2025-09-07T17:09:00Z" w16du:dateUtc="2025-09-07T09:09:00Z"/>
                <w:color w:val="5C5C5C"/>
              </w:rPr>
            </w:pPr>
          </w:p>
          <w:p w14:paraId="43D82729" w14:textId="795BA33A"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59" w:author="yukina minato" w:date="2025-09-07T17:09:00Z" w16du:dateUtc="2025-09-07T09:09:00Z"/>
                <w:color w:val="5C5C5C"/>
              </w:rPr>
            </w:pPr>
            <w:del w:id="4260" w:author="yukina minato" w:date="2025-09-07T17:09:00Z" w16du:dateUtc="2025-09-07T09:09:00Z">
              <w:r w:rsidDel="00002D6B">
                <w:rPr>
                  <w:rFonts w:ascii="Consolas" w:eastAsia="Consolas" w:hAnsi="Consolas" w:cs="Consolas"/>
                  <w:i/>
                  <w:iCs/>
                  <w:color w:val="A0A1A7"/>
                  <w:sz w:val="21"/>
                  <w:shd w:val="clear" w:color="auto" w:fill="F8F8F8"/>
                </w:rPr>
                <w:delText># 绘制EF曲线</w:delText>
              </w:r>
            </w:del>
          </w:p>
          <w:p w14:paraId="56633845" w14:textId="52298095"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61" w:author="yukina minato" w:date="2025-09-07T17:09:00Z" w16du:dateUtc="2025-09-07T09:09:00Z"/>
                <w:color w:val="5C5C5C"/>
              </w:rPr>
            </w:pPr>
            <w:del w:id="4262" w:author="yukina minato" w:date="2025-09-07T17:09:00Z" w16du:dateUtc="2025-09-07T09:09:00Z">
              <w:r w:rsidDel="00002D6B">
                <w:rPr>
                  <w:rFonts w:ascii="Consolas" w:eastAsia="Consolas" w:hAnsi="Consolas" w:cs="Consolas"/>
                  <w:color w:val="5C5C5C"/>
                  <w:sz w:val="21"/>
                  <w:shd w:val="clear" w:color="auto" w:fill="FFFFFF"/>
                </w:rPr>
                <w:delText>plt.plot(x_range, y_ef_optimal, label=</w:delText>
              </w:r>
              <w:r w:rsidDel="00002D6B">
                <w:rPr>
                  <w:rFonts w:ascii="Consolas" w:eastAsia="Consolas" w:hAnsi="Consolas" w:cs="Consolas"/>
                  <w:color w:val="50A14F"/>
                  <w:sz w:val="21"/>
                  <w:shd w:val="clear" w:color="auto" w:fill="FFFFFF"/>
                </w:rPr>
                <w:delText>'EF Curve'</w:delText>
              </w:r>
              <w:r w:rsidDel="00002D6B">
                <w:rPr>
                  <w:rFonts w:ascii="Consolas" w:eastAsia="Consolas" w:hAnsi="Consolas" w:cs="Consolas"/>
                  <w:color w:val="5C5C5C"/>
                  <w:sz w:val="21"/>
                  <w:shd w:val="clear" w:color="auto" w:fill="FFFFFF"/>
                </w:rPr>
                <w:delText>)</w:delText>
              </w:r>
            </w:del>
          </w:p>
          <w:p w14:paraId="377289E1" w14:textId="1D36B10B"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63" w:author="yukina minato" w:date="2025-09-07T17:09:00Z" w16du:dateUtc="2025-09-07T09:09:00Z"/>
                <w:color w:val="5C5C5C"/>
              </w:rPr>
            </w:pPr>
          </w:p>
          <w:p w14:paraId="40205C46" w14:textId="2AC939C2"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64" w:author="yukina minato" w:date="2025-09-07T17:09:00Z" w16du:dateUtc="2025-09-07T09:09:00Z"/>
                <w:color w:val="5C5C5C"/>
              </w:rPr>
            </w:pPr>
            <w:del w:id="4265" w:author="yukina minato" w:date="2025-09-07T17:09:00Z" w16du:dateUtc="2025-09-07T09:09:00Z">
              <w:r w:rsidDel="00002D6B">
                <w:rPr>
                  <w:rFonts w:ascii="Consolas" w:eastAsia="Consolas" w:hAnsi="Consolas" w:cs="Consolas"/>
                  <w:i/>
                  <w:iCs/>
                  <w:color w:val="A0A1A7"/>
                  <w:sz w:val="21"/>
                  <w:shd w:val="clear" w:color="auto" w:fill="FFFFFF"/>
                </w:rPr>
                <w:delText># 设置图例和标题</w:delText>
              </w:r>
            </w:del>
          </w:p>
          <w:p w14:paraId="3480B39C" w14:textId="5FB0BAA2"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66" w:author="yukina minato" w:date="2025-09-07T17:09:00Z" w16du:dateUtc="2025-09-07T09:09:00Z"/>
                <w:color w:val="5C5C5C"/>
              </w:rPr>
            </w:pPr>
            <w:del w:id="4267" w:author="yukina minato" w:date="2025-09-07T17:09:00Z" w16du:dateUtc="2025-09-07T09:09:00Z">
              <w:r w:rsidDel="00002D6B">
                <w:rPr>
                  <w:rFonts w:ascii="Consolas" w:eastAsia="Consolas" w:hAnsi="Consolas" w:cs="Consolas"/>
                  <w:color w:val="5C5C5C"/>
                  <w:sz w:val="21"/>
                  <w:shd w:val="clear" w:color="auto" w:fill="F8F8F8"/>
                </w:rPr>
                <w:delText>plt.legend()</w:delText>
              </w:r>
            </w:del>
          </w:p>
          <w:p w14:paraId="48773AC4" w14:textId="1B5E892C"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68" w:author="yukina minato" w:date="2025-09-07T17:09:00Z" w16du:dateUtc="2025-09-07T09:09:00Z"/>
                <w:color w:val="5C5C5C"/>
              </w:rPr>
            </w:pPr>
            <w:del w:id="4269" w:author="yukina minato" w:date="2025-09-07T17:09:00Z" w16du:dateUtc="2025-09-07T09:09:00Z">
              <w:r w:rsidDel="00002D6B">
                <w:rPr>
                  <w:rFonts w:ascii="Consolas" w:eastAsia="Consolas" w:hAnsi="Consolas" w:cs="Consolas"/>
                  <w:color w:val="5C5C5C"/>
                  <w:sz w:val="21"/>
                  <w:shd w:val="clear" w:color="auto" w:fill="FFFFFF"/>
                </w:rPr>
                <w:delText>plt.title(</w:delText>
              </w:r>
              <w:r w:rsidDel="00002D6B">
                <w:rPr>
                  <w:rFonts w:ascii="Consolas" w:eastAsia="Consolas" w:hAnsi="Consolas" w:cs="Consolas"/>
                  <w:color w:val="50A14F"/>
                  <w:sz w:val="21"/>
                  <w:shd w:val="clear" w:color="auto" w:fill="FFFFFF"/>
                </w:rPr>
                <w:delText>'Design of EF Curve for Solar Concentration System'</w:delText>
              </w:r>
              <w:r w:rsidDel="00002D6B">
                <w:rPr>
                  <w:rFonts w:ascii="Consolas" w:eastAsia="Consolas" w:hAnsi="Consolas" w:cs="Consolas"/>
                  <w:color w:val="5C5C5C"/>
                  <w:sz w:val="21"/>
                  <w:shd w:val="clear" w:color="auto" w:fill="FFFFFF"/>
                </w:rPr>
                <w:delText>)</w:delText>
              </w:r>
            </w:del>
          </w:p>
          <w:p w14:paraId="21165BE7" w14:textId="4D67D320"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70" w:author="yukina minato" w:date="2025-09-07T17:09:00Z" w16du:dateUtc="2025-09-07T09:09:00Z"/>
                <w:color w:val="5C5C5C"/>
              </w:rPr>
            </w:pPr>
            <w:del w:id="4271" w:author="yukina minato" w:date="2025-09-07T17:09:00Z" w16du:dateUtc="2025-09-07T09:09:00Z">
              <w:r w:rsidDel="00002D6B">
                <w:rPr>
                  <w:rFonts w:ascii="Consolas" w:eastAsia="Consolas" w:hAnsi="Consolas" w:cs="Consolas"/>
                  <w:i/>
                  <w:iCs/>
                  <w:color w:val="A0A1A7"/>
                  <w:sz w:val="21"/>
                  <w:shd w:val="clear" w:color="auto" w:fill="F8F8F8"/>
                </w:rPr>
                <w:delText>#plt.xlabel('x')</w:delText>
              </w:r>
            </w:del>
          </w:p>
          <w:p w14:paraId="71D07991" w14:textId="6A1A79D9"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72" w:author="yukina minato" w:date="2025-09-07T17:09:00Z" w16du:dateUtc="2025-09-07T09:09:00Z"/>
                <w:color w:val="5C5C5C"/>
              </w:rPr>
            </w:pPr>
            <w:del w:id="4273" w:author="yukina minato" w:date="2025-09-07T17:09:00Z" w16du:dateUtc="2025-09-07T09:09:00Z">
              <w:r w:rsidDel="00002D6B">
                <w:rPr>
                  <w:rFonts w:ascii="Consolas" w:eastAsia="Consolas" w:hAnsi="Consolas" w:cs="Consolas"/>
                  <w:i/>
                  <w:iCs/>
                  <w:color w:val="A0A1A7"/>
                  <w:sz w:val="21"/>
                  <w:shd w:val="clear" w:color="auto" w:fill="FFFFFF"/>
                </w:rPr>
                <w:delText>#plt.ylabel('y')</w:delText>
              </w:r>
            </w:del>
          </w:p>
          <w:p w14:paraId="65D4A8E8" w14:textId="65A16E9F"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74" w:author="yukina minato" w:date="2025-09-07T17:09:00Z" w16du:dateUtc="2025-09-07T09:09:00Z"/>
                <w:color w:val="5C5C5C"/>
              </w:rPr>
            </w:pPr>
            <w:del w:id="4275" w:author="yukina minato" w:date="2025-09-07T17:09:00Z" w16du:dateUtc="2025-09-07T09:09:00Z">
              <w:r w:rsidDel="00002D6B">
                <w:rPr>
                  <w:rFonts w:ascii="Consolas" w:eastAsia="Consolas" w:hAnsi="Consolas" w:cs="Consolas"/>
                  <w:color w:val="5C5C5C"/>
                  <w:sz w:val="21"/>
                  <w:shd w:val="clear" w:color="auto" w:fill="F8F8F8"/>
                </w:rPr>
                <w:delText>plt.grid(</w:delText>
              </w:r>
              <w:r w:rsidDel="00002D6B">
                <w:rPr>
                  <w:rFonts w:ascii="Consolas" w:eastAsia="Consolas" w:hAnsi="Consolas" w:cs="Consolas"/>
                  <w:color w:val="0184BB"/>
                  <w:sz w:val="21"/>
                  <w:shd w:val="clear" w:color="auto" w:fill="F8F8F8"/>
                </w:rPr>
                <w:delText>True</w:delText>
              </w:r>
              <w:r w:rsidDel="00002D6B">
                <w:rPr>
                  <w:rFonts w:ascii="Consolas" w:eastAsia="Consolas" w:hAnsi="Consolas" w:cs="Consolas"/>
                  <w:color w:val="5C5C5C"/>
                  <w:sz w:val="21"/>
                  <w:shd w:val="clear" w:color="auto" w:fill="F8F8F8"/>
                </w:rPr>
                <w:delText>)</w:delText>
              </w:r>
            </w:del>
          </w:p>
          <w:p w14:paraId="2A60C897" w14:textId="7D1DBAAD"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76" w:author="yukina minato" w:date="2025-09-07T17:09:00Z" w16du:dateUtc="2025-09-07T09:09:00Z"/>
                <w:color w:val="5C5C5C"/>
              </w:rPr>
            </w:pPr>
          </w:p>
          <w:p w14:paraId="5DFC0971" w14:textId="7755FBE0" w:rsidR="00526A69" w:rsidDel="00002D6B" w:rsidRDefault="00526A69" w:rsidP="00526A69">
            <w:pPr>
              <w:numPr>
                <w:ilvl w:val="0"/>
                <w:numId w:val="7"/>
              </w:numPr>
              <w:pBdr>
                <w:left w:val="single" w:sz="18" w:space="7" w:color="6CE26C"/>
              </w:pBdr>
              <w:shd w:val="clear" w:color="auto" w:fill="F8F8F8"/>
              <w:spacing w:before="0" w:after="0" w:line="270" w:lineRule="atLeast"/>
              <w:ind w:left="676"/>
              <w:jc w:val="left"/>
              <w:rPr>
                <w:del w:id="4277" w:author="yukina minato" w:date="2025-09-07T17:09:00Z" w16du:dateUtc="2025-09-07T09:09:00Z"/>
                <w:color w:val="5C5C5C"/>
              </w:rPr>
            </w:pPr>
            <w:del w:id="4278" w:author="yukina minato" w:date="2025-09-07T17:09:00Z" w16du:dateUtc="2025-09-07T09:09:00Z">
              <w:r w:rsidDel="00002D6B">
                <w:rPr>
                  <w:rFonts w:ascii="Consolas" w:eastAsia="Consolas" w:hAnsi="Consolas" w:cs="Consolas"/>
                  <w:i/>
                  <w:iCs/>
                  <w:color w:val="A0A1A7"/>
                  <w:sz w:val="21"/>
                  <w:shd w:val="clear" w:color="auto" w:fill="F8F8F8"/>
                </w:rPr>
                <w:delText># 显示图形</w:delText>
              </w:r>
            </w:del>
          </w:p>
          <w:p w14:paraId="290323EC" w14:textId="52850C34" w:rsidR="00526A69" w:rsidDel="00002D6B" w:rsidRDefault="00526A69" w:rsidP="00526A69">
            <w:pPr>
              <w:numPr>
                <w:ilvl w:val="0"/>
                <w:numId w:val="7"/>
              </w:numPr>
              <w:pBdr>
                <w:left w:val="single" w:sz="18" w:space="7" w:color="6CE26C"/>
              </w:pBdr>
              <w:shd w:val="clear" w:color="auto" w:fill="FFFFFF"/>
              <w:spacing w:before="0" w:after="0" w:line="270" w:lineRule="atLeast"/>
              <w:ind w:left="676"/>
              <w:jc w:val="left"/>
              <w:rPr>
                <w:del w:id="4279" w:author="yukina minato" w:date="2025-09-07T17:09:00Z" w16du:dateUtc="2025-09-07T09:09:00Z"/>
                <w:color w:val="5C5C5C"/>
              </w:rPr>
            </w:pPr>
            <w:del w:id="4280" w:author="yukina minato" w:date="2025-09-07T17:09:00Z" w16du:dateUtc="2025-09-07T09:09:00Z">
              <w:r w:rsidDel="00002D6B">
                <w:rPr>
                  <w:rFonts w:ascii="Consolas" w:eastAsia="Consolas" w:hAnsi="Consolas" w:cs="Consolas"/>
                  <w:color w:val="5C5C5C"/>
                  <w:sz w:val="21"/>
                  <w:shd w:val="clear" w:color="auto" w:fill="FFFFFF"/>
                </w:rPr>
                <w:delText>plt.show()</w:delText>
              </w:r>
            </w:del>
          </w:p>
          <w:p w14:paraId="132EACD8" w14:textId="5532108A" w:rsidR="00526A69" w:rsidRPr="00526A69" w:rsidDel="00002D6B" w:rsidRDefault="00526A69" w:rsidP="00E77982">
            <w:pPr>
              <w:pStyle w:val="TableText"/>
              <w:spacing w:before="211" w:line="228" w:lineRule="auto"/>
              <w:ind w:left="1089"/>
              <w:rPr>
                <w:del w:id="4281" w:author="yukina minato" w:date="2025-09-07T17:09:00Z" w16du:dateUtc="2025-09-07T09:09:00Z"/>
                <w:rFonts w:eastAsiaTheme="minorEastAsia" w:hint="eastAsia"/>
                <w:lang w:eastAsia="zh-CN"/>
              </w:rPr>
            </w:pPr>
          </w:p>
        </w:tc>
      </w:tr>
    </w:tbl>
    <w:tbl>
      <w:tblPr>
        <w:tblStyle w:val="20"/>
        <w:tblW w:w="0" w:type="auto"/>
        <w:tblLook w:val="04A0" w:firstRow="1" w:lastRow="0" w:firstColumn="1" w:lastColumn="0" w:noHBand="0" w:noVBand="1"/>
        <w:tblPrChange w:id="4282" w:author="yukina minato" w:date="2025-09-07T17:10:00Z" w16du:dateUtc="2025-09-07T09:10:00Z">
          <w:tblPr>
            <w:tblStyle w:val="20"/>
            <w:tblW w:w="0" w:type="auto"/>
            <w:tblLook w:val="04A0" w:firstRow="1" w:lastRow="0" w:firstColumn="1" w:lastColumn="0" w:noHBand="0" w:noVBand="1"/>
          </w:tblPr>
        </w:tblPrChange>
      </w:tblPr>
      <w:tblGrid>
        <w:gridCol w:w="8297"/>
        <w:tblGridChange w:id="4283">
          <w:tblGrid>
            <w:gridCol w:w="8297"/>
          </w:tblGrid>
        </w:tblGridChange>
      </w:tblGrid>
      <w:tr w:rsidR="00002D6B" w:rsidRPr="00002D6B" w14:paraId="5424696A" w14:textId="77777777" w:rsidTr="00002D6B">
        <w:trPr>
          <w:ins w:id="4284" w:author="yukina minato" w:date="2025-09-07T17:10:00Z" w16du:dateUtc="2025-09-07T09:10:00Z"/>
        </w:trPr>
        <w:tc>
          <w:tcPr>
            <w:tcW w:w="8297" w:type="dxa"/>
            <w:shd w:val="clear" w:color="auto" w:fill="BFBFBF" w:themeFill="background1" w:themeFillShade="BF"/>
            <w:tcPrChange w:id="4285" w:author="yukina minato" w:date="2025-09-07T17:10:00Z" w16du:dateUtc="2025-09-07T09:10:00Z">
              <w:tcPr>
                <w:tcW w:w="8834" w:type="dxa"/>
                <w:shd w:val="clear" w:color="auto" w:fill="BFBFBF" w:themeFill="background1" w:themeFillShade="BF"/>
              </w:tcPr>
            </w:tcPrChange>
          </w:tcPr>
          <w:p w14:paraId="220FD328" w14:textId="77777777" w:rsidR="00002D6B" w:rsidRPr="00002D6B" w:rsidRDefault="00002D6B" w:rsidP="00002D6B">
            <w:pPr>
              <w:widowControl w:val="0"/>
              <w:spacing w:before="0" w:after="0"/>
              <w:jc w:val="left"/>
              <w:rPr>
                <w:ins w:id="4286" w:author="yukina minato" w:date="2025-09-07T17:10:00Z" w16du:dateUtc="2025-09-07T09:10:00Z"/>
                <w:rFonts w:eastAsia="宋体"/>
                <w:b/>
                <w:sz w:val="21"/>
              </w:rPr>
            </w:pPr>
            <w:ins w:id="4287" w:author="yukina minato" w:date="2025-09-07T17:10:00Z" w16du:dateUtc="2025-09-07T09:10:00Z">
              <w:r w:rsidRPr="00002D6B">
                <w:rPr>
                  <w:rFonts w:eastAsia="宋体" w:hint="eastAsia"/>
                  <w:b/>
                  <w:sz w:val="21"/>
                </w:rPr>
                <w:t>附录</w:t>
              </w:r>
              <w:r w:rsidRPr="00002D6B">
                <w:rPr>
                  <w:rFonts w:eastAsia="宋体" w:hint="eastAsia"/>
                  <w:b/>
                  <w:sz w:val="21"/>
                </w:rPr>
                <w:t>1</w:t>
              </w:r>
            </w:ins>
          </w:p>
        </w:tc>
      </w:tr>
      <w:tr w:rsidR="00002D6B" w:rsidRPr="00002D6B" w14:paraId="04CF7F81" w14:textId="77777777" w:rsidTr="00002D6B">
        <w:trPr>
          <w:ins w:id="4288" w:author="yukina minato" w:date="2025-09-07T17:10:00Z" w16du:dateUtc="2025-09-07T09:10:00Z"/>
        </w:trPr>
        <w:tc>
          <w:tcPr>
            <w:tcW w:w="8297" w:type="dxa"/>
            <w:shd w:val="clear" w:color="auto" w:fill="BFBFBF" w:themeFill="background1" w:themeFillShade="BF"/>
            <w:tcPrChange w:id="4289" w:author="yukina minato" w:date="2025-09-07T17:10:00Z" w16du:dateUtc="2025-09-07T09:10:00Z">
              <w:tcPr>
                <w:tcW w:w="8834" w:type="dxa"/>
                <w:shd w:val="clear" w:color="auto" w:fill="BFBFBF" w:themeFill="background1" w:themeFillShade="BF"/>
              </w:tcPr>
            </w:tcPrChange>
          </w:tcPr>
          <w:p w14:paraId="13ECF714" w14:textId="77777777" w:rsidR="00002D6B" w:rsidRPr="00002D6B" w:rsidRDefault="00002D6B" w:rsidP="00002D6B">
            <w:pPr>
              <w:widowControl w:val="0"/>
              <w:spacing w:before="0" w:after="0"/>
              <w:jc w:val="both"/>
              <w:rPr>
                <w:ins w:id="4290" w:author="yukina minato" w:date="2025-09-07T17:10:00Z" w16du:dateUtc="2025-09-07T09:10:00Z"/>
                <w:rFonts w:eastAsia="宋体"/>
                <w:szCs w:val="22"/>
              </w:rPr>
            </w:pPr>
            <w:ins w:id="4291" w:author="yukina minato" w:date="2025-09-07T17:10:00Z" w16du:dateUtc="2025-09-07T09:10:00Z">
              <w:r w:rsidRPr="00002D6B">
                <w:rPr>
                  <w:rFonts w:eastAsia="宋体" w:hint="eastAsia"/>
                  <w:szCs w:val="22"/>
                </w:rPr>
                <w:t>目录</w:t>
              </w:r>
            </w:ins>
          </w:p>
        </w:tc>
      </w:tr>
      <w:tr w:rsidR="00002D6B" w:rsidRPr="00002D6B" w14:paraId="5DDA9D61" w14:textId="77777777" w:rsidTr="00002D6B">
        <w:trPr>
          <w:ins w:id="4292" w:author="yukina minato" w:date="2025-09-07T17:10:00Z" w16du:dateUtc="2025-09-07T09:10:00Z"/>
        </w:trPr>
        <w:tc>
          <w:tcPr>
            <w:tcW w:w="8297" w:type="dxa"/>
            <w:tcPrChange w:id="4293" w:author="yukina minato" w:date="2025-09-07T17:10:00Z" w16du:dateUtc="2025-09-07T09:10:00Z">
              <w:tcPr>
                <w:tcW w:w="8834" w:type="dxa"/>
              </w:tcPr>
            </w:tcPrChange>
          </w:tcPr>
          <w:p w14:paraId="275B250C" w14:textId="77777777" w:rsidR="00002D6B" w:rsidRPr="00002D6B" w:rsidRDefault="00002D6B" w:rsidP="00002D6B">
            <w:pPr>
              <w:widowControl w:val="0"/>
              <w:numPr>
                <w:ilvl w:val="0"/>
                <w:numId w:val="9"/>
              </w:numPr>
              <w:spacing w:before="0" w:after="0"/>
              <w:ind w:firstLine="480"/>
              <w:jc w:val="both"/>
              <w:rPr>
                <w:ins w:id="4294" w:author="yukina minato" w:date="2025-09-07T17:10:00Z" w16du:dateUtc="2025-09-07T09:10:00Z"/>
                <w:rFonts w:eastAsia="宋体"/>
                <w:szCs w:val="22"/>
              </w:rPr>
            </w:pPr>
            <w:ins w:id="4295" w:author="yukina minato" w:date="2025-09-07T17:10:00Z" w16du:dateUtc="2025-09-07T09:10:00Z">
              <w:r w:rsidRPr="00002D6B">
                <w:rPr>
                  <w:rFonts w:eastAsia="宋体" w:hint="eastAsia"/>
                  <w:szCs w:val="22"/>
                </w:rPr>
                <w:t>问题</w:t>
              </w:r>
              <w:proofErr w:type="gramStart"/>
              <w:r w:rsidRPr="00002D6B">
                <w:rPr>
                  <w:rFonts w:eastAsia="宋体" w:hint="eastAsia"/>
                  <w:szCs w:val="22"/>
                </w:rPr>
                <w:t>一</w:t>
              </w:r>
              <w:proofErr w:type="gramEnd"/>
              <w:r w:rsidRPr="00002D6B">
                <w:rPr>
                  <w:rFonts w:eastAsia="宋体" w:hint="eastAsia"/>
                  <w:szCs w:val="22"/>
                </w:rPr>
                <w:t>求解（</w:t>
              </w:r>
              <w:r w:rsidRPr="00002D6B">
                <w:rPr>
                  <w:rFonts w:eastAsia="宋体" w:hint="eastAsia"/>
                  <w:szCs w:val="22"/>
                </w:rPr>
                <w:t>MATLAB</w:t>
              </w:r>
              <w:r w:rsidRPr="00002D6B">
                <w:rPr>
                  <w:rFonts w:eastAsia="宋体" w:hint="eastAsia"/>
                  <w:szCs w:val="22"/>
                </w:rPr>
                <w:t>源码）</w:t>
              </w:r>
              <w:r w:rsidRPr="00002D6B">
                <w:rPr>
                  <w:rFonts w:eastAsia="宋体" w:hint="eastAsia"/>
                  <w:szCs w:val="22"/>
                </w:rPr>
                <w:t>-</w:t>
              </w:r>
              <w:r w:rsidRPr="00002D6B">
                <w:rPr>
                  <w:rFonts w:eastAsia="宋体" w:hint="eastAsia"/>
                  <w:szCs w:val="22"/>
                </w:rPr>
                <w:t>附录</w:t>
              </w:r>
              <w:r w:rsidRPr="00002D6B">
                <w:rPr>
                  <w:rFonts w:eastAsia="宋体" w:hint="eastAsia"/>
                  <w:szCs w:val="22"/>
                </w:rPr>
                <w:t>2</w:t>
              </w:r>
            </w:ins>
          </w:p>
          <w:p w14:paraId="6EA90523" w14:textId="77777777" w:rsidR="00002D6B" w:rsidRPr="00002D6B" w:rsidRDefault="00002D6B" w:rsidP="00002D6B">
            <w:pPr>
              <w:widowControl w:val="0"/>
              <w:numPr>
                <w:ilvl w:val="0"/>
                <w:numId w:val="9"/>
              </w:numPr>
              <w:spacing w:before="0" w:after="0"/>
              <w:ind w:firstLine="480"/>
              <w:jc w:val="both"/>
              <w:rPr>
                <w:ins w:id="4296" w:author="yukina minato" w:date="2025-09-07T17:10:00Z" w16du:dateUtc="2025-09-07T09:10:00Z"/>
                <w:rFonts w:eastAsia="宋体"/>
                <w:szCs w:val="22"/>
              </w:rPr>
            </w:pPr>
            <w:ins w:id="4297" w:author="yukina minato" w:date="2025-09-07T17:10:00Z" w16du:dateUtc="2025-09-07T09:10:00Z">
              <w:r w:rsidRPr="00002D6B">
                <w:rPr>
                  <w:rFonts w:eastAsia="宋体" w:hint="eastAsia"/>
                  <w:szCs w:val="22"/>
                </w:rPr>
                <w:t>问题</w:t>
              </w:r>
              <w:proofErr w:type="gramStart"/>
              <w:r w:rsidRPr="00002D6B">
                <w:rPr>
                  <w:rFonts w:eastAsia="宋体" w:hint="eastAsia"/>
                  <w:szCs w:val="22"/>
                </w:rPr>
                <w:t>一</w:t>
              </w:r>
              <w:proofErr w:type="gramEnd"/>
              <w:r w:rsidRPr="00002D6B">
                <w:rPr>
                  <w:rFonts w:eastAsia="宋体" w:hint="eastAsia"/>
                  <w:szCs w:val="22"/>
                </w:rPr>
                <w:t>求解结果</w:t>
              </w:r>
              <w:r w:rsidRPr="00002D6B">
                <w:rPr>
                  <w:rFonts w:eastAsia="宋体" w:hint="eastAsia"/>
                  <w:szCs w:val="22"/>
                </w:rPr>
                <w:t>-</w:t>
              </w:r>
              <w:r w:rsidRPr="00002D6B">
                <w:rPr>
                  <w:rFonts w:eastAsia="宋体" w:hint="eastAsia"/>
                  <w:szCs w:val="22"/>
                </w:rPr>
                <w:t>附录</w:t>
              </w:r>
              <w:r w:rsidRPr="00002D6B">
                <w:rPr>
                  <w:rFonts w:eastAsia="宋体" w:hint="eastAsia"/>
                  <w:szCs w:val="22"/>
                </w:rPr>
                <w:t>3</w:t>
              </w:r>
            </w:ins>
          </w:p>
          <w:p w14:paraId="6537105D" w14:textId="77777777" w:rsidR="00002D6B" w:rsidRPr="00002D6B" w:rsidRDefault="00002D6B" w:rsidP="00002D6B">
            <w:pPr>
              <w:widowControl w:val="0"/>
              <w:numPr>
                <w:ilvl w:val="0"/>
                <w:numId w:val="9"/>
              </w:numPr>
              <w:spacing w:before="0" w:after="0"/>
              <w:ind w:firstLine="480"/>
              <w:jc w:val="both"/>
              <w:rPr>
                <w:ins w:id="4298" w:author="yukina minato" w:date="2025-09-07T17:10:00Z" w16du:dateUtc="2025-09-07T09:10:00Z"/>
                <w:rFonts w:eastAsia="宋体"/>
                <w:szCs w:val="22"/>
              </w:rPr>
            </w:pPr>
            <w:ins w:id="4299" w:author="yukina minato" w:date="2025-09-07T17:10:00Z" w16du:dateUtc="2025-09-07T09:10:00Z">
              <w:r w:rsidRPr="00002D6B">
                <w:rPr>
                  <w:rFonts w:eastAsia="宋体" w:hint="eastAsia"/>
                  <w:szCs w:val="22"/>
                </w:rPr>
                <w:t>问题二求解（</w:t>
              </w:r>
              <w:r w:rsidRPr="00002D6B">
                <w:rPr>
                  <w:rFonts w:eastAsia="宋体" w:hint="eastAsia"/>
                  <w:szCs w:val="22"/>
                </w:rPr>
                <w:t>MATLAB</w:t>
              </w:r>
              <w:r w:rsidRPr="00002D6B">
                <w:rPr>
                  <w:rFonts w:eastAsia="宋体" w:hint="eastAsia"/>
                  <w:szCs w:val="22"/>
                </w:rPr>
                <w:t>源码）</w:t>
              </w:r>
              <w:r w:rsidRPr="00002D6B">
                <w:rPr>
                  <w:rFonts w:eastAsia="宋体" w:hint="eastAsia"/>
                  <w:szCs w:val="22"/>
                </w:rPr>
                <w:t>-</w:t>
              </w:r>
              <w:r w:rsidRPr="00002D6B">
                <w:rPr>
                  <w:rFonts w:eastAsia="宋体" w:hint="eastAsia"/>
                  <w:szCs w:val="22"/>
                </w:rPr>
                <w:t>附录</w:t>
              </w:r>
              <w:r w:rsidRPr="00002D6B">
                <w:rPr>
                  <w:rFonts w:eastAsia="宋体" w:hint="eastAsia"/>
                  <w:szCs w:val="22"/>
                </w:rPr>
                <w:t>4</w:t>
              </w:r>
            </w:ins>
          </w:p>
          <w:p w14:paraId="0C7BBB58" w14:textId="77777777" w:rsidR="00002D6B" w:rsidRPr="00002D6B" w:rsidRDefault="00002D6B" w:rsidP="00002D6B">
            <w:pPr>
              <w:widowControl w:val="0"/>
              <w:numPr>
                <w:ilvl w:val="0"/>
                <w:numId w:val="9"/>
              </w:numPr>
              <w:spacing w:before="0" w:after="0"/>
              <w:ind w:firstLine="480"/>
              <w:jc w:val="both"/>
              <w:rPr>
                <w:ins w:id="4300" w:author="yukina minato" w:date="2025-09-07T17:10:00Z" w16du:dateUtc="2025-09-07T09:10:00Z"/>
                <w:rFonts w:eastAsia="宋体"/>
                <w:szCs w:val="22"/>
              </w:rPr>
            </w:pPr>
            <w:ins w:id="4301" w:author="yukina minato" w:date="2025-09-07T17:10:00Z" w16du:dateUtc="2025-09-07T09:10:00Z">
              <w:r w:rsidRPr="00002D6B">
                <w:rPr>
                  <w:rFonts w:eastAsia="宋体" w:hint="eastAsia"/>
                  <w:szCs w:val="22"/>
                </w:rPr>
                <w:t>问题二求解结果</w:t>
              </w:r>
              <w:r w:rsidRPr="00002D6B">
                <w:rPr>
                  <w:rFonts w:eastAsia="宋体" w:hint="eastAsia"/>
                  <w:szCs w:val="22"/>
                </w:rPr>
                <w:t>-</w:t>
              </w:r>
              <w:r w:rsidRPr="00002D6B">
                <w:rPr>
                  <w:rFonts w:eastAsia="宋体" w:hint="eastAsia"/>
                  <w:szCs w:val="22"/>
                </w:rPr>
                <w:t>附录</w:t>
              </w:r>
              <w:r w:rsidRPr="00002D6B">
                <w:rPr>
                  <w:rFonts w:eastAsia="宋体" w:hint="eastAsia"/>
                  <w:szCs w:val="22"/>
                </w:rPr>
                <w:t>5</w:t>
              </w:r>
            </w:ins>
          </w:p>
          <w:p w14:paraId="01CEE69B" w14:textId="77777777" w:rsidR="00002D6B" w:rsidRPr="00002D6B" w:rsidRDefault="00002D6B" w:rsidP="00002D6B">
            <w:pPr>
              <w:widowControl w:val="0"/>
              <w:numPr>
                <w:ilvl w:val="0"/>
                <w:numId w:val="9"/>
              </w:numPr>
              <w:spacing w:before="0" w:after="0"/>
              <w:ind w:firstLine="480"/>
              <w:jc w:val="both"/>
              <w:rPr>
                <w:ins w:id="4302" w:author="yukina minato" w:date="2025-09-07T17:10:00Z" w16du:dateUtc="2025-09-07T09:10:00Z"/>
                <w:rFonts w:eastAsia="宋体"/>
                <w:szCs w:val="22"/>
              </w:rPr>
            </w:pPr>
            <w:ins w:id="4303" w:author="yukina minato" w:date="2025-09-07T17:10:00Z" w16du:dateUtc="2025-09-07T09:10:00Z">
              <w:r w:rsidRPr="00002D6B">
                <w:rPr>
                  <w:rFonts w:eastAsia="宋体" w:hint="eastAsia"/>
                  <w:szCs w:val="22"/>
                </w:rPr>
                <w:t>问题三求解（</w:t>
              </w:r>
              <w:r w:rsidRPr="00002D6B">
                <w:rPr>
                  <w:rFonts w:eastAsia="宋体" w:hint="eastAsia"/>
                  <w:szCs w:val="22"/>
                </w:rPr>
                <w:t>MATLAB</w:t>
              </w:r>
              <w:r w:rsidRPr="00002D6B">
                <w:rPr>
                  <w:rFonts w:eastAsia="宋体" w:hint="eastAsia"/>
                  <w:szCs w:val="22"/>
                </w:rPr>
                <w:t>源码）</w:t>
              </w:r>
              <w:r w:rsidRPr="00002D6B">
                <w:rPr>
                  <w:rFonts w:eastAsia="宋体" w:hint="eastAsia"/>
                  <w:szCs w:val="22"/>
                </w:rPr>
                <w:t>-</w:t>
              </w:r>
              <w:r w:rsidRPr="00002D6B">
                <w:rPr>
                  <w:rFonts w:eastAsia="宋体" w:hint="eastAsia"/>
                  <w:szCs w:val="22"/>
                </w:rPr>
                <w:t>附录</w:t>
              </w:r>
              <w:r w:rsidRPr="00002D6B">
                <w:rPr>
                  <w:rFonts w:eastAsia="宋体" w:hint="eastAsia"/>
                  <w:szCs w:val="22"/>
                </w:rPr>
                <w:t>6</w:t>
              </w:r>
            </w:ins>
          </w:p>
          <w:p w14:paraId="79716E4B" w14:textId="77777777" w:rsidR="00002D6B" w:rsidRPr="00002D6B" w:rsidRDefault="00002D6B" w:rsidP="00002D6B">
            <w:pPr>
              <w:widowControl w:val="0"/>
              <w:numPr>
                <w:ilvl w:val="0"/>
                <w:numId w:val="9"/>
              </w:numPr>
              <w:spacing w:before="0" w:after="0"/>
              <w:ind w:firstLine="480"/>
              <w:jc w:val="both"/>
              <w:rPr>
                <w:ins w:id="4304" w:author="yukina minato" w:date="2025-09-07T17:10:00Z" w16du:dateUtc="2025-09-07T09:10:00Z"/>
                <w:rFonts w:eastAsia="宋体"/>
                <w:szCs w:val="22"/>
              </w:rPr>
            </w:pPr>
            <w:ins w:id="4305" w:author="yukina minato" w:date="2025-09-07T17:10:00Z" w16du:dateUtc="2025-09-07T09:10:00Z">
              <w:r w:rsidRPr="00002D6B">
                <w:rPr>
                  <w:rFonts w:eastAsia="宋体" w:hint="eastAsia"/>
                  <w:szCs w:val="22"/>
                </w:rPr>
                <w:t>问题三求解结果</w:t>
              </w:r>
              <w:r w:rsidRPr="00002D6B">
                <w:rPr>
                  <w:rFonts w:eastAsia="宋体" w:hint="eastAsia"/>
                  <w:szCs w:val="22"/>
                </w:rPr>
                <w:t>-</w:t>
              </w:r>
              <w:r w:rsidRPr="00002D6B">
                <w:rPr>
                  <w:rFonts w:eastAsia="宋体" w:hint="eastAsia"/>
                  <w:szCs w:val="22"/>
                </w:rPr>
                <w:t>附录</w:t>
              </w:r>
              <w:r w:rsidRPr="00002D6B">
                <w:rPr>
                  <w:rFonts w:eastAsia="宋体" w:hint="eastAsia"/>
                  <w:szCs w:val="22"/>
                </w:rPr>
                <w:t>7</w:t>
              </w:r>
            </w:ins>
          </w:p>
          <w:p w14:paraId="0FA136FA" w14:textId="77777777" w:rsidR="00002D6B" w:rsidRPr="00002D6B" w:rsidRDefault="00002D6B" w:rsidP="00002D6B">
            <w:pPr>
              <w:widowControl w:val="0"/>
              <w:numPr>
                <w:ilvl w:val="0"/>
                <w:numId w:val="9"/>
              </w:numPr>
              <w:spacing w:before="0" w:after="0"/>
              <w:ind w:firstLine="480"/>
              <w:jc w:val="both"/>
              <w:rPr>
                <w:ins w:id="4306" w:author="yukina minato" w:date="2025-09-07T17:10:00Z" w16du:dateUtc="2025-09-07T09:10:00Z"/>
                <w:rFonts w:eastAsia="宋体"/>
                <w:szCs w:val="22"/>
              </w:rPr>
            </w:pPr>
            <w:ins w:id="4307" w:author="yukina minato" w:date="2025-09-07T17:10:00Z" w16du:dateUtc="2025-09-07T09:10:00Z">
              <w:r w:rsidRPr="00002D6B">
                <w:rPr>
                  <w:rFonts w:eastAsia="宋体" w:hint="eastAsia"/>
                  <w:szCs w:val="22"/>
                </w:rPr>
                <w:t>问题四求解（</w:t>
              </w:r>
              <w:r w:rsidRPr="00002D6B">
                <w:rPr>
                  <w:rFonts w:eastAsia="宋体" w:hint="eastAsia"/>
                  <w:szCs w:val="22"/>
                </w:rPr>
                <w:t>MATLAB</w:t>
              </w:r>
              <w:r w:rsidRPr="00002D6B">
                <w:rPr>
                  <w:rFonts w:eastAsia="宋体" w:hint="eastAsia"/>
                  <w:szCs w:val="22"/>
                </w:rPr>
                <w:t>源码）</w:t>
              </w:r>
              <w:r w:rsidRPr="00002D6B">
                <w:rPr>
                  <w:rFonts w:eastAsia="宋体" w:hint="eastAsia"/>
                  <w:szCs w:val="22"/>
                </w:rPr>
                <w:t>-</w:t>
              </w:r>
              <w:r w:rsidRPr="00002D6B">
                <w:rPr>
                  <w:rFonts w:eastAsia="宋体" w:hint="eastAsia"/>
                  <w:szCs w:val="22"/>
                </w:rPr>
                <w:t>附录</w:t>
              </w:r>
              <w:r w:rsidRPr="00002D6B">
                <w:rPr>
                  <w:rFonts w:eastAsia="宋体" w:hint="eastAsia"/>
                  <w:szCs w:val="22"/>
                </w:rPr>
                <w:t>8</w:t>
              </w:r>
            </w:ins>
          </w:p>
          <w:p w14:paraId="36C6C573" w14:textId="77777777" w:rsidR="00002D6B" w:rsidRPr="00002D6B" w:rsidRDefault="00002D6B" w:rsidP="00002D6B">
            <w:pPr>
              <w:widowControl w:val="0"/>
              <w:numPr>
                <w:ilvl w:val="0"/>
                <w:numId w:val="9"/>
              </w:numPr>
              <w:spacing w:before="0" w:after="0"/>
              <w:ind w:firstLine="480"/>
              <w:jc w:val="both"/>
              <w:rPr>
                <w:ins w:id="4308" w:author="yukina minato" w:date="2025-09-07T17:10:00Z" w16du:dateUtc="2025-09-07T09:10:00Z"/>
                <w:rFonts w:eastAsia="宋体"/>
                <w:szCs w:val="22"/>
              </w:rPr>
            </w:pPr>
            <w:ins w:id="4309" w:author="yukina minato" w:date="2025-09-07T17:10:00Z" w16du:dateUtc="2025-09-07T09:10:00Z">
              <w:r w:rsidRPr="00002D6B">
                <w:rPr>
                  <w:rFonts w:eastAsia="宋体" w:hint="eastAsia"/>
                  <w:szCs w:val="22"/>
                </w:rPr>
                <w:t>问题四求解结果</w:t>
              </w:r>
              <w:r w:rsidRPr="00002D6B">
                <w:rPr>
                  <w:rFonts w:eastAsia="宋体" w:hint="eastAsia"/>
                  <w:szCs w:val="22"/>
                </w:rPr>
                <w:t>-</w:t>
              </w:r>
              <w:r w:rsidRPr="00002D6B">
                <w:rPr>
                  <w:rFonts w:eastAsia="宋体" w:hint="eastAsia"/>
                  <w:szCs w:val="22"/>
                </w:rPr>
                <w:t>附录</w:t>
              </w:r>
              <w:r w:rsidRPr="00002D6B">
                <w:rPr>
                  <w:rFonts w:eastAsia="宋体" w:hint="eastAsia"/>
                  <w:szCs w:val="22"/>
                </w:rPr>
                <w:t>9</w:t>
              </w:r>
            </w:ins>
          </w:p>
          <w:p w14:paraId="0291A233" w14:textId="77777777" w:rsidR="00002D6B" w:rsidRPr="00002D6B" w:rsidRDefault="00002D6B" w:rsidP="00002D6B">
            <w:pPr>
              <w:widowControl w:val="0"/>
              <w:numPr>
                <w:ilvl w:val="0"/>
                <w:numId w:val="9"/>
              </w:numPr>
              <w:spacing w:before="0" w:after="0"/>
              <w:ind w:firstLine="480"/>
              <w:jc w:val="both"/>
              <w:rPr>
                <w:ins w:id="4310" w:author="yukina minato" w:date="2025-09-07T17:10:00Z" w16du:dateUtc="2025-09-07T09:10:00Z"/>
                <w:rFonts w:eastAsia="宋体"/>
                <w:szCs w:val="22"/>
              </w:rPr>
            </w:pPr>
            <w:ins w:id="4311" w:author="yukina minato" w:date="2025-09-07T17:10:00Z" w16du:dateUtc="2025-09-07T09:10:00Z">
              <w:r w:rsidRPr="00002D6B">
                <w:rPr>
                  <w:rFonts w:eastAsia="宋体" w:hint="eastAsia"/>
                  <w:szCs w:val="22"/>
                </w:rPr>
                <w:t>问题五求解（</w:t>
              </w:r>
              <w:r w:rsidRPr="00002D6B">
                <w:rPr>
                  <w:rFonts w:eastAsia="宋体" w:hint="eastAsia"/>
                  <w:szCs w:val="22"/>
                </w:rPr>
                <w:t>PYTHON</w:t>
              </w:r>
              <w:r w:rsidRPr="00002D6B">
                <w:rPr>
                  <w:rFonts w:eastAsia="宋体" w:hint="eastAsia"/>
                  <w:szCs w:val="22"/>
                </w:rPr>
                <w:t>源码）</w:t>
              </w:r>
              <w:r w:rsidRPr="00002D6B">
                <w:rPr>
                  <w:rFonts w:eastAsia="宋体" w:hint="eastAsia"/>
                  <w:szCs w:val="22"/>
                </w:rPr>
                <w:t>-</w:t>
              </w:r>
              <w:r w:rsidRPr="00002D6B">
                <w:rPr>
                  <w:rFonts w:eastAsia="宋体" w:hint="eastAsia"/>
                  <w:szCs w:val="22"/>
                </w:rPr>
                <w:t>附录</w:t>
              </w:r>
              <w:r w:rsidRPr="00002D6B">
                <w:rPr>
                  <w:rFonts w:eastAsia="宋体" w:hint="eastAsia"/>
                  <w:szCs w:val="22"/>
                </w:rPr>
                <w:t>10</w:t>
              </w:r>
            </w:ins>
          </w:p>
          <w:p w14:paraId="280834B4" w14:textId="77777777" w:rsidR="00002D6B" w:rsidRPr="00002D6B" w:rsidRDefault="00002D6B" w:rsidP="00002D6B">
            <w:pPr>
              <w:widowControl w:val="0"/>
              <w:numPr>
                <w:ilvl w:val="0"/>
                <w:numId w:val="9"/>
              </w:numPr>
              <w:spacing w:before="0" w:after="0"/>
              <w:ind w:firstLine="480"/>
              <w:jc w:val="both"/>
              <w:rPr>
                <w:ins w:id="4312" w:author="yukina minato" w:date="2025-09-07T17:10:00Z" w16du:dateUtc="2025-09-07T09:10:00Z"/>
                <w:rFonts w:eastAsia="宋体"/>
                <w:szCs w:val="22"/>
              </w:rPr>
            </w:pPr>
            <w:ins w:id="4313" w:author="yukina minato" w:date="2025-09-07T17:10:00Z" w16du:dateUtc="2025-09-07T09:10:00Z">
              <w:r w:rsidRPr="00002D6B">
                <w:rPr>
                  <w:rFonts w:eastAsia="宋体" w:hint="eastAsia"/>
                  <w:szCs w:val="22"/>
                </w:rPr>
                <w:t>问题五求解结果</w:t>
              </w:r>
              <w:r w:rsidRPr="00002D6B">
                <w:rPr>
                  <w:rFonts w:eastAsia="宋体" w:hint="eastAsia"/>
                  <w:szCs w:val="22"/>
                </w:rPr>
                <w:t>-</w:t>
              </w:r>
              <w:r w:rsidRPr="00002D6B">
                <w:rPr>
                  <w:rFonts w:eastAsia="宋体" w:hint="eastAsia"/>
                  <w:szCs w:val="22"/>
                </w:rPr>
                <w:t>附录</w:t>
              </w:r>
              <w:r w:rsidRPr="00002D6B">
                <w:rPr>
                  <w:rFonts w:eastAsia="宋体" w:hint="eastAsia"/>
                  <w:szCs w:val="22"/>
                </w:rPr>
                <w:t>11</w:t>
              </w:r>
            </w:ins>
          </w:p>
        </w:tc>
      </w:tr>
    </w:tbl>
    <w:p w14:paraId="26D487BA" w14:textId="77777777" w:rsidR="00002D6B" w:rsidRPr="00002D6B" w:rsidRDefault="00002D6B" w:rsidP="00002D6B">
      <w:pPr>
        <w:widowControl w:val="0"/>
        <w:spacing w:before="0" w:after="0"/>
        <w:jc w:val="both"/>
        <w:rPr>
          <w:ins w:id="4314" w:author="yukina minato" w:date="2025-09-07T17:10:00Z" w16du:dateUtc="2025-09-07T09:10:00Z"/>
          <w:rFonts w:eastAsia="宋体"/>
          <w:szCs w:val="22"/>
        </w:rPr>
      </w:pPr>
    </w:p>
    <w:p w14:paraId="4267BD37" w14:textId="77777777" w:rsidR="00002D6B" w:rsidRPr="00002D6B" w:rsidRDefault="00002D6B" w:rsidP="00002D6B">
      <w:pPr>
        <w:widowControl w:val="0"/>
        <w:spacing w:before="0" w:after="0"/>
        <w:jc w:val="both"/>
        <w:rPr>
          <w:ins w:id="4315" w:author="yukina minato" w:date="2025-09-07T17:10:00Z" w16du:dateUtc="2025-09-07T09:10:00Z"/>
          <w:rFonts w:eastAsia="宋体"/>
          <w:szCs w:val="22"/>
        </w:rPr>
      </w:pPr>
    </w:p>
    <w:p w14:paraId="20D2CE3C" w14:textId="77777777" w:rsidR="00002D6B" w:rsidRPr="00002D6B" w:rsidRDefault="00002D6B" w:rsidP="00002D6B">
      <w:pPr>
        <w:widowControl w:val="0"/>
        <w:spacing w:before="0" w:after="0"/>
        <w:jc w:val="both"/>
        <w:rPr>
          <w:ins w:id="4316" w:author="yukina minato" w:date="2025-09-07T17:10:00Z" w16du:dateUtc="2025-09-07T09:10:00Z"/>
          <w:rFonts w:eastAsia="宋体"/>
          <w:szCs w:val="22"/>
        </w:rPr>
      </w:pPr>
    </w:p>
    <w:tbl>
      <w:tblPr>
        <w:tblStyle w:val="20"/>
        <w:tblW w:w="0" w:type="auto"/>
        <w:tblLook w:val="04A0" w:firstRow="1" w:lastRow="0" w:firstColumn="1" w:lastColumn="0" w:noHBand="0" w:noVBand="1"/>
      </w:tblPr>
      <w:tblGrid>
        <w:gridCol w:w="8297"/>
      </w:tblGrid>
      <w:tr w:rsidR="00002D6B" w:rsidRPr="00002D6B" w14:paraId="4593062F" w14:textId="77777777" w:rsidTr="004E6A00">
        <w:trPr>
          <w:ins w:id="4317" w:author="yukina minato" w:date="2025-09-07T17:10:00Z" w16du:dateUtc="2025-09-07T09:10:00Z"/>
        </w:trPr>
        <w:tc>
          <w:tcPr>
            <w:tcW w:w="8834" w:type="dxa"/>
            <w:shd w:val="clear" w:color="auto" w:fill="BFBFBF" w:themeFill="background1" w:themeFillShade="BF"/>
          </w:tcPr>
          <w:p w14:paraId="523E92D0" w14:textId="77777777" w:rsidR="00002D6B" w:rsidRPr="00002D6B" w:rsidRDefault="00002D6B" w:rsidP="00002D6B">
            <w:pPr>
              <w:widowControl w:val="0"/>
              <w:spacing w:before="0" w:after="0"/>
              <w:jc w:val="left"/>
              <w:rPr>
                <w:ins w:id="4318" w:author="yukina minato" w:date="2025-09-07T17:10:00Z" w16du:dateUtc="2025-09-07T09:10:00Z"/>
                <w:rFonts w:eastAsia="宋体"/>
                <w:b/>
                <w:sz w:val="21"/>
              </w:rPr>
            </w:pPr>
            <w:ins w:id="4319" w:author="yukina minato" w:date="2025-09-07T17:10:00Z" w16du:dateUtc="2025-09-07T09:10:00Z">
              <w:r w:rsidRPr="00002D6B">
                <w:rPr>
                  <w:rFonts w:eastAsia="宋体" w:hint="eastAsia"/>
                  <w:b/>
                  <w:sz w:val="21"/>
                </w:rPr>
                <w:t>附录</w:t>
              </w:r>
              <w:r w:rsidRPr="00002D6B">
                <w:rPr>
                  <w:rFonts w:eastAsia="宋体" w:hint="eastAsia"/>
                  <w:b/>
                  <w:sz w:val="21"/>
                </w:rPr>
                <w:t>2</w:t>
              </w:r>
            </w:ins>
          </w:p>
        </w:tc>
      </w:tr>
      <w:tr w:rsidR="00002D6B" w:rsidRPr="00002D6B" w14:paraId="0DAECF32" w14:textId="77777777" w:rsidTr="004E6A00">
        <w:trPr>
          <w:ins w:id="4320" w:author="yukina minato" w:date="2025-09-07T17:10:00Z" w16du:dateUtc="2025-09-07T09:10:00Z"/>
        </w:trPr>
        <w:tc>
          <w:tcPr>
            <w:tcW w:w="8834" w:type="dxa"/>
            <w:shd w:val="clear" w:color="auto" w:fill="BFBFBF" w:themeFill="background1" w:themeFillShade="BF"/>
          </w:tcPr>
          <w:p w14:paraId="346123FF" w14:textId="77777777" w:rsidR="00002D6B" w:rsidRPr="00002D6B" w:rsidRDefault="00002D6B" w:rsidP="00002D6B">
            <w:pPr>
              <w:widowControl w:val="0"/>
              <w:spacing w:before="0" w:after="0"/>
              <w:jc w:val="both"/>
              <w:rPr>
                <w:ins w:id="4321" w:author="yukina minato" w:date="2025-09-07T17:10:00Z" w16du:dateUtc="2025-09-07T09:10:00Z"/>
                <w:rFonts w:eastAsia="宋体"/>
                <w:szCs w:val="22"/>
              </w:rPr>
            </w:pPr>
            <w:ins w:id="4322" w:author="yukina minato" w:date="2025-09-07T17:10:00Z" w16du:dateUtc="2025-09-07T09:10:00Z">
              <w:r w:rsidRPr="00002D6B">
                <w:rPr>
                  <w:rFonts w:eastAsia="宋体" w:hint="eastAsia"/>
                  <w:szCs w:val="22"/>
                </w:rPr>
                <w:t>问题</w:t>
              </w:r>
              <w:proofErr w:type="gramStart"/>
              <w:r w:rsidRPr="00002D6B">
                <w:rPr>
                  <w:rFonts w:eastAsia="宋体" w:hint="eastAsia"/>
                  <w:szCs w:val="22"/>
                </w:rPr>
                <w:t>一</w:t>
              </w:r>
              <w:proofErr w:type="gramEnd"/>
              <w:r w:rsidRPr="00002D6B">
                <w:rPr>
                  <w:rFonts w:eastAsia="宋体" w:hint="eastAsia"/>
                  <w:szCs w:val="22"/>
                </w:rPr>
                <w:t>求解（</w:t>
              </w:r>
              <w:r w:rsidRPr="00002D6B">
                <w:rPr>
                  <w:rFonts w:eastAsia="宋体" w:hint="eastAsia"/>
                  <w:szCs w:val="22"/>
                </w:rPr>
                <w:t>MATLAB</w:t>
              </w:r>
              <w:r w:rsidRPr="00002D6B">
                <w:rPr>
                  <w:rFonts w:eastAsia="宋体" w:hint="eastAsia"/>
                  <w:szCs w:val="22"/>
                </w:rPr>
                <w:t>源码）</w:t>
              </w:r>
            </w:ins>
          </w:p>
        </w:tc>
      </w:tr>
      <w:tr w:rsidR="00002D6B" w:rsidRPr="00002D6B" w14:paraId="6655B33D" w14:textId="77777777" w:rsidTr="004E6A00">
        <w:trPr>
          <w:trHeight w:val="329"/>
          <w:ins w:id="4323" w:author="yukina minato" w:date="2025-09-07T17:10:00Z" w16du:dateUtc="2025-09-07T09:10:00Z"/>
        </w:trPr>
        <w:tc>
          <w:tcPr>
            <w:tcW w:w="8834" w:type="dxa"/>
          </w:tcPr>
          <w:p w14:paraId="064F77AD"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324" w:author="yukina minato" w:date="2025-09-07T17:10:00Z" w16du:dateUtc="2025-09-07T09:10:00Z"/>
                <w:rFonts w:eastAsia="宋体"/>
                <w:color w:val="5C5C5C"/>
                <w:szCs w:val="22"/>
              </w:rPr>
            </w:pPr>
            <w:ins w:id="4325" w:author="yukina minato" w:date="2025-09-07T17:10:00Z" w16du:dateUtc="2025-09-07T09:10:00Z">
              <w:r w:rsidRPr="00002D6B">
                <w:rPr>
                  <w:rFonts w:ascii="Consolas" w:eastAsia="Consolas" w:hAnsi="Consolas" w:cs="Consolas"/>
                  <w:color w:val="5C5C5C"/>
                  <w:sz w:val="21"/>
                </w:rPr>
                <w:t>%</w:t>
              </w:r>
              <w:r w:rsidRPr="00002D6B">
                <w:rPr>
                  <w:rFonts w:ascii="宋体" w:eastAsia="宋体" w:hAnsi="宋体" w:cs="宋体" w:hint="eastAsia"/>
                  <w:color w:val="5C5C5C"/>
                  <w:sz w:val="21"/>
                </w:rPr>
                <w:t>初始位置</w:t>
              </w:r>
              <w:r w:rsidRPr="00002D6B">
                <w:rPr>
                  <w:rFonts w:ascii="Consolas" w:eastAsia="Consolas" w:hAnsi="Consolas" w:cs="Consolas"/>
                  <w:color w:val="5C5C5C"/>
                  <w:sz w:val="21"/>
                </w:rPr>
                <w:t> V</w:t>
              </w:r>
            </w:ins>
          </w:p>
          <w:p w14:paraId="31AED867"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326" w:author="yukina minato" w:date="2025-09-07T17:10:00Z" w16du:dateUtc="2025-09-07T09:10:00Z"/>
                <w:rFonts w:eastAsia="宋体"/>
                <w:color w:val="5C5C5C"/>
                <w:szCs w:val="22"/>
              </w:rPr>
            </w:pPr>
            <w:ins w:id="4327" w:author="yukina minato" w:date="2025-09-07T17:10:00Z" w16du:dateUtc="2025-09-07T09:10:00Z">
              <w:r w:rsidRPr="00002D6B">
                <w:rPr>
                  <w:rFonts w:ascii="Consolas" w:eastAsia="Consolas" w:hAnsi="Consolas" w:cs="Consolas"/>
                  <w:color w:val="5C5C5C"/>
                  <w:sz w:val="21"/>
                  <w:shd w:val="clear" w:color="auto" w:fill="F8F8F8"/>
                </w:rPr>
                <w:t>M0 = [</w:t>
              </w:r>
              <w:r w:rsidRPr="00002D6B">
                <w:rPr>
                  <w:rFonts w:ascii="Consolas" w:eastAsia="Consolas" w:hAnsi="Consolas" w:cs="Consolas"/>
                  <w:color w:val="986801"/>
                  <w:sz w:val="21"/>
                  <w:shd w:val="clear" w:color="auto" w:fill="F8F8F8"/>
                </w:rPr>
                <w:t>20000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2000</w:t>
              </w:r>
              <w:r w:rsidRPr="00002D6B">
                <w:rPr>
                  <w:rFonts w:ascii="Consolas" w:eastAsia="Consolas" w:hAnsi="Consolas" w:cs="Consolas"/>
                  <w:color w:val="5C5C5C"/>
                  <w:sz w:val="21"/>
                  <w:shd w:val="clear" w:color="auto" w:fill="F8F8F8"/>
                </w:rPr>
                <w:t>];   %</w:t>
              </w:r>
              <w:proofErr w:type="gramStart"/>
              <w:r w:rsidRPr="00002D6B">
                <w:rPr>
                  <w:rFonts w:ascii="宋体" w:eastAsia="宋体" w:hAnsi="宋体" w:cs="宋体" w:hint="eastAsia"/>
                  <w:color w:val="5C5C5C"/>
                  <w:sz w:val="21"/>
                  <w:shd w:val="clear" w:color="auto" w:fill="F8F8F8"/>
                </w:rPr>
                <w:t>导初坐标</w:t>
              </w:r>
              <w:proofErr w:type="gramEnd"/>
            </w:ins>
          </w:p>
          <w:p w14:paraId="1BB0B5DF"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328" w:author="yukina minato" w:date="2025-09-07T17:10:00Z" w16du:dateUtc="2025-09-07T09:10:00Z"/>
                <w:rFonts w:eastAsia="宋体"/>
                <w:color w:val="5C5C5C"/>
                <w:szCs w:val="22"/>
              </w:rPr>
            </w:pPr>
            <w:proofErr w:type="spellStart"/>
            <w:ins w:id="4329" w:author="yukina minato" w:date="2025-09-07T17:10:00Z" w16du:dateUtc="2025-09-07T09:10:00Z">
              <w:r w:rsidRPr="00002D6B">
                <w:rPr>
                  <w:rFonts w:ascii="Consolas" w:eastAsia="Consolas" w:hAnsi="Consolas" w:cs="Consolas"/>
                  <w:color w:val="5C5C5C"/>
                  <w:sz w:val="21"/>
                </w:rPr>
                <w:t>v_m</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300</w:t>
              </w:r>
              <w:r w:rsidRPr="00002D6B">
                <w:rPr>
                  <w:rFonts w:ascii="Consolas" w:eastAsia="Consolas" w:hAnsi="Consolas" w:cs="Consolas"/>
                  <w:color w:val="5C5C5C"/>
                  <w:sz w:val="21"/>
                </w:rPr>
                <w:t>;           %</w:t>
              </w:r>
              <w:r w:rsidRPr="00002D6B">
                <w:rPr>
                  <w:rFonts w:ascii="宋体" w:eastAsia="宋体" w:hAnsi="宋体" w:cs="宋体" w:hint="eastAsia"/>
                  <w:color w:val="5C5C5C"/>
                  <w:sz w:val="21"/>
                </w:rPr>
                <w:t>导速度</w:t>
              </w:r>
            </w:ins>
          </w:p>
          <w:p w14:paraId="653DE64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330" w:author="yukina minato" w:date="2025-09-07T17:10:00Z" w16du:dateUtc="2025-09-07T09:10:00Z"/>
                <w:rFonts w:eastAsia="宋体"/>
                <w:color w:val="5C5C5C"/>
                <w:szCs w:val="22"/>
              </w:rPr>
            </w:pPr>
            <w:ins w:id="4331" w:author="yukina minato" w:date="2025-09-07T17:10:00Z" w16du:dateUtc="2025-09-07T09:10:00Z">
              <w:r w:rsidRPr="00002D6B">
                <w:rPr>
                  <w:rFonts w:ascii="Consolas" w:eastAsia="Consolas" w:hAnsi="Consolas" w:cs="Consolas"/>
                  <w:color w:val="5C5C5C"/>
                  <w:sz w:val="21"/>
                  <w:shd w:val="clear" w:color="auto" w:fill="F8F8F8"/>
                </w:rPr>
                <w:t>A0 = [</w:t>
              </w:r>
              <w:r w:rsidRPr="00002D6B">
                <w:rPr>
                  <w:rFonts w:ascii="Consolas" w:eastAsia="Consolas" w:hAnsi="Consolas" w:cs="Consolas"/>
                  <w:color w:val="986801"/>
                  <w:sz w:val="21"/>
                  <w:shd w:val="clear" w:color="auto" w:fill="F8F8F8"/>
                </w:rPr>
                <w:t>17800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1800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飞机初坐标</w:t>
              </w:r>
            </w:ins>
          </w:p>
          <w:p w14:paraId="12B92451"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332" w:author="yukina minato" w:date="2025-09-07T17:10:00Z" w16du:dateUtc="2025-09-07T09:10:00Z"/>
                <w:rFonts w:eastAsia="宋体"/>
                <w:color w:val="5C5C5C"/>
                <w:szCs w:val="22"/>
              </w:rPr>
            </w:pPr>
            <w:proofErr w:type="spellStart"/>
            <w:ins w:id="4333" w:author="yukina minato" w:date="2025-09-07T17:10:00Z" w16du:dateUtc="2025-09-07T09:10:00Z">
              <w:r w:rsidRPr="00002D6B">
                <w:rPr>
                  <w:rFonts w:ascii="Consolas" w:eastAsia="Consolas" w:hAnsi="Consolas" w:cs="Consolas"/>
                  <w:color w:val="5C5C5C"/>
                  <w:sz w:val="21"/>
                </w:rPr>
                <w:t>v_a</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120</w:t>
              </w:r>
              <w:r w:rsidRPr="00002D6B">
                <w:rPr>
                  <w:rFonts w:ascii="Consolas" w:eastAsia="Consolas" w:hAnsi="Consolas" w:cs="Consolas"/>
                  <w:color w:val="5C5C5C"/>
                  <w:sz w:val="21"/>
                </w:rPr>
                <w:t>;         %</w:t>
              </w:r>
              <w:r w:rsidRPr="00002D6B">
                <w:rPr>
                  <w:rFonts w:ascii="宋体" w:eastAsia="宋体" w:hAnsi="宋体" w:cs="宋体" w:hint="eastAsia"/>
                  <w:color w:val="5C5C5C"/>
                  <w:sz w:val="21"/>
                </w:rPr>
                <w:t>飞机速度</w:t>
              </w:r>
            </w:ins>
          </w:p>
          <w:p w14:paraId="63B2F311"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334" w:author="yukina minato" w:date="2025-09-07T17:10:00Z" w16du:dateUtc="2025-09-07T09:10:00Z"/>
                <w:rFonts w:eastAsia="宋体"/>
                <w:color w:val="5C5C5C"/>
                <w:szCs w:val="22"/>
              </w:rPr>
            </w:pPr>
            <w:ins w:id="4335" w:author="yukina minato" w:date="2025-09-07T17:10:00Z" w16du:dateUtc="2025-09-07T09:10:00Z">
              <w:r w:rsidRPr="00002D6B">
                <w:rPr>
                  <w:rFonts w:ascii="Consolas" w:eastAsia="Consolas" w:hAnsi="Consolas" w:cs="Consolas"/>
                  <w:color w:val="5C5C5C"/>
                  <w:sz w:val="21"/>
                  <w:shd w:val="clear" w:color="auto" w:fill="F8F8F8"/>
                </w:rPr>
                <w:t>O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原点</w:t>
              </w:r>
            </w:ins>
          </w:p>
          <w:p w14:paraId="6323C37E"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80"/>
              <w:jc w:val="left"/>
              <w:rPr>
                <w:ins w:id="4336" w:author="yukina minato" w:date="2025-09-07T17:10:00Z" w16du:dateUtc="2025-09-07T09:10:00Z"/>
                <w:rFonts w:eastAsia="宋体"/>
                <w:color w:val="5C5C5C"/>
                <w:szCs w:val="22"/>
              </w:rPr>
            </w:pPr>
          </w:p>
          <w:p w14:paraId="6E0F9D53"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337" w:author="yukina minato" w:date="2025-09-07T17:10:00Z" w16du:dateUtc="2025-09-07T09:10:00Z"/>
                <w:rFonts w:eastAsia="宋体"/>
                <w:color w:val="5C5C5C"/>
                <w:szCs w:val="22"/>
              </w:rPr>
            </w:pPr>
            <w:ins w:id="4338"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真实目标</w:t>
              </w:r>
            </w:ins>
          </w:p>
          <w:p w14:paraId="68137036"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339" w:author="yukina minato" w:date="2025-09-07T17:10:00Z" w16du:dateUtc="2025-09-07T09:10:00Z"/>
                <w:rFonts w:eastAsia="宋体"/>
                <w:color w:val="5C5C5C"/>
                <w:szCs w:val="22"/>
              </w:rPr>
            </w:pPr>
            <w:proofErr w:type="spellStart"/>
            <w:ins w:id="4340" w:author="yukina minato" w:date="2025-09-07T17:10:00Z" w16du:dateUtc="2025-09-07T09:10:00Z">
              <w:r w:rsidRPr="00002D6B">
                <w:rPr>
                  <w:rFonts w:ascii="Consolas" w:eastAsia="Consolas" w:hAnsi="Consolas" w:cs="Consolas"/>
                  <w:color w:val="5C5C5C"/>
                  <w:sz w:val="21"/>
                </w:rPr>
                <w:t>T_c</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200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宋体" w:eastAsia="宋体" w:hAnsi="宋体" w:cs="宋体" w:hint="eastAsia"/>
                  <w:color w:val="5C5C5C"/>
                  <w:sz w:val="21"/>
                </w:rPr>
                <w:t>圆柱中心</w:t>
              </w:r>
            </w:ins>
          </w:p>
          <w:p w14:paraId="4CC4B995"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341" w:author="yukina minato" w:date="2025-09-07T17:10:00Z" w16du:dateUtc="2025-09-07T09:10:00Z"/>
                <w:rFonts w:eastAsia="宋体"/>
                <w:color w:val="5C5C5C"/>
                <w:szCs w:val="22"/>
              </w:rPr>
            </w:pPr>
            <w:proofErr w:type="spellStart"/>
            <w:ins w:id="4342" w:author="yukina minato" w:date="2025-09-07T17:10:00Z" w16du:dateUtc="2025-09-07T09:10:00Z">
              <w:r w:rsidRPr="00002D6B">
                <w:rPr>
                  <w:rFonts w:ascii="Consolas" w:eastAsia="Consolas" w:hAnsi="Consolas" w:cs="Consolas"/>
                  <w:color w:val="5C5C5C"/>
                  <w:sz w:val="21"/>
                  <w:shd w:val="clear" w:color="auto" w:fill="F8F8F8"/>
                </w:rPr>
                <w:t>r_t</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7</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圆柱半径</w:t>
              </w:r>
            </w:ins>
          </w:p>
          <w:p w14:paraId="32106D89"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343" w:author="yukina minato" w:date="2025-09-07T17:10:00Z" w16du:dateUtc="2025-09-07T09:10:00Z"/>
                <w:rFonts w:eastAsia="宋体"/>
                <w:color w:val="5C5C5C"/>
                <w:szCs w:val="22"/>
              </w:rPr>
            </w:pPr>
            <w:proofErr w:type="spellStart"/>
            <w:ins w:id="4344" w:author="yukina minato" w:date="2025-09-07T17:10:00Z" w16du:dateUtc="2025-09-07T09:10:00Z">
              <w:r w:rsidRPr="00002D6B">
                <w:rPr>
                  <w:rFonts w:ascii="Consolas" w:eastAsia="Consolas" w:hAnsi="Consolas" w:cs="Consolas"/>
                  <w:color w:val="5C5C5C"/>
                  <w:sz w:val="21"/>
                </w:rPr>
                <w:t>h_t</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宋体" w:eastAsia="宋体" w:hAnsi="宋体" w:cs="宋体" w:hint="eastAsia"/>
                  <w:color w:val="5C5C5C"/>
                  <w:sz w:val="21"/>
                </w:rPr>
                <w:t>圆柱高度</w:t>
              </w:r>
            </w:ins>
          </w:p>
          <w:p w14:paraId="3B46E388"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ins w:id="4345" w:author="yukina minato" w:date="2025-09-07T17:10:00Z" w16du:dateUtc="2025-09-07T09:10:00Z"/>
                <w:rFonts w:eastAsia="宋体"/>
                <w:color w:val="5C5C5C"/>
                <w:szCs w:val="22"/>
              </w:rPr>
            </w:pPr>
          </w:p>
          <w:p w14:paraId="2993AC2E"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346" w:author="yukina minato" w:date="2025-09-07T17:10:00Z" w16du:dateUtc="2025-09-07T09:10:00Z"/>
                <w:rFonts w:eastAsia="宋体"/>
                <w:color w:val="5C5C5C"/>
                <w:szCs w:val="22"/>
              </w:rPr>
            </w:pPr>
            <w:ins w:id="4347" w:author="yukina minato" w:date="2025-09-07T17:10:00Z" w16du:dateUtc="2025-09-07T09:10:00Z">
              <w:r w:rsidRPr="00002D6B">
                <w:rPr>
                  <w:rFonts w:ascii="Consolas" w:eastAsia="Consolas" w:hAnsi="Consolas" w:cs="Consolas"/>
                  <w:color w:val="5C5C5C"/>
                  <w:sz w:val="21"/>
                </w:rPr>
                <w:t>% </w:t>
              </w:r>
              <w:r w:rsidRPr="00002D6B">
                <w:rPr>
                  <w:rFonts w:ascii="宋体" w:eastAsia="宋体" w:hAnsi="宋体" w:cs="宋体" w:hint="eastAsia"/>
                  <w:color w:val="5C5C5C"/>
                  <w:sz w:val="21"/>
                </w:rPr>
                <w:t>干扰弹和烟雾</w:t>
              </w:r>
            </w:ins>
          </w:p>
          <w:p w14:paraId="21411709"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348" w:author="yukina minato" w:date="2025-09-07T17:10:00Z" w16du:dateUtc="2025-09-07T09:10:00Z"/>
                <w:rFonts w:eastAsia="宋体"/>
                <w:color w:val="5C5C5C"/>
                <w:szCs w:val="22"/>
              </w:rPr>
            </w:pPr>
            <w:ins w:id="4349" w:author="yukina minato" w:date="2025-09-07T17:10:00Z" w16du:dateUtc="2025-09-07T09:10:00Z">
              <w:r w:rsidRPr="00002D6B">
                <w:rPr>
                  <w:rFonts w:ascii="Consolas" w:eastAsia="Consolas" w:hAnsi="Consolas" w:cs="Consolas"/>
                  <w:color w:val="5C5C5C"/>
                  <w:sz w:val="21"/>
                  <w:shd w:val="clear" w:color="auto" w:fill="F8F8F8"/>
                </w:rPr>
                <w:t>t1 = </w:t>
              </w:r>
              <w:r w:rsidRPr="00002D6B">
                <w:rPr>
                  <w:rFonts w:ascii="Consolas" w:eastAsia="Consolas" w:hAnsi="Consolas" w:cs="Consolas"/>
                  <w:color w:val="986801"/>
                  <w:sz w:val="21"/>
                  <w:shd w:val="clear" w:color="auto" w:fill="F8F8F8"/>
                </w:rPr>
                <w:t>1.5</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投放时间</w:t>
              </w:r>
            </w:ins>
          </w:p>
          <w:p w14:paraId="591D8232"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350" w:author="yukina minato" w:date="2025-09-07T17:10:00Z" w16du:dateUtc="2025-09-07T09:10:00Z"/>
                <w:rFonts w:eastAsia="宋体"/>
                <w:color w:val="5C5C5C"/>
                <w:szCs w:val="22"/>
              </w:rPr>
            </w:pPr>
            <w:proofErr w:type="spellStart"/>
            <w:ins w:id="4351" w:author="yukina minato" w:date="2025-09-07T17:10:00Z" w16du:dateUtc="2025-09-07T09:10:00Z">
              <w:r w:rsidRPr="00002D6B">
                <w:rPr>
                  <w:rFonts w:ascii="Consolas" w:eastAsia="Consolas" w:hAnsi="Consolas" w:cs="Consolas"/>
                  <w:color w:val="5C5C5C"/>
                  <w:sz w:val="21"/>
                </w:rPr>
                <w:t>t_delay</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3.6</w:t>
              </w:r>
              <w:r w:rsidRPr="00002D6B">
                <w:rPr>
                  <w:rFonts w:ascii="Consolas" w:eastAsia="Consolas" w:hAnsi="Consolas" w:cs="Consolas"/>
                  <w:color w:val="5C5C5C"/>
                  <w:sz w:val="21"/>
                </w:rPr>
                <w:t>;       %</w:t>
              </w:r>
              <w:r w:rsidRPr="00002D6B">
                <w:rPr>
                  <w:rFonts w:ascii="宋体" w:eastAsia="宋体" w:hAnsi="宋体" w:cs="宋体" w:hint="eastAsia"/>
                  <w:color w:val="5C5C5C"/>
                  <w:sz w:val="21"/>
                </w:rPr>
                <w:t>延时起爆时间</w:t>
              </w:r>
            </w:ins>
          </w:p>
          <w:p w14:paraId="5C188E68"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352" w:author="yukina minato" w:date="2025-09-07T17:10:00Z" w16du:dateUtc="2025-09-07T09:10:00Z"/>
                <w:rFonts w:eastAsia="宋体"/>
                <w:color w:val="5C5C5C"/>
                <w:szCs w:val="22"/>
              </w:rPr>
            </w:pPr>
            <w:proofErr w:type="spellStart"/>
            <w:ins w:id="4353" w:author="yukina minato" w:date="2025-09-07T17:10:00Z" w16du:dateUtc="2025-09-07T09:10:00Z">
              <w:r w:rsidRPr="00002D6B">
                <w:rPr>
                  <w:rFonts w:ascii="Consolas" w:eastAsia="Consolas" w:hAnsi="Consolas" w:cs="Consolas"/>
                  <w:color w:val="5C5C5C"/>
                  <w:sz w:val="21"/>
                  <w:shd w:val="clear" w:color="auto" w:fill="F8F8F8"/>
                </w:rPr>
                <w:t>v_down</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烟雾云下沉速度</w:t>
              </w:r>
            </w:ins>
          </w:p>
          <w:p w14:paraId="351C083E"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354" w:author="yukina minato" w:date="2025-09-07T17:10:00Z" w16du:dateUtc="2025-09-07T09:10:00Z"/>
                <w:rFonts w:eastAsia="宋体"/>
                <w:color w:val="5C5C5C"/>
                <w:szCs w:val="22"/>
              </w:rPr>
            </w:pPr>
            <w:proofErr w:type="spellStart"/>
            <w:ins w:id="4355" w:author="yukina minato" w:date="2025-09-07T17:10:00Z" w16du:dateUtc="2025-09-07T09:10:00Z">
              <w:r w:rsidRPr="00002D6B">
                <w:rPr>
                  <w:rFonts w:ascii="Consolas" w:eastAsia="Consolas" w:hAnsi="Consolas" w:cs="Consolas"/>
                  <w:color w:val="5C5C5C"/>
                  <w:sz w:val="21"/>
                </w:rPr>
                <w:t>r_s</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宋体" w:eastAsia="宋体" w:hAnsi="宋体" w:cs="宋体" w:hint="eastAsia"/>
                  <w:color w:val="5C5C5C"/>
                  <w:sz w:val="21"/>
                </w:rPr>
                <w:t>烟雾有效遮蔽半径</w:t>
              </w:r>
            </w:ins>
          </w:p>
          <w:p w14:paraId="0F7511E9"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356" w:author="yukina minato" w:date="2025-09-07T17:10:00Z" w16du:dateUtc="2025-09-07T09:10:00Z"/>
                <w:rFonts w:eastAsia="宋体"/>
                <w:color w:val="5C5C5C"/>
                <w:szCs w:val="22"/>
              </w:rPr>
            </w:pPr>
            <w:proofErr w:type="spellStart"/>
            <w:ins w:id="4357" w:author="yukina minato" w:date="2025-09-07T17:10:00Z" w16du:dateUtc="2025-09-07T09:10:00Z">
              <w:r w:rsidRPr="00002D6B">
                <w:rPr>
                  <w:rFonts w:ascii="Consolas" w:eastAsia="Consolas" w:hAnsi="Consolas" w:cs="Consolas"/>
                  <w:color w:val="5C5C5C"/>
                  <w:sz w:val="21"/>
                  <w:shd w:val="clear" w:color="auto" w:fill="F8F8F8"/>
                </w:rPr>
                <w:t>t_s_e_g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烟雾遮蔽时长</w:t>
              </w:r>
            </w:ins>
          </w:p>
          <w:p w14:paraId="193CD3E4"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358" w:author="yukina minato" w:date="2025-09-07T17:10:00Z" w16du:dateUtc="2025-09-07T09:10:00Z"/>
                <w:rFonts w:eastAsia="宋体"/>
                <w:color w:val="5C5C5C"/>
                <w:szCs w:val="22"/>
              </w:rPr>
            </w:pPr>
            <w:ins w:id="4359" w:author="yukina minato" w:date="2025-09-07T17:10:00Z" w16du:dateUtc="2025-09-07T09:10:00Z">
              <w:r w:rsidRPr="00002D6B">
                <w:rPr>
                  <w:rFonts w:ascii="Consolas" w:eastAsia="Consolas" w:hAnsi="Consolas" w:cs="Consolas"/>
                  <w:color w:val="5C5C5C"/>
                  <w:sz w:val="21"/>
                </w:rPr>
                <w:t>g = </w:t>
              </w:r>
              <w:r w:rsidRPr="00002D6B">
                <w:rPr>
                  <w:rFonts w:ascii="Consolas" w:eastAsia="Consolas" w:hAnsi="Consolas" w:cs="Consolas"/>
                  <w:color w:val="986801"/>
                  <w:sz w:val="21"/>
                </w:rPr>
                <w:t>9.8</w:t>
              </w:r>
              <w:r w:rsidRPr="00002D6B">
                <w:rPr>
                  <w:rFonts w:ascii="Consolas" w:eastAsia="Consolas" w:hAnsi="Consolas" w:cs="Consolas"/>
                  <w:color w:val="5C5C5C"/>
                  <w:sz w:val="21"/>
                </w:rPr>
                <w:t>;</w:t>
              </w:r>
            </w:ins>
          </w:p>
          <w:p w14:paraId="4D9986CD"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ins w:id="4360" w:author="yukina minato" w:date="2025-09-07T17:10:00Z" w16du:dateUtc="2025-09-07T09:10:00Z"/>
                <w:rFonts w:eastAsia="宋体"/>
                <w:color w:val="5C5C5C"/>
                <w:szCs w:val="22"/>
              </w:rPr>
            </w:pPr>
          </w:p>
          <w:p w14:paraId="15D5506D"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361" w:author="yukina minato" w:date="2025-09-07T17:10:00Z" w16du:dateUtc="2025-09-07T09:10:00Z"/>
                <w:rFonts w:eastAsia="宋体"/>
                <w:color w:val="5C5C5C"/>
                <w:szCs w:val="22"/>
              </w:rPr>
            </w:pPr>
            <w:ins w:id="4362" w:author="yukina minato" w:date="2025-09-07T17:10:00Z" w16du:dateUtc="2025-09-07T09:10:00Z">
              <w:r w:rsidRPr="00002D6B">
                <w:rPr>
                  <w:rFonts w:ascii="Consolas" w:eastAsia="Consolas" w:hAnsi="Consolas" w:cs="Consolas"/>
                  <w:color w:val="5C5C5C"/>
                  <w:sz w:val="21"/>
                </w:rPr>
                <w:t>%</w:t>
              </w:r>
              <w:r w:rsidRPr="00002D6B">
                <w:rPr>
                  <w:rFonts w:ascii="宋体" w:eastAsia="宋体" w:hAnsi="宋体" w:cs="宋体" w:hint="eastAsia"/>
                  <w:color w:val="5C5C5C"/>
                  <w:sz w:val="21"/>
                </w:rPr>
                <w:t>模拟</w:t>
              </w:r>
              <w:r w:rsidRPr="00002D6B">
                <w:rPr>
                  <w:rFonts w:ascii="Consolas" w:eastAsia="Consolas" w:hAnsi="Consolas" w:cs="Consolas"/>
                  <w:color w:val="5C5C5C"/>
                  <w:sz w:val="21"/>
                </w:rPr>
                <w:t> </w:t>
              </w:r>
              <w:r w:rsidRPr="00002D6B">
                <w:rPr>
                  <w:rFonts w:ascii="宋体" w:eastAsia="宋体" w:hAnsi="宋体" w:cs="宋体" w:hint="eastAsia"/>
                  <w:color w:val="5C5C5C"/>
                  <w:sz w:val="21"/>
                </w:rPr>
                <w:t>时间</w:t>
              </w:r>
            </w:ins>
          </w:p>
          <w:p w14:paraId="337B12E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363" w:author="yukina minato" w:date="2025-09-07T17:10:00Z" w16du:dateUtc="2025-09-07T09:10:00Z"/>
                <w:rFonts w:eastAsia="宋体"/>
                <w:color w:val="5C5C5C"/>
                <w:szCs w:val="22"/>
              </w:rPr>
            </w:pPr>
            <w:proofErr w:type="spellStart"/>
            <w:ins w:id="4364" w:author="yukina minato" w:date="2025-09-07T17:10:00Z" w16du:dateUtc="2025-09-07T09:10:00Z">
              <w:r w:rsidRPr="00002D6B">
                <w:rPr>
                  <w:rFonts w:ascii="Consolas" w:eastAsia="Consolas" w:hAnsi="Consolas" w:cs="Consolas"/>
                  <w:color w:val="5C5C5C"/>
                  <w:sz w:val="21"/>
                  <w:shd w:val="clear" w:color="auto" w:fill="F8F8F8"/>
                </w:rPr>
                <w:t>t_s_g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13920A2F"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365" w:author="yukina minato" w:date="2025-09-07T17:10:00Z" w16du:dateUtc="2025-09-07T09:10:00Z"/>
                <w:rFonts w:eastAsia="宋体"/>
                <w:color w:val="5C5C5C"/>
                <w:szCs w:val="22"/>
              </w:rPr>
            </w:pPr>
            <w:proofErr w:type="spellStart"/>
            <w:ins w:id="4366" w:author="yukina minato" w:date="2025-09-07T17:10:00Z" w16du:dateUtc="2025-09-07T09:10:00Z">
              <w:r w:rsidRPr="00002D6B">
                <w:rPr>
                  <w:rFonts w:ascii="Consolas" w:eastAsia="Consolas" w:hAnsi="Consolas" w:cs="Consolas"/>
                  <w:color w:val="5C5C5C"/>
                  <w:sz w:val="21"/>
                </w:rPr>
                <w:t>t_e_g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40</w:t>
              </w:r>
              <w:r w:rsidRPr="00002D6B">
                <w:rPr>
                  <w:rFonts w:ascii="Consolas" w:eastAsia="Consolas" w:hAnsi="Consolas" w:cs="Consolas"/>
                  <w:color w:val="5C5C5C"/>
                  <w:sz w:val="21"/>
                </w:rPr>
                <w:t>;         %</w:t>
              </w:r>
              <w:r w:rsidRPr="00002D6B">
                <w:rPr>
                  <w:rFonts w:ascii="宋体" w:eastAsia="宋体" w:hAnsi="宋体" w:cs="宋体" w:hint="eastAsia"/>
                  <w:color w:val="5C5C5C"/>
                  <w:sz w:val="21"/>
                </w:rPr>
                <w:t>总时长</w:t>
              </w:r>
            </w:ins>
          </w:p>
          <w:p w14:paraId="649D58C1"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367" w:author="yukina minato" w:date="2025-09-07T17:10:00Z" w16du:dateUtc="2025-09-07T09:10:00Z"/>
                <w:rFonts w:eastAsia="宋体"/>
                <w:color w:val="5C5C5C"/>
                <w:szCs w:val="22"/>
              </w:rPr>
            </w:pPr>
            <w:ins w:id="4368" w:author="yukina minato" w:date="2025-09-07T17:10:00Z" w16du:dateUtc="2025-09-07T09:10:00Z">
              <w:r w:rsidRPr="00002D6B">
                <w:rPr>
                  <w:rFonts w:ascii="Consolas" w:eastAsia="Consolas" w:hAnsi="Consolas" w:cs="Consolas"/>
                  <w:color w:val="5C5C5C"/>
                  <w:sz w:val="21"/>
                  <w:shd w:val="clear" w:color="auto" w:fill="F8F8F8"/>
                </w:rPr>
                <w:t>dt = </w:t>
              </w:r>
              <w:r w:rsidRPr="00002D6B">
                <w:rPr>
                  <w:rFonts w:ascii="Consolas" w:eastAsia="Consolas" w:hAnsi="Consolas" w:cs="Consolas"/>
                  <w:color w:val="986801"/>
                  <w:sz w:val="21"/>
                  <w:shd w:val="clear" w:color="auto" w:fill="F8F8F8"/>
                </w:rPr>
                <w:t>0.0001</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步长</w:t>
              </w:r>
            </w:ins>
          </w:p>
          <w:p w14:paraId="0362E059"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369" w:author="yukina minato" w:date="2025-09-07T17:10:00Z" w16du:dateUtc="2025-09-07T09:10:00Z"/>
                <w:rFonts w:eastAsia="宋体"/>
                <w:color w:val="5C5C5C"/>
                <w:szCs w:val="22"/>
              </w:rPr>
            </w:pPr>
            <w:proofErr w:type="spellStart"/>
            <w:ins w:id="4370" w:author="yukina minato" w:date="2025-09-07T17:10:00Z" w16du:dateUtc="2025-09-07T09:10:00Z">
              <w:r w:rsidRPr="00002D6B">
                <w:rPr>
                  <w:rFonts w:ascii="Consolas" w:eastAsia="Consolas" w:hAnsi="Consolas" w:cs="Consolas"/>
                  <w:color w:val="5C5C5C"/>
                  <w:sz w:val="21"/>
                </w:rPr>
                <w:t>t_vec</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t_s_g:dt:t_e_g</w:t>
              </w:r>
              <w:proofErr w:type="spellEnd"/>
              <w:r w:rsidRPr="00002D6B">
                <w:rPr>
                  <w:rFonts w:ascii="Consolas" w:eastAsia="Consolas" w:hAnsi="Consolas" w:cs="Consolas"/>
                  <w:color w:val="5C5C5C"/>
                  <w:sz w:val="21"/>
                </w:rPr>
                <w:t>;%</w:t>
              </w:r>
              <w:r w:rsidRPr="00002D6B">
                <w:rPr>
                  <w:rFonts w:ascii="宋体" w:eastAsia="宋体" w:hAnsi="宋体" w:cs="宋体" w:hint="eastAsia"/>
                  <w:color w:val="5C5C5C"/>
                  <w:sz w:val="21"/>
                </w:rPr>
                <w:t>时间向量</w:t>
              </w:r>
            </w:ins>
          </w:p>
          <w:p w14:paraId="03456FF5"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ins w:id="4371" w:author="yukina minato" w:date="2025-09-07T17:10:00Z" w16du:dateUtc="2025-09-07T09:10:00Z"/>
                <w:rFonts w:eastAsia="宋体"/>
                <w:color w:val="5C5C5C"/>
                <w:szCs w:val="22"/>
              </w:rPr>
            </w:pPr>
          </w:p>
          <w:p w14:paraId="19E4B145"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372" w:author="yukina minato" w:date="2025-09-07T17:10:00Z" w16du:dateUtc="2025-09-07T09:10:00Z"/>
                <w:rFonts w:eastAsia="宋体"/>
                <w:color w:val="5C5C5C"/>
                <w:szCs w:val="22"/>
              </w:rPr>
            </w:pPr>
            <w:ins w:id="4373" w:author="yukina minato" w:date="2025-09-07T17:10:00Z" w16du:dateUtc="2025-09-07T09:10:00Z">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save</w:t>
              </w:r>
              <w:proofErr w:type="gramEnd"/>
            </w:ins>
          </w:p>
          <w:p w14:paraId="75715E6F"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374" w:author="yukina minato" w:date="2025-09-07T17:10:00Z" w16du:dateUtc="2025-09-07T09:10:00Z"/>
                <w:rFonts w:eastAsia="宋体"/>
                <w:color w:val="5C5C5C"/>
                <w:szCs w:val="22"/>
              </w:rPr>
            </w:pPr>
            <w:proofErr w:type="spellStart"/>
            <w:ins w:id="4375" w:author="yukina minato" w:date="2025-09-07T17:10:00Z" w16du:dateUtc="2025-09-07T09:10:00Z">
              <w:r w:rsidRPr="00002D6B">
                <w:rPr>
                  <w:rFonts w:ascii="Consolas" w:eastAsia="Consolas" w:hAnsi="Consolas" w:cs="Consolas"/>
                  <w:color w:val="5C5C5C"/>
                  <w:sz w:val="21"/>
                  <w:shd w:val="clear" w:color="auto" w:fill="F8F8F8"/>
                </w:rPr>
                <w:t>is_obscured</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0184BB"/>
                  <w:sz w:val="21"/>
                  <w:shd w:val="clear" w:color="auto" w:fill="F8F8F8"/>
                </w:rPr>
                <w:t>false</w:t>
              </w:r>
              <w:r w:rsidRPr="00002D6B">
                <w:rPr>
                  <w:rFonts w:ascii="Consolas" w:eastAsia="Consolas" w:hAnsi="Consolas" w:cs="Consolas"/>
                  <w:color w:val="5C5C5C"/>
                  <w:sz w:val="21"/>
                  <w:shd w:val="clear" w:color="auto" w:fill="F8F8F8"/>
                </w:rPr>
                <w:t>(size(</w:t>
              </w:r>
              <w:proofErr w:type="spellStart"/>
              <w:r w:rsidRPr="00002D6B">
                <w:rPr>
                  <w:rFonts w:ascii="Consolas" w:eastAsia="Consolas" w:hAnsi="Consolas" w:cs="Consolas"/>
                  <w:color w:val="5C5C5C"/>
                  <w:sz w:val="21"/>
                  <w:shd w:val="clear" w:color="auto" w:fill="F8F8F8"/>
                </w:rPr>
                <w:t>t_vec</w:t>
              </w:r>
              <w:proofErr w:type="spellEnd"/>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存储每个步长</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遮蔽方式</w:t>
              </w:r>
            </w:ins>
          </w:p>
          <w:p w14:paraId="1940CC47"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80"/>
              <w:jc w:val="left"/>
              <w:rPr>
                <w:ins w:id="4376" w:author="yukina minato" w:date="2025-09-07T17:10:00Z" w16du:dateUtc="2025-09-07T09:10:00Z"/>
                <w:rFonts w:eastAsia="宋体"/>
                <w:color w:val="5C5C5C"/>
                <w:szCs w:val="22"/>
              </w:rPr>
            </w:pPr>
          </w:p>
          <w:p w14:paraId="65E96E52"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ins w:id="4377" w:author="yukina minato" w:date="2025-09-07T17:10:00Z" w16du:dateUtc="2025-09-07T09:10:00Z"/>
                <w:rFonts w:eastAsia="宋体"/>
                <w:color w:val="5C5C5C"/>
                <w:szCs w:val="22"/>
              </w:rPr>
            </w:pPr>
          </w:p>
          <w:p w14:paraId="473A3846"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378" w:author="yukina minato" w:date="2025-09-07T17:10:00Z" w16du:dateUtc="2025-09-07T09:10:00Z"/>
                <w:rFonts w:eastAsia="宋体"/>
                <w:color w:val="5C5C5C"/>
                <w:szCs w:val="22"/>
              </w:rPr>
            </w:pPr>
            <w:ins w:id="4379" w:author="yukina minato" w:date="2025-09-07T17:10:00Z" w16du:dateUtc="2025-09-07T09:10:00Z">
              <w:r w:rsidRPr="00002D6B">
                <w:rPr>
                  <w:rFonts w:ascii="Consolas" w:eastAsia="Consolas" w:hAnsi="Consolas" w:cs="Consolas"/>
                  <w:color w:val="5C5C5C"/>
                  <w:sz w:val="21"/>
                </w:rPr>
                <w:t>%</w:t>
              </w:r>
              <w:r w:rsidRPr="00002D6B">
                <w:rPr>
                  <w:rFonts w:ascii="宋体" w:eastAsia="宋体" w:hAnsi="宋体" w:cs="宋体" w:hint="eastAsia"/>
                  <w:color w:val="5C5C5C"/>
                  <w:sz w:val="21"/>
                </w:rPr>
                <w:t>计算</w:t>
              </w:r>
              <w:r w:rsidRPr="00002D6B">
                <w:rPr>
                  <w:rFonts w:ascii="Consolas" w:eastAsia="Consolas" w:hAnsi="Consolas" w:cs="Consolas"/>
                  <w:color w:val="5C5C5C"/>
                  <w:sz w:val="21"/>
                </w:rPr>
                <w:t>  </w:t>
              </w:r>
              <w:r w:rsidRPr="00002D6B">
                <w:rPr>
                  <w:rFonts w:ascii="宋体" w:eastAsia="宋体" w:hAnsi="宋体" w:cs="宋体" w:hint="eastAsia"/>
                  <w:color w:val="5C5C5C"/>
                  <w:sz w:val="21"/>
                </w:rPr>
                <w:t>干扰弹</w:t>
              </w:r>
              <w:r w:rsidRPr="00002D6B">
                <w:rPr>
                  <w:rFonts w:ascii="Consolas" w:eastAsia="Consolas" w:hAnsi="Consolas" w:cs="Consolas"/>
                  <w:color w:val="5C5C5C"/>
                  <w:sz w:val="21"/>
                </w:rPr>
                <w:t>  </w:t>
              </w:r>
              <w:r w:rsidRPr="00002D6B">
                <w:rPr>
                  <w:rFonts w:ascii="宋体" w:eastAsia="宋体" w:hAnsi="宋体" w:cs="宋体" w:hint="eastAsia"/>
                  <w:color w:val="5C5C5C"/>
                  <w:sz w:val="21"/>
                </w:rPr>
                <w:t>起爆点</w:t>
              </w:r>
            </w:ins>
          </w:p>
          <w:p w14:paraId="1F8DB245"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380" w:author="yukina minato" w:date="2025-09-07T17:10:00Z" w16du:dateUtc="2025-09-07T09:10:00Z"/>
                <w:rFonts w:eastAsia="宋体"/>
                <w:color w:val="5C5C5C"/>
                <w:szCs w:val="22"/>
              </w:rPr>
            </w:pPr>
            <w:proofErr w:type="spellStart"/>
            <w:ins w:id="4381" w:author="yukina minato" w:date="2025-09-07T17:10:00Z" w16du:dateUtc="2025-09-07T09:10:00Z">
              <w:r w:rsidRPr="00002D6B">
                <w:rPr>
                  <w:rFonts w:ascii="Consolas" w:eastAsia="Consolas" w:hAnsi="Consolas" w:cs="Consolas"/>
                  <w:color w:val="5C5C5C"/>
                  <w:sz w:val="21"/>
                  <w:shd w:val="clear" w:color="auto" w:fill="F8F8F8"/>
                </w:rPr>
                <w:t>t_deploy</w:t>
              </w:r>
              <w:proofErr w:type="spellEnd"/>
              <w:r w:rsidRPr="00002D6B">
                <w:rPr>
                  <w:rFonts w:ascii="Consolas" w:eastAsia="Consolas" w:hAnsi="Consolas" w:cs="Consolas"/>
                  <w:color w:val="5C5C5C"/>
                  <w:sz w:val="21"/>
                  <w:shd w:val="clear" w:color="auto" w:fill="F8F8F8"/>
                </w:rPr>
                <w:t> = t1;</w:t>
              </w:r>
            </w:ins>
          </w:p>
          <w:p w14:paraId="19FCB691"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382" w:author="yukina minato" w:date="2025-09-07T17:10:00Z" w16du:dateUtc="2025-09-07T09:10:00Z"/>
                <w:rFonts w:eastAsia="宋体"/>
                <w:color w:val="5C5C5C"/>
                <w:szCs w:val="22"/>
              </w:rPr>
            </w:pPr>
            <w:proofErr w:type="spellStart"/>
            <w:ins w:id="4383" w:author="yukina minato" w:date="2025-09-07T17:10:00Z" w16du:dateUtc="2025-09-07T09:10:00Z">
              <w:r w:rsidRPr="00002D6B">
                <w:rPr>
                  <w:rFonts w:ascii="Consolas" w:eastAsia="Consolas" w:hAnsi="Consolas" w:cs="Consolas"/>
                  <w:color w:val="5C5C5C"/>
                  <w:sz w:val="21"/>
                </w:rPr>
                <w:t>t_exp</w:t>
              </w:r>
              <w:proofErr w:type="spellEnd"/>
              <w:r w:rsidRPr="00002D6B">
                <w:rPr>
                  <w:rFonts w:ascii="Consolas" w:eastAsia="Consolas" w:hAnsi="Consolas" w:cs="Consolas"/>
                  <w:color w:val="5C5C5C"/>
                  <w:sz w:val="21"/>
                </w:rPr>
                <w:t> = t1 + </w:t>
              </w:r>
              <w:proofErr w:type="spellStart"/>
              <w:r w:rsidRPr="00002D6B">
                <w:rPr>
                  <w:rFonts w:ascii="Consolas" w:eastAsia="Consolas" w:hAnsi="Consolas" w:cs="Consolas"/>
                  <w:color w:val="5C5C5C"/>
                  <w:sz w:val="21"/>
                </w:rPr>
                <w:t>t_delay</w:t>
              </w:r>
              <w:proofErr w:type="spellEnd"/>
              <w:r w:rsidRPr="00002D6B">
                <w:rPr>
                  <w:rFonts w:ascii="Consolas" w:eastAsia="Consolas" w:hAnsi="Consolas" w:cs="Consolas"/>
                  <w:color w:val="5C5C5C"/>
                  <w:sz w:val="21"/>
                </w:rPr>
                <w:t>;</w:t>
              </w:r>
            </w:ins>
          </w:p>
          <w:p w14:paraId="0EF4A6A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ins w:id="4384" w:author="yukina minato" w:date="2025-09-07T17:10:00Z" w16du:dateUtc="2025-09-07T09:10:00Z"/>
                <w:rFonts w:eastAsia="宋体"/>
                <w:color w:val="5C5C5C"/>
                <w:szCs w:val="22"/>
              </w:rPr>
            </w:pPr>
          </w:p>
          <w:p w14:paraId="5AAB180F"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385" w:author="yukina minato" w:date="2025-09-07T17:10:00Z" w16du:dateUtc="2025-09-07T09:10:00Z"/>
                <w:rFonts w:eastAsia="宋体"/>
                <w:color w:val="5C5C5C"/>
                <w:szCs w:val="22"/>
              </w:rPr>
            </w:pPr>
            <w:proofErr w:type="spellStart"/>
            <w:ins w:id="4386" w:author="yukina minato" w:date="2025-09-07T17:10:00Z" w16du:dateUtc="2025-09-07T09:10:00Z">
              <w:r w:rsidRPr="00002D6B">
                <w:rPr>
                  <w:rFonts w:ascii="Consolas" w:eastAsia="Consolas" w:hAnsi="Consolas" w:cs="Consolas"/>
                  <w:color w:val="5C5C5C"/>
                  <w:sz w:val="21"/>
                </w:rPr>
                <w:t>pptd_g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getPlanePos_</w:t>
              </w:r>
              <w:proofErr w:type="gramStart"/>
              <w:r w:rsidRPr="00002D6B">
                <w:rPr>
                  <w:rFonts w:ascii="Consolas" w:eastAsia="Consolas" w:hAnsi="Consolas" w:cs="Consolas"/>
                  <w:color w:val="5C5C5C"/>
                  <w:sz w:val="21"/>
                </w:rPr>
                <w:t>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t_deploy</w:t>
              </w:r>
              <w:proofErr w:type="spellEnd"/>
              <w:r w:rsidRPr="00002D6B">
                <w:rPr>
                  <w:rFonts w:ascii="Consolas" w:eastAsia="Consolas" w:hAnsi="Consolas" w:cs="Consolas"/>
                  <w:color w:val="5C5C5C"/>
                  <w:sz w:val="21"/>
                </w:rPr>
                <w:t>, A0, </w:t>
              </w:r>
              <w:proofErr w:type="spellStart"/>
              <w:r w:rsidRPr="00002D6B">
                <w:rPr>
                  <w:rFonts w:ascii="Consolas" w:eastAsia="Consolas" w:hAnsi="Consolas" w:cs="Consolas"/>
                  <w:color w:val="5C5C5C"/>
                  <w:sz w:val="21"/>
                </w:rPr>
                <w:t>v_a</w:t>
              </w:r>
              <w:proofErr w:type="spellEnd"/>
              <w:r w:rsidRPr="00002D6B">
                <w:rPr>
                  <w:rFonts w:ascii="Consolas" w:eastAsia="Consolas" w:hAnsi="Consolas" w:cs="Consolas"/>
                  <w:color w:val="5C5C5C"/>
                  <w:sz w:val="21"/>
                </w:rPr>
                <w:t>);</w:t>
              </w:r>
            </w:ins>
          </w:p>
          <w:p w14:paraId="70C6CFC9"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387" w:author="yukina minato" w:date="2025-09-07T17:10:00Z" w16du:dateUtc="2025-09-07T09:10:00Z"/>
                <w:rFonts w:eastAsia="宋体"/>
                <w:color w:val="5C5C5C"/>
                <w:szCs w:val="22"/>
              </w:rPr>
            </w:pPr>
            <w:ins w:id="4388" w:author="yukina minato" w:date="2025-09-07T17:10:00Z" w16du:dateUtc="2025-09-07T09:10:00Z">
              <w:r w:rsidRPr="00002D6B">
                <w:rPr>
                  <w:rFonts w:ascii="Consolas" w:eastAsia="Consolas" w:hAnsi="Consolas" w:cs="Consolas"/>
                  <w:color w:val="5C5C5C"/>
                  <w:sz w:val="21"/>
                  <w:shd w:val="clear" w:color="auto" w:fill="F8F8F8"/>
                </w:rPr>
                <w:t>%</w:t>
              </w:r>
              <w:r w:rsidRPr="00002D6B">
                <w:rPr>
                  <w:rFonts w:ascii="宋体" w:eastAsia="宋体" w:hAnsi="宋体" w:cs="宋体" w:hint="eastAsia"/>
                  <w:color w:val="5C5C5C"/>
                  <w:sz w:val="21"/>
                  <w:shd w:val="clear" w:color="auto" w:fill="F8F8F8"/>
                </w:rPr>
                <w:t>烟雾弹</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平抛运动</w:t>
              </w:r>
            </w:ins>
          </w:p>
          <w:p w14:paraId="161E5825"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389" w:author="yukina minato" w:date="2025-09-07T17:10:00Z" w16du:dateUtc="2025-09-07T09:10:00Z"/>
                <w:rFonts w:eastAsia="宋体"/>
                <w:color w:val="5C5C5C"/>
                <w:szCs w:val="22"/>
              </w:rPr>
            </w:pPr>
            <w:proofErr w:type="spellStart"/>
            <w:ins w:id="4390" w:author="yukina minato" w:date="2025-09-07T17:10:00Z" w16du:dateUtc="2025-09-07T09:10:00Z">
              <w:r w:rsidRPr="00002D6B">
                <w:rPr>
                  <w:rFonts w:ascii="Consolas" w:eastAsia="Consolas" w:hAnsi="Consolas" w:cs="Consolas"/>
                  <w:color w:val="5C5C5C"/>
                  <w:sz w:val="21"/>
                </w:rPr>
                <w:t>smoke_exp_pos</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pptd_</w:t>
              </w:r>
              <w:proofErr w:type="gramStart"/>
              <w:r w:rsidRPr="00002D6B">
                <w:rPr>
                  <w:rFonts w:ascii="Consolas" w:eastAsia="Consolas" w:hAnsi="Consolas" w:cs="Consolas"/>
                  <w:color w:val="5C5C5C"/>
                  <w:sz w:val="21"/>
                </w:rPr>
                <w:t>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v_a</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t_delay</w:t>
              </w:r>
              <w:proofErr w:type="spellEnd"/>
              <w:r w:rsidRPr="00002D6B">
                <w:rPr>
                  <w:rFonts w:ascii="Consolas" w:eastAsia="Consolas" w:hAnsi="Consolas" w:cs="Consolas"/>
                  <w:color w:val="5C5C5C"/>
                  <w:sz w:val="21"/>
                </w:rPr>
                <w:t>, ...</w:t>
              </w:r>
            </w:ins>
          </w:p>
          <w:p w14:paraId="25283C50"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391" w:author="yukina minato" w:date="2025-09-07T17:10:00Z" w16du:dateUtc="2025-09-07T09:10:00Z"/>
                <w:rFonts w:eastAsia="宋体"/>
                <w:color w:val="5C5C5C"/>
                <w:szCs w:val="22"/>
              </w:rPr>
            </w:pPr>
            <w:ins w:id="4392"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pptd_</w:t>
              </w:r>
              <w:proofErr w:type="gramStart"/>
              <w:r w:rsidRPr="00002D6B">
                <w:rPr>
                  <w:rFonts w:ascii="Consolas" w:eastAsia="Consolas" w:hAnsi="Consolas" w:cs="Consolas"/>
                  <w:color w:val="5C5C5C"/>
                  <w:sz w:val="21"/>
                  <w:shd w:val="clear" w:color="auto" w:fill="F8F8F8"/>
                </w:rPr>
                <w:t>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w:t>
              </w:r>
            </w:ins>
          </w:p>
          <w:p w14:paraId="139E9DBC"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393" w:author="yukina minato" w:date="2025-09-07T17:10:00Z" w16du:dateUtc="2025-09-07T09:10:00Z"/>
                <w:rFonts w:eastAsia="宋体"/>
                <w:color w:val="5C5C5C"/>
                <w:szCs w:val="22"/>
              </w:rPr>
            </w:pPr>
            <w:ins w:id="4394"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pptd_</w:t>
              </w:r>
              <w:proofErr w:type="gramStart"/>
              <w:r w:rsidRPr="00002D6B">
                <w:rPr>
                  <w:rFonts w:ascii="Consolas" w:eastAsia="Consolas" w:hAnsi="Consolas" w:cs="Consolas"/>
                  <w:color w:val="5C5C5C"/>
                  <w:sz w:val="21"/>
                </w:rPr>
                <w:t>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 - </w:t>
              </w:r>
              <w:r w:rsidRPr="00002D6B">
                <w:rPr>
                  <w:rFonts w:ascii="Consolas" w:eastAsia="Consolas" w:hAnsi="Consolas" w:cs="Consolas"/>
                  <w:color w:val="986801"/>
                  <w:sz w:val="21"/>
                </w:rPr>
                <w:t>0.5</w:t>
              </w:r>
              <w:r w:rsidRPr="00002D6B">
                <w:rPr>
                  <w:rFonts w:ascii="Consolas" w:eastAsia="Consolas" w:hAnsi="Consolas" w:cs="Consolas"/>
                  <w:color w:val="5C5C5C"/>
                  <w:sz w:val="21"/>
                </w:rPr>
                <w:t> * g * t_delay^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4715F283"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ins w:id="4395" w:author="yukina minato" w:date="2025-09-07T17:10:00Z" w16du:dateUtc="2025-09-07T09:10:00Z"/>
                <w:rFonts w:eastAsia="宋体"/>
                <w:color w:val="5C5C5C"/>
                <w:szCs w:val="22"/>
              </w:rPr>
            </w:pPr>
          </w:p>
          <w:p w14:paraId="300574CA"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396" w:author="yukina minato" w:date="2025-09-07T17:10:00Z" w16du:dateUtc="2025-09-07T09:10:00Z"/>
                <w:rFonts w:eastAsia="宋体"/>
                <w:color w:val="5C5C5C"/>
                <w:szCs w:val="22"/>
              </w:rPr>
            </w:pPr>
            <w:ins w:id="4397" w:author="yukina minato" w:date="2025-09-07T17:10:00Z" w16du:dateUtc="2025-09-07T09:10:00Z">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:length</w:t>
              </w:r>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t_vec</w:t>
              </w:r>
              <w:proofErr w:type="spellEnd"/>
              <w:r w:rsidRPr="00002D6B">
                <w:rPr>
                  <w:rFonts w:ascii="Consolas" w:eastAsia="Consolas" w:hAnsi="Consolas" w:cs="Consolas"/>
                  <w:color w:val="5C5C5C"/>
                  <w:sz w:val="21"/>
                </w:rPr>
                <w:t>)</w:t>
              </w:r>
            </w:ins>
          </w:p>
          <w:p w14:paraId="5C5E441F"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398" w:author="yukina minato" w:date="2025-09-07T17:10:00Z" w16du:dateUtc="2025-09-07T09:10:00Z"/>
                <w:rFonts w:eastAsia="宋体"/>
                <w:color w:val="5C5C5C"/>
                <w:szCs w:val="22"/>
              </w:rPr>
            </w:pPr>
            <w:ins w:id="4399" w:author="yukina minato" w:date="2025-09-07T17:10:00Z" w16du:dateUtc="2025-09-07T09:10:00Z">
              <w:r w:rsidRPr="00002D6B">
                <w:rPr>
                  <w:rFonts w:ascii="Consolas" w:eastAsia="Consolas" w:hAnsi="Consolas" w:cs="Consolas"/>
                  <w:color w:val="5C5C5C"/>
                  <w:sz w:val="21"/>
                  <w:shd w:val="clear" w:color="auto" w:fill="F8F8F8"/>
                </w:rPr>
                <w:t>    t = </w:t>
              </w:r>
              <w:proofErr w:type="spellStart"/>
              <w:r w:rsidRPr="00002D6B">
                <w:rPr>
                  <w:rFonts w:ascii="Consolas" w:eastAsia="Consolas" w:hAnsi="Consolas" w:cs="Consolas"/>
                  <w:color w:val="5C5C5C"/>
                  <w:sz w:val="21"/>
                  <w:shd w:val="clear" w:color="auto" w:fill="F8F8F8"/>
                </w:rPr>
                <w:t>t_vec</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w:t>
              </w:r>
            </w:ins>
          </w:p>
          <w:p w14:paraId="276831D4"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00" w:author="yukina minato" w:date="2025-09-07T17:10:00Z" w16du:dateUtc="2025-09-07T09:10:00Z"/>
                <w:rFonts w:eastAsia="宋体"/>
                <w:color w:val="5C5C5C"/>
                <w:szCs w:val="22"/>
              </w:rPr>
            </w:pPr>
            <w:ins w:id="4401" w:author="yukina minato" w:date="2025-09-07T17:10:00Z" w16du:dateUtc="2025-09-07T09:10:00Z">
              <w:r w:rsidRPr="00002D6B">
                <w:rPr>
                  <w:rFonts w:ascii="Consolas" w:eastAsia="Consolas" w:hAnsi="Consolas" w:cs="Consolas"/>
                  <w:color w:val="5C5C5C"/>
                  <w:sz w:val="21"/>
                </w:rPr>
                <w:t>    </w:t>
              </w:r>
            </w:ins>
          </w:p>
          <w:p w14:paraId="634C6050"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02" w:author="yukina minato" w:date="2025-09-07T17:10:00Z" w16du:dateUtc="2025-09-07T09:10:00Z"/>
                <w:rFonts w:eastAsia="宋体"/>
                <w:color w:val="5C5C5C"/>
                <w:szCs w:val="22"/>
              </w:rPr>
            </w:pPr>
            <w:ins w:id="4403"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是否</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在烟雾有效遮蔽</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内（时间）</w:t>
              </w:r>
            </w:ins>
          </w:p>
          <w:p w14:paraId="0417D627"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04" w:author="yukina minato" w:date="2025-09-07T17:10:00Z" w16du:dateUtc="2025-09-07T09:10:00Z"/>
                <w:rFonts w:eastAsia="宋体"/>
                <w:color w:val="5C5C5C"/>
                <w:szCs w:val="22"/>
              </w:rPr>
            </w:pPr>
            <w:ins w:id="4405"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t &gt;= </w:t>
              </w:r>
              <w:proofErr w:type="spellStart"/>
              <w:r w:rsidRPr="00002D6B">
                <w:rPr>
                  <w:rFonts w:ascii="Consolas" w:eastAsia="Consolas" w:hAnsi="Consolas" w:cs="Consolas"/>
                  <w:color w:val="5C5C5C"/>
                  <w:sz w:val="21"/>
                </w:rPr>
                <w:t>t_exp</w:t>
              </w:r>
              <w:proofErr w:type="spellEnd"/>
              <w:r w:rsidRPr="00002D6B">
                <w:rPr>
                  <w:rFonts w:ascii="Consolas" w:eastAsia="Consolas" w:hAnsi="Consolas" w:cs="Consolas"/>
                  <w:color w:val="5C5C5C"/>
                  <w:sz w:val="21"/>
                </w:rPr>
                <w:t> &amp;&amp; t &lt;= </w:t>
              </w:r>
              <w:proofErr w:type="spellStart"/>
              <w:r w:rsidRPr="00002D6B">
                <w:rPr>
                  <w:rFonts w:ascii="Consolas" w:eastAsia="Consolas" w:hAnsi="Consolas" w:cs="Consolas"/>
                  <w:color w:val="5C5C5C"/>
                  <w:sz w:val="21"/>
                </w:rPr>
                <w:t>t_exp</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t_s_e_g</w:t>
              </w:r>
              <w:proofErr w:type="spellEnd"/>
            </w:ins>
          </w:p>
          <w:p w14:paraId="217F37AA"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06" w:author="yukina minato" w:date="2025-09-07T17:10:00Z" w16du:dateUtc="2025-09-07T09:10:00Z"/>
                <w:rFonts w:eastAsia="宋体"/>
                <w:color w:val="5C5C5C"/>
                <w:szCs w:val="22"/>
              </w:rPr>
            </w:pPr>
            <w:ins w:id="4407"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missile_pos_ggg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gmp_</w:t>
              </w:r>
              <w:proofErr w:type="gramStart"/>
              <w:r w:rsidRPr="00002D6B">
                <w:rPr>
                  <w:rFonts w:ascii="Consolas" w:eastAsia="Consolas" w:hAnsi="Consolas" w:cs="Consolas"/>
                  <w:color w:val="5C5C5C"/>
                  <w:sz w:val="21"/>
                  <w:shd w:val="clear" w:color="auto" w:fill="F8F8F8"/>
                </w:rPr>
                <w:t>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t, M0, </w:t>
              </w:r>
              <w:proofErr w:type="spellStart"/>
              <w:r w:rsidRPr="00002D6B">
                <w:rPr>
                  <w:rFonts w:ascii="Consolas" w:eastAsia="Consolas" w:hAnsi="Consolas" w:cs="Consolas"/>
                  <w:color w:val="5C5C5C"/>
                  <w:sz w:val="21"/>
                  <w:shd w:val="clear" w:color="auto" w:fill="F8F8F8"/>
                </w:rPr>
                <w:t>v_m</w:t>
              </w:r>
              <w:proofErr w:type="spellEnd"/>
              <w:r w:rsidRPr="00002D6B">
                <w:rPr>
                  <w:rFonts w:ascii="Consolas" w:eastAsia="Consolas" w:hAnsi="Consolas" w:cs="Consolas"/>
                  <w:color w:val="5C5C5C"/>
                  <w:sz w:val="21"/>
                  <w:shd w:val="clear" w:color="auto" w:fill="F8F8F8"/>
                </w:rPr>
                <w:t>, O);</w:t>
              </w:r>
            </w:ins>
          </w:p>
          <w:p w14:paraId="28872FA7"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08" w:author="yukina minato" w:date="2025-09-07T17:10:00Z" w16du:dateUtc="2025-09-07T09:10:00Z"/>
                <w:rFonts w:eastAsia="宋体"/>
                <w:color w:val="5C5C5C"/>
                <w:szCs w:val="22"/>
              </w:rPr>
            </w:pPr>
            <w:ins w:id="4409" w:author="yukina minato" w:date="2025-09-07T17:10:00Z" w16du:dateUtc="2025-09-07T09:10:00Z">
              <w:r w:rsidRPr="00002D6B">
                <w:rPr>
                  <w:rFonts w:ascii="Consolas" w:eastAsia="Consolas" w:hAnsi="Consolas" w:cs="Consolas"/>
                  <w:color w:val="5C5C5C"/>
                  <w:sz w:val="21"/>
                </w:rPr>
                <w:t>        </w:t>
              </w:r>
            </w:ins>
          </w:p>
          <w:p w14:paraId="653BEAAA"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10" w:author="yukina minato" w:date="2025-09-07T17:10:00Z" w16du:dateUtc="2025-09-07T09:10:00Z"/>
                <w:rFonts w:eastAsia="宋体"/>
                <w:color w:val="5C5C5C"/>
                <w:szCs w:val="22"/>
              </w:rPr>
            </w:pPr>
            <w:ins w:id="4411"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烟雾球中心</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移动方程</w:t>
              </w:r>
            </w:ins>
          </w:p>
          <w:p w14:paraId="46A66329"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12" w:author="yukina minato" w:date="2025-09-07T17:10:00Z" w16du:dateUtc="2025-09-07T09:10:00Z"/>
                <w:rFonts w:eastAsia="宋体"/>
                <w:color w:val="5C5C5C"/>
                <w:szCs w:val="22"/>
              </w:rPr>
            </w:pPr>
            <w:ins w:id="4413" w:author="yukina minato" w:date="2025-09-07T17:10:00Z" w16du:dateUtc="2025-09-07T09:10:00Z">
              <w:r w:rsidRPr="00002D6B">
                <w:rPr>
                  <w:rFonts w:ascii="Consolas" w:eastAsia="Consolas" w:hAnsi="Consolas" w:cs="Consolas"/>
                  <w:color w:val="5C5C5C"/>
                  <w:sz w:val="21"/>
                </w:rPr>
                <w:t>        smoke_pos = smoke_exp_pos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-v_down * (t - t_exp)];</w:t>
              </w:r>
            </w:ins>
          </w:p>
          <w:p w14:paraId="7836E8D8"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14" w:author="yukina minato" w:date="2025-09-07T17:10:00Z" w16du:dateUtc="2025-09-07T09:10:00Z"/>
                <w:rFonts w:eastAsia="宋体"/>
                <w:color w:val="5C5C5C"/>
                <w:szCs w:val="22"/>
              </w:rPr>
            </w:pPr>
            <w:ins w:id="4415" w:author="yukina minato" w:date="2025-09-07T17:10:00Z" w16du:dateUtc="2025-09-07T09:10:00Z">
              <w:r w:rsidRPr="00002D6B">
                <w:rPr>
                  <w:rFonts w:ascii="Consolas" w:eastAsia="Consolas" w:hAnsi="Consolas" w:cs="Consolas"/>
                  <w:color w:val="5C5C5C"/>
                  <w:sz w:val="21"/>
                  <w:shd w:val="clear" w:color="auto" w:fill="F8F8F8"/>
                </w:rPr>
                <w:t>        </w:t>
              </w:r>
            </w:ins>
          </w:p>
          <w:p w14:paraId="6D8F9536"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16" w:author="yukina minato" w:date="2025-09-07T17:10:00Z" w16du:dateUtc="2025-09-07T09:10:00Z"/>
                <w:rFonts w:eastAsia="宋体"/>
                <w:color w:val="5C5C5C"/>
                <w:szCs w:val="22"/>
              </w:rPr>
            </w:pPr>
            <w:ins w:id="4417" w:author="yukina minato" w:date="2025-09-07T17:10:00Z" w16du:dateUtc="2025-09-07T09:10:00Z">
              <w:r w:rsidRPr="00002D6B">
                <w:rPr>
                  <w:rFonts w:ascii="Consolas" w:eastAsia="Consolas" w:hAnsi="Consolas" w:cs="Consolas"/>
                  <w:color w:val="5C5C5C"/>
                  <w:sz w:val="21"/>
                </w:rPr>
                <w:t>        %</w:t>
              </w:r>
              <w:r w:rsidRPr="00002D6B">
                <w:rPr>
                  <w:rFonts w:ascii="宋体" w:eastAsia="宋体" w:hAnsi="宋体" w:cs="宋体" w:hint="eastAsia"/>
                  <w:color w:val="5C5C5C"/>
                  <w:sz w:val="21"/>
                </w:rPr>
                <w:t>真实目标</w:t>
              </w:r>
              <w:r w:rsidRPr="00002D6B">
                <w:rPr>
                  <w:rFonts w:ascii="Consolas" w:eastAsia="Consolas" w:hAnsi="Consolas" w:cs="Consolas"/>
                  <w:color w:val="5C5C5C"/>
                  <w:sz w:val="21"/>
                </w:rPr>
                <w:t>  </w:t>
              </w:r>
              <w:r w:rsidRPr="00002D6B">
                <w:rPr>
                  <w:rFonts w:ascii="宋体" w:eastAsia="宋体" w:hAnsi="宋体" w:cs="宋体" w:hint="eastAsia"/>
                  <w:color w:val="5C5C5C"/>
                  <w:sz w:val="21"/>
                </w:rPr>
                <w:t>是否</w:t>
              </w:r>
              <w:r w:rsidRPr="00002D6B">
                <w:rPr>
                  <w:rFonts w:ascii="Consolas" w:eastAsia="Consolas" w:hAnsi="Consolas" w:cs="Consolas"/>
                  <w:color w:val="5C5C5C"/>
                  <w:sz w:val="21"/>
                </w:rPr>
                <w:t>  </w:t>
              </w:r>
              <w:r w:rsidRPr="00002D6B">
                <w:rPr>
                  <w:rFonts w:ascii="宋体" w:eastAsia="宋体" w:hAnsi="宋体" w:cs="宋体" w:hint="eastAsia"/>
                  <w:color w:val="5C5C5C"/>
                  <w:sz w:val="21"/>
                </w:rPr>
                <w:t>完全遮蔽</w:t>
              </w:r>
            </w:ins>
          </w:p>
          <w:p w14:paraId="385C2471"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18" w:author="yukina minato" w:date="2025-09-07T17:10:00Z" w16du:dateUtc="2025-09-07T09:10:00Z"/>
                <w:rFonts w:eastAsia="宋体"/>
                <w:color w:val="5C5C5C"/>
                <w:szCs w:val="22"/>
              </w:rPr>
            </w:pPr>
            <w:ins w:id="4419"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is_fully_obscured_now_ggg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0184BB"/>
                  <w:sz w:val="21"/>
                  <w:shd w:val="clear" w:color="auto" w:fill="F8F8F8"/>
                </w:rPr>
                <w:t>true</w:t>
              </w:r>
              <w:r w:rsidRPr="00002D6B">
                <w:rPr>
                  <w:rFonts w:ascii="Consolas" w:eastAsia="Consolas" w:hAnsi="Consolas" w:cs="Consolas"/>
                  <w:color w:val="5C5C5C"/>
                  <w:sz w:val="21"/>
                  <w:shd w:val="clear" w:color="auto" w:fill="F8F8F8"/>
                </w:rPr>
                <w:t>;</w:t>
              </w:r>
            </w:ins>
          </w:p>
          <w:p w14:paraId="41EEC536"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20" w:author="yukina minato" w:date="2025-09-07T17:10:00Z" w16du:dateUtc="2025-09-07T09:10:00Z"/>
                <w:rFonts w:eastAsia="宋体"/>
                <w:color w:val="5C5C5C"/>
                <w:szCs w:val="22"/>
              </w:rPr>
            </w:pPr>
            <w:ins w:id="4421" w:author="yukina minato" w:date="2025-09-07T17:10:00Z" w16du:dateUtc="2025-09-07T09:10:00Z">
              <w:r w:rsidRPr="00002D6B">
                <w:rPr>
                  <w:rFonts w:ascii="Consolas" w:eastAsia="Consolas" w:hAnsi="Consolas" w:cs="Consolas"/>
                  <w:color w:val="5C5C5C"/>
                  <w:sz w:val="21"/>
                </w:rPr>
                <w:t>        </w:t>
              </w:r>
            </w:ins>
          </w:p>
          <w:p w14:paraId="0010915F"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22" w:author="yukina minato" w:date="2025-09-07T17:10:00Z" w16du:dateUtc="2025-09-07T09:10:00Z"/>
                <w:rFonts w:eastAsia="宋体"/>
                <w:color w:val="5C5C5C"/>
                <w:szCs w:val="22"/>
              </w:rPr>
            </w:pPr>
            <w:ins w:id="4423"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采样</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真实目标</w:t>
              </w:r>
            </w:ins>
          </w:p>
          <w:p w14:paraId="16A59A71"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24" w:author="yukina minato" w:date="2025-09-07T17:10:00Z" w16du:dateUtc="2025-09-07T09:10:00Z"/>
                <w:rFonts w:eastAsia="宋体"/>
                <w:color w:val="5C5C5C"/>
                <w:szCs w:val="22"/>
              </w:rPr>
            </w:pPr>
            <w:ins w:id="4425"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num_samples</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10000</w:t>
              </w:r>
              <w:r w:rsidRPr="00002D6B">
                <w:rPr>
                  <w:rFonts w:ascii="Consolas" w:eastAsia="Consolas" w:hAnsi="Consolas" w:cs="Consolas"/>
                  <w:color w:val="5C5C5C"/>
                  <w:sz w:val="21"/>
                </w:rPr>
                <w:t>;</w:t>
              </w:r>
            </w:ins>
          </w:p>
          <w:p w14:paraId="6A22ABFA"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26" w:author="yukina minato" w:date="2025-09-07T17:10:00Z" w16du:dateUtc="2025-09-07T09:10:00Z"/>
                <w:rFonts w:eastAsia="宋体"/>
                <w:color w:val="5C5C5C"/>
                <w:szCs w:val="22"/>
              </w:rPr>
            </w:pPr>
            <w:ins w:id="4427"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theta_vec</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linspace</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C18401"/>
                  <w:sz w:val="21"/>
                  <w:shd w:val="clear" w:color="auto" w:fill="F8F8F8"/>
                </w:rPr>
                <w:t>pi</w:t>
              </w:r>
              <w:r w:rsidRPr="00002D6B">
                <w:rPr>
                  <w:rFonts w:ascii="Consolas" w:eastAsia="Consolas" w:hAnsi="Consolas" w:cs="Consolas"/>
                  <w:color w:val="5C5C5C"/>
                  <w:sz w:val="21"/>
                  <w:shd w:val="clear" w:color="auto" w:fill="F8F8F8"/>
                </w:rPr>
                <w:t>, num_samples+</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4F2C95E4"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28" w:author="yukina minato" w:date="2025-09-07T17:10:00Z" w16du:dateUtc="2025-09-07T09:10:00Z"/>
                <w:rFonts w:eastAsia="宋体"/>
                <w:color w:val="5C5C5C"/>
                <w:szCs w:val="22"/>
              </w:rPr>
            </w:pPr>
            <w:ins w:id="4429"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theta_vec</w:t>
              </w:r>
              <w:proofErr w:type="spellEnd"/>
              <w:r w:rsidRPr="00002D6B">
                <w:rPr>
                  <w:rFonts w:ascii="Consolas" w:eastAsia="Consolas" w:hAnsi="Consolas" w:cs="Consolas"/>
                  <w:color w:val="5C5C5C"/>
                  <w:sz w:val="21"/>
                </w:rPr>
                <w:t>(</w:t>
              </w:r>
              <w:r w:rsidRPr="00002D6B">
                <w:rPr>
                  <w:rFonts w:ascii="Consolas" w:eastAsia="Consolas" w:hAnsi="Consolas" w:cs="Consolas"/>
                  <w:color w:val="A626A4"/>
                  <w:sz w:val="21"/>
                </w:rPr>
                <w:t>end</w:t>
              </w:r>
              <w:r w:rsidRPr="00002D6B">
                <w:rPr>
                  <w:rFonts w:ascii="Consolas" w:eastAsia="Consolas" w:hAnsi="Consolas" w:cs="Consolas"/>
                  <w:color w:val="5C5C5C"/>
                  <w:sz w:val="21"/>
                </w:rPr>
                <w:t>) = [];</w:t>
              </w:r>
            </w:ins>
          </w:p>
          <w:p w14:paraId="7C7F2E0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30" w:author="yukina minato" w:date="2025-09-07T17:10:00Z" w16du:dateUtc="2025-09-07T09:10:00Z"/>
                <w:rFonts w:eastAsia="宋体"/>
                <w:color w:val="5C5C5C"/>
                <w:szCs w:val="22"/>
              </w:rPr>
            </w:pPr>
            <w:ins w:id="4431" w:author="yukina minato" w:date="2025-09-07T17:10:00Z" w16du:dateUtc="2025-09-07T09:10:00Z">
              <w:r w:rsidRPr="00002D6B">
                <w:rPr>
                  <w:rFonts w:ascii="Consolas" w:eastAsia="Consolas" w:hAnsi="Consolas" w:cs="Consolas"/>
                  <w:color w:val="5C5C5C"/>
                  <w:sz w:val="21"/>
                  <w:shd w:val="clear" w:color="auto" w:fill="F8F8F8"/>
                </w:rPr>
                <w:t>        </w:t>
              </w:r>
            </w:ins>
          </w:p>
          <w:p w14:paraId="3616D44F"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32" w:author="yukina minato" w:date="2025-09-07T17:10:00Z" w16du:dateUtc="2025-09-07T09:10:00Z"/>
                <w:rFonts w:eastAsia="宋体"/>
                <w:color w:val="5C5C5C"/>
                <w:szCs w:val="22"/>
              </w:rPr>
            </w:pPr>
            <w:ins w:id="4433" w:author="yukina minato" w:date="2025-09-07T17:10:00Z" w16du:dateUtc="2025-09-07T09:10:00Z">
              <w:r w:rsidRPr="00002D6B">
                <w:rPr>
                  <w:rFonts w:ascii="Consolas" w:eastAsia="Consolas" w:hAnsi="Consolas" w:cs="Consolas"/>
                  <w:color w:val="5C5C5C"/>
                  <w:sz w:val="21"/>
                </w:rPr>
                <w:t>        %</w:t>
              </w:r>
              <w:r w:rsidRPr="00002D6B">
                <w:rPr>
                  <w:rFonts w:ascii="宋体" w:eastAsia="宋体" w:hAnsi="宋体" w:cs="宋体" w:hint="eastAsia"/>
                  <w:color w:val="5C5C5C"/>
                  <w:sz w:val="21"/>
                </w:rPr>
                <w:t>检查</w:t>
              </w:r>
              <w:r w:rsidRPr="00002D6B">
                <w:rPr>
                  <w:rFonts w:ascii="Consolas" w:eastAsia="Consolas" w:hAnsi="Consolas" w:cs="Consolas"/>
                  <w:color w:val="5C5C5C"/>
                  <w:sz w:val="21"/>
                </w:rPr>
                <w:t> </w:t>
              </w:r>
              <w:r w:rsidRPr="00002D6B">
                <w:rPr>
                  <w:rFonts w:ascii="宋体" w:eastAsia="宋体" w:hAnsi="宋体" w:cs="宋体" w:hint="eastAsia"/>
                  <w:color w:val="5C5C5C"/>
                  <w:sz w:val="21"/>
                </w:rPr>
                <w:t>下底圆周</w:t>
              </w:r>
              <w:r w:rsidRPr="00002D6B">
                <w:rPr>
                  <w:rFonts w:ascii="Consolas" w:eastAsia="Consolas" w:hAnsi="Consolas" w:cs="Consolas"/>
                  <w:color w:val="5C5C5C"/>
                  <w:sz w:val="21"/>
                </w:rPr>
                <w:t>  </w:t>
              </w:r>
            </w:ins>
          </w:p>
          <w:p w14:paraId="24DBB30B"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34" w:author="yukina minato" w:date="2025-09-07T17:10:00Z" w16du:dateUtc="2025-09-07T09:10:00Z"/>
                <w:rFonts w:eastAsia="宋体"/>
                <w:color w:val="5C5C5C"/>
                <w:szCs w:val="22"/>
              </w:rPr>
            </w:pPr>
            <w:ins w:id="4435"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j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:num_samples</w:t>
              </w:r>
            </w:ins>
          </w:p>
          <w:p w14:paraId="1B706665"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36" w:author="yukina minato" w:date="2025-09-07T17:10:00Z" w16du:dateUtc="2025-09-07T09:10:00Z"/>
                <w:rFonts w:eastAsia="宋体"/>
                <w:color w:val="5C5C5C"/>
                <w:szCs w:val="22"/>
              </w:rPr>
            </w:pPr>
            <w:ins w:id="4437"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x_t</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w:t>
              </w:r>
              <w:proofErr w:type="gramStart"/>
              <w:r w:rsidRPr="00002D6B">
                <w:rPr>
                  <w:rFonts w:ascii="Consolas" w:eastAsia="Consolas" w:hAnsi="Consolas" w:cs="Consolas"/>
                  <w:color w:val="5C5C5C"/>
                  <w:sz w:val="21"/>
                </w:rPr>
                <w:t>c</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r_t</w:t>
              </w:r>
              <w:proofErr w:type="spellEnd"/>
              <w:r w:rsidRPr="00002D6B">
                <w:rPr>
                  <w:rFonts w:ascii="Consolas" w:eastAsia="Consolas" w:hAnsi="Consolas" w:cs="Consolas"/>
                  <w:color w:val="5C5C5C"/>
                  <w:sz w:val="21"/>
                </w:rPr>
                <w:t> * </w:t>
              </w:r>
              <w:r w:rsidRPr="00002D6B">
                <w:rPr>
                  <w:rFonts w:ascii="Consolas" w:eastAsia="Consolas" w:hAnsi="Consolas" w:cs="Consolas"/>
                  <w:color w:val="C18401"/>
                  <w:sz w:val="21"/>
                </w:rPr>
                <w:t>cos</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theta_vec</w:t>
              </w:r>
              <w:proofErr w:type="spellEnd"/>
              <w:r w:rsidRPr="00002D6B">
                <w:rPr>
                  <w:rFonts w:ascii="Consolas" w:eastAsia="Consolas" w:hAnsi="Consolas" w:cs="Consolas"/>
                  <w:color w:val="5C5C5C"/>
                  <w:sz w:val="21"/>
                </w:rPr>
                <w:t>(j));</w:t>
              </w:r>
            </w:ins>
          </w:p>
          <w:p w14:paraId="4214E96A"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38" w:author="yukina minato" w:date="2025-09-07T17:10:00Z" w16du:dateUtc="2025-09-07T09:10:00Z"/>
                <w:rFonts w:eastAsia="宋体"/>
                <w:color w:val="5C5C5C"/>
                <w:szCs w:val="22"/>
              </w:rPr>
            </w:pPr>
            <w:ins w:id="4439"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y_t</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w:t>
              </w:r>
              <w:proofErr w:type="gramStart"/>
              <w:r w:rsidRPr="00002D6B">
                <w:rPr>
                  <w:rFonts w:ascii="Consolas" w:eastAsia="Consolas" w:hAnsi="Consolas" w:cs="Consolas"/>
                  <w:color w:val="5C5C5C"/>
                  <w:sz w:val="21"/>
                  <w:shd w:val="clear" w:color="auto" w:fill="F8F8F8"/>
                </w:rPr>
                <w:t>c</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r_t</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C18401"/>
                  <w:sz w:val="21"/>
                  <w:shd w:val="clear" w:color="auto" w:fill="F8F8F8"/>
                </w:rPr>
                <w:t>sin</w:t>
              </w:r>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theta_vec</w:t>
              </w:r>
              <w:proofErr w:type="spellEnd"/>
              <w:r w:rsidRPr="00002D6B">
                <w:rPr>
                  <w:rFonts w:ascii="Consolas" w:eastAsia="Consolas" w:hAnsi="Consolas" w:cs="Consolas"/>
                  <w:color w:val="5C5C5C"/>
                  <w:sz w:val="21"/>
                  <w:shd w:val="clear" w:color="auto" w:fill="F8F8F8"/>
                </w:rPr>
                <w:t>(j));</w:t>
              </w:r>
            </w:ins>
          </w:p>
          <w:p w14:paraId="374B4E3E"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40" w:author="yukina minato" w:date="2025-09-07T17:10:00Z" w16du:dateUtc="2025-09-07T09:10:00Z"/>
                <w:rFonts w:eastAsia="宋体"/>
                <w:color w:val="5C5C5C"/>
                <w:szCs w:val="22"/>
              </w:rPr>
            </w:pPr>
            <w:ins w:id="4441"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z_t</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w:t>
              </w:r>
              <w:proofErr w:type="gramStart"/>
              <w:r w:rsidRPr="00002D6B">
                <w:rPr>
                  <w:rFonts w:ascii="Consolas" w:eastAsia="Consolas" w:hAnsi="Consolas" w:cs="Consolas"/>
                  <w:color w:val="5C5C5C"/>
                  <w:sz w:val="21"/>
                </w:rPr>
                <w:t>c</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h_t</w:t>
              </w:r>
              <w:proofErr w:type="spellEnd"/>
              <w:r w:rsidRPr="00002D6B">
                <w:rPr>
                  <w:rFonts w:ascii="Consolas" w:eastAsia="Consolas" w:hAnsi="Consolas" w:cs="Consolas"/>
                  <w:color w:val="5C5C5C"/>
                  <w:sz w:val="21"/>
                </w:rPr>
                <w:t>/</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5F0565FB"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42" w:author="yukina minato" w:date="2025-09-07T17:10:00Z" w16du:dateUtc="2025-09-07T09:10:00Z"/>
                <w:rFonts w:eastAsia="宋体"/>
                <w:color w:val="5C5C5C"/>
                <w:szCs w:val="22"/>
              </w:rPr>
            </w:pPr>
            <w:ins w:id="4443"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target_point</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x_t</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y_t</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z_t</w:t>
              </w:r>
              <w:proofErr w:type="spellEnd"/>
              <w:r w:rsidRPr="00002D6B">
                <w:rPr>
                  <w:rFonts w:ascii="Consolas" w:eastAsia="Consolas" w:hAnsi="Consolas" w:cs="Consolas"/>
                  <w:color w:val="5C5C5C"/>
                  <w:sz w:val="21"/>
                  <w:shd w:val="clear" w:color="auto" w:fill="F8F8F8"/>
                </w:rPr>
                <w:t>];</w:t>
              </w:r>
            </w:ins>
          </w:p>
          <w:p w14:paraId="6D2636A2"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44" w:author="yukina minato" w:date="2025-09-07T17:10:00Z" w16du:dateUtc="2025-09-07T09:10:00Z"/>
                <w:rFonts w:eastAsia="宋体"/>
                <w:color w:val="5C5C5C"/>
                <w:szCs w:val="22"/>
              </w:rPr>
            </w:pPr>
            <w:ins w:id="4445"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~cpsi_</w:t>
              </w:r>
              <w:proofErr w:type="gramStart"/>
              <w:r w:rsidRPr="00002D6B">
                <w:rPr>
                  <w:rFonts w:ascii="Consolas" w:eastAsia="Consolas" w:hAnsi="Consolas" w:cs="Consolas"/>
                  <w:color w:val="5C5C5C"/>
                  <w:sz w:val="21"/>
                </w:rPr>
                <w:t>g(</w:t>
              </w:r>
              <w:proofErr w:type="gramEnd"/>
              <w:r w:rsidRPr="00002D6B">
                <w:rPr>
                  <w:rFonts w:ascii="Consolas" w:eastAsia="Consolas" w:hAnsi="Consolas" w:cs="Consolas"/>
                  <w:color w:val="5C5C5C"/>
                  <w:sz w:val="21"/>
                </w:rPr>
                <w:t>missile_pos_ggg, target_point, smoke_pos, r_s)</w:t>
              </w:r>
            </w:ins>
          </w:p>
          <w:p w14:paraId="6E0AC6A1"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46" w:author="yukina minato" w:date="2025-09-07T17:10:00Z" w16du:dateUtc="2025-09-07T09:10:00Z"/>
                <w:rFonts w:eastAsia="宋体"/>
                <w:color w:val="5C5C5C"/>
                <w:szCs w:val="22"/>
              </w:rPr>
            </w:pPr>
            <w:ins w:id="4447"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is_fully_obscured_now_ggg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0184BB"/>
                  <w:sz w:val="21"/>
                  <w:shd w:val="clear" w:color="auto" w:fill="F8F8F8"/>
                </w:rPr>
                <w:t>false</w:t>
              </w:r>
              <w:r w:rsidRPr="00002D6B">
                <w:rPr>
                  <w:rFonts w:ascii="Consolas" w:eastAsia="Consolas" w:hAnsi="Consolas" w:cs="Consolas"/>
                  <w:color w:val="5C5C5C"/>
                  <w:sz w:val="21"/>
                  <w:shd w:val="clear" w:color="auto" w:fill="F8F8F8"/>
                </w:rPr>
                <w:t>;</w:t>
              </w:r>
            </w:ins>
          </w:p>
          <w:p w14:paraId="2E731057"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48" w:author="yukina minato" w:date="2025-09-07T17:10:00Z" w16du:dateUtc="2025-09-07T09:10:00Z"/>
                <w:rFonts w:eastAsia="宋体"/>
                <w:color w:val="5C5C5C"/>
                <w:szCs w:val="22"/>
              </w:rPr>
            </w:pPr>
            <w:ins w:id="4449"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break</w:t>
              </w:r>
              <w:r w:rsidRPr="00002D6B">
                <w:rPr>
                  <w:rFonts w:ascii="Consolas" w:eastAsia="Consolas" w:hAnsi="Consolas" w:cs="Consolas"/>
                  <w:color w:val="5C5C5C"/>
                  <w:sz w:val="21"/>
                </w:rPr>
                <w:t>;</w:t>
              </w:r>
            </w:ins>
          </w:p>
          <w:p w14:paraId="0F46AB35"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50" w:author="yukina minato" w:date="2025-09-07T17:10:00Z" w16du:dateUtc="2025-09-07T09:10:00Z"/>
                <w:rFonts w:eastAsia="宋体"/>
                <w:color w:val="5C5C5C"/>
                <w:szCs w:val="22"/>
              </w:rPr>
            </w:pPr>
            <w:ins w:id="4451"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2522BC50"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52" w:author="yukina minato" w:date="2025-09-07T17:10:00Z" w16du:dateUtc="2025-09-07T09:10:00Z"/>
                <w:rFonts w:eastAsia="宋体"/>
                <w:color w:val="5C5C5C"/>
                <w:szCs w:val="22"/>
              </w:rPr>
            </w:pPr>
            <w:ins w:id="4453"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409F1B69"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54" w:author="yukina minato" w:date="2025-09-07T17:10:00Z" w16du:dateUtc="2025-09-07T09:10:00Z"/>
                <w:rFonts w:eastAsia="宋体"/>
                <w:color w:val="5C5C5C"/>
                <w:szCs w:val="22"/>
              </w:rPr>
            </w:pPr>
            <w:ins w:id="4455" w:author="yukina minato" w:date="2025-09-07T17:10:00Z" w16du:dateUtc="2025-09-07T09:10:00Z">
              <w:r w:rsidRPr="00002D6B">
                <w:rPr>
                  <w:rFonts w:ascii="Consolas" w:eastAsia="Consolas" w:hAnsi="Consolas" w:cs="Consolas"/>
                  <w:color w:val="5C5C5C"/>
                  <w:sz w:val="21"/>
                  <w:shd w:val="clear" w:color="auto" w:fill="F8F8F8"/>
                </w:rPr>
                <w:t>        </w:t>
              </w:r>
            </w:ins>
          </w:p>
          <w:p w14:paraId="32EB5686"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56" w:author="yukina minato" w:date="2025-09-07T17:10:00Z" w16du:dateUtc="2025-09-07T09:10:00Z"/>
                <w:rFonts w:eastAsia="宋体"/>
                <w:color w:val="5C5C5C"/>
                <w:szCs w:val="22"/>
              </w:rPr>
            </w:pPr>
            <w:ins w:id="4457"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is_fully_obscured_now_ggg</w:t>
              </w:r>
              <w:proofErr w:type="spellEnd"/>
            </w:ins>
          </w:p>
          <w:p w14:paraId="0963222F"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58" w:author="yukina minato" w:date="2025-09-07T17:10:00Z" w16du:dateUtc="2025-09-07T09:10:00Z"/>
                <w:rFonts w:eastAsia="宋体"/>
                <w:color w:val="5C5C5C"/>
                <w:szCs w:val="22"/>
              </w:rPr>
            </w:pPr>
            <w:ins w:id="4459"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is_obscured</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0184BB"/>
                  <w:sz w:val="21"/>
                  <w:shd w:val="clear" w:color="auto" w:fill="F8F8F8"/>
                </w:rPr>
                <w:t>false</w:t>
              </w:r>
              <w:r w:rsidRPr="00002D6B">
                <w:rPr>
                  <w:rFonts w:ascii="Consolas" w:eastAsia="Consolas" w:hAnsi="Consolas" w:cs="Consolas"/>
                  <w:color w:val="5C5C5C"/>
                  <w:sz w:val="21"/>
                  <w:shd w:val="clear" w:color="auto" w:fill="F8F8F8"/>
                </w:rPr>
                <w:t>;</w:t>
              </w:r>
            </w:ins>
          </w:p>
          <w:p w14:paraId="3B230DD6"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60" w:author="yukina minato" w:date="2025-09-07T17:10:00Z" w16du:dateUtc="2025-09-07T09:10:00Z"/>
                <w:rFonts w:eastAsia="宋体"/>
                <w:color w:val="5C5C5C"/>
                <w:szCs w:val="22"/>
              </w:rPr>
            </w:pPr>
            <w:ins w:id="4461" w:author="yukina minato" w:date="2025-09-07T17:10:00Z" w16du:dateUtc="2025-09-07T09:10:00Z">
              <w:r w:rsidRPr="00002D6B">
                <w:rPr>
                  <w:rFonts w:ascii="Consolas" w:eastAsia="Consolas" w:hAnsi="Consolas" w:cs="Consolas"/>
                  <w:color w:val="5C5C5C"/>
                  <w:sz w:val="21"/>
                </w:rPr>
                <w:t>            continue;</w:t>
              </w:r>
            </w:ins>
          </w:p>
          <w:p w14:paraId="4AD69D63"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62" w:author="yukina minato" w:date="2025-09-07T17:10:00Z" w16du:dateUtc="2025-09-07T09:10:00Z"/>
                <w:rFonts w:eastAsia="宋体"/>
                <w:color w:val="5C5C5C"/>
                <w:szCs w:val="22"/>
              </w:rPr>
            </w:pPr>
            <w:ins w:id="4463"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2660C638"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64" w:author="yukina minato" w:date="2025-09-07T17:10:00Z" w16du:dateUtc="2025-09-07T09:10:00Z"/>
                <w:rFonts w:eastAsia="宋体"/>
                <w:color w:val="5C5C5C"/>
                <w:szCs w:val="22"/>
              </w:rPr>
            </w:pPr>
            <w:ins w:id="4465" w:author="yukina minato" w:date="2025-09-07T17:10:00Z" w16du:dateUtc="2025-09-07T09:10:00Z">
              <w:r w:rsidRPr="00002D6B">
                <w:rPr>
                  <w:rFonts w:ascii="Consolas" w:eastAsia="Consolas" w:hAnsi="Consolas" w:cs="Consolas"/>
                  <w:color w:val="5C5C5C"/>
                  <w:sz w:val="21"/>
                </w:rPr>
                <w:t>        </w:t>
              </w:r>
            </w:ins>
          </w:p>
          <w:p w14:paraId="69A1115B"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66" w:author="yukina minato" w:date="2025-09-07T17:10:00Z" w16du:dateUtc="2025-09-07T09:10:00Z"/>
                <w:rFonts w:eastAsia="宋体"/>
                <w:color w:val="5C5C5C"/>
                <w:szCs w:val="22"/>
              </w:rPr>
            </w:pPr>
            <w:ins w:id="4467" w:author="yukina minato" w:date="2025-09-07T17:10:00Z" w16du:dateUtc="2025-09-07T09:10:00Z">
              <w:r w:rsidRPr="00002D6B">
                <w:rPr>
                  <w:rFonts w:ascii="Consolas" w:eastAsia="Consolas" w:hAnsi="Consolas" w:cs="Consolas"/>
                  <w:color w:val="5C5C5C"/>
                  <w:sz w:val="21"/>
                  <w:shd w:val="clear" w:color="auto" w:fill="F8F8F8"/>
                </w:rPr>
                <w:t>        % </w:t>
              </w:r>
              <w:r w:rsidRPr="00002D6B">
                <w:rPr>
                  <w:rFonts w:ascii="宋体" w:eastAsia="宋体" w:hAnsi="宋体" w:cs="宋体" w:hint="eastAsia"/>
                  <w:color w:val="5C5C5C"/>
                  <w:sz w:val="21"/>
                  <w:shd w:val="clear" w:color="auto" w:fill="F8F8F8"/>
                </w:rPr>
                <w:t>检查</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上底圆周</w:t>
              </w:r>
            </w:ins>
          </w:p>
          <w:p w14:paraId="6323C70B"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68" w:author="yukina minato" w:date="2025-09-07T17:10:00Z" w16du:dateUtc="2025-09-07T09:10:00Z"/>
                <w:rFonts w:eastAsia="宋体"/>
                <w:color w:val="5C5C5C"/>
                <w:szCs w:val="22"/>
              </w:rPr>
            </w:pPr>
            <w:ins w:id="4469"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j = </w:t>
              </w:r>
              <w:r w:rsidRPr="00002D6B">
                <w:rPr>
                  <w:rFonts w:ascii="Consolas" w:eastAsia="Consolas" w:hAnsi="Consolas" w:cs="Consolas"/>
                  <w:color w:val="986801"/>
                  <w:sz w:val="21"/>
                </w:rPr>
                <w:t>1</w:t>
              </w:r>
              <w:r w:rsidRPr="00002D6B">
                <w:rPr>
                  <w:rFonts w:ascii="Consolas" w:eastAsia="Consolas" w:hAnsi="Consolas" w:cs="Consolas"/>
                  <w:color w:val="5C5C5C"/>
                  <w:sz w:val="21"/>
                </w:rPr>
                <w:t>:num_samples</w:t>
              </w:r>
            </w:ins>
          </w:p>
          <w:p w14:paraId="6E97DBEB"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70" w:author="yukina minato" w:date="2025-09-07T17:10:00Z" w16du:dateUtc="2025-09-07T09:10:00Z"/>
                <w:rFonts w:eastAsia="宋体"/>
                <w:color w:val="5C5C5C"/>
                <w:szCs w:val="22"/>
              </w:rPr>
            </w:pPr>
            <w:ins w:id="4471"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x_t</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w:t>
              </w:r>
              <w:proofErr w:type="gramStart"/>
              <w:r w:rsidRPr="00002D6B">
                <w:rPr>
                  <w:rFonts w:ascii="Consolas" w:eastAsia="Consolas" w:hAnsi="Consolas" w:cs="Consolas"/>
                  <w:color w:val="5C5C5C"/>
                  <w:sz w:val="21"/>
                  <w:shd w:val="clear" w:color="auto" w:fill="F8F8F8"/>
                </w:rPr>
                <w:t>c</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r_t</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theta_vec</w:t>
              </w:r>
              <w:proofErr w:type="spellEnd"/>
              <w:r w:rsidRPr="00002D6B">
                <w:rPr>
                  <w:rFonts w:ascii="Consolas" w:eastAsia="Consolas" w:hAnsi="Consolas" w:cs="Consolas"/>
                  <w:color w:val="5C5C5C"/>
                  <w:sz w:val="21"/>
                  <w:shd w:val="clear" w:color="auto" w:fill="F8F8F8"/>
                </w:rPr>
                <w:t>(j));</w:t>
              </w:r>
            </w:ins>
          </w:p>
          <w:p w14:paraId="52DCA7ED"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72" w:author="yukina minato" w:date="2025-09-07T17:10:00Z" w16du:dateUtc="2025-09-07T09:10:00Z"/>
                <w:rFonts w:eastAsia="宋体"/>
                <w:color w:val="5C5C5C"/>
                <w:szCs w:val="22"/>
              </w:rPr>
            </w:pPr>
            <w:ins w:id="4473"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y_t</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w:t>
              </w:r>
              <w:proofErr w:type="gramStart"/>
              <w:r w:rsidRPr="00002D6B">
                <w:rPr>
                  <w:rFonts w:ascii="Consolas" w:eastAsia="Consolas" w:hAnsi="Consolas" w:cs="Consolas"/>
                  <w:color w:val="5C5C5C"/>
                  <w:sz w:val="21"/>
                </w:rPr>
                <w:t>c</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r_t</w:t>
              </w:r>
              <w:proofErr w:type="spellEnd"/>
              <w:r w:rsidRPr="00002D6B">
                <w:rPr>
                  <w:rFonts w:ascii="Consolas" w:eastAsia="Consolas" w:hAnsi="Consolas" w:cs="Consolas"/>
                  <w:color w:val="5C5C5C"/>
                  <w:sz w:val="21"/>
                </w:rPr>
                <w:t> * </w:t>
              </w:r>
              <w:r w:rsidRPr="00002D6B">
                <w:rPr>
                  <w:rFonts w:ascii="Consolas" w:eastAsia="Consolas" w:hAnsi="Consolas" w:cs="Consolas"/>
                  <w:color w:val="C18401"/>
                  <w:sz w:val="21"/>
                </w:rPr>
                <w:t>sin</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theta_vec</w:t>
              </w:r>
              <w:proofErr w:type="spellEnd"/>
              <w:r w:rsidRPr="00002D6B">
                <w:rPr>
                  <w:rFonts w:ascii="Consolas" w:eastAsia="Consolas" w:hAnsi="Consolas" w:cs="Consolas"/>
                  <w:color w:val="5C5C5C"/>
                  <w:sz w:val="21"/>
                </w:rPr>
                <w:t>(j));</w:t>
              </w:r>
            </w:ins>
          </w:p>
          <w:p w14:paraId="76231C1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74" w:author="yukina minato" w:date="2025-09-07T17:10:00Z" w16du:dateUtc="2025-09-07T09:10:00Z"/>
                <w:rFonts w:eastAsia="宋体"/>
                <w:color w:val="5C5C5C"/>
                <w:szCs w:val="22"/>
              </w:rPr>
            </w:pPr>
            <w:ins w:id="4475"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z_t</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w:t>
              </w:r>
              <w:proofErr w:type="gramStart"/>
              <w:r w:rsidRPr="00002D6B">
                <w:rPr>
                  <w:rFonts w:ascii="Consolas" w:eastAsia="Consolas" w:hAnsi="Consolas" w:cs="Consolas"/>
                  <w:color w:val="5C5C5C"/>
                  <w:sz w:val="21"/>
                  <w:shd w:val="clear" w:color="auto" w:fill="F8F8F8"/>
                </w:rPr>
                <w:t>c</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h_t</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3BFA8FC1"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76" w:author="yukina minato" w:date="2025-09-07T17:10:00Z" w16du:dateUtc="2025-09-07T09:10:00Z"/>
                <w:rFonts w:eastAsia="宋体"/>
                <w:color w:val="5C5C5C"/>
                <w:szCs w:val="22"/>
              </w:rPr>
            </w:pPr>
            <w:ins w:id="4477"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target_point</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x_t</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y_t</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z_t</w:t>
              </w:r>
              <w:proofErr w:type="spellEnd"/>
              <w:r w:rsidRPr="00002D6B">
                <w:rPr>
                  <w:rFonts w:ascii="Consolas" w:eastAsia="Consolas" w:hAnsi="Consolas" w:cs="Consolas"/>
                  <w:color w:val="5C5C5C"/>
                  <w:sz w:val="21"/>
                </w:rPr>
                <w:t>];</w:t>
              </w:r>
            </w:ins>
          </w:p>
          <w:p w14:paraId="1669A579"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78" w:author="yukina minato" w:date="2025-09-07T17:10:00Z" w16du:dateUtc="2025-09-07T09:10:00Z"/>
                <w:rFonts w:eastAsia="宋体"/>
                <w:color w:val="5C5C5C"/>
                <w:szCs w:val="22"/>
              </w:rPr>
            </w:pPr>
            <w:ins w:id="4479"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~cpsi_</w:t>
              </w:r>
              <w:proofErr w:type="gramStart"/>
              <w:r w:rsidRPr="00002D6B">
                <w:rPr>
                  <w:rFonts w:ascii="Consolas" w:eastAsia="Consolas" w:hAnsi="Consolas" w:cs="Consolas"/>
                  <w:color w:val="5C5C5C"/>
                  <w:sz w:val="21"/>
                  <w:shd w:val="clear" w:color="auto" w:fill="F8F8F8"/>
                </w:rPr>
                <w:t>g(</w:t>
              </w:r>
              <w:proofErr w:type="gramEnd"/>
              <w:r w:rsidRPr="00002D6B">
                <w:rPr>
                  <w:rFonts w:ascii="Consolas" w:eastAsia="Consolas" w:hAnsi="Consolas" w:cs="Consolas"/>
                  <w:color w:val="5C5C5C"/>
                  <w:sz w:val="21"/>
                  <w:shd w:val="clear" w:color="auto" w:fill="F8F8F8"/>
                </w:rPr>
                <w:t>missile_pos_ggg, target_point, smoke_pos, r_s)</w:t>
              </w:r>
            </w:ins>
          </w:p>
          <w:p w14:paraId="6DFDDBEF"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80" w:author="yukina minato" w:date="2025-09-07T17:10:00Z" w16du:dateUtc="2025-09-07T09:10:00Z"/>
                <w:rFonts w:eastAsia="宋体"/>
                <w:color w:val="5C5C5C"/>
                <w:szCs w:val="22"/>
              </w:rPr>
            </w:pPr>
            <w:ins w:id="4481"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is_fully_obscured_now_ggg</w:t>
              </w:r>
              <w:proofErr w:type="spellEnd"/>
              <w:r w:rsidRPr="00002D6B">
                <w:rPr>
                  <w:rFonts w:ascii="Consolas" w:eastAsia="Consolas" w:hAnsi="Consolas" w:cs="Consolas"/>
                  <w:color w:val="5C5C5C"/>
                  <w:sz w:val="21"/>
                </w:rPr>
                <w:t> = </w:t>
              </w:r>
              <w:r w:rsidRPr="00002D6B">
                <w:rPr>
                  <w:rFonts w:ascii="Consolas" w:eastAsia="Consolas" w:hAnsi="Consolas" w:cs="Consolas"/>
                  <w:color w:val="0184BB"/>
                  <w:sz w:val="21"/>
                </w:rPr>
                <w:t>false</w:t>
              </w:r>
              <w:r w:rsidRPr="00002D6B">
                <w:rPr>
                  <w:rFonts w:ascii="Consolas" w:eastAsia="Consolas" w:hAnsi="Consolas" w:cs="Consolas"/>
                  <w:color w:val="5C5C5C"/>
                  <w:sz w:val="21"/>
                </w:rPr>
                <w:t>;</w:t>
              </w:r>
            </w:ins>
          </w:p>
          <w:p w14:paraId="3EEB5CE1"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82" w:author="yukina minato" w:date="2025-09-07T17:10:00Z" w16du:dateUtc="2025-09-07T09:10:00Z"/>
                <w:rFonts w:eastAsia="宋体"/>
                <w:color w:val="5C5C5C"/>
                <w:szCs w:val="22"/>
              </w:rPr>
            </w:pPr>
            <w:ins w:id="4483"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break</w:t>
              </w:r>
              <w:r w:rsidRPr="00002D6B">
                <w:rPr>
                  <w:rFonts w:ascii="Consolas" w:eastAsia="Consolas" w:hAnsi="Consolas" w:cs="Consolas"/>
                  <w:color w:val="5C5C5C"/>
                  <w:sz w:val="21"/>
                  <w:shd w:val="clear" w:color="auto" w:fill="F8F8F8"/>
                </w:rPr>
                <w:t>;</w:t>
              </w:r>
            </w:ins>
          </w:p>
          <w:p w14:paraId="665703B8"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84" w:author="yukina minato" w:date="2025-09-07T17:10:00Z" w16du:dateUtc="2025-09-07T09:10:00Z"/>
                <w:rFonts w:eastAsia="宋体"/>
                <w:color w:val="5C5C5C"/>
                <w:szCs w:val="22"/>
              </w:rPr>
            </w:pPr>
            <w:ins w:id="4485"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33369DD5"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86" w:author="yukina minato" w:date="2025-09-07T17:10:00Z" w16du:dateUtc="2025-09-07T09:10:00Z"/>
                <w:rFonts w:eastAsia="宋体"/>
                <w:color w:val="5C5C5C"/>
                <w:szCs w:val="22"/>
              </w:rPr>
            </w:pPr>
            <w:ins w:id="4487"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5151D51C"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88" w:author="yukina minato" w:date="2025-09-07T17:10:00Z" w16du:dateUtc="2025-09-07T09:10:00Z"/>
                <w:rFonts w:eastAsia="宋体"/>
                <w:color w:val="5C5C5C"/>
                <w:szCs w:val="22"/>
              </w:rPr>
            </w:pPr>
            <w:ins w:id="4489" w:author="yukina minato" w:date="2025-09-07T17:10:00Z" w16du:dateUtc="2025-09-07T09:10:00Z">
              <w:r w:rsidRPr="00002D6B">
                <w:rPr>
                  <w:rFonts w:ascii="Consolas" w:eastAsia="Consolas" w:hAnsi="Consolas" w:cs="Consolas"/>
                  <w:color w:val="5C5C5C"/>
                  <w:sz w:val="21"/>
                </w:rPr>
                <w:t>        </w:t>
              </w:r>
            </w:ins>
          </w:p>
          <w:p w14:paraId="4B69801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90" w:author="yukina minato" w:date="2025-09-07T17:10:00Z" w16du:dateUtc="2025-09-07T09:10:00Z"/>
                <w:rFonts w:eastAsia="宋体"/>
                <w:color w:val="5C5C5C"/>
                <w:szCs w:val="22"/>
              </w:rPr>
            </w:pPr>
            <w:ins w:id="4491"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is_obscured</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is_fully_obscured_now_ggg</w:t>
              </w:r>
              <w:proofErr w:type="spellEnd"/>
              <w:r w:rsidRPr="00002D6B">
                <w:rPr>
                  <w:rFonts w:ascii="Consolas" w:eastAsia="Consolas" w:hAnsi="Consolas" w:cs="Consolas"/>
                  <w:color w:val="5C5C5C"/>
                  <w:sz w:val="21"/>
                  <w:shd w:val="clear" w:color="auto" w:fill="F8F8F8"/>
                </w:rPr>
                <w:t>;</w:t>
              </w:r>
            </w:ins>
          </w:p>
          <w:p w14:paraId="2964DCC9"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92" w:author="yukina minato" w:date="2025-09-07T17:10:00Z" w16du:dateUtc="2025-09-07T09:10:00Z"/>
                <w:rFonts w:eastAsia="宋体"/>
                <w:color w:val="5C5C5C"/>
                <w:szCs w:val="22"/>
              </w:rPr>
            </w:pPr>
            <w:ins w:id="4493"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1D76D55A"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94" w:author="yukina minato" w:date="2025-09-07T17:10:00Z" w16du:dateUtc="2025-09-07T09:10:00Z"/>
                <w:rFonts w:eastAsia="宋体"/>
                <w:color w:val="5C5C5C"/>
                <w:szCs w:val="22"/>
              </w:rPr>
            </w:pPr>
            <w:ins w:id="4495" w:author="yukina minato" w:date="2025-09-07T17:10:00Z" w16du:dateUtc="2025-09-07T09:10:00Z">
              <w:r w:rsidRPr="00002D6B">
                <w:rPr>
                  <w:rFonts w:ascii="Consolas" w:eastAsia="Consolas" w:hAnsi="Consolas" w:cs="Consolas"/>
                  <w:color w:val="A626A4"/>
                  <w:sz w:val="21"/>
                  <w:shd w:val="clear" w:color="auto" w:fill="F8F8F8"/>
                </w:rPr>
                <w:t>end</w:t>
              </w:r>
            </w:ins>
          </w:p>
          <w:p w14:paraId="72E3985D"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80"/>
              <w:jc w:val="left"/>
              <w:rPr>
                <w:ins w:id="4496" w:author="yukina minato" w:date="2025-09-07T17:10:00Z" w16du:dateUtc="2025-09-07T09:10:00Z"/>
                <w:rFonts w:eastAsia="宋体"/>
                <w:color w:val="5C5C5C"/>
                <w:szCs w:val="22"/>
              </w:rPr>
            </w:pPr>
          </w:p>
          <w:p w14:paraId="20590A3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497" w:author="yukina minato" w:date="2025-09-07T17:10:00Z" w16du:dateUtc="2025-09-07T09:10:00Z"/>
                <w:rFonts w:eastAsia="宋体"/>
                <w:color w:val="5C5C5C"/>
                <w:szCs w:val="22"/>
              </w:rPr>
            </w:pPr>
            <w:ins w:id="4498" w:author="yukina minato" w:date="2025-09-07T17:10:00Z" w16du:dateUtc="2025-09-07T09:10:00Z">
              <w:r w:rsidRPr="00002D6B">
                <w:rPr>
                  <w:rFonts w:ascii="Consolas" w:eastAsia="Consolas" w:hAnsi="Consolas" w:cs="Consolas"/>
                  <w:color w:val="5C5C5C"/>
                  <w:sz w:val="21"/>
                  <w:shd w:val="clear" w:color="auto" w:fill="F8F8F8"/>
                </w:rPr>
                <w:t>%</w:t>
              </w:r>
              <w:r w:rsidRPr="00002D6B">
                <w:rPr>
                  <w:rFonts w:ascii="宋体" w:eastAsia="宋体" w:hAnsi="宋体" w:cs="宋体" w:hint="eastAsia"/>
                  <w:color w:val="5C5C5C"/>
                  <w:sz w:val="21"/>
                  <w:shd w:val="clear" w:color="auto" w:fill="F8F8F8"/>
                </w:rPr>
                <w:t>被遮蔽</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时间点位</w:t>
              </w:r>
            </w:ins>
          </w:p>
          <w:p w14:paraId="12EABA14"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499" w:author="yukina minato" w:date="2025-09-07T17:10:00Z" w16du:dateUtc="2025-09-07T09:10:00Z"/>
                <w:rFonts w:eastAsia="宋体"/>
                <w:color w:val="5C5C5C"/>
                <w:szCs w:val="22"/>
              </w:rPr>
            </w:pPr>
            <w:ins w:id="4500" w:author="yukina minato" w:date="2025-09-07T17:10:00Z" w16du:dateUtc="2025-09-07T09:10:00Z">
              <w:r w:rsidRPr="00002D6B">
                <w:rPr>
                  <w:rFonts w:ascii="Consolas" w:eastAsia="Consolas" w:hAnsi="Consolas" w:cs="Consolas"/>
                  <w:color w:val="A626A4"/>
                  <w:sz w:val="21"/>
                </w:rPr>
                <w:t>if</w:t>
              </w:r>
              <w:r w:rsidRPr="00002D6B">
                <w:rPr>
                  <w:rFonts w:ascii="Consolas" w:eastAsia="Consolas" w:hAnsi="Consolas" w:cs="Consolas"/>
                  <w:color w:val="5C5C5C"/>
                  <w:sz w:val="21"/>
                </w:rPr>
                <w:t> any(</w:t>
              </w:r>
              <w:proofErr w:type="spellStart"/>
              <w:r w:rsidRPr="00002D6B">
                <w:rPr>
                  <w:rFonts w:ascii="Consolas" w:eastAsia="Consolas" w:hAnsi="Consolas" w:cs="Consolas"/>
                  <w:color w:val="5C5C5C"/>
                  <w:sz w:val="21"/>
                </w:rPr>
                <w:t>is_obscured</w:t>
              </w:r>
              <w:proofErr w:type="spellEnd"/>
              <w:r w:rsidRPr="00002D6B">
                <w:rPr>
                  <w:rFonts w:ascii="Consolas" w:eastAsia="Consolas" w:hAnsi="Consolas" w:cs="Consolas"/>
                  <w:color w:val="5C5C5C"/>
                  <w:sz w:val="21"/>
                </w:rPr>
                <w:t>)</w:t>
              </w:r>
            </w:ins>
          </w:p>
          <w:p w14:paraId="51F144AA"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01" w:author="yukina minato" w:date="2025-09-07T17:10:00Z" w16du:dateUtc="2025-09-07T09:10:00Z"/>
                <w:rFonts w:eastAsia="宋体"/>
                <w:color w:val="5C5C5C"/>
                <w:szCs w:val="22"/>
              </w:rPr>
            </w:pPr>
            <w:ins w:id="4502"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总遮蔽</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时长</w:t>
              </w:r>
            </w:ins>
          </w:p>
          <w:p w14:paraId="2FE41ED3"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03" w:author="yukina minato" w:date="2025-09-07T17:10:00Z" w16du:dateUtc="2025-09-07T09:10:00Z"/>
                <w:rFonts w:eastAsia="宋体"/>
                <w:color w:val="5C5C5C"/>
                <w:szCs w:val="22"/>
              </w:rPr>
            </w:pPr>
            <w:ins w:id="4504"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total_ggg</w:t>
              </w:r>
              <w:proofErr w:type="spellEnd"/>
              <w:r w:rsidRPr="00002D6B">
                <w:rPr>
                  <w:rFonts w:ascii="Consolas" w:eastAsia="Consolas" w:hAnsi="Consolas" w:cs="Consolas"/>
                  <w:color w:val="5C5C5C"/>
                  <w:sz w:val="21"/>
                </w:rPr>
                <w:t> = sum(</w:t>
              </w:r>
              <w:proofErr w:type="spellStart"/>
              <w:r w:rsidRPr="00002D6B">
                <w:rPr>
                  <w:rFonts w:ascii="Consolas" w:eastAsia="Consolas" w:hAnsi="Consolas" w:cs="Consolas"/>
                  <w:color w:val="5C5C5C"/>
                  <w:sz w:val="21"/>
                </w:rPr>
                <w:t>is_obscured</w:t>
              </w:r>
              <w:proofErr w:type="spellEnd"/>
              <w:r w:rsidRPr="00002D6B">
                <w:rPr>
                  <w:rFonts w:ascii="Consolas" w:eastAsia="Consolas" w:hAnsi="Consolas" w:cs="Consolas"/>
                  <w:color w:val="5C5C5C"/>
                  <w:sz w:val="21"/>
                </w:rPr>
                <w:t>) * dt;</w:t>
              </w:r>
            </w:ins>
          </w:p>
          <w:p w14:paraId="5D7F6229"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05" w:author="yukina minato" w:date="2025-09-07T17:10:00Z" w16du:dateUtc="2025-09-07T09:10:00Z"/>
                <w:rFonts w:eastAsia="宋体"/>
                <w:color w:val="5C5C5C"/>
                <w:szCs w:val="22"/>
              </w:rPr>
            </w:pPr>
            <w:ins w:id="4506"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总遮蔽时长为：</w:t>
              </w:r>
              <w:r w:rsidRPr="00002D6B">
                <w:rPr>
                  <w:rFonts w:ascii="Consolas" w:eastAsia="Consolas" w:hAnsi="Consolas" w:cs="Consolas"/>
                  <w:color w:val="50A14F"/>
                  <w:sz w:val="21"/>
                  <w:shd w:val="clear" w:color="auto" w:fill="F8F8F8"/>
                </w:rPr>
                <w:t>%.4f s</w:t>
              </w:r>
              <w:r w:rsidRPr="00002D6B">
                <w:rPr>
                  <w:rFonts w:ascii="宋体" w:eastAsia="宋体" w:hAnsi="宋体" w:cs="宋体" w:hint="eastAsia"/>
                  <w:color w:val="50A14F"/>
                  <w:sz w:val="21"/>
                  <w:shd w:val="clear" w:color="auto" w:fill="F8F8F8"/>
                </w:rPr>
                <w:t>。</w:t>
              </w:r>
              <w:r w:rsidRPr="00002D6B">
                <w:rPr>
                  <w:rFonts w:ascii="Consolas" w:eastAsia="Consolas" w:hAnsi="Consolas" w:cs="Consolas"/>
                  <w:color w:val="50A14F"/>
                  <w:sz w:val="21"/>
                  <w:shd w:val="clear" w:color="auto" w:fill="F8F8F8"/>
                </w:rPr>
                <w:t>\n\n'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total_ggg</w:t>
              </w:r>
              <w:proofErr w:type="spellEnd"/>
              <w:r w:rsidRPr="00002D6B">
                <w:rPr>
                  <w:rFonts w:ascii="Consolas" w:eastAsia="Consolas" w:hAnsi="Consolas" w:cs="Consolas"/>
                  <w:color w:val="5C5C5C"/>
                  <w:sz w:val="21"/>
                  <w:shd w:val="clear" w:color="auto" w:fill="F8F8F8"/>
                </w:rPr>
                <w:t>);</w:t>
              </w:r>
            </w:ins>
          </w:p>
          <w:p w14:paraId="7AE5B31B"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07" w:author="yukina minato" w:date="2025-09-07T17:10:00Z" w16du:dateUtc="2025-09-07T09:10:00Z"/>
                <w:rFonts w:eastAsia="宋体"/>
                <w:color w:val="5C5C5C"/>
                <w:szCs w:val="22"/>
              </w:rPr>
            </w:pPr>
            <w:ins w:id="4508" w:author="yukina minato" w:date="2025-09-07T17:10:00Z" w16du:dateUtc="2025-09-07T09:10:00Z">
              <w:r w:rsidRPr="00002D6B">
                <w:rPr>
                  <w:rFonts w:ascii="Consolas" w:eastAsia="Consolas" w:hAnsi="Consolas" w:cs="Consolas"/>
                  <w:color w:val="5C5C5C"/>
                  <w:sz w:val="21"/>
                </w:rPr>
                <w:t>    </w:t>
              </w:r>
            </w:ins>
          </w:p>
          <w:p w14:paraId="59150872"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09" w:author="yukina minato" w:date="2025-09-07T17:10:00Z" w16du:dateUtc="2025-09-07T09:10:00Z"/>
                <w:rFonts w:eastAsia="宋体"/>
                <w:color w:val="5C5C5C"/>
                <w:szCs w:val="22"/>
              </w:rPr>
            </w:pPr>
            <w:ins w:id="4510"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遮蔽时段</w:t>
              </w:r>
            </w:ins>
          </w:p>
          <w:p w14:paraId="16F1DE26"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11" w:author="yukina minato" w:date="2025-09-07T17:10:00Z" w16du:dateUtc="2025-09-07T09:10:00Z"/>
                <w:rFonts w:eastAsia="宋体"/>
                <w:color w:val="5C5C5C"/>
                <w:szCs w:val="22"/>
              </w:rPr>
            </w:pPr>
            <w:ins w:id="4512"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真实目标被完全遮蔽的时间段如下：</w:t>
              </w:r>
              <w:r w:rsidRPr="00002D6B">
                <w:rPr>
                  <w:rFonts w:ascii="Consolas" w:eastAsia="Consolas" w:hAnsi="Consolas" w:cs="Consolas"/>
                  <w:color w:val="50A14F"/>
                  <w:sz w:val="21"/>
                </w:rPr>
                <w:t>\n'</w:t>
              </w:r>
              <w:r w:rsidRPr="00002D6B">
                <w:rPr>
                  <w:rFonts w:ascii="Consolas" w:eastAsia="Consolas" w:hAnsi="Consolas" w:cs="Consolas"/>
                  <w:color w:val="5C5C5C"/>
                  <w:sz w:val="21"/>
                </w:rPr>
                <w:t>);</w:t>
              </w:r>
            </w:ins>
          </w:p>
          <w:p w14:paraId="57E41E63"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ins w:id="4513" w:author="yukina minato" w:date="2025-09-07T17:10:00Z" w16du:dateUtc="2025-09-07T09:10:00Z"/>
                <w:rFonts w:eastAsia="宋体"/>
                <w:color w:val="5C5C5C"/>
                <w:szCs w:val="22"/>
              </w:rPr>
            </w:pPr>
          </w:p>
          <w:p w14:paraId="656E99D9"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14" w:author="yukina minato" w:date="2025-09-07T17:10:00Z" w16du:dateUtc="2025-09-07T09:10:00Z"/>
                <w:rFonts w:eastAsia="宋体"/>
                <w:color w:val="5C5C5C"/>
                <w:szCs w:val="22"/>
              </w:rPr>
            </w:pPr>
            <w:ins w:id="4515"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diff_obscured_g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diff(</w:t>
              </w:r>
              <w:proofErr w:type="gramEnd"/>
              <w:r w:rsidRPr="00002D6B">
                <w:rPr>
                  <w:rFonts w:ascii="Consolas" w:eastAsia="Consolas" w:hAnsi="Consolas" w:cs="Consolas"/>
                  <w:color w:val="5C5C5C"/>
                  <w:sz w:val="21"/>
                </w:rPr>
                <w:t>[</w:t>
              </w:r>
              <w:r w:rsidRPr="00002D6B">
                <w:rPr>
                  <w:rFonts w:ascii="Consolas" w:eastAsia="Consolas" w:hAnsi="Consolas" w:cs="Consolas"/>
                  <w:color w:val="986801"/>
                  <w:sz w:val="21"/>
                </w:rPr>
                <w:t>0</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is_</w:t>
              </w:r>
              <w:proofErr w:type="gramStart"/>
              <w:r w:rsidRPr="00002D6B">
                <w:rPr>
                  <w:rFonts w:ascii="Consolas" w:eastAsia="Consolas" w:hAnsi="Consolas" w:cs="Consolas"/>
                  <w:color w:val="5C5C5C"/>
                  <w:sz w:val="21"/>
                </w:rPr>
                <w:t>obscured</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5F110A86"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16" w:author="yukina minato" w:date="2025-09-07T17:10:00Z" w16du:dateUtc="2025-09-07T09:10:00Z"/>
                <w:rFonts w:eastAsia="宋体"/>
                <w:color w:val="5C5C5C"/>
                <w:szCs w:val="22"/>
              </w:rPr>
            </w:pPr>
            <w:ins w:id="4517"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start_indices</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C18401"/>
                  <w:sz w:val="21"/>
                  <w:shd w:val="clear" w:color="auto" w:fill="F8F8F8"/>
                </w:rPr>
                <w:t>find</w:t>
              </w:r>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diff_obscured_g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2BCD97B7"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18" w:author="yukina minato" w:date="2025-09-07T17:10:00Z" w16du:dateUtc="2025-09-07T09:10:00Z"/>
                <w:rFonts w:eastAsia="宋体"/>
                <w:color w:val="5C5C5C"/>
                <w:szCs w:val="22"/>
              </w:rPr>
            </w:pPr>
            <w:ins w:id="4519"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end_indices</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C18401"/>
                  <w:sz w:val="21"/>
                </w:rPr>
                <w:t>find</w:t>
              </w:r>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diff_obscured_g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09420394"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20" w:author="yukina minato" w:date="2025-09-07T17:10:00Z" w16du:dateUtc="2025-09-07T09:10:00Z"/>
                <w:rFonts w:eastAsia="宋体"/>
                <w:color w:val="5C5C5C"/>
                <w:szCs w:val="22"/>
              </w:rPr>
            </w:pPr>
            <w:ins w:id="4521" w:author="yukina minato" w:date="2025-09-07T17:10:00Z" w16du:dateUtc="2025-09-07T09:10:00Z">
              <w:r w:rsidRPr="00002D6B">
                <w:rPr>
                  <w:rFonts w:ascii="Consolas" w:eastAsia="Consolas" w:hAnsi="Consolas" w:cs="Consolas"/>
                  <w:color w:val="5C5C5C"/>
                  <w:sz w:val="21"/>
                  <w:shd w:val="clear" w:color="auto" w:fill="F8F8F8"/>
                </w:rPr>
                <w:t>    </w:t>
              </w:r>
            </w:ins>
          </w:p>
          <w:p w14:paraId="448FEBCE"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22" w:author="yukina minato" w:date="2025-09-07T17:10:00Z" w16du:dateUtc="2025-09-07T09:10:00Z"/>
                <w:rFonts w:eastAsia="宋体"/>
                <w:color w:val="5C5C5C"/>
                <w:szCs w:val="22"/>
              </w:rPr>
            </w:pPr>
            <w:ins w:id="4523"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k = </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:length</w:t>
              </w:r>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start_indices</w:t>
              </w:r>
              <w:proofErr w:type="spellEnd"/>
              <w:r w:rsidRPr="00002D6B">
                <w:rPr>
                  <w:rFonts w:ascii="Consolas" w:eastAsia="Consolas" w:hAnsi="Consolas" w:cs="Consolas"/>
                  <w:color w:val="5C5C5C"/>
                  <w:sz w:val="21"/>
                </w:rPr>
                <w:t>)</w:t>
              </w:r>
            </w:ins>
          </w:p>
          <w:p w14:paraId="605609A9"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24" w:author="yukina minato" w:date="2025-09-07T17:10:00Z" w16du:dateUtc="2025-09-07T09:10:00Z"/>
                <w:rFonts w:eastAsia="宋体"/>
                <w:color w:val="5C5C5C"/>
                <w:szCs w:val="22"/>
              </w:rPr>
            </w:pPr>
            <w:ins w:id="4525"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start_time</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t_vec</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start_indices</w:t>
              </w:r>
              <w:proofErr w:type="spellEnd"/>
              <w:r w:rsidRPr="00002D6B">
                <w:rPr>
                  <w:rFonts w:ascii="Consolas" w:eastAsia="Consolas" w:hAnsi="Consolas" w:cs="Consolas"/>
                  <w:color w:val="5C5C5C"/>
                  <w:sz w:val="21"/>
                  <w:shd w:val="clear" w:color="auto" w:fill="F8F8F8"/>
                </w:rPr>
                <w:t>(k));</w:t>
              </w:r>
            </w:ins>
          </w:p>
          <w:p w14:paraId="5FBD91B4"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26" w:author="yukina minato" w:date="2025-09-07T17:10:00Z" w16du:dateUtc="2025-09-07T09:10:00Z"/>
                <w:rFonts w:eastAsia="宋体"/>
                <w:color w:val="5C5C5C"/>
                <w:szCs w:val="22"/>
              </w:rPr>
            </w:pPr>
            <w:ins w:id="4527"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end_time</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t_vec</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end_indices</w:t>
              </w:r>
              <w:proofErr w:type="spellEnd"/>
              <w:r w:rsidRPr="00002D6B">
                <w:rPr>
                  <w:rFonts w:ascii="Consolas" w:eastAsia="Consolas" w:hAnsi="Consolas" w:cs="Consolas"/>
                  <w:color w:val="5C5C5C"/>
                  <w:sz w:val="21"/>
                </w:rPr>
                <w:t>(k));</w:t>
              </w:r>
            </w:ins>
          </w:p>
          <w:p w14:paraId="068B8328"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28" w:author="yukina minato" w:date="2025-09-07T17:10:00Z" w16du:dateUtc="2025-09-07T09:10:00Z"/>
                <w:rFonts w:eastAsia="宋体"/>
                <w:color w:val="5C5C5C"/>
                <w:szCs w:val="22"/>
              </w:rPr>
            </w:pPr>
            <w:ins w:id="4529"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  - </w:t>
              </w:r>
              <w:r w:rsidRPr="00002D6B">
                <w:rPr>
                  <w:rFonts w:ascii="宋体" w:eastAsia="宋体" w:hAnsi="宋体" w:cs="宋体" w:hint="eastAsia"/>
                  <w:color w:val="50A14F"/>
                  <w:sz w:val="21"/>
                  <w:shd w:val="clear" w:color="auto" w:fill="F8F8F8"/>
                </w:rPr>
                <w:t>从</w:t>
              </w:r>
              <w:r w:rsidRPr="00002D6B">
                <w:rPr>
                  <w:rFonts w:ascii="Consolas" w:eastAsia="Consolas" w:hAnsi="Consolas" w:cs="Consolas"/>
                  <w:color w:val="50A14F"/>
                  <w:sz w:val="21"/>
                  <w:shd w:val="clear" w:color="auto" w:fill="F8F8F8"/>
                </w:rPr>
                <w:t> %.4f s </w:t>
              </w:r>
              <w:r w:rsidRPr="00002D6B">
                <w:rPr>
                  <w:rFonts w:ascii="宋体" w:eastAsia="宋体" w:hAnsi="宋体" w:cs="宋体" w:hint="eastAsia"/>
                  <w:color w:val="50A14F"/>
                  <w:sz w:val="21"/>
                  <w:shd w:val="clear" w:color="auto" w:fill="F8F8F8"/>
                </w:rPr>
                <w:t>到</w:t>
              </w:r>
              <w:r w:rsidRPr="00002D6B">
                <w:rPr>
                  <w:rFonts w:ascii="Consolas" w:eastAsia="Consolas" w:hAnsi="Consolas" w:cs="Consolas"/>
                  <w:color w:val="50A14F"/>
                  <w:sz w:val="21"/>
                  <w:shd w:val="clear" w:color="auto" w:fill="F8F8F8"/>
                </w:rPr>
                <w:t> %.4f s\n'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start_time</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end_time</w:t>
              </w:r>
              <w:proofErr w:type="spellEnd"/>
              <w:r w:rsidRPr="00002D6B">
                <w:rPr>
                  <w:rFonts w:ascii="Consolas" w:eastAsia="Consolas" w:hAnsi="Consolas" w:cs="Consolas"/>
                  <w:color w:val="5C5C5C"/>
                  <w:sz w:val="21"/>
                  <w:shd w:val="clear" w:color="auto" w:fill="F8F8F8"/>
                </w:rPr>
                <w:t>);</w:t>
              </w:r>
            </w:ins>
          </w:p>
          <w:p w14:paraId="31334410"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30" w:author="yukina minato" w:date="2025-09-07T17:10:00Z" w16du:dateUtc="2025-09-07T09:10:00Z"/>
                <w:rFonts w:eastAsia="宋体"/>
                <w:color w:val="5C5C5C"/>
                <w:szCs w:val="22"/>
              </w:rPr>
            </w:pPr>
            <w:ins w:id="4531"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16C6EBF0"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32" w:author="yukina minato" w:date="2025-09-07T17:10:00Z" w16du:dateUtc="2025-09-07T09:10:00Z"/>
                <w:rFonts w:eastAsia="宋体"/>
                <w:color w:val="5C5C5C"/>
                <w:szCs w:val="22"/>
              </w:rPr>
            </w:pPr>
            <w:ins w:id="4533" w:author="yukina minato" w:date="2025-09-07T17:10:00Z" w16du:dateUtc="2025-09-07T09:10:00Z">
              <w:r w:rsidRPr="00002D6B">
                <w:rPr>
                  <w:rFonts w:ascii="Consolas" w:eastAsia="Consolas" w:hAnsi="Consolas" w:cs="Consolas"/>
                  <w:color w:val="5C5C5C"/>
                  <w:sz w:val="21"/>
                  <w:shd w:val="clear" w:color="auto" w:fill="F8F8F8"/>
                </w:rPr>
                <w:t>    </w:t>
              </w:r>
            </w:ins>
          </w:p>
          <w:p w14:paraId="68560CA9"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34" w:author="yukina minato" w:date="2025-09-07T17:10:00Z" w16du:dateUtc="2025-09-07T09:10:00Z"/>
                <w:rFonts w:eastAsia="宋体"/>
                <w:color w:val="5C5C5C"/>
                <w:szCs w:val="22"/>
              </w:rPr>
            </w:pPr>
            <w:ins w:id="4535" w:author="yukina minato" w:date="2025-09-07T17:10:00Z" w16du:dateUtc="2025-09-07T09:10:00Z">
              <w:r w:rsidRPr="00002D6B">
                <w:rPr>
                  <w:rFonts w:ascii="Consolas" w:eastAsia="Consolas" w:hAnsi="Consolas" w:cs="Consolas"/>
                  <w:color w:val="A626A4"/>
                  <w:sz w:val="21"/>
                </w:rPr>
                <w:t>else</w:t>
              </w:r>
            </w:ins>
          </w:p>
          <w:p w14:paraId="48308B42"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36" w:author="yukina minato" w:date="2025-09-07T17:10:00Z" w16du:dateUtc="2025-09-07T09:10:00Z"/>
                <w:rFonts w:eastAsia="宋体"/>
                <w:color w:val="5C5C5C"/>
                <w:szCs w:val="22"/>
              </w:rPr>
            </w:pPr>
            <w:ins w:id="4537"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真实目标未被完全遮蔽。</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w:t>
              </w:r>
            </w:ins>
          </w:p>
          <w:p w14:paraId="095B30FB"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38" w:author="yukina minato" w:date="2025-09-07T17:10:00Z" w16du:dateUtc="2025-09-07T09:10:00Z"/>
                <w:rFonts w:eastAsia="宋体"/>
                <w:color w:val="5C5C5C"/>
                <w:szCs w:val="22"/>
              </w:rPr>
            </w:pPr>
            <w:ins w:id="4539" w:author="yukina minato" w:date="2025-09-07T17:10:00Z" w16du:dateUtc="2025-09-07T09:10:00Z">
              <w:r w:rsidRPr="00002D6B">
                <w:rPr>
                  <w:rFonts w:ascii="Consolas" w:eastAsia="Consolas" w:hAnsi="Consolas" w:cs="Consolas"/>
                  <w:color w:val="A626A4"/>
                  <w:sz w:val="21"/>
                </w:rPr>
                <w:t>end</w:t>
              </w:r>
            </w:ins>
          </w:p>
          <w:p w14:paraId="0A72C409"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ins w:id="4540" w:author="yukina minato" w:date="2025-09-07T17:10:00Z" w16du:dateUtc="2025-09-07T09:10:00Z"/>
                <w:rFonts w:eastAsia="宋体"/>
                <w:color w:val="5C5C5C"/>
                <w:szCs w:val="22"/>
              </w:rPr>
            </w:pPr>
          </w:p>
          <w:p w14:paraId="6FD73F3E"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80"/>
              <w:jc w:val="left"/>
              <w:rPr>
                <w:ins w:id="4541" w:author="yukina minato" w:date="2025-09-07T17:10:00Z" w16du:dateUtc="2025-09-07T09:10:00Z"/>
                <w:rFonts w:eastAsia="宋体"/>
                <w:color w:val="5C5C5C"/>
                <w:szCs w:val="22"/>
              </w:rPr>
            </w:pPr>
          </w:p>
          <w:p w14:paraId="2FA233A5"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42" w:author="yukina minato" w:date="2025-09-07T17:10:00Z" w16du:dateUtc="2025-09-07T09:10:00Z"/>
                <w:rFonts w:eastAsia="宋体"/>
                <w:color w:val="5C5C5C"/>
                <w:szCs w:val="22"/>
              </w:rPr>
            </w:pPr>
            <w:ins w:id="4543" w:author="yukina minato" w:date="2025-09-07T17:10:00Z" w16du:dateUtc="2025-09-07T09:10:00Z">
              <w:r w:rsidRPr="00002D6B">
                <w:rPr>
                  <w:rFonts w:ascii="Consolas" w:eastAsia="Consolas" w:hAnsi="Consolas" w:cs="Consolas"/>
                  <w:color w:val="5C5C5C"/>
                  <w:sz w:val="21"/>
                  <w:shd w:val="clear" w:color="auto" w:fill="F8F8F8"/>
                </w:rPr>
                <w:t>%</w:t>
              </w:r>
              <w:r w:rsidRPr="00002D6B">
                <w:rPr>
                  <w:rFonts w:ascii="宋体" w:eastAsia="宋体" w:hAnsi="宋体" w:cs="宋体" w:hint="eastAsia"/>
                  <w:color w:val="5C5C5C"/>
                  <w:sz w:val="21"/>
                  <w:shd w:val="clear" w:color="auto" w:fill="F8F8F8"/>
                </w:rPr>
                <w:t>局部函数</w:t>
              </w:r>
            </w:ins>
          </w:p>
          <w:p w14:paraId="7CA4202C"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80"/>
              <w:jc w:val="left"/>
              <w:rPr>
                <w:ins w:id="4544" w:author="yukina minato" w:date="2025-09-07T17:10:00Z" w16du:dateUtc="2025-09-07T09:10:00Z"/>
                <w:rFonts w:eastAsia="宋体"/>
                <w:color w:val="5C5C5C"/>
                <w:szCs w:val="22"/>
              </w:rPr>
            </w:pPr>
          </w:p>
          <w:p w14:paraId="3F733304"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45" w:author="yukina minato" w:date="2025-09-07T17:10:00Z" w16du:dateUtc="2025-09-07T09:10:00Z"/>
                <w:rFonts w:eastAsia="宋体"/>
                <w:color w:val="5C5C5C"/>
                <w:szCs w:val="22"/>
              </w:rPr>
            </w:pPr>
            <w:ins w:id="4546" w:author="yukina minato" w:date="2025-09-07T17:10:00Z" w16du:dateUtc="2025-09-07T09:10:00Z">
              <w:r w:rsidRPr="00002D6B">
                <w:rPr>
                  <w:rFonts w:ascii="Consolas" w:eastAsia="Consolas" w:hAnsi="Consolas" w:cs="Consolas"/>
                  <w:color w:val="A626A4"/>
                  <w:sz w:val="21"/>
                  <w:shd w:val="clear" w:color="auto" w:fill="F8F8F8"/>
                </w:rPr>
                <w:t>function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4078F2"/>
                  <w:sz w:val="21"/>
                  <w:shd w:val="clear" w:color="auto" w:fill="F8F8F8"/>
                </w:rPr>
                <w:t>pos</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4078F2"/>
                  <w:sz w:val="21"/>
                  <w:shd w:val="clear" w:color="auto" w:fill="F8F8F8"/>
                </w:rPr>
                <w:t>gmp_</w:t>
              </w:r>
              <w:proofErr w:type="gramStart"/>
              <w:r w:rsidRPr="00002D6B">
                <w:rPr>
                  <w:rFonts w:ascii="Consolas" w:eastAsia="Consolas" w:hAnsi="Consolas" w:cs="Consolas"/>
                  <w:color w:val="4078F2"/>
                  <w:sz w:val="21"/>
                  <w:shd w:val="clear" w:color="auto" w:fill="F8F8F8"/>
                </w:rPr>
                <w:t>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t, M0, </w:t>
              </w:r>
              <w:proofErr w:type="spellStart"/>
              <w:r w:rsidRPr="00002D6B">
                <w:rPr>
                  <w:rFonts w:ascii="Consolas" w:eastAsia="Consolas" w:hAnsi="Consolas" w:cs="Consolas"/>
                  <w:color w:val="5C5C5C"/>
                  <w:sz w:val="21"/>
                  <w:shd w:val="clear" w:color="auto" w:fill="F8F8F8"/>
                </w:rPr>
                <w:t>v_m</w:t>
              </w:r>
              <w:proofErr w:type="spellEnd"/>
              <w:r w:rsidRPr="00002D6B">
                <w:rPr>
                  <w:rFonts w:ascii="Consolas" w:eastAsia="Consolas" w:hAnsi="Consolas" w:cs="Consolas"/>
                  <w:color w:val="5C5C5C"/>
                  <w:sz w:val="21"/>
                  <w:shd w:val="clear" w:color="auto" w:fill="F8F8F8"/>
                </w:rPr>
                <w:t>, O)</w:t>
              </w:r>
            </w:ins>
          </w:p>
          <w:p w14:paraId="4179042F"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47" w:author="yukina minato" w:date="2025-09-07T17:10:00Z" w16du:dateUtc="2025-09-07T09:10:00Z"/>
                <w:rFonts w:eastAsia="宋体"/>
                <w:color w:val="5C5C5C"/>
                <w:szCs w:val="22"/>
              </w:rPr>
            </w:pPr>
            <w:ins w:id="4548" w:author="yukina minato" w:date="2025-09-07T17:10:00Z" w16du:dateUtc="2025-09-07T09:10:00Z">
              <w:r w:rsidRPr="00002D6B">
                <w:rPr>
                  <w:rFonts w:ascii="Consolas" w:eastAsia="Consolas" w:hAnsi="Consolas" w:cs="Consolas"/>
                  <w:color w:val="5C5C5C"/>
                  <w:sz w:val="21"/>
                </w:rPr>
                <w:t>    %</w:t>
              </w:r>
              <w:r w:rsidRPr="00002D6B">
                <w:rPr>
                  <w:rFonts w:ascii="宋体" w:eastAsia="宋体" w:hAnsi="宋体" w:cs="宋体" w:hint="eastAsia"/>
                  <w:color w:val="5C5C5C"/>
                  <w:sz w:val="21"/>
                </w:rPr>
                <w:t>导弹</w:t>
              </w:r>
              <w:r w:rsidRPr="00002D6B">
                <w:rPr>
                  <w:rFonts w:ascii="Consolas" w:eastAsia="Consolas" w:hAnsi="Consolas" w:cs="Consolas"/>
                  <w:color w:val="5C5C5C"/>
                  <w:sz w:val="21"/>
                </w:rPr>
                <w:t>  </w:t>
              </w:r>
              <w:r w:rsidRPr="00002D6B">
                <w:rPr>
                  <w:rFonts w:ascii="宋体" w:eastAsia="宋体" w:hAnsi="宋体" w:cs="宋体" w:hint="eastAsia"/>
                  <w:color w:val="5C5C5C"/>
                  <w:sz w:val="21"/>
                </w:rPr>
                <w:t>位置</w:t>
              </w:r>
            </w:ins>
          </w:p>
          <w:p w14:paraId="5AA24FD8"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49" w:author="yukina minato" w:date="2025-09-07T17:10:00Z" w16du:dateUtc="2025-09-07T09:10:00Z"/>
                <w:rFonts w:eastAsia="宋体"/>
                <w:color w:val="5C5C5C"/>
                <w:szCs w:val="22"/>
              </w:rPr>
            </w:pPr>
            <w:ins w:id="4550"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dir_vec</w:t>
              </w:r>
              <w:proofErr w:type="spellEnd"/>
              <w:r w:rsidRPr="00002D6B">
                <w:rPr>
                  <w:rFonts w:ascii="Consolas" w:eastAsia="Consolas" w:hAnsi="Consolas" w:cs="Consolas"/>
                  <w:color w:val="5C5C5C"/>
                  <w:sz w:val="21"/>
                  <w:shd w:val="clear" w:color="auto" w:fill="F8F8F8"/>
                </w:rPr>
                <w:t> = (O - M0) / </w:t>
              </w:r>
              <w:proofErr w:type="gramStart"/>
              <w:r w:rsidRPr="00002D6B">
                <w:rPr>
                  <w:rFonts w:ascii="Consolas" w:eastAsia="Consolas" w:hAnsi="Consolas" w:cs="Consolas"/>
                  <w:color w:val="5C5C5C"/>
                  <w:sz w:val="21"/>
                  <w:shd w:val="clear" w:color="auto" w:fill="F8F8F8"/>
                </w:rPr>
                <w:t>norm(</w:t>
              </w:r>
              <w:proofErr w:type="gramEnd"/>
              <w:r w:rsidRPr="00002D6B">
                <w:rPr>
                  <w:rFonts w:ascii="Consolas" w:eastAsia="Consolas" w:hAnsi="Consolas" w:cs="Consolas"/>
                  <w:color w:val="5C5C5C"/>
                  <w:sz w:val="21"/>
                  <w:shd w:val="clear" w:color="auto" w:fill="F8F8F8"/>
                </w:rPr>
                <w:t>O - M0);</w:t>
              </w:r>
            </w:ins>
          </w:p>
          <w:p w14:paraId="1FDE0A55"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51" w:author="yukina minato" w:date="2025-09-07T17:10:00Z" w16du:dateUtc="2025-09-07T09:10:00Z"/>
                <w:rFonts w:eastAsia="宋体"/>
                <w:color w:val="5C5C5C"/>
                <w:szCs w:val="22"/>
              </w:rPr>
            </w:pPr>
            <w:ins w:id="4552" w:author="yukina minato" w:date="2025-09-07T17:10:00Z" w16du:dateUtc="2025-09-07T09:10:00Z">
              <w:r w:rsidRPr="00002D6B">
                <w:rPr>
                  <w:rFonts w:ascii="Consolas" w:eastAsia="Consolas" w:hAnsi="Consolas" w:cs="Consolas"/>
                  <w:color w:val="5C5C5C"/>
                  <w:sz w:val="21"/>
                </w:rPr>
                <w:t>    pos = M0 + </w:t>
              </w:r>
              <w:proofErr w:type="spellStart"/>
              <w:r w:rsidRPr="00002D6B">
                <w:rPr>
                  <w:rFonts w:ascii="Consolas" w:eastAsia="Consolas" w:hAnsi="Consolas" w:cs="Consolas"/>
                  <w:color w:val="5C5C5C"/>
                  <w:sz w:val="21"/>
                </w:rPr>
                <w:t>v_m</w:t>
              </w:r>
              <w:proofErr w:type="spellEnd"/>
              <w:r w:rsidRPr="00002D6B">
                <w:rPr>
                  <w:rFonts w:ascii="Consolas" w:eastAsia="Consolas" w:hAnsi="Consolas" w:cs="Consolas"/>
                  <w:color w:val="5C5C5C"/>
                  <w:sz w:val="21"/>
                </w:rPr>
                <w:t> * t * </w:t>
              </w:r>
              <w:proofErr w:type="spellStart"/>
              <w:r w:rsidRPr="00002D6B">
                <w:rPr>
                  <w:rFonts w:ascii="Consolas" w:eastAsia="Consolas" w:hAnsi="Consolas" w:cs="Consolas"/>
                  <w:color w:val="5C5C5C"/>
                  <w:sz w:val="21"/>
                </w:rPr>
                <w:t>dir_vec</w:t>
              </w:r>
              <w:proofErr w:type="spellEnd"/>
              <w:r w:rsidRPr="00002D6B">
                <w:rPr>
                  <w:rFonts w:ascii="Consolas" w:eastAsia="Consolas" w:hAnsi="Consolas" w:cs="Consolas"/>
                  <w:color w:val="5C5C5C"/>
                  <w:sz w:val="21"/>
                </w:rPr>
                <w:t>;</w:t>
              </w:r>
            </w:ins>
          </w:p>
          <w:p w14:paraId="243F11D5"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53" w:author="yukina minato" w:date="2025-09-07T17:10:00Z" w16du:dateUtc="2025-09-07T09:10:00Z"/>
                <w:rFonts w:eastAsia="宋体"/>
                <w:color w:val="5C5C5C"/>
                <w:szCs w:val="22"/>
              </w:rPr>
            </w:pPr>
            <w:ins w:id="4554" w:author="yukina minato" w:date="2025-09-07T17:10:00Z" w16du:dateUtc="2025-09-07T09:10:00Z">
              <w:r w:rsidRPr="00002D6B">
                <w:rPr>
                  <w:rFonts w:ascii="Consolas" w:eastAsia="Consolas" w:hAnsi="Consolas" w:cs="Consolas"/>
                  <w:color w:val="A626A4"/>
                  <w:sz w:val="21"/>
                  <w:shd w:val="clear" w:color="auto" w:fill="F8F8F8"/>
                </w:rPr>
                <w:t>end</w:t>
              </w:r>
            </w:ins>
          </w:p>
          <w:p w14:paraId="229BDFA3"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80"/>
              <w:jc w:val="left"/>
              <w:rPr>
                <w:ins w:id="4555" w:author="yukina minato" w:date="2025-09-07T17:10:00Z" w16du:dateUtc="2025-09-07T09:10:00Z"/>
                <w:rFonts w:eastAsia="宋体"/>
                <w:color w:val="5C5C5C"/>
                <w:szCs w:val="22"/>
              </w:rPr>
            </w:pPr>
          </w:p>
          <w:p w14:paraId="50DF4016"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56" w:author="yukina minato" w:date="2025-09-07T17:10:00Z" w16du:dateUtc="2025-09-07T09:10:00Z"/>
                <w:rFonts w:eastAsia="宋体"/>
                <w:color w:val="5C5C5C"/>
                <w:szCs w:val="22"/>
              </w:rPr>
            </w:pPr>
            <w:ins w:id="4557" w:author="yukina minato" w:date="2025-09-07T17:10:00Z" w16du:dateUtc="2025-09-07T09:10:00Z">
              <w:r w:rsidRPr="00002D6B">
                <w:rPr>
                  <w:rFonts w:ascii="Consolas" w:eastAsia="Consolas" w:hAnsi="Consolas" w:cs="Consolas"/>
                  <w:color w:val="A626A4"/>
                  <w:sz w:val="21"/>
                  <w:shd w:val="clear" w:color="auto" w:fill="F8F8F8"/>
                </w:rPr>
                <w:t>function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4078F2"/>
                  <w:sz w:val="21"/>
                  <w:shd w:val="clear" w:color="auto" w:fill="F8F8F8"/>
                </w:rPr>
                <w:t>pos</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4078F2"/>
                  <w:sz w:val="21"/>
                  <w:shd w:val="clear" w:color="auto" w:fill="F8F8F8"/>
                </w:rPr>
                <w:t>getPlanePos_</w:t>
              </w:r>
              <w:proofErr w:type="gramStart"/>
              <w:r w:rsidRPr="00002D6B">
                <w:rPr>
                  <w:rFonts w:ascii="Consolas" w:eastAsia="Consolas" w:hAnsi="Consolas" w:cs="Consolas"/>
                  <w:color w:val="4078F2"/>
                  <w:sz w:val="21"/>
                  <w:shd w:val="clear" w:color="auto" w:fill="F8F8F8"/>
                </w:rPr>
                <w:t>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t, A0, </w:t>
              </w:r>
              <w:proofErr w:type="spellStart"/>
              <w:r w:rsidRPr="00002D6B">
                <w:rPr>
                  <w:rFonts w:ascii="Consolas" w:eastAsia="Consolas" w:hAnsi="Consolas" w:cs="Consolas"/>
                  <w:color w:val="5C5C5C"/>
                  <w:sz w:val="21"/>
                  <w:shd w:val="clear" w:color="auto" w:fill="F8F8F8"/>
                </w:rPr>
                <w:t>v_a</w:t>
              </w:r>
              <w:proofErr w:type="spellEnd"/>
              <w:r w:rsidRPr="00002D6B">
                <w:rPr>
                  <w:rFonts w:ascii="Consolas" w:eastAsia="Consolas" w:hAnsi="Consolas" w:cs="Consolas"/>
                  <w:color w:val="5C5C5C"/>
                  <w:sz w:val="21"/>
                  <w:shd w:val="clear" w:color="auto" w:fill="F8F8F8"/>
                </w:rPr>
                <w:t>)</w:t>
              </w:r>
            </w:ins>
          </w:p>
          <w:p w14:paraId="1FAA7DF6"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58" w:author="yukina minato" w:date="2025-09-07T17:10:00Z" w16du:dateUtc="2025-09-07T09:10:00Z"/>
                <w:rFonts w:eastAsia="宋体"/>
                <w:color w:val="5C5C5C"/>
                <w:szCs w:val="22"/>
              </w:rPr>
            </w:pPr>
            <w:ins w:id="4559" w:author="yukina minato" w:date="2025-09-07T17:10:00Z" w16du:dateUtc="2025-09-07T09:10:00Z">
              <w:r w:rsidRPr="00002D6B">
                <w:rPr>
                  <w:rFonts w:ascii="Consolas" w:eastAsia="Consolas" w:hAnsi="Consolas" w:cs="Consolas"/>
                  <w:color w:val="5C5C5C"/>
                  <w:sz w:val="21"/>
                </w:rPr>
                <w:t>    %</w:t>
              </w:r>
              <w:r w:rsidRPr="00002D6B">
                <w:rPr>
                  <w:rFonts w:ascii="宋体" w:eastAsia="宋体" w:hAnsi="宋体" w:cs="宋体" w:hint="eastAsia"/>
                  <w:color w:val="5C5C5C"/>
                  <w:sz w:val="21"/>
                </w:rPr>
                <w:t>飞机位置</w:t>
              </w:r>
              <w:r w:rsidRPr="00002D6B">
                <w:rPr>
                  <w:rFonts w:ascii="Consolas" w:eastAsia="Consolas" w:hAnsi="Consolas" w:cs="Consolas"/>
                  <w:color w:val="5C5C5C"/>
                  <w:sz w:val="21"/>
                </w:rPr>
                <w:t>   </w:t>
              </w:r>
              <w:r w:rsidRPr="00002D6B">
                <w:rPr>
                  <w:rFonts w:ascii="宋体" w:eastAsia="宋体" w:hAnsi="宋体" w:cs="宋体" w:hint="eastAsia"/>
                  <w:color w:val="5C5C5C"/>
                  <w:sz w:val="21"/>
                </w:rPr>
                <w:t>按照之前的运动方向</w:t>
              </w:r>
              <w:r w:rsidRPr="00002D6B">
                <w:rPr>
                  <w:rFonts w:ascii="Consolas" w:eastAsia="Consolas" w:hAnsi="Consolas" w:cs="Consolas"/>
                  <w:color w:val="5C5C5C"/>
                  <w:sz w:val="21"/>
                </w:rPr>
                <w:t> </w:t>
              </w:r>
            </w:ins>
          </w:p>
          <w:p w14:paraId="6AAF0468"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60" w:author="yukina minato" w:date="2025-09-07T17:10:00Z" w16du:dateUtc="2025-09-07T09:10:00Z"/>
                <w:rFonts w:eastAsia="宋体"/>
                <w:color w:val="5C5C5C"/>
                <w:szCs w:val="22"/>
              </w:rPr>
            </w:pPr>
            <w:ins w:id="4561" w:author="yukina minato" w:date="2025-09-07T17:10:00Z" w16du:dateUtc="2025-09-07T09:10:00Z">
              <w:r w:rsidRPr="00002D6B">
                <w:rPr>
                  <w:rFonts w:ascii="Consolas" w:eastAsia="Consolas" w:hAnsi="Consolas" w:cs="Consolas"/>
                  <w:color w:val="5C5C5C"/>
                  <w:sz w:val="21"/>
                  <w:shd w:val="clear" w:color="auto" w:fill="F8F8F8"/>
                </w:rPr>
                <w:t>    pos = A0 + [-</w:t>
              </w:r>
              <w:proofErr w:type="spellStart"/>
              <w:r w:rsidRPr="00002D6B">
                <w:rPr>
                  <w:rFonts w:ascii="Consolas" w:eastAsia="Consolas" w:hAnsi="Consolas" w:cs="Consolas"/>
                  <w:color w:val="5C5C5C"/>
                  <w:sz w:val="21"/>
                  <w:shd w:val="clear" w:color="auto" w:fill="F8F8F8"/>
                </w:rPr>
                <w:t>v_a</w:t>
              </w:r>
              <w:proofErr w:type="spellEnd"/>
              <w:r w:rsidRPr="00002D6B">
                <w:rPr>
                  <w:rFonts w:ascii="Consolas" w:eastAsia="Consolas" w:hAnsi="Consolas" w:cs="Consolas"/>
                  <w:color w:val="5C5C5C"/>
                  <w:sz w:val="21"/>
                  <w:shd w:val="clear" w:color="auto" w:fill="F8F8F8"/>
                </w:rPr>
                <w:t> * 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5748F2E8"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62" w:author="yukina minato" w:date="2025-09-07T17:10:00Z" w16du:dateUtc="2025-09-07T09:10:00Z"/>
                <w:rFonts w:eastAsia="宋体"/>
                <w:color w:val="5C5C5C"/>
                <w:szCs w:val="22"/>
              </w:rPr>
            </w:pPr>
            <w:ins w:id="4563" w:author="yukina minato" w:date="2025-09-07T17:10:00Z" w16du:dateUtc="2025-09-07T09:10:00Z">
              <w:r w:rsidRPr="00002D6B">
                <w:rPr>
                  <w:rFonts w:ascii="Consolas" w:eastAsia="Consolas" w:hAnsi="Consolas" w:cs="Consolas"/>
                  <w:color w:val="A626A4"/>
                  <w:sz w:val="21"/>
                </w:rPr>
                <w:t>end</w:t>
              </w:r>
            </w:ins>
          </w:p>
          <w:p w14:paraId="249B820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ins w:id="4564" w:author="yukina minato" w:date="2025-09-07T17:10:00Z" w16du:dateUtc="2025-09-07T09:10:00Z"/>
                <w:rFonts w:eastAsia="宋体"/>
                <w:color w:val="5C5C5C"/>
                <w:szCs w:val="22"/>
              </w:rPr>
            </w:pPr>
          </w:p>
          <w:p w14:paraId="7CD90968"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65" w:author="yukina minato" w:date="2025-09-07T17:10:00Z" w16du:dateUtc="2025-09-07T09:10:00Z"/>
                <w:rFonts w:eastAsia="宋体"/>
                <w:color w:val="5C5C5C"/>
                <w:szCs w:val="22"/>
              </w:rPr>
            </w:pPr>
            <w:ins w:id="4566" w:author="yukina minato" w:date="2025-09-07T17:10:00Z" w16du:dateUtc="2025-09-07T09:10:00Z">
              <w:r w:rsidRPr="00002D6B">
                <w:rPr>
                  <w:rFonts w:ascii="Consolas" w:eastAsia="Consolas" w:hAnsi="Consolas" w:cs="Consolas"/>
                  <w:color w:val="A626A4"/>
                  <w:sz w:val="21"/>
                </w:rPr>
                <w:t>function</w:t>
              </w:r>
              <w:r w:rsidRPr="00002D6B">
                <w:rPr>
                  <w:rFonts w:ascii="Consolas" w:eastAsia="Consolas" w:hAnsi="Consolas" w:cs="Consolas"/>
                  <w:color w:val="5C5C5C"/>
                  <w:sz w:val="21"/>
                </w:rPr>
                <w:t> </w:t>
              </w:r>
              <w:proofErr w:type="spellStart"/>
              <w:r w:rsidRPr="00002D6B">
                <w:rPr>
                  <w:rFonts w:ascii="Consolas" w:eastAsia="Consolas" w:hAnsi="Consolas" w:cs="Consolas"/>
                  <w:color w:val="4078F2"/>
                  <w:sz w:val="21"/>
                </w:rPr>
                <w:t>intersect_ggg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4078F2"/>
                  <w:sz w:val="21"/>
                </w:rPr>
                <w:t>cpsi_</w:t>
              </w:r>
              <w:proofErr w:type="gramStart"/>
              <w:r w:rsidRPr="00002D6B">
                <w:rPr>
                  <w:rFonts w:ascii="Consolas" w:eastAsia="Consolas" w:hAnsi="Consolas" w:cs="Consolas"/>
                  <w:color w:val="4078F2"/>
                  <w:sz w:val="21"/>
                </w:rPr>
                <w:t>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P, Q, C, r)</w:t>
              </w:r>
            </w:ins>
          </w:p>
          <w:p w14:paraId="2D4ACF12"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67" w:author="yukina minato" w:date="2025-09-07T17:10:00Z" w16du:dateUtc="2025-09-07T09:10:00Z"/>
                <w:rFonts w:eastAsia="宋体"/>
                <w:color w:val="5C5C5C"/>
                <w:szCs w:val="22"/>
              </w:rPr>
            </w:pPr>
            <w:ins w:id="4568"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检测是否</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遮蔽</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判断方式，连接线段，是否与球有交点</w:t>
              </w:r>
            </w:ins>
          </w:p>
          <w:p w14:paraId="29F6BBC8"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69" w:author="yukina minato" w:date="2025-09-07T17:10:00Z" w16du:dateUtc="2025-09-07T09:10:00Z"/>
                <w:rFonts w:eastAsia="宋体"/>
                <w:color w:val="5C5C5C"/>
                <w:szCs w:val="22"/>
              </w:rPr>
            </w:pPr>
            <w:ins w:id="4570"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vec_ray</w:t>
              </w:r>
              <w:proofErr w:type="spellEnd"/>
              <w:r w:rsidRPr="00002D6B">
                <w:rPr>
                  <w:rFonts w:ascii="Consolas" w:eastAsia="Consolas" w:hAnsi="Consolas" w:cs="Consolas"/>
                  <w:color w:val="5C5C5C"/>
                  <w:sz w:val="21"/>
                </w:rPr>
                <w:t> = Q - P;</w:t>
              </w:r>
            </w:ins>
          </w:p>
          <w:p w14:paraId="798EC41D"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71" w:author="yukina minato" w:date="2025-09-07T17:10:00Z" w16du:dateUtc="2025-09-07T09:10:00Z"/>
                <w:rFonts w:eastAsia="宋体"/>
                <w:color w:val="5C5C5C"/>
                <w:szCs w:val="22"/>
              </w:rPr>
            </w:pPr>
            <w:ins w:id="4572"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vec_PC</w:t>
              </w:r>
              <w:proofErr w:type="spellEnd"/>
              <w:r w:rsidRPr="00002D6B">
                <w:rPr>
                  <w:rFonts w:ascii="Consolas" w:eastAsia="Consolas" w:hAnsi="Consolas" w:cs="Consolas"/>
                  <w:color w:val="5C5C5C"/>
                  <w:sz w:val="21"/>
                  <w:shd w:val="clear" w:color="auto" w:fill="F8F8F8"/>
                </w:rPr>
                <w:t> = C - P;</w:t>
              </w:r>
            </w:ins>
          </w:p>
          <w:p w14:paraId="75069247"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73" w:author="yukina minato" w:date="2025-09-07T17:10:00Z" w16du:dateUtc="2025-09-07T09:10:00Z"/>
                <w:rFonts w:eastAsia="宋体"/>
                <w:color w:val="5C5C5C"/>
                <w:szCs w:val="22"/>
              </w:rPr>
            </w:pPr>
            <w:ins w:id="4574" w:author="yukina minato" w:date="2025-09-07T17:10:00Z" w16du:dateUtc="2025-09-07T09:10:00Z">
              <w:r w:rsidRPr="00002D6B">
                <w:rPr>
                  <w:rFonts w:ascii="Consolas" w:eastAsia="Consolas" w:hAnsi="Consolas" w:cs="Consolas"/>
                  <w:color w:val="5C5C5C"/>
                  <w:sz w:val="21"/>
                </w:rPr>
                <w:t>    </w:t>
              </w:r>
            </w:ins>
          </w:p>
          <w:p w14:paraId="1826B6D7"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75" w:author="yukina minato" w:date="2025-09-07T17:10:00Z" w16du:dateUtc="2025-09-07T09:10:00Z"/>
                <w:rFonts w:eastAsia="宋体"/>
                <w:color w:val="5C5C5C"/>
                <w:szCs w:val="22"/>
              </w:rPr>
            </w:pPr>
            <w:ins w:id="4576" w:author="yukina minato" w:date="2025-09-07T17:10:00Z" w16du:dateUtc="2025-09-07T09:10:00Z">
              <w:r w:rsidRPr="00002D6B">
                <w:rPr>
                  <w:rFonts w:ascii="Consolas" w:eastAsia="Consolas" w:hAnsi="Consolas" w:cs="Consolas"/>
                  <w:color w:val="5C5C5C"/>
                  <w:sz w:val="21"/>
                  <w:shd w:val="clear" w:color="auto" w:fill="F8F8F8"/>
                </w:rPr>
                <w:t>    t = </w:t>
              </w:r>
              <w:proofErr w:type="gramStart"/>
              <w:r w:rsidRPr="00002D6B">
                <w:rPr>
                  <w:rFonts w:ascii="Consolas" w:eastAsia="Consolas" w:hAnsi="Consolas" w:cs="Consolas"/>
                  <w:color w:val="5C5C5C"/>
                  <w:sz w:val="21"/>
                  <w:shd w:val="clear" w:color="auto" w:fill="F8F8F8"/>
                </w:rPr>
                <w:t>dot(</w:t>
              </w:r>
              <w:proofErr w:type="spellStart"/>
              <w:proofErr w:type="gramEnd"/>
              <w:r w:rsidRPr="00002D6B">
                <w:rPr>
                  <w:rFonts w:ascii="Consolas" w:eastAsia="Consolas" w:hAnsi="Consolas" w:cs="Consolas"/>
                  <w:color w:val="5C5C5C"/>
                  <w:sz w:val="21"/>
                  <w:shd w:val="clear" w:color="auto" w:fill="F8F8F8"/>
                </w:rPr>
                <w:t>vec_PC</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vec_ray</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dot(</w:t>
              </w:r>
              <w:proofErr w:type="spellStart"/>
              <w:proofErr w:type="gramEnd"/>
              <w:r w:rsidRPr="00002D6B">
                <w:rPr>
                  <w:rFonts w:ascii="Consolas" w:eastAsia="Consolas" w:hAnsi="Consolas" w:cs="Consolas"/>
                  <w:color w:val="5C5C5C"/>
                  <w:sz w:val="21"/>
                  <w:shd w:val="clear" w:color="auto" w:fill="F8F8F8"/>
                </w:rPr>
                <w:t>vec_ray</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vec_ray</w:t>
              </w:r>
              <w:proofErr w:type="spellEnd"/>
              <w:r w:rsidRPr="00002D6B">
                <w:rPr>
                  <w:rFonts w:ascii="Consolas" w:eastAsia="Consolas" w:hAnsi="Consolas" w:cs="Consolas"/>
                  <w:color w:val="5C5C5C"/>
                  <w:sz w:val="21"/>
                  <w:shd w:val="clear" w:color="auto" w:fill="F8F8F8"/>
                </w:rPr>
                <w:t>);</w:t>
              </w:r>
            </w:ins>
          </w:p>
          <w:p w14:paraId="20411220"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77" w:author="yukina minato" w:date="2025-09-07T17:10:00Z" w16du:dateUtc="2025-09-07T09:10:00Z"/>
                <w:rFonts w:eastAsia="宋体"/>
                <w:color w:val="5C5C5C"/>
                <w:szCs w:val="22"/>
              </w:rPr>
            </w:pPr>
            <w:ins w:id="4578" w:author="yukina minato" w:date="2025-09-07T17:10:00Z" w16du:dateUtc="2025-09-07T09:10:00Z">
              <w:r w:rsidRPr="00002D6B">
                <w:rPr>
                  <w:rFonts w:ascii="Consolas" w:eastAsia="Consolas" w:hAnsi="Consolas" w:cs="Consolas"/>
                  <w:color w:val="5C5C5C"/>
                  <w:sz w:val="21"/>
                </w:rPr>
                <w:t>    </w:t>
              </w:r>
            </w:ins>
          </w:p>
          <w:p w14:paraId="7B611C0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79" w:author="yukina minato" w:date="2025-09-07T17:10:00Z" w16du:dateUtc="2025-09-07T09:10:00Z"/>
                <w:rFonts w:eastAsia="宋体"/>
                <w:color w:val="5C5C5C"/>
                <w:szCs w:val="22"/>
              </w:rPr>
            </w:pPr>
            <w:ins w:id="4580"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t &lt; </w:t>
              </w:r>
              <w:r w:rsidRPr="00002D6B">
                <w:rPr>
                  <w:rFonts w:ascii="Consolas" w:eastAsia="Consolas" w:hAnsi="Consolas" w:cs="Consolas"/>
                  <w:color w:val="986801"/>
                  <w:sz w:val="21"/>
                  <w:shd w:val="clear" w:color="auto" w:fill="F8F8F8"/>
                </w:rPr>
                <w:t>0</w:t>
              </w:r>
            </w:ins>
          </w:p>
          <w:p w14:paraId="577E3B66"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81" w:author="yukina minato" w:date="2025-09-07T17:10:00Z" w16du:dateUtc="2025-09-07T09:10:00Z"/>
                <w:rFonts w:eastAsia="宋体"/>
                <w:color w:val="5C5C5C"/>
                <w:szCs w:val="22"/>
              </w:rPr>
            </w:pPr>
            <w:ins w:id="4582"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intersect_ggg</w:t>
              </w:r>
              <w:proofErr w:type="spellEnd"/>
              <w:r w:rsidRPr="00002D6B">
                <w:rPr>
                  <w:rFonts w:ascii="Consolas" w:eastAsia="Consolas" w:hAnsi="Consolas" w:cs="Consolas"/>
                  <w:color w:val="5C5C5C"/>
                  <w:sz w:val="21"/>
                </w:rPr>
                <w:t> = </w:t>
              </w:r>
              <w:r w:rsidRPr="00002D6B">
                <w:rPr>
                  <w:rFonts w:ascii="Consolas" w:eastAsia="Consolas" w:hAnsi="Consolas" w:cs="Consolas"/>
                  <w:color w:val="0184BB"/>
                  <w:sz w:val="21"/>
                </w:rPr>
                <w:t>false</w:t>
              </w:r>
              <w:r w:rsidRPr="00002D6B">
                <w:rPr>
                  <w:rFonts w:ascii="Consolas" w:eastAsia="Consolas" w:hAnsi="Consolas" w:cs="Consolas"/>
                  <w:color w:val="5C5C5C"/>
                  <w:sz w:val="21"/>
                </w:rPr>
                <w:t>;</w:t>
              </w:r>
            </w:ins>
          </w:p>
          <w:p w14:paraId="20B98AB4"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83" w:author="yukina minato" w:date="2025-09-07T17:10:00Z" w16du:dateUtc="2025-09-07T09:10:00Z"/>
                <w:rFonts w:eastAsia="宋体"/>
                <w:color w:val="5C5C5C"/>
                <w:szCs w:val="22"/>
              </w:rPr>
            </w:pPr>
            <w:ins w:id="4584"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w:t>
              </w:r>
            </w:ins>
          </w:p>
          <w:p w14:paraId="090ADC48"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85" w:author="yukina minato" w:date="2025-09-07T17:10:00Z" w16du:dateUtc="2025-09-07T09:10:00Z"/>
                <w:rFonts w:eastAsia="宋体"/>
                <w:color w:val="5C5C5C"/>
                <w:szCs w:val="22"/>
              </w:rPr>
            </w:pPr>
            <w:ins w:id="4586"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00B1752D"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87" w:author="yukina minato" w:date="2025-09-07T17:10:00Z" w16du:dateUtc="2025-09-07T09:10:00Z"/>
                <w:rFonts w:eastAsia="宋体"/>
                <w:color w:val="5C5C5C"/>
                <w:szCs w:val="22"/>
              </w:rPr>
            </w:pPr>
            <w:ins w:id="4588" w:author="yukina minato" w:date="2025-09-07T17:10:00Z" w16du:dateUtc="2025-09-07T09:10:00Z">
              <w:r w:rsidRPr="00002D6B">
                <w:rPr>
                  <w:rFonts w:ascii="Consolas" w:eastAsia="Consolas" w:hAnsi="Consolas" w:cs="Consolas"/>
                  <w:color w:val="5C5C5C"/>
                  <w:sz w:val="21"/>
                  <w:shd w:val="clear" w:color="auto" w:fill="F8F8F8"/>
                </w:rPr>
                <w:t>    </w:t>
              </w:r>
            </w:ins>
          </w:p>
          <w:p w14:paraId="32E8E99C"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89" w:author="yukina minato" w:date="2025-09-07T17:10:00Z" w16du:dateUtc="2025-09-07T09:10:00Z"/>
                <w:rFonts w:eastAsia="宋体"/>
                <w:color w:val="5C5C5C"/>
                <w:szCs w:val="22"/>
              </w:rPr>
            </w:pPr>
            <w:ins w:id="4590"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dist_sq</w:t>
              </w:r>
              <w:proofErr w:type="spellEnd"/>
              <w:r w:rsidRPr="00002D6B">
                <w:rPr>
                  <w:rFonts w:ascii="Consolas" w:eastAsia="Consolas" w:hAnsi="Consolas" w:cs="Consolas"/>
                  <w:color w:val="5C5C5C"/>
                  <w:sz w:val="21"/>
                </w:rPr>
                <w:t> = norm(</w:t>
              </w:r>
              <w:proofErr w:type="spellStart"/>
              <w:r w:rsidRPr="00002D6B">
                <w:rPr>
                  <w:rFonts w:ascii="Consolas" w:eastAsia="Consolas" w:hAnsi="Consolas" w:cs="Consolas"/>
                  <w:color w:val="5C5C5C"/>
                  <w:sz w:val="21"/>
                </w:rPr>
                <w:t>vec_</w:t>
              </w:r>
              <w:proofErr w:type="gramStart"/>
              <w:r w:rsidRPr="00002D6B">
                <w:rPr>
                  <w:rFonts w:ascii="Consolas" w:eastAsia="Consolas" w:hAnsi="Consolas" w:cs="Consolas"/>
                  <w:color w:val="5C5C5C"/>
                  <w:sz w:val="21"/>
                </w:rPr>
                <w:t>PC</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 t^</w:t>
              </w:r>
              <w:r w:rsidRPr="00002D6B">
                <w:rPr>
                  <w:rFonts w:ascii="Consolas" w:eastAsia="Consolas" w:hAnsi="Consolas" w:cs="Consolas"/>
                  <w:color w:val="986801"/>
                  <w:sz w:val="21"/>
                </w:rPr>
                <w:t>2</w:t>
              </w:r>
              <w:r w:rsidRPr="00002D6B">
                <w:rPr>
                  <w:rFonts w:ascii="Consolas" w:eastAsia="Consolas" w:hAnsi="Consolas" w:cs="Consolas"/>
                  <w:color w:val="5C5C5C"/>
                  <w:sz w:val="21"/>
                </w:rPr>
                <w:t> * norm(</w:t>
              </w:r>
              <w:proofErr w:type="spellStart"/>
              <w:r w:rsidRPr="00002D6B">
                <w:rPr>
                  <w:rFonts w:ascii="Consolas" w:eastAsia="Consolas" w:hAnsi="Consolas" w:cs="Consolas"/>
                  <w:color w:val="5C5C5C"/>
                  <w:sz w:val="21"/>
                </w:rPr>
                <w:t>vec_</w:t>
              </w:r>
              <w:proofErr w:type="gramStart"/>
              <w:r w:rsidRPr="00002D6B">
                <w:rPr>
                  <w:rFonts w:ascii="Consolas" w:eastAsia="Consolas" w:hAnsi="Consolas" w:cs="Consolas"/>
                  <w:color w:val="5C5C5C"/>
                  <w:sz w:val="21"/>
                </w:rPr>
                <w:t>ray</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2C56CA3C"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91" w:author="yukina minato" w:date="2025-09-07T17:10:00Z" w16du:dateUtc="2025-09-07T09:10:00Z"/>
                <w:rFonts w:eastAsia="宋体"/>
                <w:color w:val="5C5C5C"/>
                <w:szCs w:val="22"/>
              </w:rPr>
            </w:pPr>
            <w:ins w:id="4592" w:author="yukina minato" w:date="2025-09-07T17:10:00Z" w16du:dateUtc="2025-09-07T09:10:00Z">
              <w:r w:rsidRPr="00002D6B">
                <w:rPr>
                  <w:rFonts w:ascii="Consolas" w:eastAsia="Consolas" w:hAnsi="Consolas" w:cs="Consolas"/>
                  <w:color w:val="5C5C5C"/>
                  <w:sz w:val="21"/>
                  <w:shd w:val="clear" w:color="auto" w:fill="F8F8F8"/>
                </w:rPr>
                <w:t>    </w:t>
              </w:r>
            </w:ins>
          </w:p>
          <w:p w14:paraId="1899267F"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93" w:author="yukina minato" w:date="2025-09-07T17:10:00Z" w16du:dateUtc="2025-09-07T09:10:00Z"/>
                <w:rFonts w:eastAsia="宋体"/>
                <w:color w:val="5C5C5C"/>
                <w:szCs w:val="22"/>
              </w:rPr>
            </w:pPr>
            <w:ins w:id="4594"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dist_sq</w:t>
              </w:r>
              <w:proofErr w:type="spellEnd"/>
              <w:r w:rsidRPr="00002D6B">
                <w:rPr>
                  <w:rFonts w:ascii="Consolas" w:eastAsia="Consolas" w:hAnsi="Consolas" w:cs="Consolas"/>
                  <w:color w:val="5C5C5C"/>
                  <w:sz w:val="21"/>
                </w:rPr>
                <w:t> &lt;= r^</w:t>
              </w:r>
              <w:r w:rsidRPr="00002D6B">
                <w:rPr>
                  <w:rFonts w:ascii="Consolas" w:eastAsia="Consolas" w:hAnsi="Consolas" w:cs="Consolas"/>
                  <w:color w:val="986801"/>
                  <w:sz w:val="21"/>
                </w:rPr>
                <w:t>2</w:t>
              </w:r>
            </w:ins>
          </w:p>
          <w:p w14:paraId="466684E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95" w:author="yukina minato" w:date="2025-09-07T17:10:00Z" w16du:dateUtc="2025-09-07T09:10:00Z"/>
                <w:rFonts w:eastAsia="宋体"/>
                <w:color w:val="5C5C5C"/>
                <w:szCs w:val="22"/>
              </w:rPr>
            </w:pPr>
            <w:ins w:id="4596"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intersect_ggg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0184BB"/>
                  <w:sz w:val="21"/>
                  <w:shd w:val="clear" w:color="auto" w:fill="F8F8F8"/>
                </w:rPr>
                <w:t>true</w:t>
              </w:r>
              <w:r w:rsidRPr="00002D6B">
                <w:rPr>
                  <w:rFonts w:ascii="Consolas" w:eastAsia="Consolas" w:hAnsi="Consolas" w:cs="Consolas"/>
                  <w:color w:val="5C5C5C"/>
                  <w:sz w:val="21"/>
                  <w:shd w:val="clear" w:color="auto" w:fill="F8F8F8"/>
                </w:rPr>
                <w:t>;</w:t>
              </w:r>
            </w:ins>
          </w:p>
          <w:p w14:paraId="660675CA"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597" w:author="yukina minato" w:date="2025-09-07T17:10:00Z" w16du:dateUtc="2025-09-07T09:10:00Z"/>
                <w:rFonts w:eastAsia="宋体"/>
                <w:color w:val="5C5C5C"/>
                <w:szCs w:val="22"/>
              </w:rPr>
            </w:pPr>
            <w:ins w:id="4598"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else</w:t>
              </w:r>
            </w:ins>
          </w:p>
          <w:p w14:paraId="20E1A7F1"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599" w:author="yukina minato" w:date="2025-09-07T17:10:00Z" w16du:dateUtc="2025-09-07T09:10:00Z"/>
                <w:rFonts w:eastAsia="宋体"/>
                <w:color w:val="5C5C5C"/>
                <w:szCs w:val="22"/>
              </w:rPr>
            </w:pPr>
            <w:ins w:id="4600"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intersect_ggg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0184BB"/>
                  <w:sz w:val="21"/>
                  <w:shd w:val="clear" w:color="auto" w:fill="F8F8F8"/>
                </w:rPr>
                <w:t>false</w:t>
              </w:r>
              <w:r w:rsidRPr="00002D6B">
                <w:rPr>
                  <w:rFonts w:ascii="Consolas" w:eastAsia="Consolas" w:hAnsi="Consolas" w:cs="Consolas"/>
                  <w:color w:val="5C5C5C"/>
                  <w:sz w:val="21"/>
                  <w:shd w:val="clear" w:color="auto" w:fill="F8F8F8"/>
                </w:rPr>
                <w:t>;</w:t>
              </w:r>
            </w:ins>
          </w:p>
          <w:p w14:paraId="0BF48F10"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ins w:id="4601" w:author="yukina minato" w:date="2025-09-07T17:10:00Z" w16du:dateUtc="2025-09-07T09:10:00Z"/>
                <w:rFonts w:eastAsia="宋体"/>
                <w:color w:val="5C5C5C"/>
                <w:szCs w:val="22"/>
              </w:rPr>
            </w:pPr>
            <w:ins w:id="4602"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4021095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ins w:id="4603" w:author="yukina minato" w:date="2025-09-07T17:10:00Z" w16du:dateUtc="2025-09-07T09:10:00Z"/>
                <w:rFonts w:eastAsia="宋体"/>
                <w:color w:val="5C5C5C"/>
                <w:szCs w:val="22"/>
              </w:rPr>
            </w:pPr>
            <w:ins w:id="4604" w:author="yukina minato" w:date="2025-09-07T17:10:00Z" w16du:dateUtc="2025-09-07T09:10:00Z">
              <w:r w:rsidRPr="00002D6B">
                <w:rPr>
                  <w:rFonts w:ascii="Consolas" w:eastAsia="Consolas" w:hAnsi="Consolas" w:cs="Consolas"/>
                  <w:color w:val="A626A4"/>
                  <w:sz w:val="21"/>
                  <w:shd w:val="clear" w:color="auto" w:fill="F8F8F8"/>
                </w:rPr>
                <w:t>end</w:t>
              </w:r>
            </w:ins>
          </w:p>
          <w:p w14:paraId="4E712999" w14:textId="77777777" w:rsidR="00002D6B" w:rsidRPr="00002D6B" w:rsidRDefault="00002D6B" w:rsidP="00002D6B">
            <w:pPr>
              <w:widowControl w:val="0"/>
              <w:spacing w:before="0" w:after="0"/>
              <w:jc w:val="both"/>
              <w:rPr>
                <w:ins w:id="4605" w:author="yukina minato" w:date="2025-09-07T17:10:00Z" w16du:dateUtc="2025-09-07T09:10:00Z"/>
                <w:rFonts w:eastAsia="宋体"/>
                <w:szCs w:val="22"/>
              </w:rPr>
            </w:pPr>
          </w:p>
        </w:tc>
      </w:tr>
    </w:tbl>
    <w:p w14:paraId="00CA1124" w14:textId="77777777" w:rsidR="00002D6B" w:rsidRPr="00002D6B" w:rsidRDefault="00002D6B" w:rsidP="00002D6B">
      <w:pPr>
        <w:widowControl w:val="0"/>
        <w:spacing w:before="0" w:after="0"/>
        <w:jc w:val="both"/>
        <w:rPr>
          <w:ins w:id="4606" w:author="yukina minato" w:date="2025-09-07T17:10:00Z" w16du:dateUtc="2025-09-07T09:10:00Z"/>
          <w:rFonts w:eastAsia="宋体"/>
          <w:szCs w:val="22"/>
        </w:rPr>
      </w:pPr>
    </w:p>
    <w:p w14:paraId="63004DB8" w14:textId="77777777" w:rsidR="00002D6B" w:rsidRPr="00002D6B" w:rsidRDefault="00002D6B" w:rsidP="00002D6B">
      <w:pPr>
        <w:widowControl w:val="0"/>
        <w:spacing w:before="0" w:after="0"/>
        <w:jc w:val="both"/>
        <w:rPr>
          <w:ins w:id="4607" w:author="yukina minato" w:date="2025-09-07T17:10:00Z" w16du:dateUtc="2025-09-07T09:10:00Z"/>
          <w:rFonts w:eastAsia="宋体"/>
          <w:szCs w:val="22"/>
        </w:rPr>
      </w:pPr>
    </w:p>
    <w:p w14:paraId="1DB27C2A" w14:textId="77777777" w:rsidR="00002D6B" w:rsidRPr="00002D6B" w:rsidRDefault="00002D6B" w:rsidP="00002D6B">
      <w:pPr>
        <w:widowControl w:val="0"/>
        <w:spacing w:before="0" w:after="0"/>
        <w:jc w:val="both"/>
        <w:rPr>
          <w:ins w:id="4608" w:author="yukina minato" w:date="2025-09-07T17:10:00Z" w16du:dateUtc="2025-09-07T09:10:00Z"/>
          <w:rFonts w:eastAsia="宋体"/>
          <w:szCs w:val="22"/>
        </w:rPr>
      </w:pPr>
    </w:p>
    <w:p w14:paraId="635220E9" w14:textId="77777777" w:rsidR="00002D6B" w:rsidRPr="00002D6B" w:rsidRDefault="00002D6B" w:rsidP="00002D6B">
      <w:pPr>
        <w:widowControl w:val="0"/>
        <w:spacing w:before="0" w:after="0"/>
        <w:jc w:val="both"/>
        <w:rPr>
          <w:ins w:id="4609" w:author="yukina minato" w:date="2025-09-07T17:10:00Z" w16du:dateUtc="2025-09-07T09:10:00Z"/>
          <w:rFonts w:eastAsia="宋体"/>
          <w:szCs w:val="22"/>
        </w:rPr>
      </w:pPr>
    </w:p>
    <w:tbl>
      <w:tblPr>
        <w:tblStyle w:val="20"/>
        <w:tblW w:w="0" w:type="auto"/>
        <w:tblLook w:val="04A0" w:firstRow="1" w:lastRow="0" w:firstColumn="1" w:lastColumn="0" w:noHBand="0" w:noVBand="1"/>
      </w:tblPr>
      <w:tblGrid>
        <w:gridCol w:w="8297"/>
      </w:tblGrid>
      <w:tr w:rsidR="00002D6B" w:rsidRPr="00002D6B" w14:paraId="12DA361F" w14:textId="77777777" w:rsidTr="004E6A00">
        <w:trPr>
          <w:ins w:id="4610" w:author="yukina minato" w:date="2025-09-07T17:10:00Z" w16du:dateUtc="2025-09-07T09:10:00Z"/>
        </w:trPr>
        <w:tc>
          <w:tcPr>
            <w:tcW w:w="8834" w:type="dxa"/>
            <w:shd w:val="clear" w:color="auto" w:fill="BFBFBF" w:themeFill="background1" w:themeFillShade="BF"/>
          </w:tcPr>
          <w:p w14:paraId="60C579B0" w14:textId="77777777" w:rsidR="00002D6B" w:rsidRPr="00002D6B" w:rsidRDefault="00002D6B" w:rsidP="00002D6B">
            <w:pPr>
              <w:widowControl w:val="0"/>
              <w:spacing w:before="0" w:after="0"/>
              <w:jc w:val="left"/>
              <w:rPr>
                <w:ins w:id="4611" w:author="yukina minato" w:date="2025-09-07T17:10:00Z" w16du:dateUtc="2025-09-07T09:10:00Z"/>
                <w:rFonts w:eastAsia="宋体"/>
                <w:b/>
                <w:sz w:val="21"/>
              </w:rPr>
            </w:pPr>
            <w:ins w:id="4612" w:author="yukina minato" w:date="2025-09-07T17:10:00Z" w16du:dateUtc="2025-09-07T09:10:00Z">
              <w:r w:rsidRPr="00002D6B">
                <w:rPr>
                  <w:rFonts w:eastAsia="宋体" w:hint="eastAsia"/>
                  <w:b/>
                  <w:sz w:val="21"/>
                </w:rPr>
                <w:t>附录</w:t>
              </w:r>
              <w:r w:rsidRPr="00002D6B">
                <w:rPr>
                  <w:rFonts w:eastAsia="宋体" w:hint="eastAsia"/>
                  <w:b/>
                  <w:sz w:val="21"/>
                </w:rPr>
                <w:t>3</w:t>
              </w:r>
            </w:ins>
          </w:p>
        </w:tc>
      </w:tr>
      <w:tr w:rsidR="00002D6B" w:rsidRPr="00002D6B" w14:paraId="3819BB68" w14:textId="77777777" w:rsidTr="004E6A00">
        <w:trPr>
          <w:ins w:id="4613" w:author="yukina minato" w:date="2025-09-07T17:10:00Z" w16du:dateUtc="2025-09-07T09:10:00Z"/>
        </w:trPr>
        <w:tc>
          <w:tcPr>
            <w:tcW w:w="8834" w:type="dxa"/>
            <w:shd w:val="clear" w:color="auto" w:fill="BFBFBF" w:themeFill="background1" w:themeFillShade="BF"/>
          </w:tcPr>
          <w:p w14:paraId="585B0D4A" w14:textId="77777777" w:rsidR="00002D6B" w:rsidRPr="00002D6B" w:rsidRDefault="00002D6B" w:rsidP="00002D6B">
            <w:pPr>
              <w:widowControl w:val="0"/>
              <w:spacing w:before="0" w:after="0"/>
              <w:jc w:val="both"/>
              <w:rPr>
                <w:ins w:id="4614" w:author="yukina minato" w:date="2025-09-07T17:10:00Z" w16du:dateUtc="2025-09-07T09:10:00Z"/>
                <w:rFonts w:eastAsia="宋体"/>
                <w:szCs w:val="22"/>
              </w:rPr>
            </w:pPr>
            <w:ins w:id="4615" w:author="yukina minato" w:date="2025-09-07T17:10:00Z" w16du:dateUtc="2025-09-07T09:10:00Z">
              <w:r w:rsidRPr="00002D6B">
                <w:rPr>
                  <w:rFonts w:eastAsia="宋体" w:hint="eastAsia"/>
                  <w:szCs w:val="22"/>
                </w:rPr>
                <w:t>问题</w:t>
              </w:r>
              <w:proofErr w:type="gramStart"/>
              <w:r w:rsidRPr="00002D6B">
                <w:rPr>
                  <w:rFonts w:eastAsia="宋体" w:hint="eastAsia"/>
                  <w:szCs w:val="22"/>
                </w:rPr>
                <w:t>一</w:t>
              </w:r>
              <w:proofErr w:type="gramEnd"/>
              <w:r w:rsidRPr="00002D6B">
                <w:rPr>
                  <w:rFonts w:eastAsia="宋体" w:hint="eastAsia"/>
                  <w:szCs w:val="22"/>
                </w:rPr>
                <w:t>求解结果</w:t>
              </w:r>
            </w:ins>
          </w:p>
        </w:tc>
      </w:tr>
      <w:tr w:rsidR="00002D6B" w:rsidRPr="00002D6B" w14:paraId="38C59F32" w14:textId="77777777" w:rsidTr="004E6A00">
        <w:trPr>
          <w:ins w:id="4616" w:author="yukina minato" w:date="2025-09-07T17:10:00Z" w16du:dateUtc="2025-09-07T09:10:00Z"/>
        </w:trPr>
        <w:tc>
          <w:tcPr>
            <w:tcW w:w="8834" w:type="dxa"/>
          </w:tcPr>
          <w:p w14:paraId="4E37515C" w14:textId="77777777" w:rsidR="00002D6B" w:rsidRPr="00002D6B" w:rsidRDefault="00002D6B" w:rsidP="00002D6B">
            <w:pPr>
              <w:widowControl w:val="0"/>
              <w:spacing w:before="0" w:after="0"/>
              <w:jc w:val="both"/>
              <w:rPr>
                <w:ins w:id="4617" w:author="yukina minato" w:date="2025-09-07T17:10:00Z" w16du:dateUtc="2025-09-07T09:10:00Z"/>
                <w:rFonts w:eastAsia="宋体"/>
                <w:szCs w:val="22"/>
              </w:rPr>
            </w:pPr>
            <w:ins w:id="4618" w:author="yukina minato" w:date="2025-09-07T17:10:00Z" w16du:dateUtc="2025-09-07T09:10:00Z">
              <w:r w:rsidRPr="00002D6B">
                <w:rPr>
                  <w:rFonts w:eastAsia="宋体"/>
                  <w:szCs w:val="22"/>
                </w:rPr>
                <w:t>总遮蔽时长为：</w:t>
              </w:r>
              <w:r w:rsidRPr="00002D6B">
                <w:rPr>
                  <w:rFonts w:eastAsia="宋体"/>
                  <w:szCs w:val="22"/>
                </w:rPr>
                <w:t>1.3387 s</w:t>
              </w:r>
              <w:r w:rsidRPr="00002D6B">
                <w:rPr>
                  <w:rFonts w:eastAsia="宋体"/>
                  <w:szCs w:val="22"/>
                </w:rPr>
                <w:t>。</w:t>
              </w:r>
            </w:ins>
          </w:p>
          <w:p w14:paraId="3B390253" w14:textId="77777777" w:rsidR="00002D6B" w:rsidRPr="00002D6B" w:rsidRDefault="00002D6B" w:rsidP="00002D6B">
            <w:pPr>
              <w:widowControl w:val="0"/>
              <w:spacing w:before="0" w:after="0"/>
              <w:jc w:val="both"/>
              <w:rPr>
                <w:ins w:id="4619" w:author="yukina minato" w:date="2025-09-07T17:10:00Z" w16du:dateUtc="2025-09-07T09:10:00Z"/>
                <w:rFonts w:eastAsia="宋体"/>
                <w:szCs w:val="22"/>
              </w:rPr>
            </w:pPr>
          </w:p>
          <w:p w14:paraId="151B0412" w14:textId="77777777" w:rsidR="00002D6B" w:rsidRPr="00002D6B" w:rsidRDefault="00002D6B" w:rsidP="00002D6B">
            <w:pPr>
              <w:widowControl w:val="0"/>
              <w:spacing w:before="0" w:after="0"/>
              <w:jc w:val="both"/>
              <w:rPr>
                <w:ins w:id="4620" w:author="yukina minato" w:date="2025-09-07T17:10:00Z" w16du:dateUtc="2025-09-07T09:10:00Z"/>
                <w:rFonts w:eastAsia="宋体"/>
                <w:szCs w:val="22"/>
              </w:rPr>
            </w:pPr>
            <w:ins w:id="4621" w:author="yukina minato" w:date="2025-09-07T17:10:00Z" w16du:dateUtc="2025-09-07T09:10:00Z">
              <w:r w:rsidRPr="00002D6B">
                <w:rPr>
                  <w:rFonts w:eastAsia="宋体"/>
                  <w:szCs w:val="22"/>
                </w:rPr>
                <w:t>真实目标被完全遮蔽的时间段如下：</w:t>
              </w:r>
            </w:ins>
          </w:p>
          <w:p w14:paraId="4877D8D1" w14:textId="77777777" w:rsidR="00002D6B" w:rsidRPr="00002D6B" w:rsidRDefault="00002D6B" w:rsidP="00002D6B">
            <w:pPr>
              <w:widowControl w:val="0"/>
              <w:spacing w:before="0" w:after="0"/>
              <w:jc w:val="both"/>
              <w:rPr>
                <w:ins w:id="4622" w:author="yukina minato" w:date="2025-09-07T17:10:00Z" w16du:dateUtc="2025-09-07T09:10:00Z"/>
                <w:rFonts w:eastAsia="宋体"/>
                <w:szCs w:val="22"/>
              </w:rPr>
            </w:pPr>
            <w:ins w:id="4623" w:author="yukina minato" w:date="2025-09-07T17:10:00Z" w16du:dateUtc="2025-09-07T09:10:00Z">
              <w:r w:rsidRPr="00002D6B">
                <w:rPr>
                  <w:rFonts w:eastAsia="宋体"/>
                  <w:szCs w:val="22"/>
                </w:rPr>
                <w:t xml:space="preserve">  - </w:t>
              </w:r>
              <w:r w:rsidRPr="00002D6B">
                <w:rPr>
                  <w:rFonts w:eastAsia="宋体"/>
                  <w:szCs w:val="22"/>
                </w:rPr>
                <w:t>从</w:t>
              </w:r>
              <w:r w:rsidRPr="00002D6B">
                <w:rPr>
                  <w:rFonts w:eastAsia="宋体"/>
                  <w:szCs w:val="22"/>
                </w:rPr>
                <w:t xml:space="preserve"> 8.0799 s </w:t>
              </w:r>
              <w:r w:rsidRPr="00002D6B">
                <w:rPr>
                  <w:rFonts w:eastAsia="宋体"/>
                  <w:szCs w:val="22"/>
                </w:rPr>
                <w:t>到</w:t>
              </w:r>
              <w:r w:rsidRPr="00002D6B">
                <w:rPr>
                  <w:rFonts w:eastAsia="宋体"/>
                  <w:szCs w:val="22"/>
                </w:rPr>
                <w:t xml:space="preserve"> 9.4185 s</w:t>
              </w:r>
            </w:ins>
          </w:p>
        </w:tc>
      </w:tr>
    </w:tbl>
    <w:p w14:paraId="10790FC4" w14:textId="77777777" w:rsidR="00002D6B" w:rsidRPr="00002D6B" w:rsidRDefault="00002D6B" w:rsidP="00002D6B">
      <w:pPr>
        <w:widowControl w:val="0"/>
        <w:spacing w:before="0" w:after="0"/>
        <w:jc w:val="both"/>
        <w:rPr>
          <w:ins w:id="4624" w:author="yukina minato" w:date="2025-09-07T17:10:00Z" w16du:dateUtc="2025-09-07T09:10:00Z"/>
          <w:rFonts w:eastAsia="宋体"/>
          <w:szCs w:val="22"/>
        </w:rPr>
      </w:pPr>
    </w:p>
    <w:p w14:paraId="0F5E9A70" w14:textId="77777777" w:rsidR="00002D6B" w:rsidRPr="00002D6B" w:rsidRDefault="00002D6B" w:rsidP="00002D6B">
      <w:pPr>
        <w:widowControl w:val="0"/>
        <w:spacing w:before="0" w:after="0"/>
        <w:jc w:val="both"/>
        <w:rPr>
          <w:ins w:id="4625" w:author="yukina minato" w:date="2025-09-07T17:10:00Z" w16du:dateUtc="2025-09-07T09:10:00Z"/>
          <w:rFonts w:eastAsia="宋体"/>
          <w:szCs w:val="22"/>
        </w:rPr>
      </w:pPr>
    </w:p>
    <w:tbl>
      <w:tblPr>
        <w:tblStyle w:val="20"/>
        <w:tblW w:w="0" w:type="auto"/>
        <w:tblLook w:val="04A0" w:firstRow="1" w:lastRow="0" w:firstColumn="1" w:lastColumn="0" w:noHBand="0" w:noVBand="1"/>
      </w:tblPr>
      <w:tblGrid>
        <w:gridCol w:w="8297"/>
      </w:tblGrid>
      <w:tr w:rsidR="00002D6B" w:rsidRPr="00002D6B" w14:paraId="24BF8C35" w14:textId="77777777" w:rsidTr="004E6A00">
        <w:trPr>
          <w:ins w:id="4626" w:author="yukina minato" w:date="2025-09-07T17:10:00Z" w16du:dateUtc="2025-09-07T09:10:00Z"/>
        </w:trPr>
        <w:tc>
          <w:tcPr>
            <w:tcW w:w="8834" w:type="dxa"/>
            <w:shd w:val="clear" w:color="auto" w:fill="BFBFBF" w:themeFill="background1" w:themeFillShade="BF"/>
          </w:tcPr>
          <w:p w14:paraId="3B57720F" w14:textId="77777777" w:rsidR="00002D6B" w:rsidRPr="00002D6B" w:rsidRDefault="00002D6B" w:rsidP="00002D6B">
            <w:pPr>
              <w:widowControl w:val="0"/>
              <w:spacing w:before="0" w:after="0"/>
              <w:jc w:val="left"/>
              <w:rPr>
                <w:ins w:id="4627" w:author="yukina minato" w:date="2025-09-07T17:10:00Z" w16du:dateUtc="2025-09-07T09:10:00Z"/>
                <w:rFonts w:eastAsia="宋体"/>
                <w:b/>
                <w:sz w:val="21"/>
              </w:rPr>
            </w:pPr>
            <w:ins w:id="4628" w:author="yukina minato" w:date="2025-09-07T17:10:00Z" w16du:dateUtc="2025-09-07T09:10:00Z">
              <w:r w:rsidRPr="00002D6B">
                <w:rPr>
                  <w:rFonts w:eastAsia="宋体" w:hint="eastAsia"/>
                  <w:b/>
                  <w:sz w:val="21"/>
                </w:rPr>
                <w:t>附录</w:t>
              </w:r>
              <w:r w:rsidRPr="00002D6B">
                <w:rPr>
                  <w:rFonts w:eastAsia="宋体" w:hint="eastAsia"/>
                  <w:b/>
                  <w:sz w:val="21"/>
                </w:rPr>
                <w:t>4</w:t>
              </w:r>
            </w:ins>
          </w:p>
        </w:tc>
      </w:tr>
      <w:tr w:rsidR="00002D6B" w:rsidRPr="00002D6B" w14:paraId="3D117CF7" w14:textId="77777777" w:rsidTr="004E6A00">
        <w:trPr>
          <w:ins w:id="4629" w:author="yukina minato" w:date="2025-09-07T17:10:00Z" w16du:dateUtc="2025-09-07T09:10:00Z"/>
        </w:trPr>
        <w:tc>
          <w:tcPr>
            <w:tcW w:w="8834" w:type="dxa"/>
            <w:shd w:val="clear" w:color="auto" w:fill="BFBFBF" w:themeFill="background1" w:themeFillShade="BF"/>
          </w:tcPr>
          <w:p w14:paraId="6372902A" w14:textId="77777777" w:rsidR="00002D6B" w:rsidRPr="00002D6B" w:rsidRDefault="00002D6B" w:rsidP="00002D6B">
            <w:pPr>
              <w:widowControl w:val="0"/>
              <w:spacing w:before="0" w:after="0"/>
              <w:jc w:val="both"/>
              <w:rPr>
                <w:ins w:id="4630" w:author="yukina minato" w:date="2025-09-07T17:10:00Z" w16du:dateUtc="2025-09-07T09:10:00Z"/>
                <w:rFonts w:eastAsia="宋体"/>
                <w:szCs w:val="22"/>
              </w:rPr>
            </w:pPr>
            <w:ins w:id="4631" w:author="yukina minato" w:date="2025-09-07T17:10:00Z" w16du:dateUtc="2025-09-07T09:10:00Z">
              <w:r w:rsidRPr="00002D6B">
                <w:rPr>
                  <w:rFonts w:eastAsia="宋体" w:hint="eastAsia"/>
                  <w:szCs w:val="22"/>
                </w:rPr>
                <w:t>问题二求解（</w:t>
              </w:r>
              <w:r w:rsidRPr="00002D6B">
                <w:rPr>
                  <w:rFonts w:eastAsia="宋体" w:hint="eastAsia"/>
                  <w:szCs w:val="22"/>
                </w:rPr>
                <w:t>MATLAB</w:t>
              </w:r>
              <w:r w:rsidRPr="00002D6B">
                <w:rPr>
                  <w:rFonts w:eastAsia="宋体" w:hint="eastAsia"/>
                  <w:szCs w:val="22"/>
                </w:rPr>
                <w:t>源码）</w:t>
              </w:r>
            </w:ins>
          </w:p>
        </w:tc>
      </w:tr>
      <w:tr w:rsidR="00002D6B" w:rsidRPr="00002D6B" w14:paraId="16BCC76E" w14:textId="77777777" w:rsidTr="004E6A00">
        <w:trPr>
          <w:ins w:id="4632" w:author="yukina minato" w:date="2025-09-07T17:10:00Z" w16du:dateUtc="2025-09-07T09:10:00Z"/>
        </w:trPr>
        <w:tc>
          <w:tcPr>
            <w:tcW w:w="8834" w:type="dxa"/>
          </w:tcPr>
          <w:p w14:paraId="62F3E42C"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633" w:author="yukina minato" w:date="2025-09-07T17:10:00Z" w16du:dateUtc="2025-09-07T09:10:00Z"/>
                <w:rFonts w:eastAsia="宋体"/>
                <w:color w:val="5C5C5C"/>
                <w:szCs w:val="22"/>
              </w:rPr>
            </w:pPr>
            <w:ins w:id="4634" w:author="yukina minato" w:date="2025-09-07T17:10:00Z" w16du:dateUtc="2025-09-07T09:10:00Z">
              <w:r w:rsidRPr="00002D6B">
                <w:rPr>
                  <w:rFonts w:ascii="Consolas" w:eastAsia="Consolas" w:hAnsi="Consolas" w:cs="Consolas"/>
                  <w:color w:val="5C5C5C"/>
                  <w:sz w:val="21"/>
                </w:rPr>
                <w:t>clear; </w:t>
              </w:r>
              <w:proofErr w:type="spellStart"/>
              <w:r w:rsidRPr="00002D6B">
                <w:rPr>
                  <w:rFonts w:ascii="Consolas" w:eastAsia="Consolas" w:hAnsi="Consolas" w:cs="Consolas"/>
                  <w:color w:val="5C5C5C"/>
                  <w:sz w:val="21"/>
                </w:rPr>
                <w:t>clc</w:t>
              </w:r>
              <w:proofErr w:type="spellEnd"/>
              <w:r w:rsidRPr="00002D6B">
                <w:rPr>
                  <w:rFonts w:ascii="Consolas" w:eastAsia="Consolas" w:hAnsi="Consolas" w:cs="Consolas"/>
                  <w:color w:val="5C5C5C"/>
                  <w:sz w:val="21"/>
                </w:rPr>
                <w:t>;</w:t>
              </w:r>
            </w:ins>
          </w:p>
          <w:p w14:paraId="41856106"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635" w:author="yukina minato" w:date="2025-09-07T17:10:00Z" w16du:dateUtc="2025-09-07T09:10:00Z"/>
                <w:rFonts w:eastAsia="宋体"/>
                <w:color w:val="5C5C5C"/>
                <w:szCs w:val="22"/>
              </w:rPr>
            </w:pPr>
            <w:ins w:id="4636" w:author="yukina minato" w:date="2025-09-07T17:10:00Z" w16du:dateUtc="2025-09-07T09:10:00Z">
              <w:r w:rsidRPr="00002D6B">
                <w:rPr>
                  <w:rFonts w:ascii="Consolas" w:eastAsia="Consolas" w:hAnsi="Consolas" w:cs="Consolas"/>
                  <w:color w:val="5C5C5C"/>
                  <w:sz w:val="21"/>
                  <w:shd w:val="clear" w:color="auto" w:fill="F8F8F8"/>
                </w:rPr>
                <w:t>tic; %</w:t>
              </w:r>
              <w:r w:rsidRPr="00002D6B">
                <w:rPr>
                  <w:rFonts w:ascii="宋体" w:eastAsia="宋体" w:hAnsi="宋体" w:cs="宋体" w:hint="eastAsia"/>
                  <w:color w:val="5C5C5C"/>
                  <w:sz w:val="21"/>
                  <w:shd w:val="clear" w:color="auto" w:fill="F8F8F8"/>
                </w:rPr>
                <w:t>计时</w:t>
              </w:r>
            </w:ins>
          </w:p>
          <w:p w14:paraId="34E7F26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4637" w:author="yukina minato" w:date="2025-09-07T17:10:00Z" w16du:dateUtc="2025-09-07T09:10:00Z"/>
                <w:rFonts w:eastAsia="宋体"/>
                <w:color w:val="5C5C5C"/>
                <w:szCs w:val="22"/>
              </w:rPr>
            </w:pPr>
          </w:p>
          <w:p w14:paraId="414A4CD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638" w:author="yukina minato" w:date="2025-09-07T17:10:00Z" w16du:dateUtc="2025-09-07T09:10:00Z"/>
                <w:rFonts w:eastAsia="宋体"/>
                <w:color w:val="5C5C5C"/>
                <w:szCs w:val="22"/>
              </w:rPr>
            </w:pPr>
            <w:ins w:id="4639" w:author="yukina minato" w:date="2025-09-07T17:10:00Z" w16du:dateUtc="2025-09-07T09:10:00Z">
              <w:r w:rsidRPr="00002D6B">
                <w:rPr>
                  <w:rFonts w:ascii="Consolas" w:eastAsia="Consolas" w:hAnsi="Consolas" w:cs="Consolas"/>
                  <w:color w:val="A626A4"/>
                  <w:sz w:val="21"/>
                  <w:shd w:val="clear" w:color="auto" w:fill="F8F8F8"/>
                </w:rPr>
                <w:t>global</w:t>
              </w:r>
              <w:r w:rsidRPr="00002D6B">
                <w:rPr>
                  <w:rFonts w:ascii="Consolas" w:eastAsia="Consolas" w:hAnsi="Consolas" w:cs="Consolas"/>
                  <w:color w:val="5C5C5C"/>
                  <w:sz w:val="21"/>
                  <w:shd w:val="clear" w:color="auto" w:fill="F8F8F8"/>
                </w:rPr>
                <w:t> M0 v_m O T_c r_t h_t v_down r_s t_e_ggg dt g A0 v_a; % t_smoke_effective -&gt; t_e_ggg</w:t>
              </w:r>
            </w:ins>
          </w:p>
          <w:p w14:paraId="5A732A5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4640" w:author="yukina minato" w:date="2025-09-07T17:10:00Z" w16du:dateUtc="2025-09-07T09:10:00Z"/>
                <w:rFonts w:eastAsia="宋体"/>
                <w:color w:val="5C5C5C"/>
                <w:szCs w:val="22"/>
              </w:rPr>
            </w:pPr>
          </w:p>
          <w:p w14:paraId="0F2B97E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4641" w:author="yukina minato" w:date="2025-09-07T17:10:00Z" w16du:dateUtc="2025-09-07T09:10:00Z"/>
                <w:rFonts w:eastAsia="宋体"/>
                <w:color w:val="5C5C5C"/>
                <w:szCs w:val="22"/>
              </w:rPr>
            </w:pPr>
          </w:p>
          <w:p w14:paraId="166F6C6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642" w:author="yukina minato" w:date="2025-09-07T17:10:00Z" w16du:dateUtc="2025-09-07T09:10:00Z"/>
                <w:rFonts w:eastAsia="宋体"/>
                <w:color w:val="5C5C5C"/>
                <w:szCs w:val="22"/>
              </w:rPr>
            </w:pPr>
            <w:ins w:id="4643" w:author="yukina minato" w:date="2025-09-07T17:10:00Z" w16du:dateUtc="2025-09-07T09:10:00Z">
              <w:r w:rsidRPr="00002D6B">
                <w:rPr>
                  <w:rFonts w:ascii="Consolas" w:eastAsia="Consolas" w:hAnsi="Consolas" w:cs="Consolas"/>
                  <w:color w:val="5C5C5C"/>
                  <w:sz w:val="21"/>
                </w:rPr>
                <w:t>M0 = [</w:t>
              </w:r>
              <w:r w:rsidRPr="00002D6B">
                <w:rPr>
                  <w:rFonts w:ascii="Consolas" w:eastAsia="Consolas" w:hAnsi="Consolas" w:cs="Consolas"/>
                  <w:color w:val="986801"/>
                  <w:sz w:val="21"/>
                </w:rPr>
                <w:t>20000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2000</w:t>
              </w:r>
              <w:r w:rsidRPr="00002D6B">
                <w:rPr>
                  <w:rFonts w:ascii="Consolas" w:eastAsia="Consolas" w:hAnsi="Consolas" w:cs="Consolas"/>
                  <w:color w:val="5C5C5C"/>
                  <w:sz w:val="21"/>
                </w:rPr>
                <w:t>];   %</w:t>
              </w:r>
              <w:r w:rsidRPr="00002D6B">
                <w:rPr>
                  <w:rFonts w:ascii="宋体" w:eastAsia="宋体" w:hAnsi="宋体" w:cs="宋体" w:hint="eastAsia"/>
                  <w:color w:val="5C5C5C"/>
                  <w:sz w:val="21"/>
                </w:rPr>
                <w:t>导弹</w:t>
              </w:r>
              <w:r w:rsidRPr="00002D6B">
                <w:rPr>
                  <w:rFonts w:ascii="Consolas" w:eastAsia="Consolas" w:hAnsi="Consolas" w:cs="Consolas"/>
                  <w:color w:val="5C5C5C"/>
                  <w:sz w:val="21"/>
                </w:rPr>
                <w:t>   </w:t>
              </w:r>
              <w:r w:rsidRPr="00002D6B">
                <w:rPr>
                  <w:rFonts w:ascii="宋体" w:eastAsia="宋体" w:hAnsi="宋体" w:cs="宋体" w:hint="eastAsia"/>
                  <w:color w:val="5C5C5C"/>
                  <w:sz w:val="21"/>
                </w:rPr>
                <w:t>初</w:t>
              </w:r>
              <w:r w:rsidRPr="00002D6B">
                <w:rPr>
                  <w:rFonts w:ascii="Consolas" w:eastAsia="Consolas" w:hAnsi="Consolas" w:cs="Consolas"/>
                  <w:color w:val="5C5C5C"/>
                  <w:sz w:val="21"/>
                </w:rPr>
                <w:t>   </w:t>
              </w:r>
              <w:r w:rsidRPr="00002D6B">
                <w:rPr>
                  <w:rFonts w:ascii="宋体" w:eastAsia="宋体" w:hAnsi="宋体" w:cs="宋体" w:hint="eastAsia"/>
                  <w:color w:val="5C5C5C"/>
                  <w:sz w:val="21"/>
                </w:rPr>
                <w:t>始</w:t>
              </w:r>
              <w:r w:rsidRPr="00002D6B">
                <w:rPr>
                  <w:rFonts w:ascii="Consolas" w:eastAsia="Consolas" w:hAnsi="Consolas" w:cs="Consolas"/>
                  <w:color w:val="5C5C5C"/>
                  <w:sz w:val="21"/>
                </w:rPr>
                <w:t>    </w:t>
              </w:r>
              <w:r w:rsidRPr="00002D6B">
                <w:rPr>
                  <w:rFonts w:ascii="宋体" w:eastAsia="宋体" w:hAnsi="宋体" w:cs="宋体" w:hint="eastAsia"/>
                  <w:color w:val="5C5C5C"/>
                  <w:sz w:val="21"/>
                </w:rPr>
                <w:t>坐标</w:t>
              </w:r>
              <w:r w:rsidRPr="00002D6B">
                <w:rPr>
                  <w:rFonts w:ascii="Consolas" w:eastAsia="Consolas" w:hAnsi="Consolas" w:cs="Consolas"/>
                  <w:color w:val="5C5C5C"/>
                  <w:sz w:val="21"/>
                </w:rPr>
                <w:t> </w:t>
              </w:r>
            </w:ins>
          </w:p>
          <w:p w14:paraId="4B9DC1E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644" w:author="yukina minato" w:date="2025-09-07T17:10:00Z" w16du:dateUtc="2025-09-07T09:10:00Z"/>
                <w:rFonts w:eastAsia="宋体"/>
                <w:color w:val="5C5C5C"/>
                <w:szCs w:val="22"/>
              </w:rPr>
            </w:pPr>
            <w:proofErr w:type="spellStart"/>
            <w:ins w:id="4645" w:author="yukina minato" w:date="2025-09-07T17:10:00Z" w16du:dateUtc="2025-09-07T09:10:00Z">
              <w:r w:rsidRPr="00002D6B">
                <w:rPr>
                  <w:rFonts w:ascii="Consolas" w:eastAsia="Consolas" w:hAnsi="Consolas" w:cs="Consolas"/>
                  <w:color w:val="5C5C5C"/>
                  <w:sz w:val="21"/>
                  <w:shd w:val="clear" w:color="auto" w:fill="F8F8F8"/>
                </w:rPr>
                <w:t>v_m</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300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导弹</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速度</w:t>
              </w:r>
            </w:ins>
          </w:p>
          <w:p w14:paraId="7E2537CC"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646" w:author="yukina minato" w:date="2025-09-07T17:10:00Z" w16du:dateUtc="2025-09-07T09:10:00Z"/>
                <w:rFonts w:eastAsia="宋体"/>
                <w:color w:val="5C5C5C"/>
                <w:szCs w:val="22"/>
              </w:rPr>
            </w:pPr>
            <w:ins w:id="4647" w:author="yukina minato" w:date="2025-09-07T17:10:00Z" w16du:dateUtc="2025-09-07T09:10:00Z">
              <w:r w:rsidRPr="00002D6B">
                <w:rPr>
                  <w:rFonts w:ascii="Consolas" w:eastAsia="Consolas" w:hAnsi="Consolas" w:cs="Consolas"/>
                  <w:color w:val="5C5C5C"/>
                  <w:sz w:val="21"/>
                </w:rPr>
                <w:t>A0 = [</w:t>
              </w:r>
              <w:r w:rsidRPr="00002D6B">
                <w:rPr>
                  <w:rFonts w:ascii="Consolas" w:eastAsia="Consolas" w:hAnsi="Consolas" w:cs="Consolas"/>
                  <w:color w:val="986801"/>
                  <w:sz w:val="21"/>
                </w:rPr>
                <w:t>17800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1800</w:t>
              </w:r>
              <w:r w:rsidRPr="00002D6B">
                <w:rPr>
                  <w:rFonts w:ascii="Consolas" w:eastAsia="Consolas" w:hAnsi="Consolas" w:cs="Consolas"/>
                  <w:color w:val="5C5C5C"/>
                  <w:sz w:val="21"/>
                </w:rPr>
                <w:t>];  </w:t>
              </w:r>
            </w:ins>
          </w:p>
          <w:p w14:paraId="74DA8EB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648" w:author="yukina minato" w:date="2025-09-07T17:10:00Z" w16du:dateUtc="2025-09-07T09:10:00Z"/>
                <w:rFonts w:eastAsia="宋体"/>
                <w:color w:val="5C5C5C"/>
                <w:szCs w:val="22"/>
              </w:rPr>
            </w:pPr>
            <w:proofErr w:type="spellStart"/>
            <w:ins w:id="4649" w:author="yukina minato" w:date="2025-09-07T17:10:00Z" w16du:dateUtc="2025-09-07T09:10:00Z">
              <w:r w:rsidRPr="00002D6B">
                <w:rPr>
                  <w:rFonts w:ascii="Consolas" w:eastAsia="Consolas" w:hAnsi="Consolas" w:cs="Consolas"/>
                  <w:color w:val="5C5C5C"/>
                  <w:sz w:val="21"/>
                  <w:shd w:val="clear" w:color="auto" w:fill="F8F8F8"/>
                </w:rPr>
                <w:t>v_a</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120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无人机</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投放前</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速度</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假设值</w:t>
              </w:r>
            </w:ins>
          </w:p>
          <w:p w14:paraId="7FA2A56C"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650" w:author="yukina minato" w:date="2025-09-07T17:10:00Z" w16du:dateUtc="2025-09-07T09:10:00Z"/>
                <w:rFonts w:eastAsia="宋体"/>
                <w:color w:val="5C5C5C"/>
                <w:szCs w:val="22"/>
              </w:rPr>
            </w:pPr>
            <w:ins w:id="4651" w:author="yukina minato" w:date="2025-09-07T17:10:00Z" w16du:dateUtc="2025-09-07T09:10:00Z">
              <w:r w:rsidRPr="00002D6B">
                <w:rPr>
                  <w:rFonts w:ascii="Consolas" w:eastAsia="Consolas" w:hAnsi="Consolas" w:cs="Consolas"/>
                  <w:color w:val="5C5C5C"/>
                  <w:sz w:val="21"/>
                </w:rPr>
                <w:t>O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ins>
          </w:p>
          <w:p w14:paraId="1DB12C6D"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4652" w:author="yukina minato" w:date="2025-09-07T17:10:00Z" w16du:dateUtc="2025-09-07T09:10:00Z"/>
                <w:rFonts w:eastAsia="宋体"/>
                <w:color w:val="5C5C5C"/>
                <w:szCs w:val="22"/>
              </w:rPr>
            </w:pPr>
          </w:p>
          <w:p w14:paraId="310225BE"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653" w:author="yukina minato" w:date="2025-09-07T17:10:00Z" w16du:dateUtc="2025-09-07T09:10:00Z"/>
                <w:rFonts w:eastAsia="宋体"/>
                <w:color w:val="5C5C5C"/>
                <w:szCs w:val="22"/>
              </w:rPr>
            </w:pPr>
            <w:ins w:id="4654" w:author="yukina minato" w:date="2025-09-07T17:10:00Z" w16du:dateUtc="2025-09-07T09:10:00Z">
              <w:r w:rsidRPr="00002D6B">
                <w:rPr>
                  <w:rFonts w:ascii="Consolas" w:eastAsia="Consolas" w:hAnsi="Consolas" w:cs="Consolas"/>
                  <w:color w:val="5C5C5C"/>
                  <w:sz w:val="21"/>
                </w:rPr>
                <w:t>%</w:t>
              </w:r>
              <w:r w:rsidRPr="00002D6B">
                <w:rPr>
                  <w:rFonts w:ascii="宋体" w:eastAsia="宋体" w:hAnsi="宋体" w:cs="宋体" w:hint="eastAsia"/>
                  <w:color w:val="5C5C5C"/>
                  <w:sz w:val="21"/>
                </w:rPr>
                <w:t>真实目标</w:t>
              </w:r>
            </w:ins>
          </w:p>
          <w:p w14:paraId="3A6EC33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655" w:author="yukina minato" w:date="2025-09-07T17:10:00Z" w16du:dateUtc="2025-09-07T09:10:00Z"/>
                <w:rFonts w:eastAsia="宋体"/>
                <w:color w:val="5C5C5C"/>
                <w:szCs w:val="22"/>
              </w:rPr>
            </w:pPr>
            <w:proofErr w:type="spellStart"/>
            <w:ins w:id="4656" w:author="yukina minato" w:date="2025-09-07T17:10:00Z" w16du:dateUtc="2025-09-07T09:10:00Z">
              <w:r w:rsidRPr="00002D6B">
                <w:rPr>
                  <w:rFonts w:ascii="Consolas" w:eastAsia="Consolas" w:hAnsi="Consolas" w:cs="Consolas"/>
                  <w:color w:val="5C5C5C"/>
                  <w:sz w:val="21"/>
                  <w:shd w:val="clear" w:color="auto" w:fill="F8F8F8"/>
                </w:rPr>
                <w:t>T_c</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ins>
          </w:p>
          <w:p w14:paraId="4642E81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657" w:author="yukina minato" w:date="2025-09-07T17:10:00Z" w16du:dateUtc="2025-09-07T09:10:00Z"/>
                <w:rFonts w:eastAsia="宋体"/>
                <w:color w:val="5C5C5C"/>
                <w:szCs w:val="22"/>
              </w:rPr>
            </w:pPr>
            <w:proofErr w:type="spellStart"/>
            <w:ins w:id="4658" w:author="yukina minato" w:date="2025-09-07T17:10:00Z" w16du:dateUtc="2025-09-07T09:10:00Z">
              <w:r w:rsidRPr="00002D6B">
                <w:rPr>
                  <w:rFonts w:ascii="Consolas" w:eastAsia="Consolas" w:hAnsi="Consolas" w:cs="Consolas"/>
                  <w:color w:val="5C5C5C"/>
                  <w:sz w:val="21"/>
                </w:rPr>
                <w:t>r_t</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7</w:t>
              </w:r>
              <w:r w:rsidRPr="00002D6B">
                <w:rPr>
                  <w:rFonts w:ascii="Consolas" w:eastAsia="Consolas" w:hAnsi="Consolas" w:cs="Consolas"/>
                  <w:color w:val="5C5C5C"/>
                  <w:sz w:val="21"/>
                </w:rPr>
                <w:t>;               </w:t>
              </w:r>
            </w:ins>
          </w:p>
          <w:p w14:paraId="0FCFC56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659" w:author="yukina minato" w:date="2025-09-07T17:10:00Z" w16du:dateUtc="2025-09-07T09:10:00Z"/>
                <w:rFonts w:eastAsia="宋体"/>
                <w:color w:val="5C5C5C"/>
                <w:szCs w:val="22"/>
              </w:rPr>
            </w:pPr>
            <w:proofErr w:type="spellStart"/>
            <w:ins w:id="4660" w:author="yukina minato" w:date="2025-09-07T17:10:00Z" w16du:dateUtc="2025-09-07T09:10:00Z">
              <w:r w:rsidRPr="00002D6B">
                <w:rPr>
                  <w:rFonts w:ascii="Consolas" w:eastAsia="Consolas" w:hAnsi="Consolas" w:cs="Consolas"/>
                  <w:color w:val="5C5C5C"/>
                  <w:sz w:val="21"/>
                  <w:shd w:val="clear" w:color="auto" w:fill="F8F8F8"/>
                </w:rPr>
                <w:t>h_t</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10</w:t>
              </w:r>
              <w:r w:rsidRPr="00002D6B">
                <w:rPr>
                  <w:rFonts w:ascii="Consolas" w:eastAsia="Consolas" w:hAnsi="Consolas" w:cs="Consolas"/>
                  <w:color w:val="5C5C5C"/>
                  <w:sz w:val="21"/>
                  <w:shd w:val="clear" w:color="auto" w:fill="F8F8F8"/>
                </w:rPr>
                <w:t>;             </w:t>
              </w:r>
            </w:ins>
          </w:p>
          <w:p w14:paraId="30D3E518"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4661" w:author="yukina minato" w:date="2025-09-07T17:10:00Z" w16du:dateUtc="2025-09-07T09:10:00Z"/>
                <w:rFonts w:eastAsia="宋体"/>
                <w:color w:val="5C5C5C"/>
                <w:szCs w:val="22"/>
              </w:rPr>
            </w:pPr>
          </w:p>
          <w:p w14:paraId="4C088ECD"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662" w:author="yukina minato" w:date="2025-09-07T17:10:00Z" w16du:dateUtc="2025-09-07T09:10:00Z"/>
                <w:rFonts w:eastAsia="宋体"/>
                <w:color w:val="5C5C5C"/>
                <w:szCs w:val="22"/>
              </w:rPr>
            </w:pPr>
            <w:ins w:id="4663" w:author="yukina minato" w:date="2025-09-07T17:10:00Z" w16du:dateUtc="2025-09-07T09:10:00Z">
              <w:r w:rsidRPr="00002D6B">
                <w:rPr>
                  <w:rFonts w:ascii="Consolas" w:eastAsia="Consolas" w:hAnsi="Consolas" w:cs="Consolas"/>
                  <w:color w:val="5C5C5C"/>
                  <w:sz w:val="21"/>
                  <w:shd w:val="clear" w:color="auto" w:fill="F8F8F8"/>
                </w:rPr>
                <w:t>%</w:t>
              </w:r>
              <w:r w:rsidRPr="00002D6B">
                <w:rPr>
                  <w:rFonts w:ascii="宋体" w:eastAsia="宋体" w:hAnsi="宋体" w:cs="宋体" w:hint="eastAsia"/>
                  <w:color w:val="5C5C5C"/>
                  <w:sz w:val="21"/>
                  <w:shd w:val="clear" w:color="auto" w:fill="F8F8F8"/>
                </w:rPr>
                <w:t>干扰弹和烟雾</w:t>
              </w:r>
            </w:ins>
          </w:p>
          <w:p w14:paraId="7F5B3A7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664" w:author="yukina minato" w:date="2025-09-07T17:10:00Z" w16du:dateUtc="2025-09-07T09:10:00Z"/>
                <w:rFonts w:eastAsia="宋体"/>
                <w:color w:val="5C5C5C"/>
                <w:szCs w:val="22"/>
              </w:rPr>
            </w:pPr>
            <w:proofErr w:type="spellStart"/>
            <w:ins w:id="4665" w:author="yukina minato" w:date="2025-09-07T17:10:00Z" w16du:dateUtc="2025-09-07T09:10:00Z">
              <w:r w:rsidRPr="00002D6B">
                <w:rPr>
                  <w:rFonts w:ascii="Consolas" w:eastAsia="Consolas" w:hAnsi="Consolas" w:cs="Consolas"/>
                  <w:color w:val="5C5C5C"/>
                  <w:sz w:val="21"/>
                </w:rPr>
                <w:t>v_down</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w:t>
              </w:r>
              <w:r w:rsidRPr="00002D6B">
                <w:rPr>
                  <w:rFonts w:ascii="Consolas" w:eastAsia="Consolas" w:hAnsi="Consolas" w:cs="Consolas"/>
                  <w:color w:val="5C5C5C"/>
                  <w:sz w:val="21"/>
                </w:rPr>
                <w:t>;         %</w:t>
              </w:r>
              <w:r w:rsidRPr="00002D6B">
                <w:rPr>
                  <w:rFonts w:ascii="宋体" w:eastAsia="宋体" w:hAnsi="宋体" w:cs="宋体" w:hint="eastAsia"/>
                  <w:color w:val="5C5C5C"/>
                  <w:sz w:val="21"/>
                </w:rPr>
                <w:t>烟下沉速度</w:t>
              </w:r>
            </w:ins>
          </w:p>
          <w:p w14:paraId="69DDF76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666" w:author="yukina minato" w:date="2025-09-07T17:10:00Z" w16du:dateUtc="2025-09-07T09:10:00Z"/>
                <w:rFonts w:eastAsia="宋体"/>
                <w:color w:val="5C5C5C"/>
                <w:szCs w:val="22"/>
              </w:rPr>
            </w:pPr>
            <w:proofErr w:type="spellStart"/>
            <w:ins w:id="4667" w:author="yukina minato" w:date="2025-09-07T17:10:00Z" w16du:dateUtc="2025-09-07T09:10:00Z">
              <w:r w:rsidRPr="00002D6B">
                <w:rPr>
                  <w:rFonts w:ascii="Consolas" w:eastAsia="Consolas" w:hAnsi="Consolas" w:cs="Consolas"/>
                  <w:color w:val="5C5C5C"/>
                  <w:sz w:val="21"/>
                  <w:shd w:val="clear" w:color="auto" w:fill="F8F8F8"/>
                </w:rPr>
                <w:t>r_s</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半径</w:t>
              </w:r>
            </w:ins>
          </w:p>
          <w:p w14:paraId="036A5D3B"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668" w:author="yukina minato" w:date="2025-09-07T17:10:00Z" w16du:dateUtc="2025-09-07T09:10:00Z"/>
                <w:rFonts w:eastAsia="宋体"/>
                <w:color w:val="5C5C5C"/>
                <w:szCs w:val="22"/>
              </w:rPr>
            </w:pPr>
            <w:proofErr w:type="spellStart"/>
            <w:ins w:id="4669" w:author="yukina minato" w:date="2025-09-07T17:10:00Z" w16du:dateUtc="2025-09-07T09:10:00Z">
              <w:r w:rsidRPr="00002D6B">
                <w:rPr>
                  <w:rFonts w:ascii="Consolas" w:eastAsia="Consolas" w:hAnsi="Consolas" w:cs="Consolas"/>
                  <w:color w:val="5C5C5C"/>
                  <w:sz w:val="21"/>
                </w:rPr>
                <w:t>t_e_ggg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20</w:t>
              </w:r>
              <w:r w:rsidRPr="00002D6B">
                <w:rPr>
                  <w:rFonts w:ascii="Consolas" w:eastAsia="Consolas" w:hAnsi="Consolas" w:cs="Consolas"/>
                  <w:color w:val="5C5C5C"/>
                  <w:sz w:val="21"/>
                </w:rPr>
                <w:t>;     %</w:t>
              </w:r>
              <w:r w:rsidRPr="00002D6B">
                <w:rPr>
                  <w:rFonts w:ascii="宋体" w:eastAsia="宋体" w:hAnsi="宋体" w:cs="宋体" w:hint="eastAsia"/>
                  <w:color w:val="5C5C5C"/>
                  <w:sz w:val="21"/>
                </w:rPr>
                <w:t>遮蔽时长</w:t>
              </w:r>
              <w:r w:rsidRPr="00002D6B">
                <w:rPr>
                  <w:rFonts w:ascii="Consolas" w:eastAsia="Consolas" w:hAnsi="Consolas" w:cs="Consolas"/>
                  <w:color w:val="5C5C5C"/>
                  <w:sz w:val="21"/>
                </w:rPr>
                <w:t> </w:t>
              </w:r>
            </w:ins>
          </w:p>
          <w:p w14:paraId="2287563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670" w:author="yukina minato" w:date="2025-09-07T17:10:00Z" w16du:dateUtc="2025-09-07T09:10:00Z"/>
                <w:rFonts w:eastAsia="宋体"/>
                <w:color w:val="5C5C5C"/>
                <w:szCs w:val="22"/>
              </w:rPr>
            </w:pPr>
            <w:ins w:id="4671" w:author="yukina minato" w:date="2025-09-07T17:10:00Z" w16du:dateUtc="2025-09-07T09:10:00Z">
              <w:r w:rsidRPr="00002D6B">
                <w:rPr>
                  <w:rFonts w:ascii="Consolas" w:eastAsia="Consolas" w:hAnsi="Consolas" w:cs="Consolas"/>
                  <w:color w:val="5C5C5C"/>
                  <w:sz w:val="21"/>
                  <w:shd w:val="clear" w:color="auto" w:fill="F8F8F8"/>
                </w:rPr>
                <w:t>g = </w:t>
              </w:r>
              <w:r w:rsidRPr="00002D6B">
                <w:rPr>
                  <w:rFonts w:ascii="Consolas" w:eastAsia="Consolas" w:hAnsi="Consolas" w:cs="Consolas"/>
                  <w:color w:val="986801"/>
                  <w:sz w:val="21"/>
                  <w:shd w:val="clear" w:color="auto" w:fill="F8F8F8"/>
                </w:rPr>
                <w:t>9.8</w:t>
              </w:r>
              <w:r w:rsidRPr="00002D6B">
                <w:rPr>
                  <w:rFonts w:ascii="Consolas" w:eastAsia="Consolas" w:hAnsi="Consolas" w:cs="Consolas"/>
                  <w:color w:val="5C5C5C"/>
                  <w:sz w:val="21"/>
                  <w:shd w:val="clear" w:color="auto" w:fill="F8F8F8"/>
                </w:rPr>
                <w:t>;         </w:t>
              </w:r>
            </w:ins>
          </w:p>
          <w:p w14:paraId="3D03FF4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4672" w:author="yukina minato" w:date="2025-09-07T17:10:00Z" w16du:dateUtc="2025-09-07T09:10:00Z"/>
                <w:rFonts w:eastAsia="宋体"/>
                <w:color w:val="5C5C5C"/>
                <w:szCs w:val="22"/>
              </w:rPr>
            </w:pPr>
          </w:p>
          <w:p w14:paraId="5D66466D"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673" w:author="yukina minato" w:date="2025-09-07T17:10:00Z" w16du:dateUtc="2025-09-07T09:10:00Z"/>
                <w:rFonts w:eastAsia="宋体"/>
                <w:color w:val="5C5C5C"/>
                <w:szCs w:val="22"/>
              </w:rPr>
            </w:pPr>
            <w:ins w:id="4674"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模拟时间参数</w:t>
              </w:r>
            </w:ins>
          </w:p>
          <w:p w14:paraId="37A89D70"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675" w:author="yukina minato" w:date="2025-09-07T17:10:00Z" w16du:dateUtc="2025-09-07T09:10:00Z"/>
                <w:rFonts w:eastAsia="宋体"/>
                <w:color w:val="5C5C5C"/>
                <w:szCs w:val="22"/>
              </w:rPr>
            </w:pPr>
            <w:proofErr w:type="spellStart"/>
            <w:ins w:id="4676" w:author="yukina minato" w:date="2025-09-07T17:10:00Z" w16du:dateUtc="2025-09-07T09:10:00Z">
              <w:r w:rsidRPr="00002D6B">
                <w:rPr>
                  <w:rFonts w:ascii="Consolas" w:eastAsia="Consolas" w:hAnsi="Consolas" w:cs="Consolas"/>
                  <w:color w:val="5C5C5C"/>
                  <w:sz w:val="21"/>
                </w:rPr>
                <w:t>t_start</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5AACA35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677" w:author="yukina minato" w:date="2025-09-07T17:10:00Z" w16du:dateUtc="2025-09-07T09:10:00Z"/>
                <w:rFonts w:eastAsia="宋体"/>
                <w:color w:val="5C5C5C"/>
                <w:szCs w:val="22"/>
              </w:rPr>
            </w:pPr>
            <w:proofErr w:type="spellStart"/>
            <w:ins w:id="4678" w:author="yukina minato" w:date="2025-09-07T17:10:00Z" w16du:dateUtc="2025-09-07T09:10:00Z">
              <w:r w:rsidRPr="00002D6B">
                <w:rPr>
                  <w:rFonts w:ascii="Consolas" w:eastAsia="Consolas" w:hAnsi="Consolas" w:cs="Consolas"/>
                  <w:color w:val="5C5C5C"/>
                  <w:sz w:val="21"/>
                  <w:shd w:val="clear" w:color="auto" w:fill="F8F8F8"/>
                </w:rPr>
                <w:t>t_end</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40</w:t>
              </w:r>
              <w:r w:rsidRPr="00002D6B">
                <w:rPr>
                  <w:rFonts w:ascii="Consolas" w:eastAsia="Consolas" w:hAnsi="Consolas" w:cs="Consolas"/>
                  <w:color w:val="5C5C5C"/>
                  <w:sz w:val="21"/>
                  <w:shd w:val="clear" w:color="auto" w:fill="F8F8F8"/>
                </w:rPr>
                <w:t>;              % </w:t>
              </w:r>
              <w:proofErr w:type="gramStart"/>
              <w:r w:rsidRPr="00002D6B">
                <w:rPr>
                  <w:rFonts w:ascii="宋体" w:eastAsia="宋体" w:hAnsi="宋体" w:cs="宋体" w:hint="eastAsia"/>
                  <w:color w:val="5C5C5C"/>
                  <w:sz w:val="21"/>
                  <w:shd w:val="clear" w:color="auto" w:fill="F8F8F8"/>
                </w:rPr>
                <w:t>模拟总</w:t>
              </w:r>
              <w:proofErr w:type="gramEnd"/>
              <w:r w:rsidRPr="00002D6B">
                <w:rPr>
                  <w:rFonts w:ascii="宋体" w:eastAsia="宋体" w:hAnsi="宋体" w:cs="宋体" w:hint="eastAsia"/>
                  <w:color w:val="5C5C5C"/>
                  <w:sz w:val="21"/>
                  <w:shd w:val="clear" w:color="auto" w:fill="F8F8F8"/>
                </w:rPr>
                <w:t>时长</w:t>
              </w:r>
            </w:ins>
          </w:p>
          <w:p w14:paraId="2C03D9D0"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679" w:author="yukina minato" w:date="2025-09-07T17:10:00Z" w16du:dateUtc="2025-09-07T09:10:00Z"/>
                <w:rFonts w:eastAsia="宋体"/>
                <w:color w:val="5C5C5C"/>
                <w:szCs w:val="22"/>
              </w:rPr>
            </w:pPr>
            <w:ins w:id="4680" w:author="yukina minato" w:date="2025-09-07T17:10:00Z" w16du:dateUtc="2025-09-07T09:10:00Z">
              <w:r w:rsidRPr="00002D6B">
                <w:rPr>
                  <w:rFonts w:ascii="Consolas" w:eastAsia="Consolas" w:hAnsi="Consolas" w:cs="Consolas"/>
                  <w:color w:val="5C5C5C"/>
                  <w:sz w:val="21"/>
                </w:rPr>
                <w:t>dt = </w:t>
              </w:r>
              <w:r w:rsidRPr="00002D6B">
                <w:rPr>
                  <w:rFonts w:ascii="Consolas" w:eastAsia="Consolas" w:hAnsi="Consolas" w:cs="Consolas"/>
                  <w:color w:val="986801"/>
                  <w:sz w:val="21"/>
                </w:rPr>
                <w:t>0.01</w:t>
              </w:r>
              <w:r w:rsidRPr="00002D6B">
                <w:rPr>
                  <w:rFonts w:ascii="Consolas" w:eastAsia="Consolas" w:hAnsi="Consolas" w:cs="Consolas"/>
                  <w:color w:val="5C5C5C"/>
                  <w:sz w:val="21"/>
                </w:rPr>
                <w:t>;               % </w:t>
              </w:r>
              <w:r w:rsidRPr="00002D6B">
                <w:rPr>
                  <w:rFonts w:ascii="宋体" w:eastAsia="宋体" w:hAnsi="宋体" w:cs="宋体" w:hint="eastAsia"/>
                  <w:color w:val="5C5C5C"/>
                  <w:sz w:val="21"/>
                </w:rPr>
                <w:t>时间步长</w:t>
              </w:r>
            </w:ins>
          </w:p>
          <w:p w14:paraId="2AC7CEC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681" w:author="yukina minato" w:date="2025-09-07T17:10:00Z" w16du:dateUtc="2025-09-07T09:10:00Z"/>
                <w:rFonts w:eastAsia="宋体"/>
                <w:color w:val="5C5C5C"/>
                <w:szCs w:val="22"/>
              </w:rPr>
            </w:pPr>
            <w:proofErr w:type="spellStart"/>
            <w:ins w:id="4682" w:author="yukina minato" w:date="2025-09-07T17:10:00Z" w16du:dateUtc="2025-09-07T09:10:00Z">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w:t>
              </w:r>
              <w:proofErr w:type="gramStart"/>
              <w:r w:rsidRPr="00002D6B">
                <w:rPr>
                  <w:rFonts w:ascii="Consolas" w:eastAsia="Consolas" w:hAnsi="Consolas" w:cs="Consolas"/>
                  <w:color w:val="5C5C5C"/>
                  <w:sz w:val="21"/>
                  <w:shd w:val="clear" w:color="auto" w:fill="F8F8F8"/>
                </w:rPr>
                <w:t>start:dt</w:t>
              </w:r>
              <w:proofErr w:type="gramEnd"/>
              <w:r w:rsidRPr="00002D6B">
                <w:rPr>
                  <w:rFonts w:ascii="Consolas" w:eastAsia="Consolas" w:hAnsi="Consolas" w:cs="Consolas"/>
                  <w:color w:val="5C5C5C"/>
                  <w:sz w:val="21"/>
                  <w:shd w:val="clear" w:color="auto" w:fill="F8F8F8"/>
                </w:rPr>
                <w:t>:t_end</w:t>
              </w:r>
              <w:proofErr w:type="spellEnd"/>
              <w:r w:rsidRPr="00002D6B">
                <w:rPr>
                  <w:rFonts w:ascii="Consolas" w:eastAsia="Consolas" w:hAnsi="Consolas" w:cs="Consolas"/>
                  <w:color w:val="5C5C5C"/>
                  <w:sz w:val="21"/>
                  <w:shd w:val="clear" w:color="auto" w:fill="F8F8F8"/>
                </w:rPr>
                <w:t>; </w:t>
              </w:r>
            </w:ins>
          </w:p>
          <w:p w14:paraId="4E54E72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4683" w:author="yukina minato" w:date="2025-09-07T17:10:00Z" w16du:dateUtc="2025-09-07T09:10:00Z"/>
                <w:rFonts w:eastAsia="宋体"/>
                <w:color w:val="5C5C5C"/>
                <w:szCs w:val="22"/>
              </w:rPr>
            </w:pPr>
          </w:p>
          <w:p w14:paraId="2A33F5B2"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684" w:author="yukina minato" w:date="2025-09-07T17:10:00Z" w16du:dateUtc="2025-09-07T09:10:00Z"/>
                <w:rFonts w:eastAsia="宋体"/>
                <w:color w:val="5C5C5C"/>
                <w:szCs w:val="22"/>
              </w:rPr>
            </w:pPr>
            <w:proofErr w:type="spellStart"/>
            <w:ins w:id="4685" w:author="yukina minato" w:date="2025-09-07T17:10:00Z" w16du:dateUtc="2025-09-07T09:10: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进行</w:t>
              </w:r>
              <w:proofErr w:type="gramStart"/>
              <w:r w:rsidRPr="00002D6B">
                <w:rPr>
                  <w:rFonts w:ascii="宋体" w:eastAsia="宋体" w:hAnsi="宋体" w:cs="宋体" w:hint="eastAsia"/>
                  <w:color w:val="50A14F"/>
                  <w:sz w:val="21"/>
                  <w:shd w:val="clear" w:color="auto" w:fill="F8F8F8"/>
                </w:rPr>
                <w:t>预计算以加速</w:t>
              </w:r>
              <w:proofErr w:type="gramEnd"/>
              <w:r w:rsidRPr="00002D6B">
                <w:rPr>
                  <w:rFonts w:ascii="宋体" w:eastAsia="宋体" w:hAnsi="宋体" w:cs="宋体" w:hint="eastAsia"/>
                  <w:color w:val="50A14F"/>
                  <w:sz w:val="21"/>
                  <w:shd w:val="clear" w:color="auto" w:fill="F8F8F8"/>
                </w:rPr>
                <w:t>优化过程</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w:t>
              </w:r>
            </w:ins>
          </w:p>
          <w:p w14:paraId="2665682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4686" w:author="yukina minato" w:date="2025-09-07T17:10:00Z" w16du:dateUtc="2025-09-07T09:10:00Z"/>
                <w:rFonts w:eastAsia="宋体"/>
                <w:color w:val="5C5C5C"/>
                <w:szCs w:val="22"/>
              </w:rPr>
            </w:pPr>
          </w:p>
          <w:p w14:paraId="1B5AA79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687" w:author="yukina minato" w:date="2025-09-07T17:10:00Z" w16du:dateUtc="2025-09-07T09:10:00Z"/>
                <w:rFonts w:eastAsia="宋体"/>
                <w:color w:val="5C5C5C"/>
                <w:szCs w:val="22"/>
              </w:rPr>
            </w:pPr>
            <w:proofErr w:type="spellStart"/>
            <w:ins w:id="4688" w:author="yukina minato" w:date="2025-09-07T17:10:00Z" w16du:dateUtc="2025-09-07T09:10:00Z">
              <w:r w:rsidRPr="00002D6B">
                <w:rPr>
                  <w:rFonts w:ascii="Consolas" w:eastAsia="Consolas" w:hAnsi="Consolas" w:cs="Consolas"/>
                  <w:color w:val="5C5C5C"/>
                  <w:sz w:val="21"/>
                  <w:shd w:val="clear" w:color="auto" w:fill="F8F8F8"/>
                </w:rPr>
                <w:t>m_t_ggg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g_p_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 M0, </w:t>
              </w:r>
              <w:proofErr w:type="spellStart"/>
              <w:r w:rsidRPr="00002D6B">
                <w:rPr>
                  <w:rFonts w:ascii="Consolas" w:eastAsia="Consolas" w:hAnsi="Consolas" w:cs="Consolas"/>
                  <w:color w:val="5C5C5C"/>
                  <w:sz w:val="21"/>
                  <w:shd w:val="clear" w:color="auto" w:fill="F8F8F8"/>
                </w:rPr>
                <w:t>v_m</w:t>
              </w:r>
              <w:proofErr w:type="spellEnd"/>
              <w:r w:rsidRPr="00002D6B">
                <w:rPr>
                  <w:rFonts w:ascii="Consolas" w:eastAsia="Consolas" w:hAnsi="Consolas" w:cs="Consolas"/>
                  <w:color w:val="5C5C5C"/>
                  <w:sz w:val="21"/>
                  <w:shd w:val="clear" w:color="auto" w:fill="F8F8F8"/>
                </w:rPr>
                <w:t>, O); </w:t>
              </w:r>
            </w:ins>
          </w:p>
          <w:p w14:paraId="7FDC47DC"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4689" w:author="yukina minato" w:date="2025-09-07T17:10:00Z" w16du:dateUtc="2025-09-07T09:10:00Z"/>
                <w:rFonts w:eastAsia="宋体"/>
                <w:color w:val="5C5C5C"/>
                <w:szCs w:val="22"/>
              </w:rPr>
            </w:pPr>
          </w:p>
          <w:p w14:paraId="40BDB45D"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690" w:author="yukina minato" w:date="2025-09-07T17:10:00Z" w16du:dateUtc="2025-09-07T09:10:00Z"/>
                <w:rFonts w:eastAsia="宋体"/>
                <w:color w:val="5C5C5C"/>
                <w:szCs w:val="22"/>
              </w:rPr>
            </w:pPr>
            <w:proofErr w:type="spellStart"/>
            <w:ins w:id="4691" w:author="yukina minato" w:date="2025-09-07T17:10:00Z" w16du:dateUtc="2025-09-07T09:10:00Z">
              <w:r w:rsidRPr="00002D6B">
                <w:rPr>
                  <w:rFonts w:ascii="Consolas" w:eastAsia="Consolas" w:hAnsi="Consolas" w:cs="Consolas"/>
                  <w:color w:val="5C5C5C"/>
                  <w:sz w:val="21"/>
                  <w:shd w:val="clear" w:color="auto" w:fill="F8F8F8"/>
                </w:rPr>
                <w:t>n_s_ggg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100</w:t>
              </w:r>
              <w:r w:rsidRPr="00002D6B">
                <w:rPr>
                  <w:rFonts w:ascii="Consolas" w:eastAsia="Consolas" w:hAnsi="Consolas" w:cs="Consolas"/>
                  <w:color w:val="5C5C5C"/>
                  <w:sz w:val="21"/>
                  <w:shd w:val="clear" w:color="auto" w:fill="F8F8F8"/>
                </w:rPr>
                <w:t>;</w:t>
              </w:r>
            </w:ins>
          </w:p>
          <w:p w14:paraId="48BD2DEC"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692" w:author="yukina minato" w:date="2025-09-07T17:10:00Z" w16du:dateUtc="2025-09-07T09:10:00Z"/>
                <w:rFonts w:eastAsia="宋体"/>
                <w:color w:val="5C5C5C"/>
                <w:szCs w:val="22"/>
              </w:rPr>
            </w:pPr>
            <w:proofErr w:type="spellStart"/>
            <w:ins w:id="4693" w:author="yukina minato" w:date="2025-09-07T17:10:00Z" w16du:dateUtc="2025-09-07T09:10:00Z">
              <w:r w:rsidRPr="00002D6B">
                <w:rPr>
                  <w:rFonts w:ascii="Consolas" w:eastAsia="Consolas" w:hAnsi="Consolas" w:cs="Consolas"/>
                  <w:color w:val="5C5C5C"/>
                  <w:sz w:val="21"/>
                </w:rPr>
                <w:t>t_v_ggg</w:t>
              </w:r>
              <w:proofErr w:type="spellEnd"/>
              <w:r w:rsidRPr="00002D6B">
                <w:rPr>
                  <w:rFonts w:ascii="Consolas" w:eastAsia="Consolas" w:hAnsi="Consolas" w:cs="Consolas"/>
                  <w:color w:val="5C5C5C"/>
                  <w:sz w:val="21"/>
                </w:rPr>
                <w:t> = </w:t>
              </w:r>
              <w:proofErr w:type="spellStart"/>
              <w:proofErr w:type="gramStart"/>
              <w:r w:rsidRPr="00002D6B">
                <w:rPr>
                  <w:rFonts w:ascii="Consolas" w:eastAsia="Consolas" w:hAnsi="Consolas" w:cs="Consolas"/>
                  <w:color w:val="5C5C5C"/>
                  <w:sz w:val="21"/>
                </w:rPr>
                <w:t>linspace</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2</w:t>
              </w:r>
              <w:r w:rsidRPr="00002D6B">
                <w:rPr>
                  <w:rFonts w:ascii="Consolas" w:eastAsia="Consolas" w:hAnsi="Consolas" w:cs="Consolas"/>
                  <w:color w:val="5C5C5C"/>
                  <w:sz w:val="21"/>
                </w:rPr>
                <w:t>*pi, </w:t>
              </w:r>
              <w:proofErr w:type="spellStart"/>
              <w:r w:rsidRPr="00002D6B">
                <w:rPr>
                  <w:rFonts w:ascii="Consolas" w:eastAsia="Consolas" w:hAnsi="Consolas" w:cs="Consolas"/>
                  <w:color w:val="5C5C5C"/>
                  <w:sz w:val="21"/>
                </w:rPr>
                <w:t>n_s_ggg</w:t>
              </w:r>
              <w:proofErr w:type="spellEnd"/>
              <w:r w:rsidRPr="00002D6B">
                <w:rPr>
                  <w:rFonts w:ascii="Consolas" w:eastAsia="Consolas" w:hAnsi="Consolas" w:cs="Consolas"/>
                  <w:color w:val="5C5C5C"/>
                  <w:sz w:val="21"/>
                </w:rPr>
                <w:t>);</w:t>
              </w:r>
            </w:ins>
          </w:p>
          <w:p w14:paraId="1C97A44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694" w:author="yukina minato" w:date="2025-09-07T17:10:00Z" w16du:dateUtc="2025-09-07T09:10:00Z"/>
                <w:rFonts w:eastAsia="宋体"/>
                <w:color w:val="5C5C5C"/>
                <w:szCs w:val="22"/>
              </w:rPr>
            </w:pPr>
            <w:proofErr w:type="spellStart"/>
            <w:ins w:id="4695" w:author="yukina minato" w:date="2025-09-07T17:10:00Z" w16du:dateUtc="2025-09-07T09:10:00Z">
              <w:r w:rsidRPr="00002D6B">
                <w:rPr>
                  <w:rFonts w:ascii="Consolas" w:eastAsia="Consolas" w:hAnsi="Consolas" w:cs="Consolas"/>
                  <w:color w:val="5C5C5C"/>
                  <w:sz w:val="21"/>
                  <w:shd w:val="clear" w:color="auto" w:fill="F8F8F8"/>
                </w:rPr>
                <w:t>t_b_ggg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w:t>
              </w:r>
              <w:proofErr w:type="gramStart"/>
              <w:r w:rsidRPr="00002D6B">
                <w:rPr>
                  <w:rFonts w:ascii="Consolas" w:eastAsia="Consolas" w:hAnsi="Consolas" w:cs="Consolas"/>
                  <w:color w:val="5C5C5C"/>
                  <w:sz w:val="21"/>
                  <w:shd w:val="clear" w:color="auto" w:fill="F8F8F8"/>
                </w:rPr>
                <w:t>c</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r_t</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t_v_ggg</w:t>
              </w:r>
              <w:proofErr w:type="spellEnd"/>
              <w:r w:rsidRPr="00002D6B">
                <w:rPr>
                  <w:rFonts w:ascii="Consolas" w:eastAsia="Consolas" w:hAnsi="Consolas" w:cs="Consolas"/>
                  <w:color w:val="5C5C5C"/>
                  <w:sz w:val="21"/>
                  <w:shd w:val="clear" w:color="auto" w:fill="F8F8F8"/>
                </w:rPr>
                <w:t>); ...</w:t>
              </w:r>
            </w:ins>
          </w:p>
          <w:p w14:paraId="0086271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696" w:author="yukina minato" w:date="2025-09-07T17:10:00Z" w16du:dateUtc="2025-09-07T09:10:00Z"/>
                <w:rFonts w:eastAsia="宋体"/>
                <w:color w:val="5C5C5C"/>
                <w:szCs w:val="22"/>
              </w:rPr>
            </w:pPr>
            <w:ins w:id="4697"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w:t>
              </w:r>
              <w:proofErr w:type="gramStart"/>
              <w:r w:rsidRPr="00002D6B">
                <w:rPr>
                  <w:rFonts w:ascii="Consolas" w:eastAsia="Consolas" w:hAnsi="Consolas" w:cs="Consolas"/>
                  <w:color w:val="5C5C5C"/>
                  <w:sz w:val="21"/>
                </w:rPr>
                <w:t>c</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r_t</w:t>
              </w:r>
              <w:proofErr w:type="spellEnd"/>
              <w:r w:rsidRPr="00002D6B">
                <w:rPr>
                  <w:rFonts w:ascii="Consolas" w:eastAsia="Consolas" w:hAnsi="Consolas" w:cs="Consolas"/>
                  <w:color w:val="5C5C5C"/>
                  <w:sz w:val="21"/>
                </w:rPr>
                <w:t> * </w:t>
              </w:r>
              <w:r w:rsidRPr="00002D6B">
                <w:rPr>
                  <w:rFonts w:ascii="Consolas" w:eastAsia="Consolas" w:hAnsi="Consolas" w:cs="Consolas"/>
                  <w:color w:val="C18401"/>
                  <w:sz w:val="21"/>
                </w:rPr>
                <w:t>sin</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t_v_ggg</w:t>
              </w:r>
              <w:proofErr w:type="spellEnd"/>
              <w:r w:rsidRPr="00002D6B">
                <w:rPr>
                  <w:rFonts w:ascii="Consolas" w:eastAsia="Consolas" w:hAnsi="Consolas" w:cs="Consolas"/>
                  <w:color w:val="5C5C5C"/>
                  <w:sz w:val="21"/>
                </w:rPr>
                <w:t>); ...</w:t>
              </w:r>
            </w:ins>
          </w:p>
          <w:p w14:paraId="3595608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698" w:author="yukina minato" w:date="2025-09-07T17:10:00Z" w16du:dateUtc="2025-09-07T09:10:00Z"/>
                <w:rFonts w:eastAsia="宋体"/>
                <w:color w:val="5C5C5C"/>
                <w:szCs w:val="22"/>
              </w:rPr>
            </w:pPr>
            <w:ins w:id="4699"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repmat</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T_</w:t>
              </w:r>
              <w:proofErr w:type="gramStart"/>
              <w:r w:rsidRPr="00002D6B">
                <w:rPr>
                  <w:rFonts w:ascii="Consolas" w:eastAsia="Consolas" w:hAnsi="Consolas" w:cs="Consolas"/>
                  <w:color w:val="5C5C5C"/>
                  <w:sz w:val="21"/>
                  <w:shd w:val="clear" w:color="auto" w:fill="F8F8F8"/>
                </w:rPr>
                <w:t>c</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h_t</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n_s_ggg</w:t>
              </w:r>
              <w:proofErr w:type="spellEnd"/>
              <w:r w:rsidRPr="00002D6B">
                <w:rPr>
                  <w:rFonts w:ascii="Consolas" w:eastAsia="Consolas" w:hAnsi="Consolas" w:cs="Consolas"/>
                  <w:color w:val="5C5C5C"/>
                  <w:sz w:val="21"/>
                  <w:shd w:val="clear" w:color="auto" w:fill="F8F8F8"/>
                </w:rPr>
                <w:t>)]; </w:t>
              </w:r>
            </w:ins>
          </w:p>
          <w:p w14:paraId="3EA54BCD"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00" w:author="yukina minato" w:date="2025-09-07T17:10:00Z" w16du:dateUtc="2025-09-07T09:10:00Z"/>
                <w:rFonts w:eastAsia="宋体"/>
                <w:color w:val="5C5C5C"/>
                <w:szCs w:val="22"/>
              </w:rPr>
            </w:pPr>
            <w:proofErr w:type="spellStart"/>
            <w:ins w:id="4701" w:author="yukina minato" w:date="2025-09-07T17:10:00Z" w16du:dateUtc="2025-09-07T09:10:00Z">
              <w:r w:rsidRPr="00002D6B">
                <w:rPr>
                  <w:rFonts w:ascii="Consolas" w:eastAsia="Consolas" w:hAnsi="Consolas" w:cs="Consolas"/>
                  <w:color w:val="5C5C5C"/>
                  <w:sz w:val="21"/>
                </w:rPr>
                <w:t>t_p_ggg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w:t>
              </w:r>
              <w:proofErr w:type="gramStart"/>
              <w:r w:rsidRPr="00002D6B">
                <w:rPr>
                  <w:rFonts w:ascii="Consolas" w:eastAsia="Consolas" w:hAnsi="Consolas" w:cs="Consolas"/>
                  <w:color w:val="5C5C5C"/>
                  <w:sz w:val="21"/>
                </w:rPr>
                <w:t>c</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r_t</w:t>
              </w:r>
              <w:proofErr w:type="spellEnd"/>
              <w:r w:rsidRPr="00002D6B">
                <w:rPr>
                  <w:rFonts w:ascii="Consolas" w:eastAsia="Consolas" w:hAnsi="Consolas" w:cs="Consolas"/>
                  <w:color w:val="5C5C5C"/>
                  <w:sz w:val="21"/>
                </w:rPr>
                <w:t> * </w:t>
              </w:r>
              <w:r w:rsidRPr="00002D6B">
                <w:rPr>
                  <w:rFonts w:ascii="Consolas" w:eastAsia="Consolas" w:hAnsi="Consolas" w:cs="Consolas"/>
                  <w:color w:val="C18401"/>
                  <w:sz w:val="21"/>
                </w:rPr>
                <w:t>sin</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t_v_ggg</w:t>
              </w:r>
              <w:proofErr w:type="spellEnd"/>
              <w:r w:rsidRPr="00002D6B">
                <w:rPr>
                  <w:rFonts w:ascii="Consolas" w:eastAsia="Consolas" w:hAnsi="Consolas" w:cs="Consolas"/>
                  <w:color w:val="5C5C5C"/>
                  <w:sz w:val="21"/>
                </w:rPr>
                <w:t>); ...</w:t>
              </w:r>
            </w:ins>
          </w:p>
          <w:p w14:paraId="6659C93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02" w:author="yukina minato" w:date="2025-09-07T17:10:00Z" w16du:dateUtc="2025-09-07T09:10:00Z"/>
                <w:rFonts w:eastAsia="宋体"/>
                <w:color w:val="5C5C5C"/>
                <w:szCs w:val="22"/>
              </w:rPr>
            </w:pPr>
            <w:ins w:id="4703"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w:t>
              </w:r>
              <w:proofErr w:type="gramStart"/>
              <w:r w:rsidRPr="00002D6B">
                <w:rPr>
                  <w:rFonts w:ascii="Consolas" w:eastAsia="Consolas" w:hAnsi="Consolas" w:cs="Consolas"/>
                  <w:color w:val="5C5C5C"/>
                  <w:sz w:val="21"/>
                  <w:shd w:val="clear" w:color="auto" w:fill="F8F8F8"/>
                </w:rPr>
                <w:t>c</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r_t</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t_v_ggg</w:t>
              </w:r>
              <w:proofErr w:type="spellEnd"/>
              <w:r w:rsidRPr="00002D6B">
                <w:rPr>
                  <w:rFonts w:ascii="Consolas" w:eastAsia="Consolas" w:hAnsi="Consolas" w:cs="Consolas"/>
                  <w:color w:val="5C5C5C"/>
                  <w:sz w:val="21"/>
                  <w:shd w:val="clear" w:color="auto" w:fill="F8F8F8"/>
                </w:rPr>
                <w:t>); ...</w:t>
              </w:r>
            </w:ins>
          </w:p>
          <w:p w14:paraId="1D8949B4"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04" w:author="yukina minato" w:date="2025-09-07T17:10:00Z" w16du:dateUtc="2025-09-07T09:10:00Z"/>
                <w:rFonts w:eastAsia="宋体"/>
                <w:color w:val="5C5C5C"/>
                <w:szCs w:val="22"/>
              </w:rPr>
            </w:pPr>
            <w:ins w:id="4705"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repmat</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w:t>
              </w:r>
              <w:proofErr w:type="gramStart"/>
              <w:r w:rsidRPr="00002D6B">
                <w:rPr>
                  <w:rFonts w:ascii="Consolas" w:eastAsia="Consolas" w:hAnsi="Consolas" w:cs="Consolas"/>
                  <w:color w:val="5C5C5C"/>
                  <w:sz w:val="21"/>
                </w:rPr>
                <w:t>c</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h_t</w:t>
              </w:r>
              <w:proofErr w:type="spellEnd"/>
              <w:r w:rsidRPr="00002D6B">
                <w:rPr>
                  <w:rFonts w:ascii="Consolas" w:eastAsia="Consolas" w:hAnsi="Consolas" w:cs="Consolas"/>
                  <w:color w:val="5C5C5C"/>
                  <w:sz w:val="21"/>
                </w:rPr>
                <w:t>/</w:t>
              </w:r>
              <w:r w:rsidRPr="00002D6B">
                <w:rPr>
                  <w:rFonts w:ascii="Consolas" w:eastAsia="Consolas" w:hAnsi="Consolas" w:cs="Consolas"/>
                  <w:color w:val="986801"/>
                  <w:sz w:val="21"/>
                </w:rPr>
                <w:t>2</w:t>
              </w:r>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n_s_ggg</w:t>
              </w:r>
              <w:proofErr w:type="spellEnd"/>
              <w:r w:rsidRPr="00002D6B">
                <w:rPr>
                  <w:rFonts w:ascii="Consolas" w:eastAsia="Consolas" w:hAnsi="Consolas" w:cs="Consolas"/>
                  <w:color w:val="5C5C5C"/>
                  <w:sz w:val="21"/>
                </w:rPr>
                <w:t>)]; </w:t>
              </w:r>
            </w:ins>
          </w:p>
          <w:p w14:paraId="36DD487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06" w:author="yukina minato" w:date="2025-09-07T17:10:00Z" w16du:dateUtc="2025-09-07T09:10:00Z"/>
                <w:rFonts w:eastAsia="宋体"/>
                <w:color w:val="5C5C5C"/>
                <w:szCs w:val="22"/>
              </w:rPr>
            </w:pPr>
            <w:proofErr w:type="spellStart"/>
            <w:ins w:id="4707" w:author="yukina minato" w:date="2025-09-07T17:10:00Z" w16du:dateUtc="2025-09-07T09:10:00Z">
              <w:r w:rsidRPr="00002D6B">
                <w:rPr>
                  <w:rFonts w:ascii="Consolas" w:eastAsia="Consolas" w:hAnsi="Consolas" w:cs="Consolas"/>
                  <w:color w:val="5C5C5C"/>
                  <w:sz w:val="21"/>
                  <w:shd w:val="clear" w:color="auto" w:fill="F8F8F8"/>
                </w:rPr>
                <w:t>a_p_ggg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t_b_ggg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t_p_ggg</w:t>
              </w:r>
              <w:proofErr w:type="spellEnd"/>
              <w:r w:rsidRPr="00002D6B">
                <w:rPr>
                  <w:rFonts w:ascii="Consolas" w:eastAsia="Consolas" w:hAnsi="Consolas" w:cs="Consolas"/>
                  <w:color w:val="5C5C5C"/>
                  <w:sz w:val="21"/>
                  <w:shd w:val="clear" w:color="auto" w:fill="F8F8F8"/>
                </w:rPr>
                <w:t>];</w:t>
              </w:r>
            </w:ins>
          </w:p>
          <w:p w14:paraId="6232FC4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4708" w:author="yukina minato" w:date="2025-09-07T17:10:00Z" w16du:dateUtc="2025-09-07T09:10:00Z"/>
                <w:rFonts w:eastAsia="宋体"/>
                <w:color w:val="5C5C5C"/>
                <w:szCs w:val="22"/>
              </w:rPr>
            </w:pPr>
          </w:p>
          <w:p w14:paraId="5904852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4709" w:author="yukina minato" w:date="2025-09-07T17:10:00Z" w16du:dateUtc="2025-09-07T09:10:00Z"/>
                <w:rFonts w:eastAsia="宋体"/>
                <w:color w:val="5C5C5C"/>
                <w:szCs w:val="22"/>
              </w:rPr>
            </w:pPr>
          </w:p>
          <w:p w14:paraId="1D75422D"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4710" w:author="yukina minato" w:date="2025-09-07T17:10:00Z" w16du:dateUtc="2025-09-07T09:10:00Z"/>
                <w:rFonts w:eastAsia="宋体"/>
                <w:color w:val="5C5C5C"/>
                <w:szCs w:val="22"/>
              </w:rPr>
            </w:pPr>
          </w:p>
          <w:p w14:paraId="3678686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11" w:author="yukina minato" w:date="2025-09-07T17:10:00Z" w16du:dateUtc="2025-09-07T09:10:00Z"/>
                <w:rFonts w:eastAsia="宋体"/>
                <w:color w:val="5C5C5C"/>
                <w:szCs w:val="22"/>
              </w:rPr>
            </w:pPr>
            <w:proofErr w:type="spellStart"/>
            <w:ins w:id="4712" w:author="yukina minato" w:date="2025-09-07T17:10:00Z" w16du:dateUtc="2025-09-07T09:10: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开始进行</w:t>
              </w:r>
              <w:r w:rsidRPr="00002D6B">
                <w:rPr>
                  <w:rFonts w:ascii="Consolas" w:eastAsia="Consolas" w:hAnsi="Consolas" w:cs="Consolas"/>
                  <w:color w:val="50A14F"/>
                  <w:sz w:val="21"/>
                  <w:shd w:val="clear" w:color="auto" w:fill="F8F8F8"/>
                </w:rPr>
                <w:t>FY1</w:t>
              </w:r>
              <w:r w:rsidRPr="00002D6B">
                <w:rPr>
                  <w:rFonts w:ascii="宋体" w:eastAsia="宋体" w:hAnsi="宋体" w:cs="宋体" w:hint="eastAsia"/>
                  <w:color w:val="50A14F"/>
                  <w:sz w:val="21"/>
                  <w:shd w:val="clear" w:color="auto" w:fill="F8F8F8"/>
                </w:rPr>
                <w:t>无人机干扰方案优化</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遗传算法</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w:t>
              </w:r>
            </w:ins>
          </w:p>
          <w:p w14:paraId="44491546"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4713" w:author="yukina minato" w:date="2025-09-07T17:10:00Z" w16du:dateUtc="2025-09-07T09:10:00Z"/>
                <w:rFonts w:eastAsia="宋体"/>
                <w:color w:val="5C5C5C"/>
                <w:szCs w:val="22"/>
              </w:rPr>
            </w:pPr>
          </w:p>
          <w:p w14:paraId="42C1F592"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4714" w:author="yukina minato" w:date="2025-09-07T17:10:00Z" w16du:dateUtc="2025-09-07T09:10:00Z"/>
                <w:rFonts w:eastAsia="宋体"/>
                <w:color w:val="5C5C5C"/>
                <w:szCs w:val="22"/>
              </w:rPr>
            </w:pPr>
          </w:p>
          <w:p w14:paraId="25F6C56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15" w:author="yukina minato" w:date="2025-09-07T17:10:00Z" w16du:dateUtc="2025-09-07T09:10:00Z"/>
                <w:rFonts w:eastAsia="宋体"/>
                <w:color w:val="5C5C5C"/>
                <w:szCs w:val="22"/>
              </w:rPr>
            </w:pPr>
            <w:proofErr w:type="spellStart"/>
            <w:ins w:id="4716" w:author="yukina minato" w:date="2025-09-07T17:10:00Z" w16du:dateUtc="2025-09-07T09:10:00Z">
              <w:r w:rsidRPr="00002D6B">
                <w:rPr>
                  <w:rFonts w:ascii="Consolas" w:eastAsia="Consolas" w:hAnsi="Consolas" w:cs="Consolas"/>
                  <w:color w:val="5C5C5C"/>
                  <w:sz w:val="21"/>
                </w:rPr>
                <w:t>p_s_ggg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600</w:t>
              </w:r>
              <w:r w:rsidRPr="00002D6B">
                <w:rPr>
                  <w:rFonts w:ascii="Consolas" w:eastAsia="Consolas" w:hAnsi="Consolas" w:cs="Consolas"/>
                  <w:color w:val="5C5C5C"/>
                  <w:sz w:val="21"/>
                </w:rPr>
                <w:t>;       % </w:t>
              </w:r>
              <w:r w:rsidRPr="00002D6B">
                <w:rPr>
                  <w:rFonts w:ascii="宋体" w:eastAsia="宋体" w:hAnsi="宋体" w:cs="宋体" w:hint="eastAsia"/>
                  <w:color w:val="5C5C5C"/>
                  <w:sz w:val="21"/>
                </w:rPr>
                <w:t>种群</w:t>
              </w:r>
              <w:r w:rsidRPr="00002D6B">
                <w:rPr>
                  <w:rFonts w:ascii="Consolas" w:eastAsia="Consolas" w:hAnsi="Consolas" w:cs="Consolas"/>
                  <w:color w:val="5C5C5C"/>
                  <w:sz w:val="21"/>
                </w:rPr>
                <w:t>   </w:t>
              </w:r>
              <w:r w:rsidRPr="00002D6B">
                <w:rPr>
                  <w:rFonts w:ascii="宋体" w:eastAsia="宋体" w:hAnsi="宋体" w:cs="宋体" w:hint="eastAsia"/>
                  <w:color w:val="5C5C5C"/>
                  <w:sz w:val="21"/>
                </w:rPr>
                <w:t>大小</w:t>
              </w:r>
            </w:ins>
          </w:p>
          <w:p w14:paraId="06FF87FD"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17" w:author="yukina minato" w:date="2025-09-07T17:10:00Z" w16du:dateUtc="2025-09-07T09:10:00Z"/>
                <w:rFonts w:eastAsia="宋体"/>
                <w:color w:val="5C5C5C"/>
                <w:szCs w:val="22"/>
              </w:rPr>
            </w:pPr>
            <w:proofErr w:type="spellStart"/>
            <w:ins w:id="4718" w:author="yukina minato" w:date="2025-09-07T17:10:00Z" w16du:dateUtc="2025-09-07T09:10:00Z">
              <w:r w:rsidRPr="00002D6B">
                <w:rPr>
                  <w:rFonts w:ascii="Consolas" w:eastAsia="Consolas" w:hAnsi="Consolas" w:cs="Consolas"/>
                  <w:color w:val="5C5C5C"/>
                  <w:sz w:val="21"/>
                  <w:shd w:val="clear" w:color="auto" w:fill="F8F8F8"/>
                </w:rPr>
                <w:t>n_g_ggg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250</w:t>
              </w:r>
              <w:r w:rsidRPr="00002D6B">
                <w:rPr>
                  <w:rFonts w:ascii="Consolas" w:eastAsia="Consolas" w:hAnsi="Consolas" w:cs="Consolas"/>
                  <w:color w:val="5C5C5C"/>
                  <w:sz w:val="21"/>
                  <w:shd w:val="clear" w:color="auto" w:fill="F8F8F8"/>
                </w:rPr>
                <w:t>;      % </w:t>
              </w:r>
              <w:r w:rsidRPr="00002D6B">
                <w:rPr>
                  <w:rFonts w:ascii="宋体" w:eastAsia="宋体" w:hAnsi="宋体" w:cs="宋体" w:hint="eastAsia"/>
                  <w:color w:val="5C5C5C"/>
                  <w:sz w:val="21"/>
                  <w:shd w:val="clear" w:color="auto" w:fill="F8F8F8"/>
                </w:rPr>
                <w:t>迭代</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代数</w:t>
              </w:r>
            </w:ins>
          </w:p>
          <w:p w14:paraId="1410B5A7"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19" w:author="yukina minato" w:date="2025-09-07T17:10:00Z" w16du:dateUtc="2025-09-07T09:10:00Z"/>
                <w:rFonts w:eastAsia="宋体"/>
                <w:color w:val="5C5C5C"/>
                <w:szCs w:val="22"/>
              </w:rPr>
            </w:pPr>
            <w:proofErr w:type="spellStart"/>
            <w:ins w:id="4720" w:author="yukina minato" w:date="2025-09-07T17:10:00Z" w16du:dateUtc="2025-09-07T09:10:00Z">
              <w:r w:rsidRPr="00002D6B">
                <w:rPr>
                  <w:rFonts w:ascii="Consolas" w:eastAsia="Consolas" w:hAnsi="Consolas" w:cs="Consolas"/>
                  <w:color w:val="5C5C5C"/>
                  <w:sz w:val="21"/>
                </w:rPr>
                <w:t>c_r_ggg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0.8</w:t>
              </w:r>
              <w:r w:rsidRPr="00002D6B">
                <w:rPr>
                  <w:rFonts w:ascii="Consolas" w:eastAsia="Consolas" w:hAnsi="Consolas" w:cs="Consolas"/>
                  <w:color w:val="5C5C5C"/>
                  <w:sz w:val="21"/>
                </w:rPr>
                <w:t>;       % </w:t>
              </w:r>
              <w:r w:rsidRPr="00002D6B">
                <w:rPr>
                  <w:rFonts w:ascii="宋体" w:eastAsia="宋体" w:hAnsi="宋体" w:cs="宋体" w:hint="eastAsia"/>
                  <w:color w:val="5C5C5C"/>
                  <w:sz w:val="21"/>
                </w:rPr>
                <w:t>交叉</w:t>
              </w:r>
              <w:r w:rsidRPr="00002D6B">
                <w:rPr>
                  <w:rFonts w:ascii="Consolas" w:eastAsia="Consolas" w:hAnsi="Consolas" w:cs="Consolas"/>
                  <w:color w:val="5C5C5C"/>
                  <w:sz w:val="21"/>
                </w:rPr>
                <w:t>    </w:t>
              </w:r>
              <w:r w:rsidRPr="00002D6B">
                <w:rPr>
                  <w:rFonts w:ascii="宋体" w:eastAsia="宋体" w:hAnsi="宋体" w:cs="宋体" w:hint="eastAsia"/>
                  <w:color w:val="5C5C5C"/>
                  <w:sz w:val="21"/>
                </w:rPr>
                <w:t>概率</w:t>
              </w:r>
            </w:ins>
          </w:p>
          <w:p w14:paraId="601578B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21" w:author="yukina minato" w:date="2025-09-07T17:10:00Z" w16du:dateUtc="2025-09-07T09:10:00Z"/>
                <w:rFonts w:eastAsia="宋体"/>
                <w:color w:val="5C5C5C"/>
                <w:szCs w:val="22"/>
              </w:rPr>
            </w:pPr>
            <w:proofErr w:type="spellStart"/>
            <w:ins w:id="4722" w:author="yukina minato" w:date="2025-09-07T17:10:00Z" w16du:dateUtc="2025-09-07T09:10:00Z">
              <w:r w:rsidRPr="00002D6B">
                <w:rPr>
                  <w:rFonts w:ascii="Consolas" w:eastAsia="Consolas" w:hAnsi="Consolas" w:cs="Consolas"/>
                  <w:color w:val="5C5C5C"/>
                  <w:sz w:val="21"/>
                  <w:shd w:val="clear" w:color="auto" w:fill="F8F8F8"/>
                </w:rPr>
                <w:t>m_r_ggg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0.16</w:t>
              </w:r>
              <w:r w:rsidRPr="00002D6B">
                <w:rPr>
                  <w:rFonts w:ascii="Consolas" w:eastAsia="Consolas" w:hAnsi="Consolas" w:cs="Consolas"/>
                  <w:color w:val="5C5C5C"/>
                  <w:sz w:val="21"/>
                  <w:shd w:val="clear" w:color="auto" w:fill="F8F8F8"/>
                </w:rPr>
                <w:t>;        % </w:t>
              </w:r>
              <w:r w:rsidRPr="00002D6B">
                <w:rPr>
                  <w:rFonts w:ascii="宋体" w:eastAsia="宋体" w:hAnsi="宋体" w:cs="宋体" w:hint="eastAsia"/>
                  <w:color w:val="5C5C5C"/>
                  <w:sz w:val="21"/>
                  <w:shd w:val="clear" w:color="auto" w:fill="F8F8F8"/>
                </w:rPr>
                <w:t>变异</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概率</w:t>
              </w:r>
            </w:ins>
          </w:p>
          <w:p w14:paraId="32C6104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23" w:author="yukina minato" w:date="2025-09-07T17:10:00Z" w16du:dateUtc="2025-09-07T09:10:00Z"/>
                <w:rFonts w:eastAsia="宋体"/>
                <w:color w:val="5C5C5C"/>
                <w:szCs w:val="22"/>
              </w:rPr>
            </w:pPr>
            <w:proofErr w:type="spellStart"/>
            <w:ins w:id="4724" w:author="yukina minato" w:date="2025-09-07T17:10:00Z" w16du:dateUtc="2025-09-07T09:10:00Z">
              <w:r w:rsidRPr="00002D6B">
                <w:rPr>
                  <w:rFonts w:ascii="Consolas" w:eastAsia="Consolas" w:hAnsi="Consolas" w:cs="Consolas"/>
                  <w:color w:val="5C5C5C"/>
                  <w:sz w:val="21"/>
                </w:rPr>
                <w:t>e_c_ggg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2</w:t>
              </w:r>
              <w:r w:rsidRPr="00002D6B">
                <w:rPr>
                  <w:rFonts w:ascii="Consolas" w:eastAsia="Consolas" w:hAnsi="Consolas" w:cs="Consolas"/>
                  <w:color w:val="5C5C5C"/>
                  <w:sz w:val="21"/>
                </w:rPr>
                <w:t>;          % </w:t>
              </w:r>
              <w:r w:rsidRPr="00002D6B">
                <w:rPr>
                  <w:rFonts w:ascii="宋体" w:eastAsia="宋体" w:hAnsi="宋体" w:cs="宋体" w:hint="eastAsia"/>
                  <w:color w:val="5C5C5C"/>
                  <w:sz w:val="21"/>
                </w:rPr>
                <w:t>精英</w:t>
              </w:r>
              <w:proofErr w:type="gramStart"/>
              <w:r w:rsidRPr="00002D6B">
                <w:rPr>
                  <w:rFonts w:ascii="宋体" w:eastAsia="宋体" w:hAnsi="宋体" w:cs="宋体" w:hint="eastAsia"/>
                  <w:color w:val="5C5C5C"/>
                  <w:sz w:val="21"/>
                </w:rPr>
                <w:t>个</w:t>
              </w:r>
              <w:proofErr w:type="gramEnd"/>
              <w:r w:rsidRPr="00002D6B">
                <w:rPr>
                  <w:rFonts w:ascii="Consolas" w:eastAsia="Consolas" w:hAnsi="Consolas" w:cs="Consolas"/>
                  <w:color w:val="5C5C5C"/>
                  <w:sz w:val="21"/>
                </w:rPr>
                <w:t> </w:t>
              </w:r>
              <w:r w:rsidRPr="00002D6B">
                <w:rPr>
                  <w:rFonts w:ascii="宋体" w:eastAsia="宋体" w:hAnsi="宋体" w:cs="宋体" w:hint="eastAsia"/>
                  <w:color w:val="5C5C5C"/>
                  <w:sz w:val="21"/>
                </w:rPr>
                <w:t>体</w:t>
              </w:r>
              <w:r w:rsidRPr="00002D6B">
                <w:rPr>
                  <w:rFonts w:ascii="Consolas" w:eastAsia="Consolas" w:hAnsi="Consolas" w:cs="Consolas"/>
                  <w:color w:val="5C5C5C"/>
                  <w:sz w:val="21"/>
                </w:rPr>
                <w:t>       </w:t>
              </w:r>
              <w:r w:rsidRPr="00002D6B">
                <w:rPr>
                  <w:rFonts w:ascii="宋体" w:eastAsia="宋体" w:hAnsi="宋体" w:cs="宋体" w:hint="eastAsia"/>
                  <w:color w:val="5C5C5C"/>
                  <w:sz w:val="21"/>
                </w:rPr>
                <w:t>数量</w:t>
              </w:r>
            </w:ins>
          </w:p>
          <w:p w14:paraId="736A516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25" w:author="yukina minato" w:date="2025-09-07T17:10:00Z" w16du:dateUtc="2025-09-07T09:10:00Z"/>
                <w:rFonts w:eastAsia="宋体"/>
                <w:color w:val="5C5C5C"/>
                <w:szCs w:val="22"/>
              </w:rPr>
            </w:pPr>
            <w:proofErr w:type="spellStart"/>
            <w:ins w:id="4726" w:author="yukina minato" w:date="2025-09-07T17:10:00Z" w16du:dateUtc="2025-09-07T09:10:00Z">
              <w:r w:rsidRPr="00002D6B">
                <w:rPr>
                  <w:rFonts w:ascii="Consolas" w:eastAsia="Consolas" w:hAnsi="Consolas" w:cs="Consolas"/>
                  <w:color w:val="5C5C5C"/>
                  <w:sz w:val="21"/>
                  <w:shd w:val="clear" w:color="auto" w:fill="F8F8F8"/>
                </w:rPr>
                <w:t>t_o_ggg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 </w:t>
              </w:r>
              <w:r w:rsidRPr="00002D6B">
                <w:rPr>
                  <w:rFonts w:ascii="宋体" w:eastAsia="宋体" w:hAnsi="宋体" w:cs="宋体" w:hint="eastAsia"/>
                  <w:color w:val="5C5C5C"/>
                  <w:sz w:val="21"/>
                  <w:shd w:val="clear" w:color="auto" w:fill="F8F8F8"/>
                </w:rPr>
                <w:t>锦标赛</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选择</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规模</w:t>
              </w:r>
            </w:ins>
          </w:p>
          <w:p w14:paraId="50C284D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4727" w:author="yukina minato" w:date="2025-09-07T17:10:00Z" w16du:dateUtc="2025-09-07T09:10:00Z"/>
                <w:rFonts w:eastAsia="宋体"/>
                <w:color w:val="5C5C5C"/>
                <w:szCs w:val="22"/>
              </w:rPr>
            </w:pPr>
          </w:p>
          <w:p w14:paraId="516ECF1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28" w:author="yukina minato" w:date="2025-09-07T17:10:00Z" w16du:dateUtc="2025-09-07T09:10:00Z"/>
                <w:rFonts w:eastAsia="宋体"/>
                <w:color w:val="5C5C5C"/>
                <w:szCs w:val="22"/>
              </w:rPr>
            </w:pPr>
            <w:proofErr w:type="spellStart"/>
            <w:proofErr w:type="gramStart"/>
            <w:ins w:id="4729" w:author="yukina minato" w:date="2025-09-07T17:10:00Z" w16du:dateUtc="2025-09-07T09:10:00Z">
              <w:r w:rsidRPr="00002D6B">
                <w:rPr>
                  <w:rFonts w:ascii="Consolas" w:eastAsia="Consolas" w:hAnsi="Consolas" w:cs="Consolas"/>
                  <w:color w:val="5C5C5C"/>
                  <w:sz w:val="21"/>
                  <w:shd w:val="clear" w:color="auto" w:fill="F8F8F8"/>
                </w:rPr>
                <w:t>bounds.lower</w:t>
              </w:r>
              <w:proofErr w:type="spellEnd"/>
              <w:proofErr w:type="gram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70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230BC54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30" w:author="yukina minato" w:date="2025-09-07T17:10:00Z" w16du:dateUtc="2025-09-07T09:10:00Z"/>
                <w:rFonts w:eastAsia="宋体"/>
                <w:color w:val="5C5C5C"/>
                <w:szCs w:val="22"/>
              </w:rPr>
            </w:pPr>
            <w:proofErr w:type="spellStart"/>
            <w:proofErr w:type="gramStart"/>
            <w:ins w:id="4731" w:author="yukina minato" w:date="2025-09-07T17:10:00Z" w16du:dateUtc="2025-09-07T09:10:00Z">
              <w:r w:rsidRPr="00002D6B">
                <w:rPr>
                  <w:rFonts w:ascii="Consolas" w:eastAsia="Consolas" w:hAnsi="Consolas" w:cs="Consolas"/>
                  <w:color w:val="5C5C5C"/>
                  <w:sz w:val="21"/>
                </w:rPr>
                <w:t>bounds.upper</w:t>
              </w:r>
              <w:proofErr w:type="spellEnd"/>
              <w:proofErr w:type="gramEnd"/>
              <w:r w:rsidRPr="00002D6B">
                <w:rPr>
                  <w:rFonts w:ascii="Consolas" w:eastAsia="Consolas" w:hAnsi="Consolas" w:cs="Consolas"/>
                  <w:color w:val="5C5C5C"/>
                  <w:sz w:val="21"/>
                </w:rPr>
                <w:t> = [</w:t>
              </w:r>
              <w:r w:rsidRPr="00002D6B">
                <w:rPr>
                  <w:rFonts w:ascii="Consolas" w:eastAsia="Consolas" w:hAnsi="Consolas" w:cs="Consolas"/>
                  <w:color w:val="986801"/>
                  <w:sz w:val="21"/>
                </w:rPr>
                <w:t>140</w:t>
              </w:r>
              <w:r w:rsidRPr="00002D6B">
                <w:rPr>
                  <w:rFonts w:ascii="Consolas" w:eastAsia="Consolas" w:hAnsi="Consolas" w:cs="Consolas"/>
                  <w:color w:val="5C5C5C"/>
                  <w:sz w:val="21"/>
                </w:rPr>
                <w:t>, </w:t>
              </w:r>
              <w:r w:rsidRPr="00002D6B">
                <w:rPr>
                  <w:rFonts w:ascii="Consolas" w:eastAsia="Consolas" w:hAnsi="Consolas" w:cs="Consolas"/>
                  <w:color w:val="986801"/>
                  <w:sz w:val="21"/>
                </w:rPr>
                <w:t>20</w:t>
              </w:r>
              <w:r w:rsidRPr="00002D6B">
                <w:rPr>
                  <w:rFonts w:ascii="Consolas" w:eastAsia="Consolas" w:hAnsi="Consolas" w:cs="Consolas"/>
                  <w:color w:val="5C5C5C"/>
                  <w:sz w:val="21"/>
                </w:rPr>
                <w:t>, </w:t>
              </w:r>
              <w:r w:rsidRPr="00002D6B">
                <w:rPr>
                  <w:rFonts w:ascii="Consolas" w:eastAsia="Consolas" w:hAnsi="Consolas" w:cs="Consolas"/>
                  <w:color w:val="986801"/>
                  <w:sz w:val="21"/>
                </w:rPr>
                <w:t>2</w:t>
              </w:r>
              <w:r w:rsidRPr="00002D6B">
                <w:rPr>
                  <w:rFonts w:ascii="Consolas" w:eastAsia="Consolas" w:hAnsi="Consolas" w:cs="Consolas"/>
                  <w:color w:val="5C5C5C"/>
                  <w:sz w:val="21"/>
                </w:rPr>
                <w:t>*pi, </w:t>
              </w:r>
              <w:r w:rsidRPr="00002D6B">
                <w:rPr>
                  <w:rFonts w:ascii="Consolas" w:eastAsia="Consolas" w:hAnsi="Consolas" w:cs="Consolas"/>
                  <w:color w:val="986801"/>
                  <w:sz w:val="21"/>
                </w:rPr>
                <w:t>8</w:t>
              </w:r>
              <w:r w:rsidRPr="00002D6B">
                <w:rPr>
                  <w:rFonts w:ascii="Consolas" w:eastAsia="Consolas" w:hAnsi="Consolas" w:cs="Consolas"/>
                  <w:color w:val="5C5C5C"/>
                  <w:sz w:val="21"/>
                </w:rPr>
                <w:t>];</w:t>
              </w:r>
            </w:ins>
          </w:p>
          <w:p w14:paraId="159B19E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4732" w:author="yukina minato" w:date="2025-09-07T17:10:00Z" w16du:dateUtc="2025-09-07T09:10:00Z"/>
                <w:rFonts w:eastAsia="宋体"/>
                <w:color w:val="5C5C5C"/>
                <w:szCs w:val="22"/>
              </w:rPr>
            </w:pPr>
          </w:p>
          <w:p w14:paraId="7A3E14E6"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33" w:author="yukina minato" w:date="2025-09-07T17:10:00Z" w16du:dateUtc="2025-09-07T09:10:00Z"/>
                <w:rFonts w:eastAsia="宋体"/>
                <w:color w:val="5C5C5C"/>
                <w:szCs w:val="22"/>
              </w:rPr>
            </w:pPr>
            <w:proofErr w:type="spellStart"/>
            <w:ins w:id="4734" w:author="yukina minato" w:date="2025-09-07T17:10:00Z" w16du:dateUtc="2025-09-07T09:10:00Z">
              <w:r w:rsidRPr="00002D6B">
                <w:rPr>
                  <w:rFonts w:ascii="Consolas" w:eastAsia="Consolas" w:hAnsi="Consolas" w:cs="Consolas"/>
                  <w:color w:val="5C5C5C"/>
                  <w:sz w:val="21"/>
                </w:rPr>
                <w:t>p_p_ggg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zeros(</w:t>
              </w:r>
              <w:proofErr w:type="spellStart"/>
              <w:proofErr w:type="gramEnd"/>
              <w:r w:rsidRPr="00002D6B">
                <w:rPr>
                  <w:rFonts w:ascii="Consolas" w:eastAsia="Consolas" w:hAnsi="Consolas" w:cs="Consolas"/>
                  <w:color w:val="5C5C5C"/>
                  <w:sz w:val="21"/>
                </w:rPr>
                <w:t>p_s_ggg</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4</w:t>
              </w:r>
              <w:r w:rsidRPr="00002D6B">
                <w:rPr>
                  <w:rFonts w:ascii="Consolas" w:eastAsia="Consolas" w:hAnsi="Consolas" w:cs="Consolas"/>
                  <w:color w:val="5C5C5C"/>
                  <w:sz w:val="21"/>
                </w:rPr>
                <w:t>);</w:t>
              </w:r>
            </w:ins>
          </w:p>
          <w:p w14:paraId="3AB4B52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35" w:author="yukina minato" w:date="2025-09-07T17:10:00Z" w16du:dateUtc="2025-09-07T09:10:00Z"/>
                <w:rFonts w:eastAsia="宋体"/>
                <w:color w:val="5C5C5C"/>
                <w:szCs w:val="22"/>
              </w:rPr>
            </w:pPr>
            <w:ins w:id="4736" w:author="yukina minato" w:date="2025-09-07T17:10:00Z" w16du:dateUtc="2025-09-07T09:10:00Z">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4</w:t>
              </w:r>
            </w:ins>
          </w:p>
          <w:p w14:paraId="4196DE9B"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37" w:author="yukina minato" w:date="2025-09-07T17:10:00Z" w16du:dateUtc="2025-09-07T09:10:00Z"/>
                <w:rFonts w:eastAsia="宋体"/>
                <w:color w:val="5C5C5C"/>
                <w:szCs w:val="22"/>
              </w:rPr>
            </w:pPr>
            <w:ins w:id="4738" w:author="yukina minato" w:date="2025-09-07T17:10:00Z" w16du:dateUtc="2025-09-07T09:10:00Z">
              <w:r w:rsidRPr="00002D6B">
                <w:rPr>
                  <w:rFonts w:ascii="Consolas" w:eastAsia="Consolas" w:hAnsi="Consolas" w:cs="Consolas"/>
                  <w:color w:val="5C5C5C"/>
                  <w:sz w:val="21"/>
                </w:rPr>
                <w:t>    p_p_ggg</w:t>
              </w:r>
              <w:proofErr w:type="gramStart"/>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 i) = </w:t>
              </w:r>
              <w:proofErr w:type="gramStart"/>
              <w:r w:rsidRPr="00002D6B">
                <w:rPr>
                  <w:rFonts w:ascii="Consolas" w:eastAsia="Consolas" w:hAnsi="Consolas" w:cs="Consolas"/>
                  <w:color w:val="5C5C5C"/>
                  <w:sz w:val="21"/>
                </w:rPr>
                <w:t>bounds.</w:t>
              </w:r>
              <w:r w:rsidRPr="00002D6B">
                <w:rPr>
                  <w:rFonts w:ascii="Consolas" w:eastAsia="Consolas" w:hAnsi="Consolas" w:cs="Consolas"/>
                  <w:color w:val="C18401"/>
                  <w:sz w:val="21"/>
                </w:rPr>
                <w:t>lower</w:t>
              </w:r>
              <w:proofErr w:type="gramEnd"/>
              <w:r w:rsidRPr="00002D6B">
                <w:rPr>
                  <w:rFonts w:ascii="Consolas" w:eastAsia="Consolas" w:hAnsi="Consolas" w:cs="Consolas"/>
                  <w:color w:val="5C5C5C"/>
                  <w:sz w:val="21"/>
                </w:rPr>
                <w:t>(i) + (</w:t>
              </w:r>
              <w:proofErr w:type="gramStart"/>
              <w:r w:rsidRPr="00002D6B">
                <w:rPr>
                  <w:rFonts w:ascii="Consolas" w:eastAsia="Consolas" w:hAnsi="Consolas" w:cs="Consolas"/>
                  <w:color w:val="5C5C5C"/>
                  <w:sz w:val="21"/>
                </w:rPr>
                <w:t>bounds.</w:t>
              </w:r>
              <w:r w:rsidRPr="00002D6B">
                <w:rPr>
                  <w:rFonts w:ascii="Consolas" w:eastAsia="Consolas" w:hAnsi="Consolas" w:cs="Consolas"/>
                  <w:color w:val="C18401"/>
                  <w:sz w:val="21"/>
                </w:rPr>
                <w:t>upper</w:t>
              </w:r>
              <w:proofErr w:type="gramEnd"/>
              <w:r w:rsidRPr="00002D6B">
                <w:rPr>
                  <w:rFonts w:ascii="Consolas" w:eastAsia="Consolas" w:hAnsi="Consolas" w:cs="Consolas"/>
                  <w:color w:val="5C5C5C"/>
                  <w:sz w:val="21"/>
                </w:rPr>
                <w:t>(i) - </w:t>
              </w:r>
              <w:proofErr w:type="gramStart"/>
              <w:r w:rsidRPr="00002D6B">
                <w:rPr>
                  <w:rFonts w:ascii="Consolas" w:eastAsia="Consolas" w:hAnsi="Consolas" w:cs="Consolas"/>
                  <w:color w:val="5C5C5C"/>
                  <w:sz w:val="21"/>
                </w:rPr>
                <w:t>bounds.</w:t>
              </w:r>
              <w:r w:rsidRPr="00002D6B">
                <w:rPr>
                  <w:rFonts w:ascii="Consolas" w:eastAsia="Consolas" w:hAnsi="Consolas" w:cs="Consolas"/>
                  <w:color w:val="C18401"/>
                  <w:sz w:val="21"/>
                </w:rPr>
                <w:t>lower</w:t>
              </w:r>
              <w:proofErr w:type="gramEnd"/>
              <w:r w:rsidRPr="00002D6B">
                <w:rPr>
                  <w:rFonts w:ascii="Consolas" w:eastAsia="Consolas" w:hAnsi="Consolas" w:cs="Consolas"/>
                  <w:color w:val="5C5C5C"/>
                  <w:sz w:val="21"/>
                </w:rPr>
                <w:t>(i)) * </w:t>
              </w:r>
              <w:proofErr w:type="gramStart"/>
              <w:r w:rsidRPr="00002D6B">
                <w:rPr>
                  <w:rFonts w:ascii="Consolas" w:eastAsia="Consolas" w:hAnsi="Consolas" w:cs="Consolas"/>
                  <w:color w:val="5C5C5C"/>
                  <w:sz w:val="21"/>
                </w:rPr>
                <w:t>rand(</w:t>
              </w:r>
              <w:proofErr w:type="gramEnd"/>
              <w:r w:rsidRPr="00002D6B">
                <w:rPr>
                  <w:rFonts w:ascii="Consolas" w:eastAsia="Consolas" w:hAnsi="Consolas" w:cs="Consolas"/>
                  <w:color w:val="5C5C5C"/>
                  <w:sz w:val="21"/>
                </w:rPr>
                <w:t>p_s_ggg,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53E6ABB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39" w:author="yukina minato" w:date="2025-09-07T17:10:00Z" w16du:dateUtc="2025-09-07T09:10:00Z"/>
                <w:rFonts w:eastAsia="宋体"/>
                <w:color w:val="5C5C5C"/>
                <w:szCs w:val="22"/>
              </w:rPr>
            </w:pPr>
            <w:ins w:id="4740" w:author="yukina minato" w:date="2025-09-07T17:10:00Z" w16du:dateUtc="2025-09-07T09:10:00Z">
              <w:r w:rsidRPr="00002D6B">
                <w:rPr>
                  <w:rFonts w:ascii="Consolas" w:eastAsia="Consolas" w:hAnsi="Consolas" w:cs="Consolas"/>
                  <w:color w:val="A626A4"/>
                  <w:sz w:val="21"/>
                  <w:shd w:val="clear" w:color="auto" w:fill="F8F8F8"/>
                </w:rPr>
                <w:t>end</w:t>
              </w:r>
            </w:ins>
          </w:p>
          <w:p w14:paraId="53554E70"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4741" w:author="yukina minato" w:date="2025-09-07T17:10:00Z" w16du:dateUtc="2025-09-07T09:10:00Z"/>
                <w:rFonts w:eastAsia="宋体"/>
                <w:color w:val="5C5C5C"/>
                <w:szCs w:val="22"/>
              </w:rPr>
            </w:pPr>
          </w:p>
          <w:p w14:paraId="0AAEEDD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42" w:author="yukina minato" w:date="2025-09-07T17:10:00Z" w16du:dateUtc="2025-09-07T09:10:00Z"/>
                <w:rFonts w:eastAsia="宋体"/>
                <w:color w:val="5C5C5C"/>
                <w:szCs w:val="22"/>
              </w:rPr>
            </w:pPr>
            <w:proofErr w:type="spellStart"/>
            <w:ins w:id="4743" w:author="yukina minato" w:date="2025-09-07T17:10:00Z" w16du:dateUtc="2025-09-07T09:10:00Z">
              <w:r w:rsidRPr="00002D6B">
                <w:rPr>
                  <w:rFonts w:ascii="Consolas" w:eastAsia="Consolas" w:hAnsi="Consolas" w:cs="Consolas"/>
                  <w:color w:val="5C5C5C"/>
                  <w:sz w:val="21"/>
                  <w:shd w:val="clear" w:color="auto" w:fill="F8F8F8"/>
                </w:rPr>
                <w:t>b_h_ggg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zeros(</w:t>
              </w:r>
              <w:proofErr w:type="spellStart"/>
              <w:proofErr w:type="gramEnd"/>
              <w:r w:rsidRPr="00002D6B">
                <w:rPr>
                  <w:rFonts w:ascii="Consolas" w:eastAsia="Consolas" w:hAnsi="Consolas" w:cs="Consolas"/>
                  <w:color w:val="5C5C5C"/>
                  <w:sz w:val="21"/>
                  <w:shd w:val="clear" w:color="auto" w:fill="F8F8F8"/>
                </w:rPr>
                <w:t>n_g_ggg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73E6173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44" w:author="yukina minato" w:date="2025-09-07T17:10:00Z" w16du:dateUtc="2025-09-07T09:10:00Z"/>
                <w:rFonts w:eastAsia="宋体"/>
                <w:color w:val="5C5C5C"/>
                <w:szCs w:val="22"/>
              </w:rPr>
            </w:pPr>
            <w:proofErr w:type="spellStart"/>
            <w:ins w:id="4745" w:author="yukina minato" w:date="2025-09-07T17:10:00Z" w16du:dateUtc="2025-09-07T09:10:00Z">
              <w:r w:rsidRPr="00002D6B">
                <w:rPr>
                  <w:rFonts w:ascii="Consolas" w:eastAsia="Consolas" w:hAnsi="Consolas" w:cs="Consolas"/>
                  <w:color w:val="5C5C5C"/>
                  <w:sz w:val="21"/>
                </w:rPr>
                <w:t>g_f_ggg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ins>
          </w:p>
          <w:p w14:paraId="5D15338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46" w:author="yukina minato" w:date="2025-09-07T17:10:00Z" w16du:dateUtc="2025-09-07T09:10:00Z"/>
                <w:rFonts w:eastAsia="宋体"/>
                <w:color w:val="5C5C5C"/>
                <w:szCs w:val="22"/>
              </w:rPr>
            </w:pPr>
            <w:proofErr w:type="spellStart"/>
            <w:ins w:id="4747" w:author="yukina minato" w:date="2025-09-07T17:10:00Z" w16du:dateUtc="2025-09-07T09:10:00Z">
              <w:r w:rsidRPr="00002D6B">
                <w:rPr>
                  <w:rFonts w:ascii="Consolas" w:eastAsia="Consolas" w:hAnsi="Consolas" w:cs="Consolas"/>
                  <w:color w:val="5C5C5C"/>
                  <w:sz w:val="21"/>
                  <w:shd w:val="clear" w:color="auto" w:fill="F8F8F8"/>
                </w:rPr>
                <w:t>g_i_ggg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zeros(</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4</w:t>
              </w:r>
              <w:r w:rsidRPr="00002D6B">
                <w:rPr>
                  <w:rFonts w:ascii="Consolas" w:eastAsia="Consolas" w:hAnsi="Consolas" w:cs="Consolas"/>
                  <w:color w:val="5C5C5C"/>
                  <w:sz w:val="21"/>
                  <w:shd w:val="clear" w:color="auto" w:fill="F8F8F8"/>
                </w:rPr>
                <w:t>); </w:t>
              </w:r>
            </w:ins>
          </w:p>
          <w:p w14:paraId="1165C16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4748" w:author="yukina minato" w:date="2025-09-07T17:10:00Z" w16du:dateUtc="2025-09-07T09:10:00Z"/>
                <w:rFonts w:eastAsia="宋体"/>
                <w:color w:val="5C5C5C"/>
                <w:szCs w:val="22"/>
              </w:rPr>
            </w:pPr>
          </w:p>
          <w:p w14:paraId="07B8F7E4"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49" w:author="yukina minato" w:date="2025-09-07T17:10:00Z" w16du:dateUtc="2025-09-07T09:10:00Z"/>
                <w:rFonts w:eastAsia="宋体"/>
                <w:color w:val="5C5C5C"/>
                <w:szCs w:val="22"/>
              </w:rPr>
            </w:pPr>
            <w:ins w:id="4750" w:author="yukina minato" w:date="2025-09-07T17:10:00Z" w16du:dateUtc="2025-09-07T09:10:00Z">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gen = </w:t>
              </w:r>
              <w:proofErr w:type="gramStart"/>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:n</w:t>
              </w:r>
              <w:proofErr w:type="gramEnd"/>
              <w:r w:rsidRPr="00002D6B">
                <w:rPr>
                  <w:rFonts w:ascii="Consolas" w:eastAsia="Consolas" w:hAnsi="Consolas" w:cs="Consolas"/>
                  <w:color w:val="5C5C5C"/>
                  <w:sz w:val="21"/>
                  <w:shd w:val="clear" w:color="auto" w:fill="F8F8F8"/>
                </w:rPr>
                <w:t>_g_ggg</w:t>
              </w:r>
            </w:ins>
          </w:p>
          <w:p w14:paraId="5E0AA22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51" w:author="yukina minato" w:date="2025-09-07T17:10:00Z" w16du:dateUtc="2025-09-07T09:10:00Z"/>
                <w:rFonts w:eastAsia="宋体"/>
                <w:color w:val="5C5C5C"/>
                <w:szCs w:val="22"/>
              </w:rPr>
            </w:pPr>
            <w:ins w:id="4752" w:author="yukina minato" w:date="2025-09-07T17:10:00Z" w16du:dateUtc="2025-09-07T09:10:00Z">
              <w:r w:rsidRPr="00002D6B">
                <w:rPr>
                  <w:rFonts w:ascii="Consolas" w:eastAsia="Consolas" w:hAnsi="Consolas" w:cs="Consolas"/>
                  <w:color w:val="5C5C5C"/>
                  <w:sz w:val="21"/>
                </w:rPr>
                <w:t>    fitness = </w:t>
              </w:r>
              <w:proofErr w:type="gramStart"/>
              <w:r w:rsidRPr="00002D6B">
                <w:rPr>
                  <w:rFonts w:ascii="Consolas" w:eastAsia="Consolas" w:hAnsi="Consolas" w:cs="Consolas"/>
                  <w:color w:val="5C5C5C"/>
                  <w:sz w:val="21"/>
                </w:rPr>
                <w:t>zeros(</w:t>
              </w:r>
              <w:proofErr w:type="spellStart"/>
              <w:proofErr w:type="gramEnd"/>
              <w:r w:rsidRPr="00002D6B">
                <w:rPr>
                  <w:rFonts w:ascii="Consolas" w:eastAsia="Consolas" w:hAnsi="Consolas" w:cs="Consolas"/>
                  <w:color w:val="5C5C5C"/>
                  <w:sz w:val="21"/>
                </w:rPr>
                <w:t>p_s_ggg</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58FB47B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53" w:author="yukina minato" w:date="2025-09-07T17:10:00Z" w16du:dateUtc="2025-09-07T09:10:00Z"/>
                <w:rFonts w:eastAsia="宋体"/>
                <w:color w:val="5C5C5C"/>
                <w:szCs w:val="22"/>
              </w:rPr>
            </w:pPr>
            <w:ins w:id="4754"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d_i_ggg</w:t>
              </w:r>
              <w:proofErr w:type="spellEnd"/>
              <w:r w:rsidRPr="00002D6B">
                <w:rPr>
                  <w:rFonts w:ascii="Consolas" w:eastAsia="Consolas" w:hAnsi="Consolas" w:cs="Consolas"/>
                  <w:color w:val="5C5C5C"/>
                  <w:sz w:val="21"/>
                  <w:shd w:val="clear" w:color="auto" w:fill="F8F8F8"/>
                </w:rPr>
                <w:t> = (O - A0) / </w:t>
              </w:r>
              <w:proofErr w:type="gramStart"/>
              <w:r w:rsidRPr="00002D6B">
                <w:rPr>
                  <w:rFonts w:ascii="Consolas" w:eastAsia="Consolas" w:hAnsi="Consolas" w:cs="Consolas"/>
                  <w:color w:val="5C5C5C"/>
                  <w:sz w:val="21"/>
                  <w:shd w:val="clear" w:color="auto" w:fill="F8F8F8"/>
                </w:rPr>
                <w:t>norm(</w:t>
              </w:r>
              <w:proofErr w:type="gramEnd"/>
              <w:r w:rsidRPr="00002D6B">
                <w:rPr>
                  <w:rFonts w:ascii="Consolas" w:eastAsia="Consolas" w:hAnsi="Consolas" w:cs="Consolas"/>
                  <w:color w:val="5C5C5C"/>
                  <w:sz w:val="21"/>
                  <w:shd w:val="clear" w:color="auto" w:fill="F8F8F8"/>
                </w:rPr>
                <w:t>O - A0); </w:t>
              </w:r>
            </w:ins>
          </w:p>
          <w:p w14:paraId="3AFC5037"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55" w:author="yukina minato" w:date="2025-09-07T17:10:00Z" w16du:dateUtc="2025-09-07T09:10:00Z"/>
                <w:rFonts w:eastAsia="宋体"/>
                <w:color w:val="5C5C5C"/>
                <w:szCs w:val="22"/>
              </w:rPr>
            </w:pPr>
            <w:ins w:id="4756" w:author="yukina minato" w:date="2025-09-07T17:10:00Z" w16du:dateUtc="2025-09-07T09:10:00Z">
              <w:r w:rsidRPr="00002D6B">
                <w:rPr>
                  <w:rFonts w:ascii="Consolas" w:eastAsia="Consolas" w:hAnsi="Consolas" w:cs="Consolas"/>
                  <w:color w:val="5C5C5C"/>
                  <w:sz w:val="21"/>
                </w:rPr>
                <w:t>    </w:t>
              </w:r>
            </w:ins>
          </w:p>
          <w:p w14:paraId="7C9E220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57" w:author="yukina minato" w:date="2025-09-07T17:10:00Z" w16du:dateUtc="2025-09-07T09:10:00Z"/>
                <w:rFonts w:eastAsia="宋体"/>
                <w:color w:val="5C5C5C"/>
                <w:szCs w:val="22"/>
              </w:rPr>
            </w:pPr>
            <w:ins w:id="4758"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:p</w:t>
              </w:r>
              <w:proofErr w:type="gramEnd"/>
              <w:r w:rsidRPr="00002D6B">
                <w:rPr>
                  <w:rFonts w:ascii="Consolas" w:eastAsia="Consolas" w:hAnsi="Consolas" w:cs="Consolas"/>
                  <w:color w:val="5C5C5C"/>
                  <w:sz w:val="21"/>
                  <w:shd w:val="clear" w:color="auto" w:fill="F8F8F8"/>
                </w:rPr>
                <w:t>_s_ggg</w:t>
              </w:r>
            </w:ins>
          </w:p>
          <w:p w14:paraId="598D1EEB"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59" w:author="yukina minato" w:date="2025-09-07T17:10:00Z" w16du:dateUtc="2025-09-07T09:10:00Z"/>
                <w:rFonts w:eastAsia="宋体"/>
                <w:color w:val="5C5C5C"/>
                <w:szCs w:val="22"/>
              </w:rPr>
            </w:pPr>
            <w:ins w:id="4760" w:author="yukina minato" w:date="2025-09-07T17:10:00Z" w16du:dateUtc="2025-09-07T09:10:00Z">
              <w:r w:rsidRPr="00002D6B">
                <w:rPr>
                  <w:rFonts w:ascii="Consolas" w:eastAsia="Consolas" w:hAnsi="Consolas" w:cs="Consolas"/>
                  <w:color w:val="5C5C5C"/>
                  <w:sz w:val="21"/>
                </w:rPr>
                <w:t>        individual = </w:t>
              </w:r>
              <w:proofErr w:type="spellStart"/>
              <w:r w:rsidRPr="00002D6B">
                <w:rPr>
                  <w:rFonts w:ascii="Consolas" w:eastAsia="Consolas" w:hAnsi="Consolas" w:cs="Consolas"/>
                  <w:color w:val="5C5C5C"/>
                  <w:sz w:val="21"/>
                </w:rPr>
                <w:t>p_p_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ins>
          </w:p>
          <w:p w14:paraId="15E8014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61" w:author="yukina minato" w:date="2025-09-07T17:10:00Z" w16du:dateUtc="2025-09-07T09:10:00Z"/>
                <w:rFonts w:eastAsia="宋体"/>
                <w:color w:val="5C5C5C"/>
                <w:szCs w:val="22"/>
              </w:rPr>
            </w:pPr>
            <w:ins w:id="4762" w:author="yukina minato" w:date="2025-09-07T17:10:00Z" w16du:dateUtc="2025-09-07T09:10:00Z">
              <w:r w:rsidRPr="00002D6B">
                <w:rPr>
                  <w:rFonts w:ascii="Consolas" w:eastAsia="Consolas" w:hAnsi="Consolas" w:cs="Consolas"/>
                  <w:color w:val="5C5C5C"/>
                  <w:sz w:val="21"/>
                  <w:shd w:val="clear" w:color="auto" w:fill="F8F8F8"/>
                </w:rPr>
                <w:t>        v_fy1 = </w:t>
              </w:r>
              <w:proofErr w:type="gramStart"/>
              <w:r w:rsidRPr="00002D6B">
                <w:rPr>
                  <w:rFonts w:ascii="Consolas" w:eastAsia="Consolas" w:hAnsi="Consolas" w:cs="Consolas"/>
                  <w:color w:val="5C5C5C"/>
                  <w:sz w:val="21"/>
                  <w:shd w:val="clear" w:color="auto" w:fill="F8F8F8"/>
                </w:rPr>
                <w:t>individual(</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0084D2F7"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63" w:author="yukina minato" w:date="2025-09-07T17:10:00Z" w16du:dateUtc="2025-09-07T09:10:00Z"/>
                <w:rFonts w:eastAsia="宋体"/>
                <w:color w:val="5C5C5C"/>
                <w:szCs w:val="22"/>
              </w:rPr>
            </w:pPr>
            <w:ins w:id="4764"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t_deploy</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individual(</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029DF1A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65" w:author="yukina minato" w:date="2025-09-07T17:10:00Z" w16du:dateUtc="2025-09-07T09:10:00Z"/>
                <w:rFonts w:eastAsia="宋体"/>
                <w:color w:val="5C5C5C"/>
                <w:szCs w:val="22"/>
              </w:rPr>
            </w:pPr>
            <w:ins w:id="4766"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theta_yaw</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individual(</w:t>
              </w:r>
              <w:proofErr w:type="gramEnd"/>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w:t>
              </w:r>
            </w:ins>
          </w:p>
          <w:p w14:paraId="004B3AD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67" w:author="yukina minato" w:date="2025-09-07T17:10:00Z" w16du:dateUtc="2025-09-07T09:10:00Z"/>
                <w:rFonts w:eastAsia="宋体"/>
                <w:color w:val="5C5C5C"/>
                <w:szCs w:val="22"/>
              </w:rPr>
            </w:pPr>
            <w:ins w:id="4768"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t_delay</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individual(</w:t>
              </w:r>
              <w:proofErr w:type="gramEnd"/>
              <w:r w:rsidRPr="00002D6B">
                <w:rPr>
                  <w:rFonts w:ascii="Consolas" w:eastAsia="Consolas" w:hAnsi="Consolas" w:cs="Consolas"/>
                  <w:color w:val="986801"/>
                  <w:sz w:val="21"/>
                </w:rPr>
                <w:t>4</w:t>
              </w:r>
              <w:r w:rsidRPr="00002D6B">
                <w:rPr>
                  <w:rFonts w:ascii="Consolas" w:eastAsia="Consolas" w:hAnsi="Consolas" w:cs="Consolas"/>
                  <w:color w:val="5C5C5C"/>
                  <w:sz w:val="21"/>
                </w:rPr>
                <w:t>);</w:t>
              </w:r>
            </w:ins>
          </w:p>
          <w:p w14:paraId="611CA2B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69" w:author="yukina minato" w:date="2025-09-07T17:10:00Z" w16du:dateUtc="2025-09-07T09:10:00Z"/>
                <w:rFonts w:eastAsia="宋体"/>
                <w:color w:val="5C5C5C"/>
                <w:szCs w:val="22"/>
              </w:rPr>
            </w:pPr>
            <w:ins w:id="4770" w:author="yukina minato" w:date="2025-09-07T17:10:00Z" w16du:dateUtc="2025-09-07T09:10:00Z">
              <w:r w:rsidRPr="00002D6B">
                <w:rPr>
                  <w:rFonts w:ascii="Consolas" w:eastAsia="Consolas" w:hAnsi="Consolas" w:cs="Consolas"/>
                  <w:color w:val="5C5C5C"/>
                  <w:sz w:val="21"/>
                  <w:shd w:val="clear" w:color="auto" w:fill="F8F8F8"/>
                </w:rPr>
                <w:t>        </w:t>
              </w:r>
            </w:ins>
          </w:p>
          <w:p w14:paraId="229BA49E"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71" w:author="yukina minato" w:date="2025-09-07T17:10:00Z" w16du:dateUtc="2025-09-07T09:10:00Z"/>
                <w:rFonts w:eastAsia="宋体"/>
                <w:color w:val="5C5C5C"/>
                <w:szCs w:val="22"/>
              </w:rPr>
            </w:pPr>
            <w:ins w:id="4772"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d_p_ggg</w:t>
              </w:r>
              <w:proofErr w:type="spellEnd"/>
              <w:r w:rsidRPr="00002D6B">
                <w:rPr>
                  <w:rFonts w:ascii="Consolas" w:eastAsia="Consolas" w:hAnsi="Consolas" w:cs="Consolas"/>
                  <w:color w:val="5C5C5C"/>
                  <w:sz w:val="21"/>
                </w:rPr>
                <w:t> = A0 + </w:t>
              </w:r>
              <w:proofErr w:type="spellStart"/>
              <w:r w:rsidRPr="00002D6B">
                <w:rPr>
                  <w:rFonts w:ascii="Consolas" w:eastAsia="Consolas" w:hAnsi="Consolas" w:cs="Consolas"/>
                  <w:color w:val="5C5C5C"/>
                  <w:sz w:val="21"/>
                </w:rPr>
                <w:t>v_a</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t_deploy</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d_i_ggg</w:t>
              </w:r>
              <w:proofErr w:type="spellEnd"/>
              <w:r w:rsidRPr="00002D6B">
                <w:rPr>
                  <w:rFonts w:ascii="Consolas" w:eastAsia="Consolas" w:hAnsi="Consolas" w:cs="Consolas"/>
                  <w:color w:val="5C5C5C"/>
                  <w:sz w:val="21"/>
                </w:rPr>
                <w:t>; </w:t>
              </w:r>
            </w:ins>
          </w:p>
          <w:p w14:paraId="4806FA7E"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73" w:author="yukina minato" w:date="2025-09-07T17:10:00Z" w16du:dateUtc="2025-09-07T09:10:00Z"/>
                <w:rFonts w:eastAsia="宋体"/>
                <w:color w:val="5C5C5C"/>
                <w:szCs w:val="22"/>
              </w:rPr>
            </w:pPr>
            <w:ins w:id="4774" w:author="yukina minato" w:date="2025-09-07T17:10:00Z" w16du:dateUtc="2025-09-07T09:10:00Z">
              <w:r w:rsidRPr="00002D6B">
                <w:rPr>
                  <w:rFonts w:ascii="Consolas" w:eastAsia="Consolas" w:hAnsi="Consolas" w:cs="Consolas"/>
                  <w:color w:val="5C5C5C"/>
                  <w:sz w:val="21"/>
                  <w:shd w:val="clear" w:color="auto" w:fill="F8F8F8"/>
                </w:rPr>
                <w:t>        d_v_ggg = [v_fy1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(theta_yaw), v_fy1 * </w:t>
              </w:r>
              <w:r w:rsidRPr="00002D6B">
                <w:rPr>
                  <w:rFonts w:ascii="Consolas" w:eastAsia="Consolas" w:hAnsi="Consolas" w:cs="Consolas"/>
                  <w:color w:val="C18401"/>
                  <w:sz w:val="21"/>
                  <w:shd w:val="clear" w:color="auto" w:fill="F8F8F8"/>
                </w:rPr>
                <w:t>sin</w:t>
              </w:r>
              <w:r w:rsidRPr="00002D6B">
                <w:rPr>
                  <w:rFonts w:ascii="Consolas" w:eastAsia="Consolas" w:hAnsi="Consolas" w:cs="Consolas"/>
                  <w:color w:val="5C5C5C"/>
                  <w:sz w:val="21"/>
                  <w:shd w:val="clear" w:color="auto" w:fill="F8F8F8"/>
                </w:rPr>
                <w:t>(theta_yaw),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4EC49D59"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75" w:author="yukina minato" w:date="2025-09-07T17:10:00Z" w16du:dateUtc="2025-09-07T09:10:00Z"/>
                <w:rFonts w:eastAsia="宋体"/>
                <w:color w:val="5C5C5C"/>
                <w:szCs w:val="22"/>
              </w:rPr>
            </w:pPr>
            <w:ins w:id="4776" w:author="yukina minato" w:date="2025-09-07T17:10:00Z" w16du:dateUtc="2025-09-07T09:10:00Z">
              <w:r w:rsidRPr="00002D6B">
                <w:rPr>
                  <w:rFonts w:ascii="Consolas" w:eastAsia="Consolas" w:hAnsi="Consolas" w:cs="Consolas"/>
                  <w:color w:val="5C5C5C"/>
                  <w:sz w:val="21"/>
                </w:rPr>
                <w:t>        </w:t>
              </w:r>
            </w:ins>
          </w:p>
          <w:p w14:paraId="67D5368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77" w:author="yukina minato" w:date="2025-09-07T17:10:00Z" w16du:dateUtc="2025-09-07T09:10:00Z"/>
                <w:rFonts w:eastAsia="宋体"/>
                <w:color w:val="5C5C5C"/>
                <w:szCs w:val="22"/>
              </w:rPr>
            </w:pPr>
            <w:ins w:id="4778" w:author="yukina minato" w:date="2025-09-07T17:10:00Z" w16du:dateUtc="2025-09-07T09:10:00Z">
              <w:r w:rsidRPr="00002D6B">
                <w:rPr>
                  <w:rFonts w:ascii="Consolas" w:eastAsia="Consolas" w:hAnsi="Consolas" w:cs="Consolas"/>
                  <w:color w:val="5C5C5C"/>
                  <w:sz w:val="21"/>
                  <w:shd w:val="clear" w:color="auto" w:fill="F8F8F8"/>
                </w:rPr>
                <w:t>        fitness(i) = c_o_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5C5C5C"/>
                  <w:sz w:val="21"/>
                  <w:shd w:val="clear" w:color="auto" w:fill="F8F8F8"/>
                </w:rPr>
                <w:t>t_deploy, d_p_ggg, d_v_ggg, t_delay, ...</w:t>
              </w:r>
            </w:ins>
          </w:p>
          <w:p w14:paraId="799A832E"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79" w:author="yukina minato" w:date="2025-09-07T17:10:00Z" w16du:dateUtc="2025-09-07T09:10:00Z"/>
                <w:rFonts w:eastAsia="宋体"/>
                <w:color w:val="5C5C5C"/>
                <w:szCs w:val="22"/>
              </w:rPr>
            </w:pPr>
            <w:ins w:id="4780"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m_t_ggg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 </w:t>
              </w:r>
            </w:ins>
          </w:p>
          <w:p w14:paraId="37A7724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81" w:author="yukina minato" w:date="2025-09-07T17:10:00Z" w16du:dateUtc="2025-09-07T09:10:00Z"/>
                <w:rFonts w:eastAsia="宋体"/>
                <w:color w:val="5C5C5C"/>
                <w:szCs w:val="22"/>
              </w:rPr>
            </w:pPr>
            <w:ins w:id="4782"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2DD6C284"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83" w:author="yukina minato" w:date="2025-09-07T17:10:00Z" w16du:dateUtc="2025-09-07T09:10:00Z"/>
                <w:rFonts w:eastAsia="宋体"/>
                <w:color w:val="5C5C5C"/>
                <w:szCs w:val="22"/>
              </w:rPr>
            </w:pPr>
            <w:ins w:id="4784" w:author="yukina minato" w:date="2025-09-07T17:10:00Z" w16du:dateUtc="2025-09-07T09:10:00Z">
              <w:r w:rsidRPr="00002D6B">
                <w:rPr>
                  <w:rFonts w:ascii="Consolas" w:eastAsia="Consolas" w:hAnsi="Consolas" w:cs="Consolas"/>
                  <w:color w:val="5C5C5C"/>
                  <w:sz w:val="21"/>
                </w:rPr>
                <w:t>    </w:t>
              </w:r>
            </w:ins>
          </w:p>
          <w:p w14:paraId="22F0FD73"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85" w:author="yukina minato" w:date="2025-09-07T17:10:00Z" w16du:dateUtc="2025-09-07T09:10:00Z"/>
                <w:rFonts w:eastAsia="宋体"/>
                <w:color w:val="5C5C5C"/>
                <w:szCs w:val="22"/>
              </w:rPr>
            </w:pPr>
            <w:ins w:id="4786"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m_c_ggg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idx</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C18401"/>
                  <w:sz w:val="21"/>
                  <w:shd w:val="clear" w:color="auto" w:fill="F8F8F8"/>
                </w:rPr>
                <w:t>max</w:t>
              </w:r>
              <w:r w:rsidRPr="00002D6B">
                <w:rPr>
                  <w:rFonts w:ascii="Consolas" w:eastAsia="Consolas" w:hAnsi="Consolas" w:cs="Consolas"/>
                  <w:color w:val="5C5C5C"/>
                  <w:sz w:val="21"/>
                  <w:shd w:val="clear" w:color="auto" w:fill="F8F8F8"/>
                </w:rPr>
                <w:t>(fitness); </w:t>
              </w:r>
            </w:ins>
          </w:p>
          <w:p w14:paraId="1237E0CC"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87" w:author="yukina minato" w:date="2025-09-07T17:10:00Z" w16du:dateUtc="2025-09-07T09:10:00Z"/>
                <w:rFonts w:eastAsia="宋体"/>
                <w:color w:val="5C5C5C"/>
                <w:szCs w:val="22"/>
              </w:rPr>
            </w:pPr>
            <w:ins w:id="4788" w:author="yukina minato" w:date="2025-09-07T17:10:00Z" w16du:dateUtc="2025-09-07T09:10:00Z">
              <w:r w:rsidRPr="00002D6B">
                <w:rPr>
                  <w:rFonts w:ascii="Consolas" w:eastAsia="Consolas" w:hAnsi="Consolas" w:cs="Consolas"/>
                  <w:color w:val="5C5C5C"/>
                  <w:sz w:val="21"/>
                </w:rPr>
                <w:t>    if </w:t>
              </w:r>
              <w:proofErr w:type="spellStart"/>
              <w:r w:rsidRPr="00002D6B">
                <w:rPr>
                  <w:rFonts w:ascii="Consolas" w:eastAsia="Consolas" w:hAnsi="Consolas" w:cs="Consolas"/>
                  <w:color w:val="5C5C5C"/>
                  <w:sz w:val="21"/>
                </w:rPr>
                <w:t>m_c_ggg</w:t>
              </w:r>
              <w:proofErr w:type="spellEnd"/>
              <w:r w:rsidRPr="00002D6B">
                <w:rPr>
                  <w:rFonts w:ascii="Consolas" w:eastAsia="Consolas" w:hAnsi="Consolas" w:cs="Consolas"/>
                  <w:color w:val="5C5C5C"/>
                  <w:sz w:val="21"/>
                </w:rPr>
                <w:t> &gt; </w:t>
              </w:r>
              <w:proofErr w:type="spellStart"/>
              <w:r w:rsidRPr="00002D6B">
                <w:rPr>
                  <w:rFonts w:ascii="Consolas" w:eastAsia="Consolas" w:hAnsi="Consolas" w:cs="Consolas"/>
                  <w:color w:val="5C5C5C"/>
                  <w:sz w:val="21"/>
                </w:rPr>
                <w:t>g_f_ggg</w:t>
              </w:r>
              <w:proofErr w:type="spellEnd"/>
            </w:ins>
          </w:p>
          <w:p w14:paraId="04B7B88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89" w:author="yukina minato" w:date="2025-09-07T17:10:00Z" w16du:dateUtc="2025-09-07T09:10:00Z"/>
                <w:rFonts w:eastAsia="宋体"/>
                <w:color w:val="5C5C5C"/>
                <w:szCs w:val="22"/>
              </w:rPr>
            </w:pPr>
            <w:ins w:id="4790"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g_f_ggg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m_c_ggg</w:t>
              </w:r>
              <w:proofErr w:type="spellEnd"/>
              <w:r w:rsidRPr="00002D6B">
                <w:rPr>
                  <w:rFonts w:ascii="Consolas" w:eastAsia="Consolas" w:hAnsi="Consolas" w:cs="Consolas"/>
                  <w:color w:val="5C5C5C"/>
                  <w:sz w:val="21"/>
                  <w:shd w:val="clear" w:color="auto" w:fill="F8F8F8"/>
                </w:rPr>
                <w:t>;</w:t>
              </w:r>
            </w:ins>
          </w:p>
          <w:p w14:paraId="172F7C7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91" w:author="yukina minato" w:date="2025-09-07T17:10:00Z" w16du:dateUtc="2025-09-07T09:10:00Z"/>
                <w:rFonts w:eastAsia="宋体"/>
                <w:color w:val="5C5C5C"/>
                <w:szCs w:val="22"/>
              </w:rPr>
            </w:pPr>
            <w:ins w:id="4792"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g_i_ggg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p_p_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idx</w:t>
              </w:r>
              <w:proofErr w:type="spellEnd"/>
              <w:r w:rsidRPr="00002D6B">
                <w:rPr>
                  <w:rFonts w:ascii="Consolas" w:eastAsia="Consolas" w:hAnsi="Consolas" w:cs="Consolas"/>
                  <w:color w:val="5C5C5C"/>
                  <w:sz w:val="21"/>
                </w:rPr>
                <w:t>, :);</w:t>
              </w:r>
            </w:ins>
          </w:p>
          <w:p w14:paraId="13C5F3FD"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93" w:author="yukina minato" w:date="2025-09-07T17:10:00Z" w16du:dateUtc="2025-09-07T09:10:00Z"/>
                <w:rFonts w:eastAsia="宋体"/>
                <w:color w:val="5C5C5C"/>
                <w:szCs w:val="22"/>
              </w:rPr>
            </w:pPr>
            <w:ins w:id="4794"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2C2DEAD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95" w:author="yukina minato" w:date="2025-09-07T17:10:00Z" w16du:dateUtc="2025-09-07T09:10:00Z"/>
                <w:rFonts w:eastAsia="宋体"/>
                <w:color w:val="5C5C5C"/>
                <w:szCs w:val="22"/>
              </w:rPr>
            </w:pPr>
            <w:ins w:id="4796"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b_h_ggg</w:t>
              </w:r>
              <w:proofErr w:type="spellEnd"/>
              <w:r w:rsidRPr="00002D6B">
                <w:rPr>
                  <w:rFonts w:ascii="Consolas" w:eastAsia="Consolas" w:hAnsi="Consolas" w:cs="Consolas"/>
                  <w:color w:val="5C5C5C"/>
                  <w:sz w:val="21"/>
                </w:rPr>
                <w:t>(gen) = </w:t>
              </w:r>
              <w:proofErr w:type="spellStart"/>
              <w:r w:rsidRPr="00002D6B">
                <w:rPr>
                  <w:rFonts w:ascii="Consolas" w:eastAsia="Consolas" w:hAnsi="Consolas" w:cs="Consolas"/>
                  <w:color w:val="5C5C5C"/>
                  <w:sz w:val="21"/>
                </w:rPr>
                <w:t>g_f_ggg</w:t>
              </w:r>
              <w:proofErr w:type="spellEnd"/>
              <w:r w:rsidRPr="00002D6B">
                <w:rPr>
                  <w:rFonts w:ascii="Consolas" w:eastAsia="Consolas" w:hAnsi="Consolas" w:cs="Consolas"/>
                  <w:color w:val="5C5C5C"/>
                  <w:sz w:val="21"/>
                </w:rPr>
                <w:t>;</w:t>
              </w:r>
            </w:ins>
          </w:p>
          <w:p w14:paraId="7896B083"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797" w:author="yukina minato" w:date="2025-09-07T17:10:00Z" w16du:dateUtc="2025-09-07T09:10:00Z"/>
                <w:rFonts w:eastAsia="宋体"/>
                <w:color w:val="5C5C5C"/>
                <w:szCs w:val="22"/>
              </w:rPr>
            </w:pPr>
            <w:ins w:id="4798" w:author="yukina minato" w:date="2025-09-07T17:10:00Z" w16du:dateUtc="2025-09-07T09:10:00Z">
              <w:r w:rsidRPr="00002D6B">
                <w:rPr>
                  <w:rFonts w:ascii="Consolas" w:eastAsia="Consolas" w:hAnsi="Consolas" w:cs="Consolas"/>
                  <w:color w:val="5C5C5C"/>
                  <w:sz w:val="21"/>
                  <w:shd w:val="clear" w:color="auto" w:fill="F8F8F8"/>
                </w:rPr>
                <w:t>    </w:t>
              </w:r>
            </w:ins>
          </w:p>
          <w:p w14:paraId="47FE8834"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799" w:author="yukina minato" w:date="2025-09-07T17:10:00Z" w16du:dateUtc="2025-09-07T09:10:00Z"/>
                <w:rFonts w:eastAsia="宋体"/>
                <w:color w:val="5C5C5C"/>
                <w:szCs w:val="22"/>
              </w:rPr>
            </w:pPr>
            <w:ins w:id="4800"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第</w:t>
              </w:r>
              <w:r w:rsidRPr="00002D6B">
                <w:rPr>
                  <w:rFonts w:ascii="Consolas" w:eastAsia="Consolas" w:hAnsi="Consolas" w:cs="Consolas"/>
                  <w:color w:val="50A14F"/>
                  <w:sz w:val="21"/>
                </w:rPr>
                <w:t> %d </w:t>
              </w:r>
              <w:r w:rsidRPr="00002D6B">
                <w:rPr>
                  <w:rFonts w:ascii="宋体" w:eastAsia="宋体" w:hAnsi="宋体" w:cs="宋体" w:hint="eastAsia"/>
                  <w:color w:val="50A14F"/>
                  <w:sz w:val="21"/>
                </w:rPr>
                <w:t>代</w:t>
              </w:r>
              <w:r w:rsidRPr="00002D6B">
                <w:rPr>
                  <w:rFonts w:ascii="Consolas" w:eastAsia="Consolas" w:hAnsi="Consolas" w:cs="Consolas"/>
                  <w:color w:val="50A14F"/>
                  <w:sz w:val="21"/>
                </w:rPr>
                <w:t>: </w:t>
              </w:r>
              <w:r w:rsidRPr="00002D6B">
                <w:rPr>
                  <w:rFonts w:ascii="宋体" w:eastAsia="宋体" w:hAnsi="宋体" w:cs="宋体" w:hint="eastAsia"/>
                  <w:color w:val="50A14F"/>
                  <w:sz w:val="21"/>
                </w:rPr>
                <w:t>当前最优遮蔽时间</w:t>
              </w:r>
              <w:r w:rsidRPr="00002D6B">
                <w:rPr>
                  <w:rFonts w:ascii="Consolas" w:eastAsia="Consolas" w:hAnsi="Consolas" w:cs="Consolas"/>
                  <w:color w:val="50A14F"/>
                  <w:sz w:val="21"/>
                </w:rPr>
                <w:t> = %.4f s, </w:t>
              </w:r>
              <w:r w:rsidRPr="00002D6B">
                <w:rPr>
                  <w:rFonts w:ascii="宋体" w:eastAsia="宋体" w:hAnsi="宋体" w:cs="宋体" w:hint="eastAsia"/>
                  <w:color w:val="50A14F"/>
                  <w:sz w:val="21"/>
                </w:rPr>
                <w:t>全局最优</w:t>
              </w:r>
              <w:r w:rsidRPr="00002D6B">
                <w:rPr>
                  <w:rFonts w:ascii="Consolas" w:eastAsia="Consolas" w:hAnsi="Consolas" w:cs="Consolas"/>
                  <w:color w:val="50A14F"/>
                  <w:sz w:val="21"/>
                </w:rPr>
                <w:t> = %.4f s\n'</w:t>
              </w:r>
              <w:r w:rsidRPr="00002D6B">
                <w:rPr>
                  <w:rFonts w:ascii="Consolas" w:eastAsia="Consolas" w:hAnsi="Consolas" w:cs="Consolas"/>
                  <w:color w:val="5C5C5C"/>
                  <w:sz w:val="21"/>
                </w:rPr>
                <w:t>, gen, </w:t>
              </w:r>
              <w:proofErr w:type="spellStart"/>
              <w:r w:rsidRPr="00002D6B">
                <w:rPr>
                  <w:rFonts w:ascii="Consolas" w:eastAsia="Consolas" w:hAnsi="Consolas" w:cs="Consolas"/>
                  <w:color w:val="5C5C5C"/>
                  <w:sz w:val="21"/>
                </w:rPr>
                <w:t>m_c_ggg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g_f_ggg</w:t>
              </w:r>
              <w:proofErr w:type="spellEnd"/>
              <w:r w:rsidRPr="00002D6B">
                <w:rPr>
                  <w:rFonts w:ascii="Consolas" w:eastAsia="Consolas" w:hAnsi="Consolas" w:cs="Consolas"/>
                  <w:color w:val="5C5C5C"/>
                  <w:sz w:val="21"/>
                </w:rPr>
                <w:t>);</w:t>
              </w:r>
            </w:ins>
          </w:p>
          <w:p w14:paraId="0ABBFB0D"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4801" w:author="yukina minato" w:date="2025-09-07T17:10:00Z" w16du:dateUtc="2025-09-07T09:10:00Z"/>
                <w:rFonts w:eastAsia="宋体"/>
                <w:color w:val="5C5C5C"/>
                <w:szCs w:val="22"/>
              </w:rPr>
            </w:pPr>
          </w:p>
          <w:p w14:paraId="689AD220"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02" w:author="yukina minato" w:date="2025-09-07T17:10:00Z" w16du:dateUtc="2025-09-07T09:10:00Z"/>
                <w:rFonts w:eastAsia="宋体"/>
                <w:color w:val="5C5C5C"/>
                <w:szCs w:val="22"/>
              </w:rPr>
            </w:pPr>
            <w:ins w:id="4803"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n_p_ggg</w:t>
              </w:r>
              <w:proofErr w:type="spellEnd"/>
              <w:r w:rsidRPr="00002D6B">
                <w:rPr>
                  <w:rFonts w:ascii="Consolas" w:eastAsia="Consolas" w:hAnsi="Consolas" w:cs="Consolas"/>
                  <w:color w:val="5C5C5C"/>
                  <w:sz w:val="21"/>
                </w:rPr>
                <w:t> = zeros(size(</w:t>
              </w:r>
              <w:proofErr w:type="spellStart"/>
              <w:r w:rsidRPr="00002D6B">
                <w:rPr>
                  <w:rFonts w:ascii="Consolas" w:eastAsia="Consolas" w:hAnsi="Consolas" w:cs="Consolas"/>
                  <w:color w:val="5C5C5C"/>
                  <w:sz w:val="21"/>
                </w:rPr>
                <w:t>p_p_ggg</w:t>
              </w:r>
              <w:proofErr w:type="spellEnd"/>
              <w:r w:rsidRPr="00002D6B">
                <w:rPr>
                  <w:rFonts w:ascii="Consolas" w:eastAsia="Consolas" w:hAnsi="Consolas" w:cs="Consolas"/>
                  <w:color w:val="5C5C5C"/>
                  <w:sz w:val="21"/>
                </w:rPr>
                <w:t>)); </w:t>
              </w:r>
            </w:ins>
          </w:p>
          <w:p w14:paraId="167BFC8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04" w:author="yukina minato" w:date="2025-09-07T17:10:00Z" w16du:dateUtc="2025-09-07T09:10:00Z"/>
                <w:rFonts w:eastAsia="宋体"/>
                <w:color w:val="5C5C5C"/>
                <w:szCs w:val="22"/>
              </w:rPr>
            </w:pPr>
            <w:ins w:id="4805" w:author="yukina minato" w:date="2025-09-07T17:10:00Z" w16du:dateUtc="2025-09-07T09:10:00Z">
              <w:r w:rsidRPr="00002D6B">
                <w:rPr>
                  <w:rFonts w:ascii="Consolas" w:eastAsia="Consolas" w:hAnsi="Consolas" w:cs="Consolas"/>
                  <w:color w:val="5C5C5C"/>
                  <w:sz w:val="21"/>
                  <w:shd w:val="clear" w:color="auto" w:fill="F8F8F8"/>
                </w:rPr>
                <w:t>    </w:t>
              </w:r>
            </w:ins>
          </w:p>
          <w:p w14:paraId="2D92A367"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06" w:author="yukina minato" w:date="2025-09-07T17:10:00Z" w16du:dateUtc="2025-09-07T09:10:00Z"/>
                <w:rFonts w:eastAsia="宋体"/>
                <w:color w:val="5C5C5C"/>
                <w:szCs w:val="22"/>
              </w:rPr>
            </w:pPr>
            <w:ins w:id="4807" w:author="yukina minato" w:date="2025-09-07T17:10:00Z" w16du:dateUtc="2025-09-07T09:10:00Z">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s_i_ggg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sort(</w:t>
              </w:r>
              <w:proofErr w:type="gramEnd"/>
              <w:r w:rsidRPr="00002D6B">
                <w:rPr>
                  <w:rFonts w:ascii="Consolas" w:eastAsia="Consolas" w:hAnsi="Consolas" w:cs="Consolas"/>
                  <w:color w:val="5C5C5C"/>
                  <w:sz w:val="21"/>
                </w:rPr>
                <w:t>fitness, </w:t>
              </w:r>
              <w:r w:rsidRPr="00002D6B">
                <w:rPr>
                  <w:rFonts w:ascii="Consolas" w:eastAsia="Consolas" w:hAnsi="Consolas" w:cs="Consolas"/>
                  <w:color w:val="50A14F"/>
                  <w:sz w:val="21"/>
                </w:rPr>
                <w:t>'descend'</w:t>
              </w:r>
              <w:r w:rsidRPr="00002D6B">
                <w:rPr>
                  <w:rFonts w:ascii="Consolas" w:eastAsia="Consolas" w:hAnsi="Consolas" w:cs="Consolas"/>
                  <w:color w:val="5C5C5C"/>
                  <w:sz w:val="21"/>
                </w:rPr>
                <w:t>);</w:t>
              </w:r>
            </w:ins>
          </w:p>
          <w:p w14:paraId="6D93654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08" w:author="yukina minato" w:date="2025-09-07T17:10:00Z" w16du:dateUtc="2025-09-07T09:10:00Z"/>
                <w:rFonts w:eastAsia="宋体"/>
                <w:color w:val="5C5C5C"/>
                <w:szCs w:val="22"/>
              </w:rPr>
            </w:pPr>
            <w:ins w:id="4809"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:e</w:t>
              </w:r>
              <w:proofErr w:type="gramEnd"/>
              <w:r w:rsidRPr="00002D6B">
                <w:rPr>
                  <w:rFonts w:ascii="Consolas" w:eastAsia="Consolas" w:hAnsi="Consolas" w:cs="Consolas"/>
                  <w:color w:val="5C5C5C"/>
                  <w:sz w:val="21"/>
                  <w:shd w:val="clear" w:color="auto" w:fill="F8F8F8"/>
                </w:rPr>
                <w:t>_c_ggg, :) = </w:t>
              </w:r>
              <w:proofErr w:type="spellStart"/>
              <w:r w:rsidRPr="00002D6B">
                <w:rPr>
                  <w:rFonts w:ascii="Consolas" w:eastAsia="Consolas" w:hAnsi="Consolas" w:cs="Consolas"/>
                  <w:color w:val="5C5C5C"/>
                  <w:sz w:val="21"/>
                  <w:shd w:val="clear" w:color="auto" w:fill="F8F8F8"/>
                </w:rPr>
                <w:t>p_p_ggg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s_i_ggg</w:t>
              </w:r>
              <w:proofErr w:type="spellEnd"/>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:e</w:t>
              </w:r>
              <w:proofErr w:type="gramEnd"/>
              <w:r w:rsidRPr="00002D6B">
                <w:rPr>
                  <w:rFonts w:ascii="Consolas" w:eastAsia="Consolas" w:hAnsi="Consolas" w:cs="Consolas"/>
                  <w:color w:val="5C5C5C"/>
                  <w:sz w:val="21"/>
                  <w:shd w:val="clear" w:color="auto" w:fill="F8F8F8"/>
                </w:rPr>
                <w:t>_c_ggg), :);</w:t>
              </w:r>
            </w:ins>
          </w:p>
          <w:p w14:paraId="4AA1643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10" w:author="yukina minato" w:date="2025-09-07T17:10:00Z" w16du:dateUtc="2025-09-07T09:10:00Z"/>
                <w:rFonts w:eastAsia="宋体"/>
                <w:color w:val="5C5C5C"/>
                <w:szCs w:val="22"/>
              </w:rPr>
            </w:pPr>
            <w:ins w:id="4811" w:author="yukina minato" w:date="2025-09-07T17:10:00Z" w16du:dateUtc="2025-09-07T09:10:00Z">
              <w:r w:rsidRPr="00002D6B">
                <w:rPr>
                  <w:rFonts w:ascii="Consolas" w:eastAsia="Consolas" w:hAnsi="Consolas" w:cs="Consolas"/>
                  <w:color w:val="5C5C5C"/>
                  <w:sz w:val="21"/>
                </w:rPr>
                <w:t>    </w:t>
              </w:r>
            </w:ins>
          </w:p>
          <w:p w14:paraId="2C8E1235"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12" w:author="yukina minato" w:date="2025-09-07T17:10:00Z" w16du:dateUtc="2025-09-07T09:10:00Z"/>
                <w:rFonts w:eastAsia="宋体"/>
                <w:color w:val="5C5C5C"/>
                <w:szCs w:val="22"/>
              </w:rPr>
            </w:pPr>
            <w:ins w:id="4813"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e_c_ggg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:p</w:t>
              </w:r>
              <w:proofErr w:type="gramEnd"/>
              <w:r w:rsidRPr="00002D6B">
                <w:rPr>
                  <w:rFonts w:ascii="Consolas" w:eastAsia="Consolas" w:hAnsi="Consolas" w:cs="Consolas"/>
                  <w:color w:val="5C5C5C"/>
                  <w:sz w:val="21"/>
                  <w:shd w:val="clear" w:color="auto" w:fill="F8F8F8"/>
                </w:rPr>
                <w:t>_s_ggg</w:t>
              </w:r>
            </w:ins>
          </w:p>
          <w:p w14:paraId="615D43A2"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14" w:author="yukina minato" w:date="2025-09-07T17:10:00Z" w16du:dateUtc="2025-09-07T09:10:00Z"/>
                <w:rFonts w:eastAsia="宋体"/>
                <w:color w:val="5C5C5C"/>
                <w:szCs w:val="22"/>
              </w:rPr>
            </w:pPr>
            <w:ins w:id="4815" w:author="yukina minato" w:date="2025-09-07T17:10:00Z" w16du:dateUtc="2025-09-07T09:10:00Z">
              <w:r w:rsidRPr="00002D6B">
                <w:rPr>
                  <w:rFonts w:ascii="Consolas" w:eastAsia="Consolas" w:hAnsi="Consolas" w:cs="Consolas"/>
                  <w:color w:val="5C5C5C"/>
                  <w:sz w:val="21"/>
                </w:rPr>
                <w:t>        parent1_idx = </w:t>
              </w:r>
              <w:proofErr w:type="spellStart"/>
              <w:r w:rsidRPr="00002D6B">
                <w:rPr>
                  <w:rFonts w:ascii="Consolas" w:eastAsia="Consolas" w:hAnsi="Consolas" w:cs="Consolas"/>
                  <w:color w:val="5C5C5C"/>
                  <w:sz w:val="21"/>
                </w:rPr>
                <w:t>s_t_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fitness, </w:t>
              </w:r>
              <w:proofErr w:type="spellStart"/>
              <w:r w:rsidRPr="00002D6B">
                <w:rPr>
                  <w:rFonts w:ascii="Consolas" w:eastAsia="Consolas" w:hAnsi="Consolas" w:cs="Consolas"/>
                  <w:color w:val="5C5C5C"/>
                  <w:sz w:val="21"/>
                </w:rPr>
                <w:t>t_o_ggg</w:t>
              </w:r>
              <w:proofErr w:type="spellEnd"/>
              <w:r w:rsidRPr="00002D6B">
                <w:rPr>
                  <w:rFonts w:ascii="Consolas" w:eastAsia="Consolas" w:hAnsi="Consolas" w:cs="Consolas"/>
                  <w:color w:val="5C5C5C"/>
                  <w:sz w:val="21"/>
                </w:rPr>
                <w:t>);</w:t>
              </w:r>
            </w:ins>
          </w:p>
          <w:p w14:paraId="51F88986"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16" w:author="yukina minato" w:date="2025-09-07T17:10:00Z" w16du:dateUtc="2025-09-07T09:10:00Z"/>
                <w:rFonts w:eastAsia="宋体"/>
                <w:color w:val="5C5C5C"/>
                <w:szCs w:val="22"/>
              </w:rPr>
            </w:pPr>
            <w:ins w:id="4817" w:author="yukina minato" w:date="2025-09-07T17:10:00Z" w16du:dateUtc="2025-09-07T09:10:00Z">
              <w:r w:rsidRPr="00002D6B">
                <w:rPr>
                  <w:rFonts w:ascii="Consolas" w:eastAsia="Consolas" w:hAnsi="Consolas" w:cs="Consolas"/>
                  <w:color w:val="5C5C5C"/>
                  <w:sz w:val="21"/>
                  <w:shd w:val="clear" w:color="auto" w:fill="F8F8F8"/>
                </w:rPr>
                <w:t>        parent2_idx = </w:t>
              </w:r>
              <w:proofErr w:type="spellStart"/>
              <w:r w:rsidRPr="00002D6B">
                <w:rPr>
                  <w:rFonts w:ascii="Consolas" w:eastAsia="Consolas" w:hAnsi="Consolas" w:cs="Consolas"/>
                  <w:color w:val="5C5C5C"/>
                  <w:sz w:val="21"/>
                  <w:shd w:val="clear" w:color="auto" w:fill="F8F8F8"/>
                </w:rPr>
                <w:t>s_t_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fitness, </w:t>
              </w:r>
              <w:proofErr w:type="spellStart"/>
              <w:r w:rsidRPr="00002D6B">
                <w:rPr>
                  <w:rFonts w:ascii="Consolas" w:eastAsia="Consolas" w:hAnsi="Consolas" w:cs="Consolas"/>
                  <w:color w:val="5C5C5C"/>
                  <w:sz w:val="21"/>
                  <w:shd w:val="clear" w:color="auto" w:fill="F8F8F8"/>
                </w:rPr>
                <w:t>t_o_ggg</w:t>
              </w:r>
              <w:proofErr w:type="spellEnd"/>
              <w:r w:rsidRPr="00002D6B">
                <w:rPr>
                  <w:rFonts w:ascii="Consolas" w:eastAsia="Consolas" w:hAnsi="Consolas" w:cs="Consolas"/>
                  <w:color w:val="5C5C5C"/>
                  <w:sz w:val="21"/>
                  <w:shd w:val="clear" w:color="auto" w:fill="F8F8F8"/>
                </w:rPr>
                <w:t>);</w:t>
              </w:r>
            </w:ins>
          </w:p>
          <w:p w14:paraId="46C0B43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18" w:author="yukina minato" w:date="2025-09-07T17:10:00Z" w16du:dateUtc="2025-09-07T09:10:00Z"/>
                <w:rFonts w:eastAsia="宋体"/>
                <w:color w:val="5C5C5C"/>
                <w:szCs w:val="22"/>
              </w:rPr>
            </w:pPr>
            <w:ins w:id="4819" w:author="yukina minato" w:date="2025-09-07T17:10:00Z" w16du:dateUtc="2025-09-07T09:10:00Z">
              <w:r w:rsidRPr="00002D6B">
                <w:rPr>
                  <w:rFonts w:ascii="Consolas" w:eastAsia="Consolas" w:hAnsi="Consolas" w:cs="Consolas"/>
                  <w:color w:val="5C5C5C"/>
                  <w:sz w:val="21"/>
                </w:rPr>
                <w:t>        parent1 = </w:t>
              </w:r>
              <w:proofErr w:type="spellStart"/>
              <w:r w:rsidRPr="00002D6B">
                <w:rPr>
                  <w:rFonts w:ascii="Consolas" w:eastAsia="Consolas" w:hAnsi="Consolas" w:cs="Consolas"/>
                  <w:color w:val="5C5C5C"/>
                  <w:sz w:val="21"/>
                </w:rPr>
                <w:t>p_p_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parent1_idx, :);</w:t>
              </w:r>
            </w:ins>
          </w:p>
          <w:p w14:paraId="69CDA5D2"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20" w:author="yukina minato" w:date="2025-09-07T17:10:00Z" w16du:dateUtc="2025-09-07T09:10:00Z"/>
                <w:rFonts w:eastAsia="宋体"/>
                <w:color w:val="5C5C5C"/>
                <w:szCs w:val="22"/>
              </w:rPr>
            </w:pPr>
            <w:ins w:id="4821" w:author="yukina minato" w:date="2025-09-07T17:10:00Z" w16du:dateUtc="2025-09-07T09:10:00Z">
              <w:r w:rsidRPr="00002D6B">
                <w:rPr>
                  <w:rFonts w:ascii="Consolas" w:eastAsia="Consolas" w:hAnsi="Consolas" w:cs="Consolas"/>
                  <w:color w:val="5C5C5C"/>
                  <w:sz w:val="21"/>
                  <w:shd w:val="clear" w:color="auto" w:fill="F8F8F8"/>
                </w:rPr>
                <w:t>        parent2 = </w:t>
              </w:r>
              <w:proofErr w:type="spellStart"/>
              <w:r w:rsidRPr="00002D6B">
                <w:rPr>
                  <w:rFonts w:ascii="Consolas" w:eastAsia="Consolas" w:hAnsi="Consolas" w:cs="Consolas"/>
                  <w:color w:val="5C5C5C"/>
                  <w:sz w:val="21"/>
                  <w:shd w:val="clear" w:color="auto" w:fill="F8F8F8"/>
                </w:rPr>
                <w:t>p_p_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parent2_idx, :);</w:t>
              </w:r>
            </w:ins>
          </w:p>
          <w:p w14:paraId="115F6A52"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22" w:author="yukina minato" w:date="2025-09-07T17:10:00Z" w16du:dateUtc="2025-09-07T09:10:00Z"/>
                <w:rFonts w:eastAsia="宋体"/>
                <w:color w:val="5C5C5C"/>
                <w:szCs w:val="22"/>
              </w:rPr>
            </w:pPr>
            <w:ins w:id="4823" w:author="yukina minato" w:date="2025-09-07T17:10:00Z" w16du:dateUtc="2025-09-07T09:10:00Z">
              <w:r w:rsidRPr="00002D6B">
                <w:rPr>
                  <w:rFonts w:ascii="Consolas" w:eastAsia="Consolas" w:hAnsi="Consolas" w:cs="Consolas"/>
                  <w:color w:val="5C5C5C"/>
                  <w:sz w:val="21"/>
                </w:rPr>
                <w:t>        </w:t>
              </w:r>
            </w:ins>
          </w:p>
          <w:p w14:paraId="147E7707"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24" w:author="yukina minato" w:date="2025-09-07T17:10:00Z" w16du:dateUtc="2025-09-07T09:10:00Z"/>
                <w:rFonts w:eastAsia="宋体"/>
                <w:color w:val="5C5C5C"/>
                <w:szCs w:val="22"/>
              </w:rPr>
            </w:pPr>
            <w:ins w:id="4825" w:author="yukina minato" w:date="2025-09-07T17:10:00Z" w16du:dateUtc="2025-09-07T09:10:00Z">
              <w:r w:rsidRPr="00002D6B">
                <w:rPr>
                  <w:rFonts w:ascii="Consolas" w:eastAsia="Consolas" w:hAnsi="Consolas" w:cs="Consolas"/>
                  <w:color w:val="5C5C5C"/>
                  <w:sz w:val="21"/>
                  <w:shd w:val="clear" w:color="auto" w:fill="F8F8F8"/>
                </w:rPr>
                <w:t>        child1 = parent1;</w:t>
              </w:r>
            </w:ins>
          </w:p>
          <w:p w14:paraId="52A8F39A"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26" w:author="yukina minato" w:date="2025-09-07T17:10:00Z" w16du:dateUtc="2025-09-07T09:10:00Z"/>
                <w:rFonts w:eastAsia="宋体"/>
                <w:color w:val="5C5C5C"/>
                <w:szCs w:val="22"/>
              </w:rPr>
            </w:pPr>
            <w:ins w:id="4827" w:author="yukina minato" w:date="2025-09-07T17:10:00Z" w16du:dateUtc="2025-09-07T09:10:00Z">
              <w:r w:rsidRPr="00002D6B">
                <w:rPr>
                  <w:rFonts w:ascii="Consolas" w:eastAsia="Consolas" w:hAnsi="Consolas" w:cs="Consolas"/>
                  <w:color w:val="5C5C5C"/>
                  <w:sz w:val="21"/>
                </w:rPr>
                <w:t>        child2 = parent2;</w:t>
              </w:r>
            </w:ins>
          </w:p>
          <w:p w14:paraId="36962D4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28" w:author="yukina minato" w:date="2025-09-07T17:10:00Z" w16du:dateUtc="2025-09-07T09:10:00Z"/>
                <w:rFonts w:eastAsia="宋体"/>
                <w:color w:val="5C5C5C"/>
                <w:szCs w:val="22"/>
              </w:rPr>
            </w:pPr>
            <w:ins w:id="4829" w:author="yukina minato" w:date="2025-09-07T17:10:00Z" w16du:dateUtc="2025-09-07T09:10:00Z">
              <w:r w:rsidRPr="00002D6B">
                <w:rPr>
                  <w:rFonts w:ascii="Consolas" w:eastAsia="Consolas" w:hAnsi="Consolas" w:cs="Consolas"/>
                  <w:color w:val="5C5C5C"/>
                  <w:sz w:val="21"/>
                  <w:shd w:val="clear" w:color="auto" w:fill="F8F8F8"/>
                </w:rPr>
                <w:t>        if rand &lt; </w:t>
              </w:r>
              <w:proofErr w:type="spellStart"/>
              <w:r w:rsidRPr="00002D6B">
                <w:rPr>
                  <w:rFonts w:ascii="Consolas" w:eastAsia="Consolas" w:hAnsi="Consolas" w:cs="Consolas"/>
                  <w:color w:val="5C5C5C"/>
                  <w:sz w:val="21"/>
                  <w:shd w:val="clear" w:color="auto" w:fill="F8F8F8"/>
                </w:rPr>
                <w:t>c_r_ggg</w:t>
              </w:r>
              <w:proofErr w:type="spellEnd"/>
            </w:ins>
          </w:p>
          <w:p w14:paraId="3A5461A0"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30" w:author="yukina minato" w:date="2025-09-07T17:10:00Z" w16du:dateUtc="2025-09-07T09:10:00Z"/>
                <w:rFonts w:eastAsia="宋体"/>
                <w:color w:val="5C5C5C"/>
                <w:szCs w:val="22"/>
              </w:rPr>
            </w:pPr>
            <w:ins w:id="4831" w:author="yukina minato" w:date="2025-09-07T17:10:00Z" w16du:dateUtc="2025-09-07T09:10:00Z">
              <w:r w:rsidRPr="00002D6B">
                <w:rPr>
                  <w:rFonts w:ascii="Consolas" w:eastAsia="Consolas" w:hAnsi="Consolas" w:cs="Consolas"/>
                  <w:color w:val="5C5C5C"/>
                  <w:sz w:val="21"/>
                </w:rPr>
                <w:t>            alpha = rand;</w:t>
              </w:r>
            </w:ins>
          </w:p>
          <w:p w14:paraId="523206A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32" w:author="yukina minato" w:date="2025-09-07T17:10:00Z" w16du:dateUtc="2025-09-07T09:10:00Z"/>
                <w:rFonts w:eastAsia="宋体"/>
                <w:color w:val="5C5C5C"/>
                <w:szCs w:val="22"/>
              </w:rPr>
            </w:pPr>
            <w:ins w:id="4833" w:author="yukina minato" w:date="2025-09-07T17:10:00Z" w16du:dateUtc="2025-09-07T09:10:00Z">
              <w:r w:rsidRPr="00002D6B">
                <w:rPr>
                  <w:rFonts w:ascii="Consolas" w:eastAsia="Consolas" w:hAnsi="Consolas" w:cs="Consolas"/>
                  <w:color w:val="5C5C5C"/>
                  <w:sz w:val="21"/>
                  <w:shd w:val="clear" w:color="auto" w:fill="F8F8F8"/>
                </w:rPr>
                <w:t>            child1 = alpha * parent1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alpha) * parent2;</w:t>
              </w:r>
            </w:ins>
          </w:p>
          <w:p w14:paraId="6434F73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34" w:author="yukina minato" w:date="2025-09-07T17:10:00Z" w16du:dateUtc="2025-09-07T09:10:00Z"/>
                <w:rFonts w:eastAsia="宋体"/>
                <w:color w:val="5C5C5C"/>
                <w:szCs w:val="22"/>
              </w:rPr>
            </w:pPr>
            <w:ins w:id="4835" w:author="yukina minato" w:date="2025-09-07T17:10:00Z" w16du:dateUtc="2025-09-07T09:10:00Z">
              <w:r w:rsidRPr="00002D6B">
                <w:rPr>
                  <w:rFonts w:ascii="Consolas" w:eastAsia="Consolas" w:hAnsi="Consolas" w:cs="Consolas"/>
                  <w:color w:val="5C5C5C"/>
                  <w:sz w:val="21"/>
                </w:rPr>
                <w:t>            child2 = alpha * parent2 + (</w:t>
              </w:r>
              <w:r w:rsidRPr="00002D6B">
                <w:rPr>
                  <w:rFonts w:ascii="Consolas" w:eastAsia="Consolas" w:hAnsi="Consolas" w:cs="Consolas"/>
                  <w:color w:val="986801"/>
                  <w:sz w:val="21"/>
                </w:rPr>
                <w:t>1</w:t>
              </w:r>
              <w:r w:rsidRPr="00002D6B">
                <w:rPr>
                  <w:rFonts w:ascii="Consolas" w:eastAsia="Consolas" w:hAnsi="Consolas" w:cs="Consolas"/>
                  <w:color w:val="5C5C5C"/>
                  <w:sz w:val="21"/>
                </w:rPr>
                <w:t> - alpha) * parent1;</w:t>
              </w:r>
            </w:ins>
          </w:p>
          <w:p w14:paraId="5EFE24E5"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36" w:author="yukina minato" w:date="2025-09-07T17:10:00Z" w16du:dateUtc="2025-09-07T09:10:00Z"/>
                <w:rFonts w:eastAsia="宋体"/>
                <w:color w:val="5C5C5C"/>
                <w:szCs w:val="22"/>
              </w:rPr>
            </w:pPr>
            <w:ins w:id="4837"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56DA4C7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38" w:author="yukina minato" w:date="2025-09-07T17:10:00Z" w16du:dateUtc="2025-09-07T09:10:00Z"/>
                <w:rFonts w:eastAsia="宋体"/>
                <w:color w:val="5C5C5C"/>
                <w:szCs w:val="22"/>
              </w:rPr>
            </w:pPr>
            <w:ins w:id="4839" w:author="yukina minato" w:date="2025-09-07T17:10:00Z" w16du:dateUtc="2025-09-07T09:10:00Z">
              <w:r w:rsidRPr="00002D6B">
                <w:rPr>
                  <w:rFonts w:ascii="Consolas" w:eastAsia="Consolas" w:hAnsi="Consolas" w:cs="Consolas"/>
                  <w:color w:val="5C5C5C"/>
                  <w:sz w:val="21"/>
                </w:rPr>
                <w:t>        </w:t>
              </w:r>
            </w:ins>
          </w:p>
          <w:p w14:paraId="0FB3706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40" w:author="yukina minato" w:date="2025-09-07T17:10:00Z" w16du:dateUtc="2025-09-07T09:10:00Z"/>
                <w:rFonts w:eastAsia="宋体"/>
                <w:color w:val="5C5C5C"/>
                <w:szCs w:val="22"/>
              </w:rPr>
            </w:pPr>
            <w:ins w:id="4841" w:author="yukina minato" w:date="2025-09-07T17:10:00Z" w16du:dateUtc="2025-09-07T09:10:00Z">
              <w:r w:rsidRPr="00002D6B">
                <w:rPr>
                  <w:rFonts w:ascii="Consolas" w:eastAsia="Consolas" w:hAnsi="Consolas" w:cs="Consolas"/>
                  <w:color w:val="5C5C5C"/>
                  <w:sz w:val="21"/>
                  <w:shd w:val="clear" w:color="auto" w:fill="F8F8F8"/>
                </w:rPr>
                <w:t>        child1 = </w:t>
              </w:r>
              <w:proofErr w:type="spellStart"/>
              <w:r w:rsidRPr="00002D6B">
                <w:rPr>
                  <w:rFonts w:ascii="Consolas" w:eastAsia="Consolas" w:hAnsi="Consolas" w:cs="Consolas"/>
                  <w:color w:val="5C5C5C"/>
                  <w:sz w:val="21"/>
                  <w:shd w:val="clear" w:color="auto" w:fill="F8F8F8"/>
                </w:rPr>
                <w:t>m_m_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child1, </w:t>
              </w:r>
              <w:proofErr w:type="spellStart"/>
              <w:r w:rsidRPr="00002D6B">
                <w:rPr>
                  <w:rFonts w:ascii="Consolas" w:eastAsia="Consolas" w:hAnsi="Consolas" w:cs="Consolas"/>
                  <w:color w:val="5C5C5C"/>
                  <w:sz w:val="21"/>
                  <w:shd w:val="clear" w:color="auto" w:fill="F8F8F8"/>
                </w:rPr>
                <w:t>m_r_ggg</w:t>
              </w:r>
              <w:proofErr w:type="spellEnd"/>
              <w:r w:rsidRPr="00002D6B">
                <w:rPr>
                  <w:rFonts w:ascii="Consolas" w:eastAsia="Consolas" w:hAnsi="Consolas" w:cs="Consolas"/>
                  <w:color w:val="5C5C5C"/>
                  <w:sz w:val="21"/>
                  <w:shd w:val="clear" w:color="auto" w:fill="F8F8F8"/>
                </w:rPr>
                <w:t>, bounds);</w:t>
              </w:r>
            </w:ins>
          </w:p>
          <w:p w14:paraId="71ECFC9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42" w:author="yukina minato" w:date="2025-09-07T17:10:00Z" w16du:dateUtc="2025-09-07T09:10:00Z"/>
                <w:rFonts w:eastAsia="宋体"/>
                <w:color w:val="5C5C5C"/>
                <w:szCs w:val="22"/>
              </w:rPr>
            </w:pPr>
            <w:ins w:id="4843" w:author="yukina minato" w:date="2025-09-07T17:10:00Z" w16du:dateUtc="2025-09-07T09:10:00Z">
              <w:r w:rsidRPr="00002D6B">
                <w:rPr>
                  <w:rFonts w:ascii="Consolas" w:eastAsia="Consolas" w:hAnsi="Consolas" w:cs="Consolas"/>
                  <w:color w:val="5C5C5C"/>
                  <w:sz w:val="21"/>
                </w:rPr>
                <w:t>        child2 = </w:t>
              </w:r>
              <w:proofErr w:type="spellStart"/>
              <w:r w:rsidRPr="00002D6B">
                <w:rPr>
                  <w:rFonts w:ascii="Consolas" w:eastAsia="Consolas" w:hAnsi="Consolas" w:cs="Consolas"/>
                  <w:color w:val="5C5C5C"/>
                  <w:sz w:val="21"/>
                </w:rPr>
                <w:t>m_m_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child2, </w:t>
              </w:r>
              <w:proofErr w:type="spellStart"/>
              <w:r w:rsidRPr="00002D6B">
                <w:rPr>
                  <w:rFonts w:ascii="Consolas" w:eastAsia="Consolas" w:hAnsi="Consolas" w:cs="Consolas"/>
                  <w:color w:val="5C5C5C"/>
                  <w:sz w:val="21"/>
                </w:rPr>
                <w:t>m_r_ggg</w:t>
              </w:r>
              <w:proofErr w:type="spellEnd"/>
              <w:r w:rsidRPr="00002D6B">
                <w:rPr>
                  <w:rFonts w:ascii="Consolas" w:eastAsia="Consolas" w:hAnsi="Consolas" w:cs="Consolas"/>
                  <w:color w:val="5C5C5C"/>
                  <w:sz w:val="21"/>
                </w:rPr>
                <w:t>, bounds);</w:t>
              </w:r>
            </w:ins>
          </w:p>
          <w:p w14:paraId="2BA2CB0E"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4844" w:author="yukina minato" w:date="2025-09-07T17:10:00Z" w16du:dateUtc="2025-09-07T09:10:00Z"/>
                <w:rFonts w:eastAsia="宋体"/>
                <w:color w:val="5C5C5C"/>
                <w:szCs w:val="22"/>
              </w:rPr>
            </w:pPr>
          </w:p>
          <w:p w14:paraId="1F54935B"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45" w:author="yukina minato" w:date="2025-09-07T17:10:00Z" w16du:dateUtc="2025-09-07T09:10:00Z"/>
                <w:rFonts w:eastAsia="宋体"/>
                <w:color w:val="5C5C5C"/>
                <w:szCs w:val="22"/>
              </w:rPr>
            </w:pPr>
            <w:ins w:id="4846"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 child1;</w:t>
              </w:r>
            </w:ins>
          </w:p>
          <w:p w14:paraId="0AA5D78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47" w:author="yukina minato" w:date="2025-09-07T17:10:00Z" w16du:dateUtc="2025-09-07T09:10:00Z"/>
                <w:rFonts w:eastAsia="宋体"/>
                <w:color w:val="5C5C5C"/>
                <w:szCs w:val="22"/>
              </w:rPr>
            </w:pPr>
            <w:ins w:id="4848" w:author="yukina minato" w:date="2025-09-07T17:10:00Z" w16du:dateUtc="2025-09-07T09:10:00Z">
              <w:r w:rsidRPr="00002D6B">
                <w:rPr>
                  <w:rFonts w:ascii="Consolas" w:eastAsia="Consolas" w:hAnsi="Consolas" w:cs="Consolas"/>
                  <w:color w:val="5C5C5C"/>
                  <w:sz w:val="21"/>
                  <w:shd w:val="clear" w:color="auto" w:fill="F8F8F8"/>
                </w:rPr>
                <w:t>        if i+</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&lt;= </w:t>
              </w:r>
              <w:proofErr w:type="spellStart"/>
              <w:r w:rsidRPr="00002D6B">
                <w:rPr>
                  <w:rFonts w:ascii="Consolas" w:eastAsia="Consolas" w:hAnsi="Consolas" w:cs="Consolas"/>
                  <w:color w:val="5C5C5C"/>
                  <w:sz w:val="21"/>
                  <w:shd w:val="clear" w:color="auto" w:fill="F8F8F8"/>
                </w:rPr>
                <w:t>p_s_ggg</w:t>
              </w:r>
              <w:proofErr w:type="spellEnd"/>
            </w:ins>
          </w:p>
          <w:p w14:paraId="174A759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49" w:author="yukina minato" w:date="2025-09-07T17:10:00Z" w16du:dateUtc="2025-09-07T09:10:00Z"/>
                <w:rFonts w:eastAsia="宋体"/>
                <w:color w:val="5C5C5C"/>
                <w:szCs w:val="22"/>
              </w:rPr>
            </w:pPr>
            <w:ins w:id="4850"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i+</w:t>
              </w:r>
              <w:r w:rsidRPr="00002D6B">
                <w:rPr>
                  <w:rFonts w:ascii="Consolas" w:eastAsia="Consolas" w:hAnsi="Consolas" w:cs="Consolas"/>
                  <w:color w:val="986801"/>
                  <w:sz w:val="21"/>
                </w:rPr>
                <w:t>1</w:t>
              </w:r>
              <w:r w:rsidRPr="00002D6B">
                <w:rPr>
                  <w:rFonts w:ascii="Consolas" w:eastAsia="Consolas" w:hAnsi="Consolas" w:cs="Consolas"/>
                  <w:color w:val="5C5C5C"/>
                  <w:sz w:val="21"/>
                </w:rPr>
                <w:t>, :) = child2;</w:t>
              </w:r>
            </w:ins>
          </w:p>
          <w:p w14:paraId="1E8D0A8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51" w:author="yukina minato" w:date="2025-09-07T17:10:00Z" w16du:dateUtc="2025-09-07T09:10:00Z"/>
                <w:rFonts w:eastAsia="宋体"/>
                <w:color w:val="5C5C5C"/>
                <w:szCs w:val="22"/>
              </w:rPr>
            </w:pPr>
            <w:ins w:id="4852"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23D8ADA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53" w:author="yukina minato" w:date="2025-09-07T17:10:00Z" w16du:dateUtc="2025-09-07T09:10:00Z"/>
                <w:rFonts w:eastAsia="宋体"/>
                <w:color w:val="5C5C5C"/>
                <w:szCs w:val="22"/>
              </w:rPr>
            </w:pPr>
            <w:ins w:id="4854"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4A8A1796"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55" w:author="yukina minato" w:date="2025-09-07T17:10:00Z" w16du:dateUtc="2025-09-07T09:10:00Z"/>
                <w:rFonts w:eastAsia="宋体"/>
                <w:color w:val="5C5C5C"/>
                <w:szCs w:val="22"/>
              </w:rPr>
            </w:pPr>
            <w:ins w:id="4856"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p_p_ggg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n_p_ggg</w:t>
              </w:r>
              <w:proofErr w:type="spellEnd"/>
              <w:r w:rsidRPr="00002D6B">
                <w:rPr>
                  <w:rFonts w:ascii="Consolas" w:eastAsia="Consolas" w:hAnsi="Consolas" w:cs="Consolas"/>
                  <w:color w:val="5C5C5C"/>
                  <w:sz w:val="21"/>
                  <w:shd w:val="clear" w:color="auto" w:fill="F8F8F8"/>
                </w:rPr>
                <w:t>;</w:t>
              </w:r>
            </w:ins>
          </w:p>
          <w:p w14:paraId="2EB7B95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57" w:author="yukina minato" w:date="2025-09-07T17:10:00Z" w16du:dateUtc="2025-09-07T09:10:00Z"/>
                <w:rFonts w:eastAsia="宋体"/>
                <w:color w:val="5C5C5C"/>
                <w:szCs w:val="22"/>
              </w:rPr>
            </w:pPr>
            <w:ins w:id="4858" w:author="yukina minato" w:date="2025-09-07T17:10:00Z" w16du:dateUtc="2025-09-07T09:10:00Z">
              <w:r w:rsidRPr="00002D6B">
                <w:rPr>
                  <w:rFonts w:ascii="Consolas" w:eastAsia="Consolas" w:hAnsi="Consolas" w:cs="Consolas"/>
                  <w:color w:val="A626A4"/>
                  <w:sz w:val="21"/>
                </w:rPr>
                <w:t>end</w:t>
              </w:r>
            </w:ins>
          </w:p>
          <w:p w14:paraId="594F503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4859" w:author="yukina minato" w:date="2025-09-07T17:10:00Z" w16du:dateUtc="2025-09-07T09:10:00Z"/>
                <w:rFonts w:eastAsia="宋体"/>
                <w:color w:val="5C5C5C"/>
                <w:szCs w:val="22"/>
              </w:rPr>
            </w:pPr>
          </w:p>
          <w:p w14:paraId="52C564F6"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4860" w:author="yukina minato" w:date="2025-09-07T17:10:00Z" w16du:dateUtc="2025-09-07T09:10:00Z"/>
                <w:rFonts w:eastAsia="宋体"/>
                <w:color w:val="5C5C5C"/>
                <w:szCs w:val="22"/>
              </w:rPr>
            </w:pPr>
          </w:p>
          <w:p w14:paraId="79BF0B6E"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61" w:author="yukina minato" w:date="2025-09-07T17:10:00Z" w16du:dateUtc="2025-09-07T09:10:00Z"/>
                <w:rFonts w:eastAsia="宋体"/>
                <w:color w:val="5C5C5C"/>
                <w:szCs w:val="22"/>
              </w:rPr>
            </w:pPr>
            <w:proofErr w:type="spellStart"/>
            <w:ins w:id="4862" w:author="yukina minato" w:date="2025-09-07T17:10:00Z" w16du:dateUtc="2025-09-07T09:10: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'\n</w:t>
              </w:r>
              <w:r w:rsidRPr="00002D6B">
                <w:rPr>
                  <w:rFonts w:ascii="宋体" w:eastAsia="宋体" w:hAnsi="宋体" w:cs="宋体" w:hint="eastAsia"/>
                  <w:color w:val="50A14F"/>
                  <w:sz w:val="21"/>
                  <w:shd w:val="clear" w:color="auto" w:fill="F8F8F8"/>
                </w:rPr>
                <w:t>遗传算法优化完成！</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w:t>
              </w:r>
            </w:ins>
          </w:p>
          <w:p w14:paraId="3126618A"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4863" w:author="yukina minato" w:date="2025-09-07T17:10:00Z" w16du:dateUtc="2025-09-07T09:10:00Z"/>
                <w:rFonts w:eastAsia="宋体"/>
                <w:color w:val="5C5C5C"/>
                <w:szCs w:val="22"/>
              </w:rPr>
            </w:pPr>
          </w:p>
          <w:p w14:paraId="2878B83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64" w:author="yukina minato" w:date="2025-09-07T17:10:00Z" w16du:dateUtc="2025-09-07T09:10:00Z"/>
                <w:rFonts w:eastAsia="宋体"/>
                <w:color w:val="5C5C5C"/>
                <w:szCs w:val="22"/>
              </w:rPr>
            </w:pPr>
            <w:proofErr w:type="spellStart"/>
            <w:ins w:id="4865" w:author="yukina minato" w:date="2025-09-07T17:10:00Z" w16du:dateUtc="2025-09-07T09:10:00Z">
              <w:r w:rsidRPr="00002D6B">
                <w:rPr>
                  <w:rFonts w:ascii="Consolas" w:eastAsia="Consolas" w:hAnsi="Consolas" w:cs="Consolas"/>
                  <w:color w:val="5C5C5C"/>
                  <w:sz w:val="21"/>
                  <w:shd w:val="clear" w:color="auto" w:fill="F8F8F8"/>
                </w:rPr>
                <w:t>b_v_ggg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g_i_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ins>
          </w:p>
          <w:p w14:paraId="3A40AC1D"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66" w:author="yukina minato" w:date="2025-09-07T17:10:00Z" w16du:dateUtc="2025-09-07T09:10:00Z"/>
                <w:rFonts w:eastAsia="宋体"/>
                <w:color w:val="5C5C5C"/>
                <w:szCs w:val="22"/>
              </w:rPr>
            </w:pPr>
            <w:proofErr w:type="spellStart"/>
            <w:ins w:id="4867" w:author="yukina minato" w:date="2025-09-07T17:10:00Z" w16du:dateUtc="2025-09-07T09:10:00Z">
              <w:r w:rsidRPr="00002D6B">
                <w:rPr>
                  <w:rFonts w:ascii="Consolas" w:eastAsia="Consolas" w:hAnsi="Consolas" w:cs="Consolas"/>
                  <w:color w:val="5C5C5C"/>
                  <w:sz w:val="21"/>
                </w:rPr>
                <w:t>b_t_ggg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g_i_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w:t>
              </w:r>
            </w:ins>
          </w:p>
          <w:p w14:paraId="5E17B7F7"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68" w:author="yukina minato" w:date="2025-09-07T17:10:00Z" w16du:dateUtc="2025-09-07T09:10:00Z"/>
                <w:rFonts w:eastAsia="宋体"/>
                <w:color w:val="5C5C5C"/>
                <w:szCs w:val="22"/>
              </w:rPr>
            </w:pPr>
            <w:proofErr w:type="spellStart"/>
            <w:ins w:id="4869" w:author="yukina minato" w:date="2025-09-07T17:10:00Z" w16du:dateUtc="2025-09-07T09:10:00Z">
              <w:r w:rsidRPr="00002D6B">
                <w:rPr>
                  <w:rFonts w:ascii="Consolas" w:eastAsia="Consolas" w:hAnsi="Consolas" w:cs="Consolas"/>
                  <w:color w:val="5C5C5C"/>
                  <w:sz w:val="21"/>
                  <w:shd w:val="clear" w:color="auto" w:fill="F8F8F8"/>
                </w:rPr>
                <w:t>b_a_ggg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g_i_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w:t>
              </w:r>
            </w:ins>
          </w:p>
          <w:p w14:paraId="4EF959FE"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70" w:author="yukina minato" w:date="2025-09-07T17:10:00Z" w16du:dateUtc="2025-09-07T09:10:00Z"/>
                <w:rFonts w:eastAsia="宋体"/>
                <w:color w:val="5C5C5C"/>
                <w:szCs w:val="22"/>
              </w:rPr>
            </w:pPr>
            <w:proofErr w:type="spellStart"/>
            <w:ins w:id="4871" w:author="yukina minato" w:date="2025-09-07T17:10:00Z" w16du:dateUtc="2025-09-07T09:10:00Z">
              <w:r w:rsidRPr="00002D6B">
                <w:rPr>
                  <w:rFonts w:ascii="Consolas" w:eastAsia="Consolas" w:hAnsi="Consolas" w:cs="Consolas"/>
                  <w:color w:val="5C5C5C"/>
                  <w:sz w:val="21"/>
                </w:rPr>
                <w:t>b_d_ggg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g_i_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4</w:t>
              </w:r>
              <w:r w:rsidRPr="00002D6B">
                <w:rPr>
                  <w:rFonts w:ascii="Consolas" w:eastAsia="Consolas" w:hAnsi="Consolas" w:cs="Consolas"/>
                  <w:color w:val="5C5C5C"/>
                  <w:sz w:val="21"/>
                </w:rPr>
                <w:t>);</w:t>
              </w:r>
            </w:ins>
          </w:p>
          <w:p w14:paraId="4EFE484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72" w:author="yukina minato" w:date="2025-09-07T17:10:00Z" w16du:dateUtc="2025-09-07T09:10:00Z"/>
                <w:rFonts w:eastAsia="宋体"/>
                <w:color w:val="5C5C5C"/>
                <w:szCs w:val="22"/>
              </w:rPr>
            </w:pPr>
            <w:proofErr w:type="spellStart"/>
            <w:ins w:id="4873" w:author="yukina minato" w:date="2025-09-07T17:10:00Z" w16du:dateUtc="2025-09-07T09:10:00Z">
              <w:r w:rsidRPr="00002D6B">
                <w:rPr>
                  <w:rFonts w:ascii="Consolas" w:eastAsia="Consolas" w:hAnsi="Consolas" w:cs="Consolas"/>
                  <w:color w:val="5C5C5C"/>
                  <w:sz w:val="21"/>
                  <w:shd w:val="clear" w:color="auto" w:fill="F8F8F8"/>
                </w:rPr>
                <w:t>m_o_ggg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g_f_ggg</w:t>
              </w:r>
              <w:proofErr w:type="spellEnd"/>
              <w:r w:rsidRPr="00002D6B">
                <w:rPr>
                  <w:rFonts w:ascii="Consolas" w:eastAsia="Consolas" w:hAnsi="Consolas" w:cs="Consolas"/>
                  <w:color w:val="5C5C5C"/>
                  <w:sz w:val="21"/>
                  <w:shd w:val="clear" w:color="auto" w:fill="F8F8F8"/>
                </w:rPr>
                <w:t>;   </w:t>
              </w:r>
            </w:ins>
          </w:p>
          <w:p w14:paraId="0C26BD6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4874" w:author="yukina minato" w:date="2025-09-07T17:10:00Z" w16du:dateUtc="2025-09-07T09:10:00Z"/>
                <w:rFonts w:eastAsia="宋体"/>
                <w:color w:val="5C5C5C"/>
                <w:szCs w:val="22"/>
              </w:rPr>
            </w:pPr>
          </w:p>
          <w:p w14:paraId="453DFA4E"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75" w:author="yukina minato" w:date="2025-09-07T17:10:00Z" w16du:dateUtc="2025-09-07T09:10:00Z"/>
                <w:rFonts w:eastAsia="宋体"/>
                <w:color w:val="5C5C5C"/>
                <w:szCs w:val="22"/>
              </w:rPr>
            </w:pPr>
            <w:ins w:id="4876" w:author="yukina minato" w:date="2025-09-07T17:10:00Z" w16du:dateUtc="2025-09-07T09:10:00Z">
              <w:r w:rsidRPr="00002D6B">
                <w:rPr>
                  <w:rFonts w:ascii="Consolas" w:eastAsia="Consolas" w:hAnsi="Consolas" w:cs="Consolas"/>
                  <w:color w:val="5C5C5C"/>
                  <w:sz w:val="21"/>
                  <w:shd w:val="clear" w:color="auto" w:fill="F8F8F8"/>
                </w:rPr>
                <w:t>if </w:t>
              </w:r>
              <w:proofErr w:type="spellStart"/>
              <w:r w:rsidRPr="00002D6B">
                <w:rPr>
                  <w:rFonts w:ascii="Consolas" w:eastAsia="Consolas" w:hAnsi="Consolas" w:cs="Consolas"/>
                  <w:color w:val="5C5C5C"/>
                  <w:sz w:val="21"/>
                  <w:shd w:val="clear" w:color="auto" w:fill="F8F8F8"/>
                </w:rPr>
                <w:t>m_o_ggg</w:t>
              </w:r>
              <w:proofErr w:type="spellEnd"/>
              <w:r w:rsidRPr="00002D6B">
                <w:rPr>
                  <w:rFonts w:ascii="Consolas" w:eastAsia="Consolas" w:hAnsi="Consolas" w:cs="Consolas"/>
                  <w:color w:val="5C5C5C"/>
                  <w:sz w:val="21"/>
                  <w:shd w:val="clear" w:color="auto" w:fill="F8F8F8"/>
                </w:rPr>
                <w:t> &gt; </w:t>
              </w:r>
              <w:r w:rsidRPr="00002D6B">
                <w:rPr>
                  <w:rFonts w:ascii="Consolas" w:eastAsia="Consolas" w:hAnsi="Consolas" w:cs="Consolas"/>
                  <w:color w:val="986801"/>
                  <w:sz w:val="21"/>
                  <w:shd w:val="clear" w:color="auto" w:fill="F8F8F8"/>
                </w:rPr>
                <w:t>0</w:t>
              </w:r>
            </w:ins>
          </w:p>
          <w:p w14:paraId="75B857E7"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77" w:author="yukina minato" w:date="2025-09-07T17:10:00Z" w16du:dateUtc="2025-09-07T09:10:00Z"/>
                <w:rFonts w:eastAsia="宋体"/>
                <w:color w:val="5C5C5C"/>
                <w:szCs w:val="22"/>
              </w:rPr>
            </w:pPr>
            <w:ins w:id="4878"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b_i_ggg</w:t>
              </w:r>
              <w:proofErr w:type="spellEnd"/>
              <w:r w:rsidRPr="00002D6B">
                <w:rPr>
                  <w:rFonts w:ascii="Consolas" w:eastAsia="Consolas" w:hAnsi="Consolas" w:cs="Consolas"/>
                  <w:color w:val="5C5C5C"/>
                  <w:sz w:val="21"/>
                </w:rPr>
                <w:t> = (O - A0) / </w:t>
              </w:r>
              <w:proofErr w:type="gramStart"/>
              <w:r w:rsidRPr="00002D6B">
                <w:rPr>
                  <w:rFonts w:ascii="Consolas" w:eastAsia="Consolas" w:hAnsi="Consolas" w:cs="Consolas"/>
                  <w:color w:val="5C5C5C"/>
                  <w:sz w:val="21"/>
                </w:rPr>
                <w:t>norm(</w:t>
              </w:r>
              <w:proofErr w:type="gramEnd"/>
              <w:r w:rsidRPr="00002D6B">
                <w:rPr>
                  <w:rFonts w:ascii="Consolas" w:eastAsia="Consolas" w:hAnsi="Consolas" w:cs="Consolas"/>
                  <w:color w:val="5C5C5C"/>
                  <w:sz w:val="21"/>
                </w:rPr>
                <w:t>O - A0);</w:t>
              </w:r>
            </w:ins>
          </w:p>
          <w:p w14:paraId="3C112364"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79" w:author="yukina minato" w:date="2025-09-07T17:10:00Z" w16du:dateUtc="2025-09-07T09:10:00Z"/>
                <w:rFonts w:eastAsia="宋体"/>
                <w:color w:val="5C5C5C"/>
                <w:szCs w:val="22"/>
              </w:rPr>
            </w:pPr>
            <w:ins w:id="4880"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b_p_ggg</w:t>
              </w:r>
              <w:proofErr w:type="spellEnd"/>
              <w:r w:rsidRPr="00002D6B">
                <w:rPr>
                  <w:rFonts w:ascii="Consolas" w:eastAsia="Consolas" w:hAnsi="Consolas" w:cs="Consolas"/>
                  <w:color w:val="5C5C5C"/>
                  <w:sz w:val="21"/>
                  <w:shd w:val="clear" w:color="auto" w:fill="F8F8F8"/>
                </w:rPr>
                <w:t> = A0 + </w:t>
              </w:r>
              <w:proofErr w:type="spellStart"/>
              <w:r w:rsidRPr="00002D6B">
                <w:rPr>
                  <w:rFonts w:ascii="Consolas" w:eastAsia="Consolas" w:hAnsi="Consolas" w:cs="Consolas"/>
                  <w:color w:val="5C5C5C"/>
                  <w:sz w:val="21"/>
                  <w:shd w:val="clear" w:color="auto" w:fill="F8F8F8"/>
                </w:rPr>
                <w:t>v_a</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b_t_ggg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b_i_ggg</w:t>
              </w:r>
              <w:proofErr w:type="spellEnd"/>
              <w:r w:rsidRPr="00002D6B">
                <w:rPr>
                  <w:rFonts w:ascii="Consolas" w:eastAsia="Consolas" w:hAnsi="Consolas" w:cs="Consolas"/>
                  <w:color w:val="5C5C5C"/>
                  <w:sz w:val="21"/>
                  <w:shd w:val="clear" w:color="auto" w:fill="F8F8F8"/>
                </w:rPr>
                <w:t>; </w:t>
              </w:r>
            </w:ins>
          </w:p>
          <w:p w14:paraId="7887918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81" w:author="yukina minato" w:date="2025-09-07T17:10:00Z" w16du:dateUtc="2025-09-07T09:10:00Z"/>
                <w:rFonts w:eastAsia="宋体"/>
                <w:color w:val="5C5C5C"/>
                <w:szCs w:val="22"/>
              </w:rPr>
            </w:pPr>
            <w:ins w:id="4882" w:author="yukina minato" w:date="2025-09-07T17:10:00Z" w16du:dateUtc="2025-09-07T09:10:00Z">
              <w:r w:rsidRPr="00002D6B">
                <w:rPr>
                  <w:rFonts w:ascii="Consolas" w:eastAsia="Consolas" w:hAnsi="Consolas" w:cs="Consolas"/>
                  <w:color w:val="5C5C5C"/>
                  <w:sz w:val="21"/>
                </w:rPr>
                <w:t>    b_e_ggg = [b_v_ggg * </w:t>
              </w:r>
              <w:r w:rsidRPr="00002D6B">
                <w:rPr>
                  <w:rFonts w:ascii="Consolas" w:eastAsia="Consolas" w:hAnsi="Consolas" w:cs="Consolas"/>
                  <w:color w:val="C18401"/>
                  <w:sz w:val="21"/>
                </w:rPr>
                <w:t>cos</w:t>
              </w:r>
              <w:r w:rsidRPr="00002D6B">
                <w:rPr>
                  <w:rFonts w:ascii="Consolas" w:eastAsia="Consolas" w:hAnsi="Consolas" w:cs="Consolas"/>
                  <w:color w:val="5C5C5C"/>
                  <w:sz w:val="21"/>
                </w:rPr>
                <w:t>(b_a_ggg), b_v_ggg * </w:t>
              </w:r>
              <w:r w:rsidRPr="00002D6B">
                <w:rPr>
                  <w:rFonts w:ascii="Consolas" w:eastAsia="Consolas" w:hAnsi="Consolas" w:cs="Consolas"/>
                  <w:color w:val="C18401"/>
                  <w:sz w:val="21"/>
                </w:rPr>
                <w:t>sin</w:t>
              </w:r>
              <w:r w:rsidRPr="00002D6B">
                <w:rPr>
                  <w:rFonts w:ascii="Consolas" w:eastAsia="Consolas" w:hAnsi="Consolas" w:cs="Consolas"/>
                  <w:color w:val="5C5C5C"/>
                  <w:sz w:val="21"/>
                </w:rPr>
                <w:t>(b_a_ggg),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03E634C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83" w:author="yukina minato" w:date="2025-09-07T17:10:00Z" w16du:dateUtc="2025-09-07T09:10:00Z"/>
                <w:rFonts w:eastAsia="宋体"/>
                <w:color w:val="5C5C5C"/>
                <w:szCs w:val="22"/>
              </w:rPr>
            </w:pPr>
            <w:ins w:id="4884" w:author="yukina minato" w:date="2025-09-07T17:10:00Z" w16du:dateUtc="2025-09-07T09:10:00Z">
              <w:r w:rsidRPr="00002D6B">
                <w:rPr>
                  <w:rFonts w:ascii="Consolas" w:eastAsia="Consolas" w:hAnsi="Consolas" w:cs="Consolas"/>
                  <w:color w:val="5C5C5C"/>
                  <w:sz w:val="21"/>
                  <w:shd w:val="clear" w:color="auto" w:fill="F8F8F8"/>
                </w:rPr>
                <w:t>    </w:t>
              </w:r>
            </w:ins>
          </w:p>
          <w:p w14:paraId="3184204C"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85" w:author="yukina minato" w:date="2025-09-07T17:10:00Z" w16du:dateUtc="2025-09-07T09:10:00Z"/>
                <w:rFonts w:eastAsia="宋体"/>
                <w:color w:val="5C5C5C"/>
                <w:szCs w:val="22"/>
              </w:rPr>
            </w:pPr>
            <w:ins w:id="4886" w:author="yukina minato" w:date="2025-09-07T17:10:00Z" w16du:dateUtc="2025-09-07T09:10:00Z">
              <w:r w:rsidRPr="00002D6B">
                <w:rPr>
                  <w:rFonts w:ascii="Consolas" w:eastAsia="Consolas" w:hAnsi="Consolas" w:cs="Consolas"/>
                  <w:color w:val="5C5C5C"/>
                  <w:sz w:val="21"/>
                </w:rPr>
                <w:t>    b_x_ggg = b_p_ggg + b_e_ggg * b_d_ggg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-0.5</w:t>
              </w:r>
              <w:r w:rsidRPr="00002D6B">
                <w:rPr>
                  <w:rFonts w:ascii="Consolas" w:eastAsia="Consolas" w:hAnsi="Consolas" w:cs="Consolas"/>
                  <w:color w:val="5C5C5C"/>
                  <w:sz w:val="21"/>
                </w:rPr>
                <w:t> * g * b_d_ggg^</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34D7C134"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4887" w:author="yukina minato" w:date="2025-09-07T17:10:00Z" w16du:dateUtc="2025-09-07T09:10:00Z"/>
                <w:rFonts w:eastAsia="宋体"/>
                <w:color w:val="5C5C5C"/>
                <w:szCs w:val="22"/>
              </w:rPr>
            </w:pPr>
          </w:p>
          <w:p w14:paraId="541BA734"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88" w:author="yukina minato" w:date="2025-09-07T17:10:00Z" w16du:dateUtc="2025-09-07T09:10:00Z"/>
                <w:rFonts w:eastAsia="宋体"/>
                <w:color w:val="5C5C5C"/>
                <w:szCs w:val="22"/>
              </w:rPr>
            </w:pPr>
            <w:ins w:id="4889"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最优无人机速度</w:t>
              </w:r>
              <w:r w:rsidRPr="00002D6B">
                <w:rPr>
                  <w:rFonts w:ascii="Consolas" w:eastAsia="Consolas" w:hAnsi="Consolas" w:cs="Consolas"/>
                  <w:color w:val="50A14F"/>
                  <w:sz w:val="21"/>
                </w:rPr>
                <w:t>: %.2f m/s\n'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b_v_ggg</w:t>
              </w:r>
              <w:proofErr w:type="spellEnd"/>
              <w:r w:rsidRPr="00002D6B">
                <w:rPr>
                  <w:rFonts w:ascii="Consolas" w:eastAsia="Consolas" w:hAnsi="Consolas" w:cs="Consolas"/>
                  <w:color w:val="5C5C5C"/>
                  <w:sz w:val="21"/>
                </w:rPr>
                <w:t>);</w:t>
              </w:r>
            </w:ins>
          </w:p>
          <w:p w14:paraId="43EA6263"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90" w:author="yukina minato" w:date="2025-09-07T17:10:00Z" w16du:dateUtc="2025-09-07T09:10:00Z"/>
                <w:rFonts w:eastAsia="宋体"/>
                <w:color w:val="5C5C5C"/>
                <w:szCs w:val="22"/>
              </w:rPr>
            </w:pPr>
            <w:ins w:id="4891"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最优投放时间</w:t>
              </w:r>
              <w:r w:rsidRPr="00002D6B">
                <w:rPr>
                  <w:rFonts w:ascii="Consolas" w:eastAsia="Consolas" w:hAnsi="Consolas" w:cs="Consolas"/>
                  <w:color w:val="50A14F"/>
                  <w:sz w:val="21"/>
                  <w:shd w:val="clear" w:color="auto" w:fill="F8F8F8"/>
                </w:rPr>
                <w:t>: %.2f s\n'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b_t_ggg</w:t>
              </w:r>
              <w:proofErr w:type="spellEnd"/>
              <w:r w:rsidRPr="00002D6B">
                <w:rPr>
                  <w:rFonts w:ascii="Consolas" w:eastAsia="Consolas" w:hAnsi="Consolas" w:cs="Consolas"/>
                  <w:color w:val="5C5C5C"/>
                  <w:sz w:val="21"/>
                  <w:shd w:val="clear" w:color="auto" w:fill="F8F8F8"/>
                </w:rPr>
                <w:t>);</w:t>
              </w:r>
            </w:ins>
          </w:p>
          <w:p w14:paraId="11CD4A68"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92" w:author="yukina minato" w:date="2025-09-07T17:10:00Z" w16du:dateUtc="2025-09-07T09:10:00Z"/>
                <w:rFonts w:eastAsia="宋体"/>
                <w:color w:val="5C5C5C"/>
                <w:szCs w:val="22"/>
              </w:rPr>
            </w:pPr>
            <w:ins w:id="4893"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最优延迟起爆时间</w:t>
              </w:r>
              <w:r w:rsidRPr="00002D6B">
                <w:rPr>
                  <w:rFonts w:ascii="Consolas" w:eastAsia="Consolas" w:hAnsi="Consolas" w:cs="Consolas"/>
                  <w:color w:val="50A14F"/>
                  <w:sz w:val="21"/>
                </w:rPr>
                <w:t>: %.2f s\n'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b_d_ggg</w:t>
              </w:r>
              <w:proofErr w:type="spellEnd"/>
              <w:r w:rsidRPr="00002D6B">
                <w:rPr>
                  <w:rFonts w:ascii="Consolas" w:eastAsia="Consolas" w:hAnsi="Consolas" w:cs="Consolas"/>
                  <w:color w:val="5C5C5C"/>
                  <w:sz w:val="21"/>
                </w:rPr>
                <w:t>);</w:t>
              </w:r>
            </w:ins>
          </w:p>
          <w:p w14:paraId="0BAC347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94" w:author="yukina minato" w:date="2025-09-07T17:10:00Z" w16du:dateUtc="2025-09-07T09:10:00Z"/>
                <w:rFonts w:eastAsia="宋体"/>
                <w:color w:val="5C5C5C"/>
                <w:szCs w:val="22"/>
              </w:rPr>
            </w:pPr>
            <w:ins w:id="4895"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最优方向</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偏航角</w:t>
              </w:r>
              <w:r w:rsidRPr="00002D6B">
                <w:rPr>
                  <w:rFonts w:ascii="Consolas" w:eastAsia="Consolas" w:hAnsi="Consolas" w:cs="Consolas"/>
                  <w:color w:val="50A14F"/>
                  <w:sz w:val="21"/>
                  <w:shd w:val="clear" w:color="auto" w:fill="F8F8F8"/>
                </w:rPr>
                <w:t>): %.2f rad (%.2f </w:t>
              </w:r>
              <w:r w:rsidRPr="00002D6B">
                <w:rPr>
                  <w:rFonts w:ascii="宋体" w:eastAsia="宋体" w:hAnsi="宋体" w:cs="宋体" w:hint="eastAsia"/>
                  <w:color w:val="50A14F"/>
                  <w:sz w:val="21"/>
                  <w:shd w:val="clear" w:color="auto" w:fill="F8F8F8"/>
                </w:rPr>
                <w:t>度</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b_a_ggg</w:t>
              </w:r>
              <w:proofErr w:type="spellEnd"/>
              <w:r w:rsidRPr="00002D6B">
                <w:rPr>
                  <w:rFonts w:ascii="Consolas" w:eastAsia="Consolas" w:hAnsi="Consolas" w:cs="Consolas"/>
                  <w:color w:val="5C5C5C"/>
                  <w:sz w:val="21"/>
                  <w:shd w:val="clear" w:color="auto" w:fill="F8F8F8"/>
                </w:rPr>
                <w:t>, rad2deg(</w:t>
              </w:r>
              <w:proofErr w:type="spellStart"/>
              <w:r w:rsidRPr="00002D6B">
                <w:rPr>
                  <w:rFonts w:ascii="Consolas" w:eastAsia="Consolas" w:hAnsi="Consolas" w:cs="Consolas"/>
                  <w:color w:val="5C5C5C"/>
                  <w:sz w:val="21"/>
                  <w:shd w:val="clear" w:color="auto" w:fill="F8F8F8"/>
                </w:rPr>
                <w:t>b_a_ggg</w:t>
              </w:r>
              <w:proofErr w:type="spellEnd"/>
              <w:r w:rsidRPr="00002D6B">
                <w:rPr>
                  <w:rFonts w:ascii="Consolas" w:eastAsia="Consolas" w:hAnsi="Consolas" w:cs="Consolas"/>
                  <w:color w:val="5C5C5C"/>
                  <w:sz w:val="21"/>
                  <w:shd w:val="clear" w:color="auto" w:fill="F8F8F8"/>
                </w:rPr>
                <w:t>));</w:t>
              </w:r>
            </w:ins>
          </w:p>
          <w:p w14:paraId="6865E4BD"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896" w:author="yukina minato" w:date="2025-09-07T17:10:00Z" w16du:dateUtc="2025-09-07T09:10:00Z"/>
                <w:rFonts w:eastAsia="宋体"/>
                <w:color w:val="5C5C5C"/>
                <w:szCs w:val="22"/>
              </w:rPr>
            </w:pPr>
            <w:ins w:id="4897"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最大遮蔽时长</w:t>
              </w:r>
              <w:r w:rsidRPr="00002D6B">
                <w:rPr>
                  <w:rFonts w:ascii="Consolas" w:eastAsia="Consolas" w:hAnsi="Consolas" w:cs="Consolas"/>
                  <w:color w:val="50A14F"/>
                  <w:sz w:val="21"/>
                </w:rPr>
                <w:t>: %.2f s\n'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m_o_ggg</w:t>
              </w:r>
              <w:proofErr w:type="spellEnd"/>
              <w:r w:rsidRPr="00002D6B">
                <w:rPr>
                  <w:rFonts w:ascii="Consolas" w:eastAsia="Consolas" w:hAnsi="Consolas" w:cs="Consolas"/>
                  <w:color w:val="5C5C5C"/>
                  <w:sz w:val="21"/>
                </w:rPr>
                <w:t>);</w:t>
              </w:r>
            </w:ins>
          </w:p>
          <w:p w14:paraId="28051E3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898" w:author="yukina minato" w:date="2025-09-07T17:10:00Z" w16du:dateUtc="2025-09-07T09:10:00Z"/>
                <w:rFonts w:eastAsia="宋体"/>
                <w:color w:val="5C5C5C"/>
                <w:szCs w:val="22"/>
              </w:rPr>
            </w:pPr>
            <w:ins w:id="4899"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最优投放点</w:t>
              </w:r>
              <w:r w:rsidRPr="00002D6B">
                <w:rPr>
                  <w:rFonts w:ascii="Consolas" w:eastAsia="Consolas" w:hAnsi="Consolas" w:cs="Consolas"/>
                  <w:color w:val="50A14F"/>
                  <w:sz w:val="21"/>
                  <w:shd w:val="clear" w:color="auto" w:fill="F8F8F8"/>
                </w:rPr>
                <w:t>: (%.2f, %.2f, %.2f)\n'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b_p_ggg</w:t>
              </w:r>
              <w:proofErr w:type="spellEnd"/>
              <w:r w:rsidRPr="00002D6B">
                <w:rPr>
                  <w:rFonts w:ascii="Consolas" w:eastAsia="Consolas" w:hAnsi="Consolas" w:cs="Consolas"/>
                  <w:color w:val="5C5C5C"/>
                  <w:sz w:val="21"/>
                  <w:shd w:val="clear" w:color="auto" w:fill="F8F8F8"/>
                </w:rPr>
                <w:t>);</w:t>
              </w:r>
            </w:ins>
          </w:p>
          <w:p w14:paraId="67662CD4"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00" w:author="yukina minato" w:date="2025-09-07T17:10:00Z" w16du:dateUtc="2025-09-07T09:10:00Z"/>
                <w:rFonts w:eastAsia="宋体"/>
                <w:color w:val="5C5C5C"/>
                <w:szCs w:val="22"/>
              </w:rPr>
            </w:pPr>
            <w:ins w:id="4901"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最优起爆点</w:t>
              </w:r>
              <w:r w:rsidRPr="00002D6B">
                <w:rPr>
                  <w:rFonts w:ascii="Consolas" w:eastAsia="Consolas" w:hAnsi="Consolas" w:cs="Consolas"/>
                  <w:color w:val="50A14F"/>
                  <w:sz w:val="21"/>
                </w:rPr>
                <w:t>: (%.2f, %.2f, %.2f)\n'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b_x_ggg</w:t>
              </w:r>
              <w:proofErr w:type="spellEnd"/>
              <w:r w:rsidRPr="00002D6B">
                <w:rPr>
                  <w:rFonts w:ascii="Consolas" w:eastAsia="Consolas" w:hAnsi="Consolas" w:cs="Consolas"/>
                  <w:color w:val="5C5C5C"/>
                  <w:sz w:val="21"/>
                </w:rPr>
                <w:t>);</w:t>
              </w:r>
            </w:ins>
          </w:p>
          <w:p w14:paraId="55D2A7F7"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02" w:author="yukina minato" w:date="2025-09-07T17:10:00Z" w16du:dateUtc="2025-09-07T09:10:00Z"/>
                <w:rFonts w:eastAsia="宋体"/>
                <w:color w:val="5C5C5C"/>
                <w:szCs w:val="22"/>
              </w:rPr>
            </w:pPr>
            <w:ins w:id="4903" w:author="yukina minato" w:date="2025-09-07T17:10:00Z" w16du:dateUtc="2025-09-07T09:10:00Z">
              <w:r w:rsidRPr="00002D6B">
                <w:rPr>
                  <w:rFonts w:ascii="Consolas" w:eastAsia="Consolas" w:hAnsi="Consolas" w:cs="Consolas"/>
                  <w:color w:val="A626A4"/>
                  <w:sz w:val="21"/>
                  <w:shd w:val="clear" w:color="auto" w:fill="F8F8F8"/>
                </w:rPr>
                <w:t>else</w:t>
              </w:r>
            </w:ins>
          </w:p>
          <w:p w14:paraId="0D829E9A"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04" w:author="yukina minato" w:date="2025-09-07T17:10:00Z" w16du:dateUtc="2025-09-07T09:10:00Z"/>
                <w:rFonts w:eastAsia="宋体"/>
                <w:color w:val="5C5C5C"/>
                <w:szCs w:val="22"/>
              </w:rPr>
            </w:pPr>
            <w:ins w:id="4905"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在搜索范围内未找到有效的遮蔽方案。</w:t>
              </w:r>
              <w:r w:rsidRPr="00002D6B">
                <w:rPr>
                  <w:rFonts w:ascii="Consolas" w:eastAsia="Consolas" w:hAnsi="Consolas" w:cs="Consolas"/>
                  <w:color w:val="50A14F"/>
                  <w:sz w:val="21"/>
                </w:rPr>
                <w:t>\n'</w:t>
              </w:r>
              <w:r w:rsidRPr="00002D6B">
                <w:rPr>
                  <w:rFonts w:ascii="Consolas" w:eastAsia="Consolas" w:hAnsi="Consolas" w:cs="Consolas"/>
                  <w:color w:val="5C5C5C"/>
                  <w:sz w:val="21"/>
                </w:rPr>
                <w:t>);</w:t>
              </w:r>
            </w:ins>
          </w:p>
          <w:p w14:paraId="670B34B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06" w:author="yukina minato" w:date="2025-09-07T17:10:00Z" w16du:dateUtc="2025-09-07T09:10:00Z"/>
                <w:rFonts w:eastAsia="宋体"/>
                <w:color w:val="5C5C5C"/>
                <w:szCs w:val="22"/>
              </w:rPr>
            </w:pPr>
            <w:ins w:id="4907" w:author="yukina minato" w:date="2025-09-07T17:10:00Z" w16du:dateUtc="2025-09-07T09:10:00Z">
              <w:r w:rsidRPr="00002D6B">
                <w:rPr>
                  <w:rFonts w:ascii="Consolas" w:eastAsia="Consolas" w:hAnsi="Consolas" w:cs="Consolas"/>
                  <w:color w:val="A626A4"/>
                  <w:sz w:val="21"/>
                  <w:shd w:val="clear" w:color="auto" w:fill="F8F8F8"/>
                </w:rPr>
                <w:t>end</w:t>
              </w:r>
            </w:ins>
          </w:p>
          <w:p w14:paraId="33F12D5D"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08" w:author="yukina minato" w:date="2025-09-07T17:10:00Z" w16du:dateUtc="2025-09-07T09:10:00Z"/>
                <w:rFonts w:eastAsia="宋体"/>
                <w:color w:val="5C5C5C"/>
                <w:szCs w:val="22"/>
              </w:rPr>
            </w:pPr>
            <w:ins w:id="4909" w:author="yukina minato" w:date="2025-09-07T17:10:00Z" w16du:dateUtc="2025-09-07T09:10:00Z">
              <w:r w:rsidRPr="00002D6B">
                <w:rPr>
                  <w:rFonts w:ascii="Consolas" w:eastAsia="Consolas" w:hAnsi="Consolas" w:cs="Consolas"/>
                  <w:color w:val="5C5C5C"/>
                  <w:sz w:val="21"/>
                </w:rPr>
                <w:t>toc;</w:t>
              </w:r>
            </w:ins>
          </w:p>
          <w:p w14:paraId="4666121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4910" w:author="yukina minato" w:date="2025-09-07T17:10:00Z" w16du:dateUtc="2025-09-07T09:10:00Z"/>
                <w:rFonts w:eastAsia="宋体"/>
                <w:color w:val="5C5C5C"/>
                <w:szCs w:val="22"/>
              </w:rPr>
            </w:pPr>
          </w:p>
          <w:p w14:paraId="54CFE260"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11" w:author="yukina minato" w:date="2025-09-07T17:10:00Z" w16du:dateUtc="2025-09-07T09:10:00Z"/>
                <w:rFonts w:eastAsia="宋体"/>
                <w:color w:val="5C5C5C"/>
                <w:szCs w:val="22"/>
              </w:rPr>
            </w:pPr>
            <w:ins w:id="4912" w:author="yukina minato" w:date="2025-09-07T17:10:00Z" w16du:dateUtc="2025-09-07T09:10:00Z">
              <w:r w:rsidRPr="00002D6B">
                <w:rPr>
                  <w:rFonts w:ascii="Consolas" w:eastAsia="Consolas" w:hAnsi="Consolas" w:cs="Consolas"/>
                  <w:color w:val="5C5C5C"/>
                  <w:sz w:val="21"/>
                </w:rPr>
                <w:t>figure;</w:t>
              </w:r>
            </w:ins>
          </w:p>
          <w:p w14:paraId="462C72A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13" w:author="yukina minato" w:date="2025-09-07T17:10:00Z" w16du:dateUtc="2025-09-07T09:10:00Z"/>
                <w:rFonts w:eastAsia="宋体"/>
                <w:color w:val="5C5C5C"/>
                <w:szCs w:val="22"/>
              </w:rPr>
            </w:pPr>
            <w:proofErr w:type="gramStart"/>
            <w:ins w:id="4914" w:author="yukina minato" w:date="2025-09-07T17:10:00Z" w16du:dateUtc="2025-09-07T09:10:00Z">
              <w:r w:rsidRPr="00002D6B">
                <w:rPr>
                  <w:rFonts w:ascii="Consolas" w:eastAsia="Consolas" w:hAnsi="Consolas" w:cs="Consolas"/>
                  <w:color w:val="5C5C5C"/>
                  <w:sz w:val="21"/>
                  <w:shd w:val="clear" w:color="auto" w:fill="F8F8F8"/>
                </w:rPr>
                <w:t>plot(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:n</w:t>
              </w:r>
              <w:proofErr w:type="gramEnd"/>
              <w:r w:rsidRPr="00002D6B">
                <w:rPr>
                  <w:rFonts w:ascii="Consolas" w:eastAsia="Consolas" w:hAnsi="Consolas" w:cs="Consolas"/>
                  <w:color w:val="5C5C5C"/>
                  <w:sz w:val="21"/>
                  <w:shd w:val="clear" w:color="auto" w:fill="F8F8F8"/>
                </w:rPr>
                <w:t>_g_ggg, </w:t>
              </w:r>
              <w:proofErr w:type="spellStart"/>
              <w:r w:rsidRPr="00002D6B">
                <w:rPr>
                  <w:rFonts w:ascii="Consolas" w:eastAsia="Consolas" w:hAnsi="Consolas" w:cs="Consolas"/>
                  <w:color w:val="5C5C5C"/>
                  <w:sz w:val="21"/>
                  <w:shd w:val="clear" w:color="auto" w:fill="F8F8F8"/>
                </w:rPr>
                <w:t>b_h_ggg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'b-'</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w:t>
              </w:r>
              <w:proofErr w:type="spellStart"/>
              <w:r w:rsidRPr="00002D6B">
                <w:rPr>
                  <w:rFonts w:ascii="Consolas" w:eastAsia="Consolas" w:hAnsi="Consolas" w:cs="Consolas"/>
                  <w:color w:val="50A14F"/>
                  <w:sz w:val="21"/>
                  <w:shd w:val="clear" w:color="auto" w:fill="F8F8F8"/>
                </w:rPr>
                <w:t>LineWidth</w:t>
              </w:r>
              <w:proofErr w:type="spellEnd"/>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3237ABEA"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15" w:author="yukina minato" w:date="2025-09-07T17:10:00Z" w16du:dateUtc="2025-09-07T09:10:00Z"/>
                <w:rFonts w:eastAsia="宋体"/>
                <w:color w:val="5C5C5C"/>
                <w:szCs w:val="22"/>
              </w:rPr>
            </w:pPr>
            <w:ins w:id="4916" w:author="yukina minato" w:date="2025-09-07T17:10:00Z" w16du:dateUtc="2025-09-07T09:10:00Z">
              <w:r w:rsidRPr="00002D6B">
                <w:rPr>
                  <w:rFonts w:ascii="Consolas" w:eastAsia="Consolas" w:hAnsi="Consolas" w:cs="Consolas"/>
                  <w:color w:val="5C5C5C"/>
                  <w:sz w:val="21"/>
                </w:rPr>
                <w:t>title(</w:t>
              </w:r>
              <w:r w:rsidRPr="00002D6B">
                <w:rPr>
                  <w:rFonts w:ascii="Consolas" w:eastAsia="Consolas" w:hAnsi="Consolas" w:cs="Consolas"/>
                  <w:color w:val="50A14F"/>
                  <w:sz w:val="21"/>
                </w:rPr>
                <w:t>'</w:t>
              </w:r>
              <w:r w:rsidRPr="00002D6B">
                <w:rPr>
                  <w:rFonts w:ascii="宋体" w:eastAsia="宋体" w:hAnsi="宋体" w:cs="宋体" w:hint="eastAsia"/>
                  <w:color w:val="50A14F"/>
                  <w:sz w:val="21"/>
                </w:rPr>
                <w:t>遗传算法进化过程</w:t>
              </w:r>
              <w:r w:rsidRPr="00002D6B">
                <w:rPr>
                  <w:rFonts w:ascii="Consolas" w:eastAsia="Consolas" w:hAnsi="Consolas" w:cs="Consolas"/>
                  <w:color w:val="50A14F"/>
                  <w:sz w:val="21"/>
                </w:rPr>
                <w:t>'</w:t>
              </w:r>
              <w:r w:rsidRPr="00002D6B">
                <w:rPr>
                  <w:rFonts w:ascii="Consolas" w:eastAsia="Consolas" w:hAnsi="Consolas" w:cs="Consolas"/>
                  <w:color w:val="5C5C5C"/>
                  <w:sz w:val="21"/>
                </w:rPr>
                <w:t>);</w:t>
              </w:r>
            </w:ins>
          </w:p>
          <w:p w14:paraId="1CCB06C7"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17" w:author="yukina minato" w:date="2025-09-07T17:10:00Z" w16du:dateUtc="2025-09-07T09:10:00Z"/>
                <w:rFonts w:eastAsia="宋体"/>
                <w:color w:val="5C5C5C"/>
                <w:szCs w:val="22"/>
              </w:rPr>
            </w:pPr>
            <w:proofErr w:type="spellStart"/>
            <w:ins w:id="4918" w:author="yukina minato" w:date="2025-09-07T17:10:00Z" w16du:dateUtc="2025-09-07T09:10:00Z">
              <w:r w:rsidRPr="00002D6B">
                <w:rPr>
                  <w:rFonts w:ascii="Consolas" w:eastAsia="Consolas" w:hAnsi="Consolas" w:cs="Consolas"/>
                  <w:color w:val="5C5C5C"/>
                  <w:sz w:val="21"/>
                  <w:shd w:val="clear" w:color="auto" w:fill="F8F8F8"/>
                </w:rPr>
                <w:t>xlabel</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代数</w:t>
              </w:r>
              <w:r w:rsidRPr="00002D6B">
                <w:rPr>
                  <w:rFonts w:ascii="Consolas" w:eastAsia="Consolas" w:hAnsi="Consolas" w:cs="Consolas"/>
                  <w:color w:val="50A14F"/>
                  <w:sz w:val="21"/>
                  <w:shd w:val="clear" w:color="auto" w:fill="F8F8F8"/>
                </w:rPr>
                <w:t> (Generation)'</w:t>
              </w:r>
              <w:r w:rsidRPr="00002D6B">
                <w:rPr>
                  <w:rFonts w:ascii="Consolas" w:eastAsia="Consolas" w:hAnsi="Consolas" w:cs="Consolas"/>
                  <w:color w:val="5C5C5C"/>
                  <w:sz w:val="21"/>
                  <w:shd w:val="clear" w:color="auto" w:fill="F8F8F8"/>
                </w:rPr>
                <w:t>);</w:t>
              </w:r>
            </w:ins>
          </w:p>
          <w:p w14:paraId="33CFC0C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19" w:author="yukina minato" w:date="2025-09-07T17:10:00Z" w16du:dateUtc="2025-09-07T09:10:00Z"/>
                <w:rFonts w:eastAsia="宋体"/>
                <w:color w:val="5C5C5C"/>
                <w:szCs w:val="22"/>
              </w:rPr>
            </w:pPr>
            <w:proofErr w:type="spellStart"/>
            <w:ins w:id="4920" w:author="yukina minato" w:date="2025-09-07T17:10:00Z" w16du:dateUtc="2025-09-07T09:10:00Z">
              <w:r w:rsidRPr="00002D6B">
                <w:rPr>
                  <w:rFonts w:ascii="Consolas" w:eastAsia="Consolas" w:hAnsi="Consolas" w:cs="Consolas"/>
                  <w:color w:val="5C5C5C"/>
                  <w:sz w:val="21"/>
                </w:rPr>
                <w:t>ylabel</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最优适应度</w:t>
              </w:r>
              <w:r w:rsidRPr="00002D6B">
                <w:rPr>
                  <w:rFonts w:ascii="Consolas" w:eastAsia="Consolas" w:hAnsi="Consolas" w:cs="Consolas"/>
                  <w:color w:val="50A14F"/>
                  <w:sz w:val="21"/>
                </w:rPr>
                <w:t> (</w:t>
              </w:r>
              <w:r w:rsidRPr="00002D6B">
                <w:rPr>
                  <w:rFonts w:ascii="宋体" w:eastAsia="宋体" w:hAnsi="宋体" w:cs="宋体" w:hint="eastAsia"/>
                  <w:color w:val="50A14F"/>
                  <w:sz w:val="21"/>
                </w:rPr>
                <w:t>最大遮蔽时长</w:t>
              </w:r>
              <w:r w:rsidRPr="00002D6B">
                <w:rPr>
                  <w:rFonts w:ascii="Consolas" w:eastAsia="Consolas" w:hAnsi="Consolas" w:cs="Consolas"/>
                  <w:color w:val="50A14F"/>
                  <w:sz w:val="21"/>
                </w:rPr>
                <w:t> s)'</w:t>
              </w:r>
              <w:r w:rsidRPr="00002D6B">
                <w:rPr>
                  <w:rFonts w:ascii="Consolas" w:eastAsia="Consolas" w:hAnsi="Consolas" w:cs="Consolas"/>
                  <w:color w:val="5C5C5C"/>
                  <w:sz w:val="21"/>
                </w:rPr>
                <w:t>);</w:t>
              </w:r>
            </w:ins>
          </w:p>
          <w:p w14:paraId="442487B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21" w:author="yukina minato" w:date="2025-09-07T17:10:00Z" w16du:dateUtc="2025-09-07T09:10:00Z"/>
                <w:rFonts w:eastAsia="宋体"/>
                <w:color w:val="5C5C5C"/>
                <w:szCs w:val="22"/>
              </w:rPr>
            </w:pPr>
            <w:ins w:id="4922" w:author="yukina minato" w:date="2025-09-07T17:10:00Z" w16du:dateUtc="2025-09-07T09:10:00Z">
              <w:r w:rsidRPr="00002D6B">
                <w:rPr>
                  <w:rFonts w:ascii="Consolas" w:eastAsia="Consolas" w:hAnsi="Consolas" w:cs="Consolas"/>
                  <w:color w:val="5C5C5C"/>
                  <w:sz w:val="21"/>
                  <w:shd w:val="clear" w:color="auto" w:fill="F8F8F8"/>
                </w:rPr>
                <w:t>grid </w:t>
              </w:r>
              <w:r w:rsidRPr="00002D6B">
                <w:rPr>
                  <w:rFonts w:ascii="Consolas" w:eastAsia="Consolas" w:hAnsi="Consolas" w:cs="Consolas"/>
                  <w:color w:val="A626A4"/>
                  <w:sz w:val="21"/>
                  <w:shd w:val="clear" w:color="auto" w:fill="F8F8F8"/>
                </w:rPr>
                <w:t>on</w:t>
              </w:r>
              <w:r w:rsidRPr="00002D6B">
                <w:rPr>
                  <w:rFonts w:ascii="Consolas" w:eastAsia="Consolas" w:hAnsi="Consolas" w:cs="Consolas"/>
                  <w:color w:val="5C5C5C"/>
                  <w:sz w:val="21"/>
                  <w:shd w:val="clear" w:color="auto" w:fill="F8F8F8"/>
                </w:rPr>
                <w:t>;</w:t>
              </w:r>
            </w:ins>
          </w:p>
          <w:p w14:paraId="48781C86"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4923" w:author="yukina minato" w:date="2025-09-07T17:10:00Z" w16du:dateUtc="2025-09-07T09:10:00Z"/>
                <w:rFonts w:eastAsia="宋体"/>
                <w:color w:val="5C5C5C"/>
                <w:szCs w:val="22"/>
              </w:rPr>
            </w:pPr>
          </w:p>
          <w:p w14:paraId="42EB29B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24" w:author="yukina minato" w:date="2025-09-07T17:10:00Z" w16du:dateUtc="2025-09-07T09:10:00Z"/>
                <w:rFonts w:eastAsia="宋体"/>
                <w:color w:val="5C5C5C"/>
                <w:szCs w:val="22"/>
              </w:rPr>
            </w:pPr>
            <w:ins w:id="4925" w:author="yukina minato" w:date="2025-09-07T17:10:00Z" w16du:dateUtc="2025-09-07T09:10:00Z">
              <w:r w:rsidRPr="00002D6B">
                <w:rPr>
                  <w:rFonts w:ascii="Consolas" w:eastAsia="Consolas" w:hAnsi="Consolas" w:cs="Consolas"/>
                  <w:color w:val="5C5C5C"/>
                  <w:sz w:val="21"/>
                  <w:shd w:val="clear" w:color="auto" w:fill="F8F8F8"/>
                </w:rPr>
                <w:t>filename = </w:t>
              </w:r>
              <w:r w:rsidRPr="00002D6B">
                <w:rPr>
                  <w:rFonts w:ascii="Consolas" w:eastAsia="Consolas" w:hAnsi="Consolas" w:cs="Consolas"/>
                  <w:color w:val="50A14F"/>
                  <w:sz w:val="21"/>
                  <w:shd w:val="clear" w:color="auto" w:fill="F8F8F8"/>
                </w:rPr>
                <w:t>'a2.png'</w:t>
              </w:r>
              <w:r w:rsidRPr="00002D6B">
                <w:rPr>
                  <w:rFonts w:ascii="Consolas" w:eastAsia="Consolas" w:hAnsi="Consolas" w:cs="Consolas"/>
                  <w:color w:val="5C5C5C"/>
                  <w:sz w:val="21"/>
                  <w:shd w:val="clear" w:color="auto" w:fill="F8F8F8"/>
                </w:rPr>
                <w:t>;</w:t>
              </w:r>
            </w:ins>
          </w:p>
          <w:p w14:paraId="52ACB7BC"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26" w:author="yukina minato" w:date="2025-09-07T17:10:00Z" w16du:dateUtc="2025-09-07T09:10:00Z"/>
                <w:rFonts w:eastAsia="宋体"/>
                <w:color w:val="5C5C5C"/>
                <w:szCs w:val="22"/>
              </w:rPr>
            </w:pPr>
            <w:proofErr w:type="spellStart"/>
            <w:proofErr w:type="gramStart"/>
            <w:ins w:id="4927" w:author="yukina minato" w:date="2025-09-07T17:10:00Z" w16du:dateUtc="2025-09-07T09:10:00Z">
              <w:r w:rsidRPr="00002D6B">
                <w:rPr>
                  <w:rFonts w:ascii="Consolas" w:eastAsia="Consolas" w:hAnsi="Consolas" w:cs="Consolas"/>
                  <w:color w:val="5C5C5C"/>
                  <w:sz w:val="21"/>
                </w:rPr>
                <w:t>saveas</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gcf</w:t>
              </w:r>
              <w:proofErr w:type="spellEnd"/>
              <w:r w:rsidRPr="00002D6B">
                <w:rPr>
                  <w:rFonts w:ascii="Consolas" w:eastAsia="Consolas" w:hAnsi="Consolas" w:cs="Consolas"/>
                  <w:color w:val="5C5C5C"/>
                  <w:sz w:val="21"/>
                </w:rPr>
                <w:t>, filename);</w:t>
              </w:r>
            </w:ins>
          </w:p>
          <w:p w14:paraId="4711881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4928" w:author="yukina minato" w:date="2025-09-07T17:10:00Z" w16du:dateUtc="2025-09-07T09:10:00Z"/>
                <w:rFonts w:eastAsia="宋体"/>
                <w:color w:val="5C5C5C"/>
                <w:szCs w:val="22"/>
              </w:rPr>
            </w:pPr>
          </w:p>
          <w:p w14:paraId="069F415D"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29" w:author="yukina minato" w:date="2025-09-07T17:10:00Z" w16du:dateUtc="2025-09-07T09:10:00Z"/>
                <w:rFonts w:eastAsia="宋体"/>
                <w:color w:val="5C5C5C"/>
                <w:szCs w:val="22"/>
              </w:rPr>
            </w:pPr>
            <w:ins w:id="4930" w:author="yukina minato" w:date="2025-09-07T17:10:00Z" w16du:dateUtc="2025-09-07T09:10:00Z">
              <w:r w:rsidRPr="00002D6B">
                <w:rPr>
                  <w:rFonts w:ascii="Consolas" w:eastAsia="Consolas" w:hAnsi="Consolas" w:cs="Consolas"/>
                  <w:color w:val="A626A4"/>
                  <w:sz w:val="21"/>
                </w:rPr>
                <w:t>function</w:t>
              </w:r>
              <w:r w:rsidRPr="00002D6B">
                <w:rPr>
                  <w:rFonts w:ascii="Consolas" w:eastAsia="Consolas" w:hAnsi="Consolas" w:cs="Consolas"/>
                  <w:color w:val="5C5C5C"/>
                  <w:sz w:val="21"/>
                </w:rPr>
                <w:t> o_t_ggg = c_o_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5C5C5C"/>
                  <w:sz w:val="21"/>
                </w:rPr>
                <w:t>t_d_ggg, d_p_ggg, d_v_ggg, l_d_ggg, m_t_ggg, a_p_ggg, t_f_ggg)</w:t>
              </w:r>
            </w:ins>
          </w:p>
          <w:p w14:paraId="269B403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31" w:author="yukina minato" w:date="2025-09-07T17:10:00Z" w16du:dateUtc="2025-09-07T09:10:00Z"/>
                <w:rFonts w:eastAsia="宋体"/>
                <w:color w:val="5C5C5C"/>
                <w:szCs w:val="22"/>
              </w:rPr>
            </w:pPr>
            <w:ins w:id="4932"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global</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v_down</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r_s</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 dt g;</w:t>
              </w:r>
            </w:ins>
          </w:p>
          <w:p w14:paraId="2CFA3C24"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33" w:author="yukina minato" w:date="2025-09-07T17:10:00Z" w16du:dateUtc="2025-09-07T09:10:00Z"/>
                <w:rFonts w:eastAsia="宋体"/>
                <w:color w:val="5C5C5C"/>
                <w:szCs w:val="22"/>
              </w:rPr>
            </w:pPr>
            <w:ins w:id="4934"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t_exp</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t_d_ggg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l_d_ggg</w:t>
              </w:r>
              <w:proofErr w:type="spellEnd"/>
              <w:r w:rsidRPr="00002D6B">
                <w:rPr>
                  <w:rFonts w:ascii="Consolas" w:eastAsia="Consolas" w:hAnsi="Consolas" w:cs="Consolas"/>
                  <w:color w:val="5C5C5C"/>
                  <w:sz w:val="21"/>
                </w:rPr>
                <w:t>;</w:t>
              </w:r>
            </w:ins>
          </w:p>
          <w:p w14:paraId="16E20E97"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35" w:author="yukina minato" w:date="2025-09-07T17:10:00Z" w16du:dateUtc="2025-09-07T09:10:00Z"/>
                <w:rFonts w:eastAsia="宋体"/>
                <w:color w:val="5C5C5C"/>
                <w:szCs w:val="22"/>
              </w:rPr>
            </w:pPr>
            <w:ins w:id="4936"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s_e_ggg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t_exp</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 </w:t>
              </w:r>
            </w:ins>
          </w:p>
          <w:p w14:paraId="795684B4"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37" w:author="yukina minato" w:date="2025-09-07T17:10:00Z" w16du:dateUtc="2025-09-07T09:10:00Z"/>
                <w:rFonts w:eastAsia="宋体"/>
                <w:color w:val="5C5C5C"/>
                <w:szCs w:val="22"/>
              </w:rPr>
            </w:pPr>
            <w:ins w:id="4938"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start_idx</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C18401"/>
                  <w:sz w:val="21"/>
                </w:rPr>
                <w:t>floor</w:t>
              </w:r>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t_exp</w:t>
              </w:r>
              <w:proofErr w:type="spellEnd"/>
              <w:r w:rsidRPr="00002D6B">
                <w:rPr>
                  <w:rFonts w:ascii="Consolas" w:eastAsia="Consolas" w:hAnsi="Consolas" w:cs="Consolas"/>
                  <w:color w:val="5C5C5C"/>
                  <w:sz w:val="21"/>
                </w:rPr>
                <w:t> / dt)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072DE30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39" w:author="yukina minato" w:date="2025-09-07T17:10:00Z" w16du:dateUtc="2025-09-07T09:10:00Z"/>
                <w:rFonts w:eastAsia="宋体"/>
                <w:color w:val="5C5C5C"/>
                <w:szCs w:val="22"/>
              </w:rPr>
            </w:pPr>
            <w:ins w:id="4940"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end_idx</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C18401"/>
                  <w:sz w:val="21"/>
                  <w:shd w:val="clear" w:color="auto" w:fill="F8F8F8"/>
                </w:rPr>
                <w:t>min</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C18401"/>
                  <w:sz w:val="21"/>
                  <w:shd w:val="clear" w:color="auto" w:fill="F8F8F8"/>
                </w:rPr>
                <w:t>floor</w:t>
              </w:r>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s_e_ggg</w:t>
              </w:r>
              <w:proofErr w:type="spellEnd"/>
              <w:r w:rsidRPr="00002D6B">
                <w:rPr>
                  <w:rFonts w:ascii="Consolas" w:eastAsia="Consolas" w:hAnsi="Consolas" w:cs="Consolas"/>
                  <w:color w:val="5C5C5C"/>
                  <w:sz w:val="21"/>
                  <w:shd w:val="clear" w:color="auto" w:fill="F8F8F8"/>
                </w:rPr>
                <w:t> / dt)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length(</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ins>
          </w:p>
          <w:p w14:paraId="066B6447"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41" w:author="yukina minato" w:date="2025-09-07T17:10:00Z" w16du:dateUtc="2025-09-07T09:10:00Z"/>
                <w:rFonts w:eastAsia="宋体"/>
                <w:color w:val="5C5C5C"/>
                <w:szCs w:val="22"/>
              </w:rPr>
            </w:pPr>
            <w:ins w:id="4942" w:author="yukina minato" w:date="2025-09-07T17:10:00Z" w16du:dateUtc="2025-09-07T09:10:00Z">
              <w:r w:rsidRPr="00002D6B">
                <w:rPr>
                  <w:rFonts w:ascii="Consolas" w:eastAsia="Consolas" w:hAnsi="Consolas" w:cs="Consolas"/>
                  <w:color w:val="5C5C5C"/>
                  <w:sz w:val="21"/>
                </w:rPr>
                <w:t>    if </w:t>
              </w:r>
              <w:proofErr w:type="spellStart"/>
              <w:r w:rsidRPr="00002D6B">
                <w:rPr>
                  <w:rFonts w:ascii="Consolas" w:eastAsia="Consolas" w:hAnsi="Consolas" w:cs="Consolas"/>
                  <w:color w:val="5C5C5C"/>
                  <w:sz w:val="21"/>
                </w:rPr>
                <w:t>start_idx</w:t>
              </w:r>
              <w:proofErr w:type="spellEnd"/>
              <w:r w:rsidRPr="00002D6B">
                <w:rPr>
                  <w:rFonts w:ascii="Consolas" w:eastAsia="Consolas" w:hAnsi="Consolas" w:cs="Consolas"/>
                  <w:color w:val="5C5C5C"/>
                  <w:sz w:val="21"/>
                </w:rPr>
                <w:t> &gt; </w:t>
              </w:r>
              <w:proofErr w:type="spellStart"/>
              <w:r w:rsidRPr="00002D6B">
                <w:rPr>
                  <w:rFonts w:ascii="Consolas" w:eastAsia="Consolas" w:hAnsi="Consolas" w:cs="Consolas"/>
                  <w:color w:val="5C5C5C"/>
                  <w:sz w:val="21"/>
                </w:rPr>
                <w:t>end_idx</w:t>
              </w:r>
              <w:proofErr w:type="spellEnd"/>
            </w:ins>
          </w:p>
          <w:p w14:paraId="60F2BE6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43" w:author="yukina minato" w:date="2025-09-07T17:10:00Z" w16du:dateUtc="2025-09-07T09:10:00Z"/>
                <w:rFonts w:eastAsia="宋体"/>
                <w:color w:val="5C5C5C"/>
                <w:szCs w:val="22"/>
              </w:rPr>
            </w:pPr>
            <w:ins w:id="4944"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o_t_ggg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ins>
          </w:p>
          <w:p w14:paraId="5B7E46C2"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45" w:author="yukina minato" w:date="2025-09-07T17:10:00Z" w16du:dateUtc="2025-09-07T09:10:00Z"/>
                <w:rFonts w:eastAsia="宋体"/>
                <w:color w:val="5C5C5C"/>
                <w:szCs w:val="22"/>
              </w:rPr>
            </w:pPr>
            <w:ins w:id="4946"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w:t>
              </w:r>
            </w:ins>
          </w:p>
          <w:p w14:paraId="166D712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47" w:author="yukina minato" w:date="2025-09-07T17:10:00Z" w16du:dateUtc="2025-09-07T09:10:00Z"/>
                <w:rFonts w:eastAsia="宋体"/>
                <w:color w:val="5C5C5C"/>
                <w:szCs w:val="22"/>
              </w:rPr>
            </w:pPr>
            <w:ins w:id="4948"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7F9B5FA6"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49" w:author="yukina minato" w:date="2025-09-07T17:10:00Z" w16du:dateUtc="2025-09-07T09:10:00Z"/>
                <w:rFonts w:eastAsia="宋体"/>
                <w:color w:val="5C5C5C"/>
                <w:szCs w:val="22"/>
              </w:rPr>
            </w:pPr>
            <w:ins w:id="4950"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ins>
          </w:p>
          <w:p w14:paraId="06B16C2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51" w:author="yukina minato" w:date="2025-09-07T17:10:00Z" w16du:dateUtc="2025-09-07T09:10:00Z"/>
                <w:rFonts w:eastAsia="宋体"/>
                <w:color w:val="5C5C5C"/>
                <w:szCs w:val="22"/>
              </w:rPr>
            </w:pPr>
            <w:ins w:id="4952" w:author="yukina minato" w:date="2025-09-07T17:10:00Z" w16du:dateUtc="2025-09-07T09:10:00Z">
              <w:r w:rsidRPr="00002D6B">
                <w:rPr>
                  <w:rFonts w:ascii="Consolas" w:eastAsia="Consolas" w:hAnsi="Consolas" w:cs="Consolas"/>
                  <w:color w:val="5C5C5C"/>
                  <w:sz w:val="21"/>
                  <w:shd w:val="clear" w:color="auto" w:fill="F8F8F8"/>
                </w:rPr>
                <w:t>    s_p_ggg = d_p_ggg + d_v_ggg*l_d_ggg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-0.5</w:t>
              </w:r>
              <w:r w:rsidRPr="00002D6B">
                <w:rPr>
                  <w:rFonts w:ascii="Consolas" w:eastAsia="Consolas" w:hAnsi="Consolas" w:cs="Consolas"/>
                  <w:color w:val="5C5C5C"/>
                  <w:sz w:val="21"/>
                  <w:shd w:val="clear" w:color="auto" w:fill="F8F8F8"/>
                </w:rPr>
                <w:t>*g*l_d_ggg^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w:t>
              </w:r>
            </w:ins>
          </w:p>
          <w:p w14:paraId="5F8DD52D"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53" w:author="yukina minato" w:date="2025-09-07T17:10:00Z" w16du:dateUtc="2025-09-07T09:10:00Z"/>
                <w:rFonts w:eastAsia="宋体"/>
                <w:color w:val="5C5C5C"/>
                <w:szCs w:val="22"/>
              </w:rPr>
            </w:pPr>
            <w:ins w:id="4954"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start_</w:t>
              </w:r>
              <w:proofErr w:type="gramStart"/>
              <w:r w:rsidRPr="00002D6B">
                <w:rPr>
                  <w:rFonts w:ascii="Consolas" w:eastAsia="Consolas" w:hAnsi="Consolas" w:cs="Consolas"/>
                  <w:color w:val="5C5C5C"/>
                  <w:sz w:val="21"/>
                </w:rPr>
                <w:t>idx:end</w:t>
              </w:r>
              <w:proofErr w:type="gramEnd"/>
              <w:r w:rsidRPr="00002D6B">
                <w:rPr>
                  <w:rFonts w:ascii="Consolas" w:eastAsia="Consolas" w:hAnsi="Consolas" w:cs="Consolas"/>
                  <w:color w:val="5C5C5C"/>
                  <w:sz w:val="21"/>
                </w:rPr>
                <w:t>_idx</w:t>
              </w:r>
              <w:proofErr w:type="spellEnd"/>
            </w:ins>
          </w:p>
          <w:p w14:paraId="5F37F91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55" w:author="yukina minato" w:date="2025-09-07T17:10:00Z" w16du:dateUtc="2025-09-07T09:10:00Z"/>
                <w:rFonts w:eastAsia="宋体"/>
                <w:color w:val="5C5C5C"/>
                <w:szCs w:val="22"/>
              </w:rPr>
            </w:pPr>
            <w:ins w:id="4956" w:author="yukina minato" w:date="2025-09-07T17:10:00Z" w16du:dateUtc="2025-09-07T09:10:00Z">
              <w:r w:rsidRPr="00002D6B">
                <w:rPr>
                  <w:rFonts w:ascii="Consolas" w:eastAsia="Consolas" w:hAnsi="Consolas" w:cs="Consolas"/>
                  <w:color w:val="5C5C5C"/>
                  <w:sz w:val="21"/>
                  <w:shd w:val="clear" w:color="auto" w:fill="F8F8F8"/>
                </w:rPr>
                <w:t>        t = </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w:t>
              </w:r>
            </w:ins>
          </w:p>
          <w:p w14:paraId="015C983E"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57" w:author="yukina minato" w:date="2025-09-07T17:10:00Z" w16du:dateUtc="2025-09-07T09:10:00Z"/>
                <w:rFonts w:eastAsia="宋体"/>
                <w:color w:val="5C5C5C"/>
                <w:szCs w:val="22"/>
              </w:rPr>
            </w:pPr>
            <w:ins w:id="4958"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missile_pos</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m_t_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ins>
          </w:p>
          <w:p w14:paraId="584939A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59" w:author="yukina minato" w:date="2025-09-07T17:10:00Z" w16du:dateUtc="2025-09-07T09:10:00Z"/>
                <w:rFonts w:eastAsia="宋体"/>
                <w:color w:val="5C5C5C"/>
                <w:szCs w:val="22"/>
              </w:rPr>
            </w:pPr>
            <w:ins w:id="4960"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e_t_ggg</w:t>
              </w:r>
              <w:proofErr w:type="spellEnd"/>
              <w:r w:rsidRPr="00002D6B">
                <w:rPr>
                  <w:rFonts w:ascii="Consolas" w:eastAsia="Consolas" w:hAnsi="Consolas" w:cs="Consolas"/>
                  <w:color w:val="5C5C5C"/>
                  <w:sz w:val="21"/>
                  <w:shd w:val="clear" w:color="auto" w:fill="F8F8F8"/>
                </w:rPr>
                <w:t> = t - </w:t>
              </w:r>
              <w:proofErr w:type="spellStart"/>
              <w:r w:rsidRPr="00002D6B">
                <w:rPr>
                  <w:rFonts w:ascii="Consolas" w:eastAsia="Consolas" w:hAnsi="Consolas" w:cs="Consolas"/>
                  <w:color w:val="5C5C5C"/>
                  <w:sz w:val="21"/>
                  <w:shd w:val="clear" w:color="auto" w:fill="F8F8F8"/>
                </w:rPr>
                <w:t>t_exp</w:t>
              </w:r>
              <w:proofErr w:type="spellEnd"/>
              <w:r w:rsidRPr="00002D6B">
                <w:rPr>
                  <w:rFonts w:ascii="Consolas" w:eastAsia="Consolas" w:hAnsi="Consolas" w:cs="Consolas"/>
                  <w:color w:val="5C5C5C"/>
                  <w:sz w:val="21"/>
                  <w:shd w:val="clear" w:color="auto" w:fill="F8F8F8"/>
                </w:rPr>
                <w:t>; </w:t>
              </w:r>
            </w:ins>
          </w:p>
          <w:p w14:paraId="0C364957"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61" w:author="yukina minato" w:date="2025-09-07T17:10:00Z" w16du:dateUtc="2025-09-07T09:10:00Z"/>
                <w:rFonts w:eastAsia="宋体"/>
                <w:color w:val="5C5C5C"/>
                <w:szCs w:val="22"/>
              </w:rPr>
            </w:pPr>
            <w:ins w:id="4962"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s_o_ggg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s_p_ggg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v_down</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e_t_ggg</w:t>
              </w:r>
              <w:proofErr w:type="spellEnd"/>
              <w:r w:rsidRPr="00002D6B">
                <w:rPr>
                  <w:rFonts w:ascii="Consolas" w:eastAsia="Consolas" w:hAnsi="Consolas" w:cs="Consolas"/>
                  <w:color w:val="5C5C5C"/>
                  <w:sz w:val="21"/>
                </w:rPr>
                <w:t>]; </w:t>
              </w:r>
            </w:ins>
          </w:p>
          <w:p w14:paraId="19A842F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63" w:author="yukina minato" w:date="2025-09-07T17:10:00Z" w16du:dateUtc="2025-09-07T09:10:00Z"/>
                <w:rFonts w:eastAsia="宋体"/>
                <w:color w:val="5C5C5C"/>
                <w:szCs w:val="22"/>
              </w:rPr>
            </w:pPr>
            <w:ins w:id="4964" w:author="yukina minato" w:date="2025-09-07T17:10:00Z" w16du:dateUtc="2025-09-07T09:10:00Z">
              <w:r w:rsidRPr="00002D6B">
                <w:rPr>
                  <w:rFonts w:ascii="Consolas" w:eastAsia="Consolas" w:hAnsi="Consolas" w:cs="Consolas"/>
                  <w:color w:val="5C5C5C"/>
                  <w:sz w:val="21"/>
                  <w:shd w:val="clear" w:color="auto" w:fill="F8F8F8"/>
                </w:rPr>
                <w:t>        if </w:t>
              </w:r>
              <w:proofErr w:type="spellStart"/>
              <w:r w:rsidRPr="00002D6B">
                <w:rPr>
                  <w:rFonts w:ascii="Consolas" w:eastAsia="Consolas" w:hAnsi="Consolas" w:cs="Consolas"/>
                  <w:color w:val="5C5C5C"/>
                  <w:sz w:val="21"/>
                  <w:shd w:val="clear" w:color="auto" w:fill="F8F8F8"/>
                </w:rPr>
                <w:t>c_i_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missile_pos</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a_p_ggg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s_o_ggg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r_s</w:t>
              </w:r>
              <w:proofErr w:type="spellEnd"/>
              <w:r w:rsidRPr="00002D6B">
                <w:rPr>
                  <w:rFonts w:ascii="Consolas" w:eastAsia="Consolas" w:hAnsi="Consolas" w:cs="Consolas"/>
                  <w:color w:val="5C5C5C"/>
                  <w:sz w:val="21"/>
                  <w:shd w:val="clear" w:color="auto" w:fill="F8F8F8"/>
                </w:rPr>
                <w:t>) </w:t>
              </w:r>
            </w:ins>
          </w:p>
          <w:p w14:paraId="671E6FB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65" w:author="yukina minato" w:date="2025-09-07T17:10:00Z" w16du:dateUtc="2025-09-07T09:10:00Z"/>
                <w:rFonts w:eastAsia="宋体"/>
                <w:color w:val="5C5C5C"/>
                <w:szCs w:val="22"/>
              </w:rPr>
            </w:pPr>
            <w:ins w:id="4966"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o_s_ggg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o_s_ggg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15B1E70E"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67" w:author="yukina minato" w:date="2025-09-07T17:10:00Z" w16du:dateUtc="2025-09-07T09:10:00Z"/>
                <w:rFonts w:eastAsia="宋体"/>
                <w:color w:val="5C5C5C"/>
                <w:szCs w:val="22"/>
              </w:rPr>
            </w:pPr>
            <w:ins w:id="4968"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64F9B07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69" w:author="yukina minato" w:date="2025-09-07T17:10:00Z" w16du:dateUtc="2025-09-07T09:10:00Z"/>
                <w:rFonts w:eastAsia="宋体"/>
                <w:color w:val="5C5C5C"/>
                <w:szCs w:val="22"/>
              </w:rPr>
            </w:pPr>
            <w:ins w:id="4970"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59F2CD45"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71" w:author="yukina minato" w:date="2025-09-07T17:10:00Z" w16du:dateUtc="2025-09-07T09:10:00Z"/>
                <w:rFonts w:eastAsia="宋体"/>
                <w:color w:val="5C5C5C"/>
                <w:szCs w:val="22"/>
              </w:rPr>
            </w:pPr>
            <w:ins w:id="4972"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o_s_ggg</w:t>
              </w:r>
              <w:proofErr w:type="spellEnd"/>
              <w:r w:rsidRPr="00002D6B">
                <w:rPr>
                  <w:rFonts w:ascii="Consolas" w:eastAsia="Consolas" w:hAnsi="Consolas" w:cs="Consolas"/>
                  <w:color w:val="5C5C5C"/>
                  <w:sz w:val="21"/>
                  <w:shd w:val="clear" w:color="auto" w:fill="F8F8F8"/>
                </w:rPr>
                <w:t> * dt;</w:t>
              </w:r>
            </w:ins>
          </w:p>
          <w:p w14:paraId="52B9B15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73" w:author="yukina minato" w:date="2025-09-07T17:10:00Z" w16du:dateUtc="2025-09-07T09:10:00Z"/>
                <w:rFonts w:eastAsia="宋体"/>
                <w:color w:val="5C5C5C"/>
                <w:szCs w:val="22"/>
              </w:rPr>
            </w:pPr>
            <w:ins w:id="4974" w:author="yukina minato" w:date="2025-09-07T17:10:00Z" w16du:dateUtc="2025-09-07T09:10:00Z">
              <w:r w:rsidRPr="00002D6B">
                <w:rPr>
                  <w:rFonts w:ascii="Consolas" w:eastAsia="Consolas" w:hAnsi="Consolas" w:cs="Consolas"/>
                  <w:color w:val="A626A4"/>
                  <w:sz w:val="21"/>
                </w:rPr>
                <w:t>end</w:t>
              </w:r>
            </w:ins>
          </w:p>
          <w:p w14:paraId="38D48E27"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ins w:id="4975" w:author="yukina minato" w:date="2025-09-07T17:10:00Z" w16du:dateUtc="2025-09-07T09:10:00Z"/>
                <w:rFonts w:eastAsia="宋体"/>
                <w:color w:val="5C5C5C"/>
                <w:szCs w:val="22"/>
              </w:rPr>
            </w:pPr>
          </w:p>
          <w:p w14:paraId="4D5E2F3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76" w:author="yukina minato" w:date="2025-09-07T17:10:00Z" w16du:dateUtc="2025-09-07T09:10:00Z"/>
                <w:rFonts w:eastAsia="宋体"/>
                <w:color w:val="5C5C5C"/>
                <w:szCs w:val="22"/>
              </w:rPr>
            </w:pPr>
            <w:ins w:id="4977" w:author="yukina minato" w:date="2025-09-07T17:10:00Z" w16du:dateUtc="2025-09-07T09:10:00Z">
              <w:r w:rsidRPr="00002D6B">
                <w:rPr>
                  <w:rFonts w:ascii="Consolas" w:eastAsia="Consolas" w:hAnsi="Consolas" w:cs="Consolas"/>
                  <w:color w:val="A626A4"/>
                  <w:sz w:val="21"/>
                </w:rPr>
                <w:t>function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p_m_ggg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g_p_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t_v_ggg</w:t>
              </w:r>
              <w:proofErr w:type="spellEnd"/>
              <w:r w:rsidRPr="00002D6B">
                <w:rPr>
                  <w:rFonts w:ascii="Consolas" w:eastAsia="Consolas" w:hAnsi="Consolas" w:cs="Consolas"/>
                  <w:color w:val="5C5C5C"/>
                  <w:sz w:val="21"/>
                </w:rPr>
                <w:t>, M0, </w:t>
              </w:r>
              <w:proofErr w:type="spellStart"/>
              <w:r w:rsidRPr="00002D6B">
                <w:rPr>
                  <w:rFonts w:ascii="Consolas" w:eastAsia="Consolas" w:hAnsi="Consolas" w:cs="Consolas"/>
                  <w:color w:val="5C5C5C"/>
                  <w:sz w:val="21"/>
                </w:rPr>
                <w:t>v_m</w:t>
              </w:r>
              <w:proofErr w:type="spellEnd"/>
              <w:r w:rsidRPr="00002D6B">
                <w:rPr>
                  <w:rFonts w:ascii="Consolas" w:eastAsia="Consolas" w:hAnsi="Consolas" w:cs="Consolas"/>
                  <w:color w:val="5C5C5C"/>
                  <w:sz w:val="21"/>
                </w:rPr>
                <w:t>, O) </w:t>
              </w:r>
            </w:ins>
          </w:p>
          <w:p w14:paraId="3145D135"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78" w:author="yukina minato" w:date="2025-09-07T17:10:00Z" w16du:dateUtc="2025-09-07T09:10:00Z"/>
                <w:rFonts w:eastAsia="宋体"/>
                <w:color w:val="5C5C5C"/>
                <w:szCs w:val="22"/>
              </w:rPr>
            </w:pPr>
            <w:ins w:id="4979"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d_v_ggg</w:t>
              </w:r>
              <w:proofErr w:type="spellEnd"/>
              <w:r w:rsidRPr="00002D6B">
                <w:rPr>
                  <w:rFonts w:ascii="Consolas" w:eastAsia="Consolas" w:hAnsi="Consolas" w:cs="Consolas"/>
                  <w:color w:val="5C5C5C"/>
                  <w:sz w:val="21"/>
                  <w:shd w:val="clear" w:color="auto" w:fill="F8F8F8"/>
                </w:rPr>
                <w:t> = (O - M0) / </w:t>
              </w:r>
              <w:proofErr w:type="gramStart"/>
              <w:r w:rsidRPr="00002D6B">
                <w:rPr>
                  <w:rFonts w:ascii="Consolas" w:eastAsia="Consolas" w:hAnsi="Consolas" w:cs="Consolas"/>
                  <w:color w:val="5C5C5C"/>
                  <w:sz w:val="21"/>
                  <w:shd w:val="clear" w:color="auto" w:fill="F8F8F8"/>
                </w:rPr>
                <w:t>norm(</w:t>
              </w:r>
              <w:proofErr w:type="gramEnd"/>
              <w:r w:rsidRPr="00002D6B">
                <w:rPr>
                  <w:rFonts w:ascii="Consolas" w:eastAsia="Consolas" w:hAnsi="Consolas" w:cs="Consolas"/>
                  <w:color w:val="5C5C5C"/>
                  <w:sz w:val="21"/>
                  <w:shd w:val="clear" w:color="auto" w:fill="F8F8F8"/>
                </w:rPr>
                <w:t>O - M0); </w:t>
              </w:r>
            </w:ins>
          </w:p>
          <w:p w14:paraId="5E77A6A2"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80" w:author="yukina minato" w:date="2025-09-07T17:10:00Z" w16du:dateUtc="2025-09-07T09:10:00Z"/>
                <w:rFonts w:eastAsia="宋体"/>
                <w:color w:val="5C5C5C"/>
                <w:szCs w:val="22"/>
              </w:rPr>
            </w:pPr>
            <w:ins w:id="4981"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p_m_ggg</w:t>
              </w:r>
              <w:proofErr w:type="spellEnd"/>
              <w:r w:rsidRPr="00002D6B">
                <w:rPr>
                  <w:rFonts w:ascii="Consolas" w:eastAsia="Consolas" w:hAnsi="Consolas" w:cs="Consolas"/>
                  <w:color w:val="5C5C5C"/>
                  <w:sz w:val="21"/>
                </w:rPr>
                <w:t> = M0 + </w:t>
              </w:r>
              <w:proofErr w:type="spellStart"/>
              <w:r w:rsidRPr="00002D6B">
                <w:rPr>
                  <w:rFonts w:ascii="Consolas" w:eastAsia="Consolas" w:hAnsi="Consolas" w:cs="Consolas"/>
                  <w:color w:val="5C5C5C"/>
                  <w:sz w:val="21"/>
                </w:rPr>
                <w:t>t_v_ggg</w:t>
              </w:r>
              <w:proofErr w:type="spellEnd"/>
              <w:r w:rsidRPr="00002D6B">
                <w:rPr>
                  <w:rFonts w:ascii="Consolas" w:eastAsia="Consolas" w:hAnsi="Consolas" w:cs="Consolas"/>
                  <w:color w:val="50A14F"/>
                  <w:sz w:val="21"/>
                </w:rPr>
                <w:t>' * (</w:t>
              </w:r>
              <w:proofErr w:type="spellStart"/>
              <w:r w:rsidRPr="00002D6B">
                <w:rPr>
                  <w:rFonts w:ascii="Consolas" w:eastAsia="Consolas" w:hAnsi="Consolas" w:cs="Consolas"/>
                  <w:color w:val="50A14F"/>
                  <w:sz w:val="21"/>
                </w:rPr>
                <w:t>v_m</w:t>
              </w:r>
              <w:proofErr w:type="spellEnd"/>
              <w:r w:rsidRPr="00002D6B">
                <w:rPr>
                  <w:rFonts w:ascii="Consolas" w:eastAsia="Consolas" w:hAnsi="Consolas" w:cs="Consolas"/>
                  <w:color w:val="50A14F"/>
                  <w:sz w:val="21"/>
                </w:rPr>
                <w:t> * </w:t>
              </w:r>
              <w:proofErr w:type="spellStart"/>
              <w:r w:rsidRPr="00002D6B">
                <w:rPr>
                  <w:rFonts w:ascii="Consolas" w:eastAsia="Consolas" w:hAnsi="Consolas" w:cs="Consolas"/>
                  <w:color w:val="50A14F"/>
                  <w:sz w:val="21"/>
                </w:rPr>
                <w:t>d_v_ggg</w:t>
              </w:r>
              <w:proofErr w:type="spellEnd"/>
              <w:r w:rsidRPr="00002D6B">
                <w:rPr>
                  <w:rFonts w:ascii="Consolas" w:eastAsia="Consolas" w:hAnsi="Consolas" w:cs="Consolas"/>
                  <w:color w:val="50A14F"/>
                  <w:sz w:val="21"/>
                </w:rPr>
                <w:t>); </w:t>
              </w:r>
            </w:ins>
          </w:p>
          <w:p w14:paraId="2F408086"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82" w:author="yukina minato" w:date="2025-09-07T17:10:00Z" w16du:dateUtc="2025-09-07T09:10:00Z"/>
                <w:rFonts w:eastAsia="宋体"/>
                <w:color w:val="5C5C5C"/>
                <w:szCs w:val="22"/>
              </w:rPr>
            </w:pPr>
            <w:ins w:id="4983" w:author="yukina minato" w:date="2025-09-07T17:10:00Z" w16du:dateUtc="2025-09-07T09:10:00Z">
              <w:r w:rsidRPr="00002D6B">
                <w:rPr>
                  <w:rFonts w:ascii="Consolas" w:eastAsia="Consolas" w:hAnsi="Consolas" w:cs="Consolas"/>
                  <w:color w:val="5C5C5C"/>
                  <w:sz w:val="21"/>
                  <w:shd w:val="clear" w:color="auto" w:fill="F8F8F8"/>
                </w:rPr>
                <w:t>end</w:t>
              </w:r>
            </w:ins>
          </w:p>
          <w:p w14:paraId="588F6F3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4984" w:author="yukina minato" w:date="2025-09-07T17:10:00Z" w16du:dateUtc="2025-09-07T09:10:00Z"/>
                <w:rFonts w:eastAsia="宋体"/>
                <w:color w:val="5C5C5C"/>
                <w:szCs w:val="22"/>
              </w:rPr>
            </w:pPr>
          </w:p>
          <w:p w14:paraId="11A994D4"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85" w:author="yukina minato" w:date="2025-09-07T17:10:00Z" w16du:dateUtc="2025-09-07T09:10:00Z"/>
                <w:rFonts w:eastAsia="宋体"/>
                <w:color w:val="5C5C5C"/>
                <w:szCs w:val="22"/>
              </w:rPr>
            </w:pPr>
            <w:ins w:id="4986" w:author="yukina minato" w:date="2025-09-07T17:10:00Z" w16du:dateUtc="2025-09-07T09:10:00Z">
              <w:r w:rsidRPr="00002D6B">
                <w:rPr>
                  <w:rFonts w:ascii="Consolas" w:eastAsia="Consolas" w:hAnsi="Consolas" w:cs="Consolas"/>
                  <w:color w:val="5C5C5C"/>
                  <w:sz w:val="21"/>
                  <w:shd w:val="clear" w:color="auto" w:fill="F8F8F8"/>
                </w:rPr>
                <w:t>function </w:t>
              </w:r>
              <w:proofErr w:type="spellStart"/>
              <w:r w:rsidRPr="00002D6B">
                <w:rPr>
                  <w:rFonts w:ascii="Consolas" w:eastAsia="Consolas" w:hAnsi="Consolas" w:cs="Consolas"/>
                  <w:color w:val="5C5C5C"/>
                  <w:sz w:val="21"/>
                  <w:shd w:val="clear" w:color="auto" w:fill="F8F8F8"/>
                </w:rPr>
                <w:t>i_f_ggg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c_i_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P, </w:t>
              </w:r>
              <w:proofErr w:type="spellStart"/>
              <w:r w:rsidRPr="00002D6B">
                <w:rPr>
                  <w:rFonts w:ascii="Consolas" w:eastAsia="Consolas" w:hAnsi="Consolas" w:cs="Consolas"/>
                  <w:color w:val="5C5C5C"/>
                  <w:sz w:val="21"/>
                  <w:shd w:val="clear" w:color="auto" w:fill="F8F8F8"/>
                </w:rPr>
                <w:t>q_m_ggg</w:t>
              </w:r>
              <w:proofErr w:type="spellEnd"/>
              <w:r w:rsidRPr="00002D6B">
                <w:rPr>
                  <w:rFonts w:ascii="Consolas" w:eastAsia="Consolas" w:hAnsi="Consolas" w:cs="Consolas"/>
                  <w:color w:val="5C5C5C"/>
                  <w:sz w:val="21"/>
                  <w:shd w:val="clear" w:color="auto" w:fill="F8F8F8"/>
                </w:rPr>
                <w:t>, C, r) </w:t>
              </w:r>
            </w:ins>
          </w:p>
          <w:p w14:paraId="31BF3D5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87" w:author="yukina minato" w:date="2025-09-07T17:10:00Z" w16du:dateUtc="2025-09-07T09:10:00Z"/>
                <w:rFonts w:eastAsia="宋体"/>
                <w:color w:val="5C5C5C"/>
                <w:szCs w:val="22"/>
              </w:rPr>
            </w:pPr>
            <w:ins w:id="4988"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v_r_ggg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q_m_ggg</w:t>
              </w:r>
              <w:proofErr w:type="spellEnd"/>
              <w:r w:rsidRPr="00002D6B">
                <w:rPr>
                  <w:rFonts w:ascii="Consolas" w:eastAsia="Consolas" w:hAnsi="Consolas" w:cs="Consolas"/>
                  <w:color w:val="5C5C5C"/>
                  <w:sz w:val="21"/>
                </w:rPr>
                <w:t>'</w:t>
              </w:r>
              <w:r w:rsidRPr="00002D6B">
                <w:rPr>
                  <w:rFonts w:ascii="Consolas" w:eastAsia="Consolas" w:hAnsi="Consolas" w:cs="Consolas"/>
                  <w:color w:val="5C5C5C"/>
                  <w:sz w:val="21"/>
                  <w:bdr w:val="single" w:sz="18" w:space="0" w:color="6CE26C"/>
                </w:rPr>
                <w:t> </w:t>
              </w:r>
              <w:r w:rsidRPr="00002D6B">
                <w:rPr>
                  <w:rFonts w:ascii="Consolas" w:eastAsia="Consolas" w:hAnsi="Consolas" w:cs="Consolas"/>
                  <w:color w:val="5C5C5C"/>
                  <w:sz w:val="21"/>
                </w:rPr>
                <w:t>-</w:t>
              </w:r>
              <w:r w:rsidRPr="00002D6B">
                <w:rPr>
                  <w:rFonts w:ascii="Consolas" w:eastAsia="Consolas" w:hAnsi="Consolas" w:cs="Consolas"/>
                  <w:color w:val="5C5C5C"/>
                  <w:sz w:val="21"/>
                  <w:bdr w:val="single" w:sz="18" w:space="0" w:color="6CE26C"/>
                </w:rPr>
                <w:t> P; </w:t>
              </w:r>
            </w:ins>
          </w:p>
          <w:p w14:paraId="10A01E07"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89" w:author="yukina minato" w:date="2025-09-07T17:10:00Z" w16du:dateUtc="2025-09-07T09:10:00Z"/>
                <w:rFonts w:eastAsia="宋体"/>
                <w:color w:val="5C5C5C"/>
                <w:szCs w:val="22"/>
              </w:rPr>
            </w:pPr>
            <w:ins w:id="4990"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v_p_ggg</w:t>
              </w:r>
              <w:proofErr w:type="spellEnd"/>
              <w:r w:rsidRPr="00002D6B">
                <w:rPr>
                  <w:rFonts w:ascii="Consolas" w:eastAsia="Consolas" w:hAnsi="Consolas" w:cs="Consolas"/>
                  <w:color w:val="5C5C5C"/>
                  <w:sz w:val="21"/>
                  <w:shd w:val="clear" w:color="auto" w:fill="F8F8F8"/>
                </w:rPr>
                <w:t> = C - P;   </w:t>
              </w:r>
            </w:ins>
          </w:p>
          <w:p w14:paraId="69AC9E99"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91" w:author="yukina minato" w:date="2025-09-07T17:10:00Z" w16du:dateUtc="2025-09-07T09:10:00Z"/>
                <w:rFonts w:eastAsia="宋体"/>
                <w:color w:val="5C5C5C"/>
                <w:szCs w:val="22"/>
              </w:rPr>
            </w:pPr>
            <w:ins w:id="4992" w:author="yukina minato" w:date="2025-09-07T17:10:00Z" w16du:dateUtc="2025-09-07T09:10:00Z">
              <w:r w:rsidRPr="00002D6B">
                <w:rPr>
                  <w:rFonts w:ascii="Consolas" w:eastAsia="Consolas" w:hAnsi="Consolas" w:cs="Consolas"/>
                  <w:color w:val="5C5C5C"/>
                  <w:sz w:val="21"/>
                </w:rPr>
                <w:t>    t = </w:t>
              </w:r>
              <w:proofErr w:type="gramStart"/>
              <w:r w:rsidRPr="00002D6B">
                <w:rPr>
                  <w:rFonts w:ascii="Consolas" w:eastAsia="Consolas" w:hAnsi="Consolas" w:cs="Consolas"/>
                  <w:color w:val="5C5C5C"/>
                  <w:sz w:val="21"/>
                </w:rPr>
                <w:t>dot(</w:t>
              </w:r>
              <w:proofErr w:type="gramEnd"/>
              <w:r w:rsidRPr="00002D6B">
                <w:rPr>
                  <w:rFonts w:ascii="Consolas" w:eastAsia="Consolas" w:hAnsi="Consolas" w:cs="Consolas"/>
                  <w:color w:val="5C5C5C"/>
                  <w:sz w:val="21"/>
                </w:rPr>
                <w:t>v_r_ggg, </w:t>
              </w:r>
              <w:proofErr w:type="gramStart"/>
              <w:r w:rsidRPr="00002D6B">
                <w:rPr>
                  <w:rFonts w:ascii="Consolas" w:eastAsia="Consolas" w:hAnsi="Consolas" w:cs="Consolas"/>
                  <w:color w:val="5C5C5C"/>
                  <w:sz w:val="21"/>
                </w:rPr>
                <w:t>repmat(</w:t>
              </w:r>
              <w:proofErr w:type="gramEnd"/>
              <w:r w:rsidRPr="00002D6B">
                <w:rPr>
                  <w:rFonts w:ascii="Consolas" w:eastAsia="Consolas" w:hAnsi="Consolas" w:cs="Consolas"/>
                  <w:color w:val="5C5C5C"/>
                  <w:sz w:val="21"/>
                </w:rPr>
                <w:t>v_p_ggg, </w:t>
              </w:r>
              <w:proofErr w:type="gramStart"/>
              <w:r w:rsidRPr="00002D6B">
                <w:rPr>
                  <w:rFonts w:ascii="Consolas" w:eastAsia="Consolas" w:hAnsi="Consolas" w:cs="Consolas"/>
                  <w:color w:val="5C5C5C"/>
                  <w:sz w:val="21"/>
                </w:rPr>
                <w:t>size(</w:t>
              </w:r>
              <w:proofErr w:type="gramEnd"/>
              <w:r w:rsidRPr="00002D6B">
                <w:rPr>
                  <w:rFonts w:ascii="Consolas" w:eastAsia="Consolas" w:hAnsi="Consolas" w:cs="Consolas"/>
                  <w:color w:val="5C5C5C"/>
                  <w:sz w:val="21"/>
                </w:rPr>
                <w:t>v_r_ggg,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r w:rsidRPr="00002D6B">
                <w:rPr>
                  <w:rFonts w:ascii="Consolas" w:eastAsia="Consolas" w:hAnsi="Consolas" w:cs="Consolas"/>
                  <w:color w:val="986801"/>
                  <w:sz w:val="21"/>
                </w:rPr>
                <w:t>2</w:t>
              </w:r>
              <w:proofErr w:type="gramStart"/>
              <w:r w:rsidRPr="00002D6B">
                <w:rPr>
                  <w:rFonts w:ascii="Consolas" w:eastAsia="Consolas" w:hAnsi="Consolas" w:cs="Consolas"/>
                  <w:color w:val="5C5C5C"/>
                  <w:sz w:val="21"/>
                </w:rPr>
                <w:t>) .</w:t>
              </w:r>
              <w:proofErr w:type="gramEnd"/>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dot(</w:t>
              </w:r>
              <w:proofErr w:type="gramEnd"/>
              <w:r w:rsidRPr="00002D6B">
                <w:rPr>
                  <w:rFonts w:ascii="Consolas" w:eastAsia="Consolas" w:hAnsi="Consolas" w:cs="Consolas"/>
                  <w:color w:val="5C5C5C"/>
                  <w:sz w:val="21"/>
                </w:rPr>
                <w:t>v_r_ggg, v_r_ggg, </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1E4D4C4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93" w:author="yukina minato" w:date="2025-09-07T17:10:00Z" w16du:dateUtc="2025-09-07T09:10:00Z"/>
                <w:rFonts w:eastAsia="宋体"/>
                <w:color w:val="5C5C5C"/>
                <w:szCs w:val="22"/>
              </w:rPr>
            </w:pPr>
            <w:ins w:id="4994"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v_t_ggg</w:t>
              </w:r>
              <w:proofErr w:type="spellEnd"/>
              <w:r w:rsidRPr="00002D6B">
                <w:rPr>
                  <w:rFonts w:ascii="Consolas" w:eastAsia="Consolas" w:hAnsi="Consolas" w:cs="Consolas"/>
                  <w:color w:val="5C5C5C"/>
                  <w:sz w:val="21"/>
                  <w:shd w:val="clear" w:color="auto" w:fill="F8F8F8"/>
                </w:rPr>
                <w:t> = t &gt;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ins>
          </w:p>
          <w:p w14:paraId="1674A4A0"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95" w:author="yukina minato" w:date="2025-09-07T17:10:00Z" w16du:dateUtc="2025-09-07T09:10:00Z"/>
                <w:rFonts w:eastAsia="宋体"/>
                <w:color w:val="5C5C5C"/>
                <w:szCs w:val="22"/>
              </w:rPr>
            </w:pPr>
            <w:ins w:id="4996" w:author="yukina minato" w:date="2025-09-07T17:10:00Z" w16du:dateUtc="2025-09-07T09:10:00Z">
              <w:r w:rsidRPr="00002D6B">
                <w:rPr>
                  <w:rFonts w:ascii="Consolas" w:eastAsia="Consolas" w:hAnsi="Consolas" w:cs="Consolas"/>
                  <w:color w:val="5C5C5C"/>
                  <w:sz w:val="21"/>
                </w:rPr>
                <w:t>    if ~</w:t>
              </w:r>
              <w:r w:rsidRPr="00002D6B">
                <w:rPr>
                  <w:rFonts w:ascii="Consolas" w:eastAsia="Consolas" w:hAnsi="Consolas" w:cs="Consolas"/>
                  <w:color w:val="A626A4"/>
                  <w:sz w:val="21"/>
                </w:rPr>
                <w:t>any</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v_t_ggg</w:t>
              </w:r>
              <w:proofErr w:type="spellEnd"/>
              <w:r w:rsidRPr="00002D6B">
                <w:rPr>
                  <w:rFonts w:ascii="Consolas" w:eastAsia="Consolas" w:hAnsi="Consolas" w:cs="Consolas"/>
                  <w:color w:val="5C5C5C"/>
                  <w:sz w:val="21"/>
                </w:rPr>
                <w:t>)</w:t>
              </w:r>
            </w:ins>
          </w:p>
          <w:p w14:paraId="13DC5DA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4997" w:author="yukina minato" w:date="2025-09-07T17:10:00Z" w16du:dateUtc="2025-09-07T09:10:00Z"/>
                <w:rFonts w:eastAsia="宋体"/>
                <w:color w:val="5C5C5C"/>
                <w:szCs w:val="22"/>
              </w:rPr>
            </w:pPr>
            <w:ins w:id="4998"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i_f_ggg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0184BB"/>
                  <w:sz w:val="21"/>
                  <w:shd w:val="clear" w:color="auto" w:fill="F8F8F8"/>
                </w:rPr>
                <w:t>false</w:t>
              </w:r>
              <w:r w:rsidRPr="00002D6B">
                <w:rPr>
                  <w:rFonts w:ascii="Consolas" w:eastAsia="Consolas" w:hAnsi="Consolas" w:cs="Consolas"/>
                  <w:color w:val="5C5C5C"/>
                  <w:sz w:val="21"/>
                  <w:shd w:val="clear" w:color="auto" w:fill="F8F8F8"/>
                </w:rPr>
                <w:t>; </w:t>
              </w:r>
            </w:ins>
          </w:p>
          <w:p w14:paraId="0800924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4999" w:author="yukina minato" w:date="2025-09-07T17:10:00Z" w16du:dateUtc="2025-09-07T09:10:00Z"/>
                <w:rFonts w:eastAsia="宋体"/>
                <w:color w:val="5C5C5C"/>
                <w:szCs w:val="22"/>
              </w:rPr>
            </w:pPr>
            <w:ins w:id="5000"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w:t>
              </w:r>
            </w:ins>
          </w:p>
          <w:p w14:paraId="18F773E6"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5001" w:author="yukina minato" w:date="2025-09-07T17:10:00Z" w16du:dateUtc="2025-09-07T09:10:00Z"/>
                <w:rFonts w:eastAsia="宋体"/>
                <w:color w:val="5C5C5C"/>
                <w:szCs w:val="22"/>
              </w:rPr>
            </w:pPr>
            <w:ins w:id="5002"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6825FF7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5003" w:author="yukina minato" w:date="2025-09-07T17:10:00Z" w16du:dateUtc="2025-09-07T09:10:00Z"/>
                <w:rFonts w:eastAsia="宋体"/>
                <w:color w:val="5C5C5C"/>
                <w:szCs w:val="22"/>
              </w:rPr>
            </w:pPr>
            <w:ins w:id="5004" w:author="yukina minato" w:date="2025-09-07T17:10:00Z" w16du:dateUtc="2025-09-07T09:10:00Z">
              <w:r w:rsidRPr="00002D6B">
                <w:rPr>
                  <w:rFonts w:ascii="Consolas" w:eastAsia="Consolas" w:hAnsi="Consolas" w:cs="Consolas"/>
                  <w:color w:val="5C5C5C"/>
                  <w:sz w:val="21"/>
                </w:rPr>
                <w:t>    d_s_ggg = norm(v_p_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 (t.^</w:t>
              </w:r>
              <w:r w:rsidRPr="00002D6B">
                <w:rPr>
                  <w:rFonts w:ascii="Consolas" w:eastAsia="Consolas" w:hAnsi="Consolas" w:cs="Consolas"/>
                  <w:color w:val="986801"/>
                  <w:sz w:val="21"/>
                </w:rPr>
                <w:t>2</w:t>
              </w:r>
              <w:proofErr w:type="gramStart"/>
              <w:r w:rsidRPr="00002D6B">
                <w:rPr>
                  <w:rFonts w:ascii="Consolas" w:eastAsia="Consolas" w:hAnsi="Consolas" w:cs="Consolas"/>
                  <w:color w:val="5C5C5C"/>
                  <w:sz w:val="21"/>
                </w:rPr>
                <w:t>) .</w:t>
              </w:r>
              <w:proofErr w:type="gramEnd"/>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dot(</w:t>
              </w:r>
              <w:proofErr w:type="gramEnd"/>
              <w:r w:rsidRPr="00002D6B">
                <w:rPr>
                  <w:rFonts w:ascii="Consolas" w:eastAsia="Consolas" w:hAnsi="Consolas" w:cs="Consolas"/>
                  <w:color w:val="5C5C5C"/>
                  <w:sz w:val="21"/>
                </w:rPr>
                <w:t>v_r_ggg, v_r_ggg, </w:t>
              </w:r>
              <w:r w:rsidRPr="00002D6B">
                <w:rPr>
                  <w:rFonts w:ascii="Consolas" w:eastAsia="Consolas" w:hAnsi="Consolas" w:cs="Consolas"/>
                  <w:color w:val="986801"/>
                  <w:sz w:val="21"/>
                </w:rPr>
                <w:t>2</w:t>
              </w:r>
              <w:r w:rsidRPr="00002D6B">
                <w:rPr>
                  <w:rFonts w:ascii="Consolas" w:eastAsia="Consolas" w:hAnsi="Consolas" w:cs="Consolas"/>
                  <w:color w:val="5C5C5C"/>
                  <w:sz w:val="21"/>
                </w:rPr>
                <w:t>); </w:t>
              </w:r>
            </w:ins>
          </w:p>
          <w:p w14:paraId="14C5776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5005" w:author="yukina minato" w:date="2025-09-07T17:10:00Z" w16du:dateUtc="2025-09-07T09:10:00Z"/>
                <w:rFonts w:eastAsia="宋体"/>
                <w:color w:val="5C5C5C"/>
                <w:szCs w:val="22"/>
              </w:rPr>
            </w:pPr>
            <w:ins w:id="5006"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intersect</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d_s_ggg</w:t>
              </w:r>
              <w:proofErr w:type="spellEnd"/>
              <w:r w:rsidRPr="00002D6B">
                <w:rPr>
                  <w:rFonts w:ascii="Consolas" w:eastAsia="Consolas" w:hAnsi="Consolas" w:cs="Consolas"/>
                  <w:color w:val="5C5C5C"/>
                  <w:sz w:val="21"/>
                  <w:shd w:val="clear" w:color="auto" w:fill="F8F8F8"/>
                </w:rPr>
                <w:t> &lt;= r^</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7683879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5007" w:author="yukina minato" w:date="2025-09-07T17:10:00Z" w16du:dateUtc="2025-09-07T09:10:00Z"/>
                <w:rFonts w:eastAsia="宋体"/>
                <w:color w:val="5C5C5C"/>
                <w:szCs w:val="22"/>
              </w:rPr>
            </w:pPr>
            <w:ins w:id="5008"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i_f_ggg</w:t>
              </w:r>
              <w:proofErr w:type="spellEnd"/>
              <w:r w:rsidRPr="00002D6B">
                <w:rPr>
                  <w:rFonts w:ascii="Consolas" w:eastAsia="Consolas" w:hAnsi="Consolas" w:cs="Consolas"/>
                  <w:color w:val="5C5C5C"/>
                  <w:sz w:val="21"/>
                </w:rPr>
                <w:t> = </w:t>
              </w:r>
              <w:r w:rsidRPr="00002D6B">
                <w:rPr>
                  <w:rFonts w:ascii="Consolas" w:eastAsia="Consolas" w:hAnsi="Consolas" w:cs="Consolas"/>
                  <w:color w:val="A626A4"/>
                  <w:sz w:val="21"/>
                </w:rPr>
                <w:t>all</w:t>
              </w:r>
              <w:r w:rsidRPr="00002D6B">
                <w:rPr>
                  <w:rFonts w:ascii="Consolas" w:eastAsia="Consolas" w:hAnsi="Consolas" w:cs="Consolas"/>
                  <w:color w:val="5C5C5C"/>
                  <w:sz w:val="21"/>
                </w:rPr>
                <w:t>(</w:t>
              </w:r>
              <w:r w:rsidRPr="00002D6B">
                <w:rPr>
                  <w:rFonts w:ascii="Consolas" w:eastAsia="Consolas" w:hAnsi="Consolas" w:cs="Consolas"/>
                  <w:color w:val="A626A4"/>
                  <w:sz w:val="21"/>
                </w:rPr>
                <w:t>intersect</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v_t_ggg</w:t>
              </w:r>
              <w:proofErr w:type="spellEnd"/>
              <w:r w:rsidRPr="00002D6B">
                <w:rPr>
                  <w:rFonts w:ascii="Consolas" w:eastAsia="Consolas" w:hAnsi="Consolas" w:cs="Consolas"/>
                  <w:color w:val="5C5C5C"/>
                  <w:sz w:val="21"/>
                </w:rPr>
                <w:t>));</w:t>
              </w:r>
            </w:ins>
          </w:p>
          <w:p w14:paraId="2EF54A0E"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5009" w:author="yukina minato" w:date="2025-09-07T17:10:00Z" w16du:dateUtc="2025-09-07T09:10:00Z"/>
                <w:rFonts w:eastAsia="宋体"/>
                <w:color w:val="5C5C5C"/>
                <w:szCs w:val="22"/>
              </w:rPr>
            </w:pPr>
            <w:ins w:id="5010" w:author="yukina minato" w:date="2025-09-07T17:10:00Z" w16du:dateUtc="2025-09-07T09:10:00Z">
              <w:r w:rsidRPr="00002D6B">
                <w:rPr>
                  <w:rFonts w:ascii="Consolas" w:eastAsia="Consolas" w:hAnsi="Consolas" w:cs="Consolas"/>
                  <w:color w:val="A626A4"/>
                  <w:sz w:val="21"/>
                  <w:shd w:val="clear" w:color="auto" w:fill="F8F8F8"/>
                </w:rPr>
                <w:t>end</w:t>
              </w:r>
            </w:ins>
          </w:p>
          <w:p w14:paraId="1326B65B"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5011" w:author="yukina minato" w:date="2025-09-07T17:10:00Z" w16du:dateUtc="2025-09-07T09:10:00Z"/>
                <w:rFonts w:eastAsia="宋体"/>
                <w:color w:val="5C5C5C"/>
                <w:szCs w:val="22"/>
              </w:rPr>
            </w:pPr>
          </w:p>
          <w:p w14:paraId="4F2E8E8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5012" w:author="yukina minato" w:date="2025-09-07T17:10:00Z" w16du:dateUtc="2025-09-07T09:10:00Z"/>
                <w:rFonts w:eastAsia="宋体"/>
                <w:color w:val="5C5C5C"/>
                <w:szCs w:val="22"/>
              </w:rPr>
            </w:pPr>
            <w:ins w:id="5013" w:author="yukina minato" w:date="2025-09-07T17:10:00Z" w16du:dateUtc="2025-09-07T09:10:00Z">
              <w:r w:rsidRPr="00002D6B">
                <w:rPr>
                  <w:rFonts w:ascii="Consolas" w:eastAsia="Consolas" w:hAnsi="Consolas" w:cs="Consolas"/>
                  <w:color w:val="A626A4"/>
                  <w:sz w:val="21"/>
                  <w:shd w:val="clear" w:color="auto" w:fill="F8F8F8"/>
                </w:rPr>
                <w:t>function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s_e_ggg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s_t_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fitness, </w:t>
              </w:r>
              <w:proofErr w:type="spellStart"/>
              <w:r w:rsidRPr="00002D6B">
                <w:rPr>
                  <w:rFonts w:ascii="Consolas" w:eastAsia="Consolas" w:hAnsi="Consolas" w:cs="Consolas"/>
                  <w:color w:val="5C5C5C"/>
                  <w:sz w:val="21"/>
                  <w:shd w:val="clear" w:color="auto" w:fill="F8F8F8"/>
                </w:rPr>
                <w:t>t_o_ggg</w:t>
              </w:r>
              <w:proofErr w:type="spellEnd"/>
              <w:r w:rsidRPr="00002D6B">
                <w:rPr>
                  <w:rFonts w:ascii="Consolas" w:eastAsia="Consolas" w:hAnsi="Consolas" w:cs="Consolas"/>
                  <w:color w:val="5C5C5C"/>
                  <w:sz w:val="21"/>
                  <w:shd w:val="clear" w:color="auto" w:fill="F8F8F8"/>
                </w:rPr>
                <w:t>)</w:t>
              </w:r>
            </w:ins>
          </w:p>
          <w:p w14:paraId="481EF09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5014" w:author="yukina minato" w:date="2025-09-07T17:10:00Z" w16du:dateUtc="2025-09-07T09:10:00Z"/>
                <w:rFonts w:eastAsia="宋体"/>
                <w:color w:val="5C5C5C"/>
                <w:szCs w:val="22"/>
              </w:rPr>
            </w:pPr>
            <w:ins w:id="5015"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p_s_ggg</w:t>
              </w:r>
              <w:proofErr w:type="spellEnd"/>
              <w:r w:rsidRPr="00002D6B">
                <w:rPr>
                  <w:rFonts w:ascii="Consolas" w:eastAsia="Consolas" w:hAnsi="Consolas" w:cs="Consolas"/>
                  <w:color w:val="5C5C5C"/>
                  <w:sz w:val="21"/>
                </w:rPr>
                <w:t> = length(fitness);</w:t>
              </w:r>
            </w:ins>
          </w:p>
          <w:p w14:paraId="65FFB98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5016" w:author="yukina minato" w:date="2025-09-07T17:10:00Z" w16du:dateUtc="2025-09-07T09:10:00Z"/>
                <w:rFonts w:eastAsia="宋体"/>
                <w:color w:val="5C5C5C"/>
                <w:szCs w:val="22"/>
              </w:rPr>
            </w:pPr>
            <w:ins w:id="5017" w:author="yukina minato" w:date="2025-09-07T17:10:00Z" w16du:dateUtc="2025-09-07T09:10:00Z">
              <w:r w:rsidRPr="00002D6B">
                <w:rPr>
                  <w:rFonts w:ascii="Consolas" w:eastAsia="Consolas" w:hAnsi="Consolas" w:cs="Consolas"/>
                  <w:color w:val="5C5C5C"/>
                  <w:sz w:val="21"/>
                  <w:shd w:val="clear" w:color="auto" w:fill="F8F8F8"/>
                </w:rPr>
                <w:t>    indices = </w:t>
              </w:r>
              <w:proofErr w:type="spellStart"/>
              <w:proofErr w:type="gramStart"/>
              <w:r w:rsidRPr="00002D6B">
                <w:rPr>
                  <w:rFonts w:ascii="Consolas" w:eastAsia="Consolas" w:hAnsi="Consolas" w:cs="Consolas"/>
                  <w:color w:val="5C5C5C"/>
                  <w:sz w:val="21"/>
                  <w:shd w:val="clear" w:color="auto" w:fill="F8F8F8"/>
                </w:rPr>
                <w:t>randi</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p_s_ggg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t_o_ggg</w:t>
              </w:r>
              <w:proofErr w:type="spellEnd"/>
              <w:r w:rsidRPr="00002D6B">
                <w:rPr>
                  <w:rFonts w:ascii="Consolas" w:eastAsia="Consolas" w:hAnsi="Consolas" w:cs="Consolas"/>
                  <w:color w:val="5C5C5C"/>
                  <w:sz w:val="21"/>
                  <w:shd w:val="clear" w:color="auto" w:fill="F8F8F8"/>
                </w:rPr>
                <w:t>);</w:t>
              </w:r>
            </w:ins>
          </w:p>
          <w:p w14:paraId="1E7C40A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5018" w:author="yukina minato" w:date="2025-09-07T17:10:00Z" w16du:dateUtc="2025-09-07T09:10:00Z"/>
                <w:rFonts w:eastAsia="宋体"/>
                <w:color w:val="5C5C5C"/>
                <w:szCs w:val="22"/>
              </w:rPr>
            </w:pPr>
            <w:ins w:id="5019"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t_i_ggg</w:t>
              </w:r>
              <w:proofErr w:type="spellEnd"/>
              <w:r w:rsidRPr="00002D6B">
                <w:rPr>
                  <w:rFonts w:ascii="Consolas" w:eastAsia="Consolas" w:hAnsi="Consolas" w:cs="Consolas"/>
                  <w:color w:val="5C5C5C"/>
                  <w:sz w:val="21"/>
                </w:rPr>
                <w:t> = fitness(indices); </w:t>
              </w:r>
            </w:ins>
          </w:p>
          <w:p w14:paraId="1FC87E97"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5020" w:author="yukina minato" w:date="2025-09-07T17:10:00Z" w16du:dateUtc="2025-09-07T09:10:00Z"/>
                <w:rFonts w:eastAsia="宋体"/>
                <w:color w:val="5C5C5C"/>
                <w:szCs w:val="22"/>
              </w:rPr>
            </w:pPr>
            <w:ins w:id="5021" w:author="yukina minato" w:date="2025-09-07T17:10:00Z" w16du:dateUtc="2025-09-07T09:10:00Z">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b_t_ggg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C18401"/>
                  <w:sz w:val="21"/>
                  <w:shd w:val="clear" w:color="auto" w:fill="F8F8F8"/>
                </w:rPr>
                <w:t>max</w:t>
              </w:r>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t_i_ggg</w:t>
              </w:r>
              <w:proofErr w:type="spellEnd"/>
              <w:r w:rsidRPr="00002D6B">
                <w:rPr>
                  <w:rFonts w:ascii="Consolas" w:eastAsia="Consolas" w:hAnsi="Consolas" w:cs="Consolas"/>
                  <w:color w:val="5C5C5C"/>
                  <w:sz w:val="21"/>
                  <w:shd w:val="clear" w:color="auto" w:fill="F8F8F8"/>
                </w:rPr>
                <w:t>); </w:t>
              </w:r>
            </w:ins>
          </w:p>
          <w:p w14:paraId="69AD245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5022" w:author="yukina minato" w:date="2025-09-07T17:10:00Z" w16du:dateUtc="2025-09-07T09:10:00Z"/>
                <w:rFonts w:eastAsia="宋体"/>
                <w:color w:val="5C5C5C"/>
                <w:szCs w:val="22"/>
              </w:rPr>
            </w:pPr>
            <w:ins w:id="5023"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s_e_ggg</w:t>
              </w:r>
              <w:proofErr w:type="spellEnd"/>
              <w:r w:rsidRPr="00002D6B">
                <w:rPr>
                  <w:rFonts w:ascii="Consolas" w:eastAsia="Consolas" w:hAnsi="Consolas" w:cs="Consolas"/>
                  <w:color w:val="5C5C5C"/>
                  <w:sz w:val="21"/>
                </w:rPr>
                <w:t> = indices(</w:t>
              </w:r>
              <w:proofErr w:type="spellStart"/>
              <w:r w:rsidRPr="00002D6B">
                <w:rPr>
                  <w:rFonts w:ascii="Consolas" w:eastAsia="Consolas" w:hAnsi="Consolas" w:cs="Consolas"/>
                  <w:color w:val="5C5C5C"/>
                  <w:sz w:val="21"/>
                </w:rPr>
                <w:t>b_t_ggg</w:t>
              </w:r>
              <w:proofErr w:type="spellEnd"/>
              <w:r w:rsidRPr="00002D6B">
                <w:rPr>
                  <w:rFonts w:ascii="Consolas" w:eastAsia="Consolas" w:hAnsi="Consolas" w:cs="Consolas"/>
                  <w:color w:val="5C5C5C"/>
                  <w:sz w:val="21"/>
                </w:rPr>
                <w:t>); </w:t>
              </w:r>
            </w:ins>
          </w:p>
          <w:p w14:paraId="32592F3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5024" w:author="yukina minato" w:date="2025-09-07T17:10:00Z" w16du:dateUtc="2025-09-07T09:10:00Z"/>
                <w:rFonts w:eastAsia="宋体"/>
                <w:color w:val="5C5C5C"/>
                <w:szCs w:val="22"/>
              </w:rPr>
            </w:pPr>
            <w:ins w:id="5025" w:author="yukina minato" w:date="2025-09-07T17:10:00Z" w16du:dateUtc="2025-09-07T09:10:00Z">
              <w:r w:rsidRPr="00002D6B">
                <w:rPr>
                  <w:rFonts w:ascii="Consolas" w:eastAsia="Consolas" w:hAnsi="Consolas" w:cs="Consolas"/>
                  <w:color w:val="A626A4"/>
                  <w:sz w:val="21"/>
                  <w:shd w:val="clear" w:color="auto" w:fill="F8F8F8"/>
                </w:rPr>
                <w:t>end</w:t>
              </w:r>
            </w:ins>
          </w:p>
          <w:p w14:paraId="227567F7"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ins w:id="5026" w:author="yukina minato" w:date="2025-09-07T17:10:00Z" w16du:dateUtc="2025-09-07T09:10:00Z"/>
                <w:rFonts w:eastAsia="宋体"/>
                <w:color w:val="5C5C5C"/>
                <w:szCs w:val="22"/>
              </w:rPr>
            </w:pPr>
          </w:p>
          <w:p w14:paraId="0D22226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5027" w:author="yukina minato" w:date="2025-09-07T17:10:00Z" w16du:dateUtc="2025-09-07T09:10:00Z"/>
                <w:rFonts w:eastAsia="宋体"/>
                <w:color w:val="5C5C5C"/>
                <w:szCs w:val="22"/>
              </w:rPr>
            </w:pPr>
            <w:ins w:id="5028" w:author="yukina minato" w:date="2025-09-07T17:10:00Z" w16du:dateUtc="2025-09-07T09:10:00Z">
              <w:r w:rsidRPr="00002D6B">
                <w:rPr>
                  <w:rFonts w:ascii="Consolas" w:eastAsia="Consolas" w:hAnsi="Consolas" w:cs="Consolas"/>
                  <w:color w:val="A626A4"/>
                  <w:sz w:val="21"/>
                  <w:shd w:val="clear" w:color="auto" w:fill="F8F8F8"/>
                </w:rPr>
                <w:t>function</w:t>
              </w:r>
              <w:r w:rsidRPr="00002D6B">
                <w:rPr>
                  <w:rFonts w:ascii="Consolas" w:eastAsia="Consolas" w:hAnsi="Consolas" w:cs="Consolas"/>
                  <w:color w:val="5C5C5C"/>
                  <w:sz w:val="21"/>
                  <w:shd w:val="clear" w:color="auto" w:fill="F8F8F8"/>
                </w:rPr>
                <w:t> individual = </w:t>
              </w:r>
              <w:proofErr w:type="spellStart"/>
              <w:r w:rsidRPr="00002D6B">
                <w:rPr>
                  <w:rFonts w:ascii="Consolas" w:eastAsia="Consolas" w:hAnsi="Consolas" w:cs="Consolas"/>
                  <w:color w:val="5C5C5C"/>
                  <w:sz w:val="21"/>
                  <w:shd w:val="clear" w:color="auto" w:fill="F8F8F8"/>
                </w:rPr>
                <w:t>m_m_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individual, </w:t>
              </w:r>
              <w:proofErr w:type="spellStart"/>
              <w:r w:rsidRPr="00002D6B">
                <w:rPr>
                  <w:rFonts w:ascii="Consolas" w:eastAsia="Consolas" w:hAnsi="Consolas" w:cs="Consolas"/>
                  <w:color w:val="5C5C5C"/>
                  <w:sz w:val="21"/>
                  <w:shd w:val="clear" w:color="auto" w:fill="F8F8F8"/>
                </w:rPr>
                <w:t>m_r_ggg</w:t>
              </w:r>
              <w:proofErr w:type="spellEnd"/>
              <w:r w:rsidRPr="00002D6B">
                <w:rPr>
                  <w:rFonts w:ascii="Consolas" w:eastAsia="Consolas" w:hAnsi="Consolas" w:cs="Consolas"/>
                  <w:color w:val="5C5C5C"/>
                  <w:sz w:val="21"/>
                  <w:shd w:val="clear" w:color="auto" w:fill="F8F8F8"/>
                </w:rPr>
                <w:t>, bounds)</w:t>
              </w:r>
            </w:ins>
          </w:p>
          <w:p w14:paraId="718FBC89"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5029" w:author="yukina minato" w:date="2025-09-07T17:10:00Z" w16du:dateUtc="2025-09-07T09:10:00Z"/>
                <w:rFonts w:eastAsia="宋体"/>
                <w:color w:val="5C5C5C"/>
                <w:szCs w:val="22"/>
              </w:rPr>
            </w:pPr>
            <w:ins w:id="5030"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:length</w:t>
              </w:r>
              <w:proofErr w:type="gramEnd"/>
              <w:r w:rsidRPr="00002D6B">
                <w:rPr>
                  <w:rFonts w:ascii="Consolas" w:eastAsia="Consolas" w:hAnsi="Consolas" w:cs="Consolas"/>
                  <w:color w:val="5C5C5C"/>
                  <w:sz w:val="21"/>
                </w:rPr>
                <w:t>(individual)</w:t>
              </w:r>
            </w:ins>
          </w:p>
          <w:p w14:paraId="3240C72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5031" w:author="yukina minato" w:date="2025-09-07T17:10:00Z" w16du:dateUtc="2025-09-07T09:10:00Z"/>
                <w:rFonts w:eastAsia="宋体"/>
                <w:color w:val="5C5C5C"/>
                <w:szCs w:val="22"/>
              </w:rPr>
            </w:pPr>
            <w:ins w:id="5032" w:author="yukina minato" w:date="2025-09-07T17:10:00Z" w16du:dateUtc="2025-09-07T09:10:00Z">
              <w:r w:rsidRPr="00002D6B">
                <w:rPr>
                  <w:rFonts w:ascii="Consolas" w:eastAsia="Consolas" w:hAnsi="Consolas" w:cs="Consolas"/>
                  <w:color w:val="5C5C5C"/>
                  <w:sz w:val="21"/>
                  <w:shd w:val="clear" w:color="auto" w:fill="F8F8F8"/>
                </w:rPr>
                <w:t>        if rand &lt; </w:t>
              </w:r>
              <w:proofErr w:type="spellStart"/>
              <w:r w:rsidRPr="00002D6B">
                <w:rPr>
                  <w:rFonts w:ascii="Consolas" w:eastAsia="Consolas" w:hAnsi="Consolas" w:cs="Consolas"/>
                  <w:color w:val="5C5C5C"/>
                  <w:sz w:val="21"/>
                  <w:shd w:val="clear" w:color="auto" w:fill="F8F8F8"/>
                </w:rPr>
                <w:t>m_r_ggg</w:t>
              </w:r>
              <w:proofErr w:type="spellEnd"/>
            </w:ins>
          </w:p>
          <w:p w14:paraId="7A253F3E"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5033" w:author="yukina minato" w:date="2025-09-07T17:10:00Z" w16du:dateUtc="2025-09-07T09:10:00Z"/>
                <w:rFonts w:eastAsia="宋体"/>
                <w:color w:val="5C5C5C"/>
                <w:szCs w:val="22"/>
              </w:rPr>
            </w:pPr>
            <w:ins w:id="5034"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range</w:t>
              </w:r>
              <w:r w:rsidRPr="00002D6B">
                <w:rPr>
                  <w:rFonts w:ascii="Consolas" w:eastAsia="Consolas" w:hAnsi="Consolas" w:cs="Consolas"/>
                  <w:color w:val="5C5C5C"/>
                  <w:sz w:val="21"/>
                </w:rPr>
                <w:t> = </w:t>
              </w:r>
              <w:proofErr w:type="spellStart"/>
              <w:proofErr w:type="gramStart"/>
              <w:r w:rsidRPr="00002D6B">
                <w:rPr>
                  <w:rFonts w:ascii="Consolas" w:eastAsia="Consolas" w:hAnsi="Consolas" w:cs="Consolas"/>
                  <w:color w:val="5C5C5C"/>
                  <w:sz w:val="21"/>
                </w:rPr>
                <w:t>bounds.</w:t>
              </w:r>
              <w:r w:rsidRPr="00002D6B">
                <w:rPr>
                  <w:rFonts w:ascii="Consolas" w:eastAsia="Consolas" w:hAnsi="Consolas" w:cs="Consolas"/>
                  <w:color w:val="C18401"/>
                  <w:sz w:val="21"/>
                </w:rPr>
                <w:t>upper</w:t>
              </w:r>
              <w:proofErr w:type="spellEnd"/>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proofErr w:type="gramStart"/>
              <w:r w:rsidRPr="00002D6B">
                <w:rPr>
                  <w:rFonts w:ascii="Consolas" w:eastAsia="Consolas" w:hAnsi="Consolas" w:cs="Consolas"/>
                  <w:color w:val="5C5C5C"/>
                  <w:sz w:val="21"/>
                </w:rPr>
                <w:t>bounds.</w:t>
              </w:r>
              <w:r w:rsidRPr="00002D6B">
                <w:rPr>
                  <w:rFonts w:ascii="Consolas" w:eastAsia="Consolas" w:hAnsi="Consolas" w:cs="Consolas"/>
                  <w:color w:val="C18401"/>
                  <w:sz w:val="21"/>
                </w:rPr>
                <w:t>lower</w:t>
              </w:r>
              <w:proofErr w:type="spellEnd"/>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w:t>
              </w:r>
            </w:ins>
          </w:p>
          <w:p w14:paraId="01F81514"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5035" w:author="yukina minato" w:date="2025-09-07T17:10:00Z" w16du:dateUtc="2025-09-07T09:10:00Z"/>
                <w:rFonts w:eastAsia="宋体"/>
                <w:color w:val="5C5C5C"/>
                <w:szCs w:val="22"/>
              </w:rPr>
            </w:pPr>
            <w:ins w:id="5036"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m_v_ggg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A626A4"/>
                  <w:sz w:val="21"/>
                  <w:shd w:val="clear" w:color="auto" w:fill="F8F8F8"/>
                </w:rPr>
                <w:t>range</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0.1</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randn</w:t>
              </w:r>
              <w:proofErr w:type="spellEnd"/>
              <w:r w:rsidRPr="00002D6B">
                <w:rPr>
                  <w:rFonts w:ascii="Consolas" w:eastAsia="Consolas" w:hAnsi="Consolas" w:cs="Consolas"/>
                  <w:color w:val="5C5C5C"/>
                  <w:sz w:val="21"/>
                  <w:shd w:val="clear" w:color="auto" w:fill="F8F8F8"/>
                </w:rPr>
                <w:t>;</w:t>
              </w:r>
            </w:ins>
          </w:p>
          <w:p w14:paraId="254D54F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5037" w:author="yukina minato" w:date="2025-09-07T17:10:00Z" w16du:dateUtc="2025-09-07T09:10:00Z"/>
                <w:rFonts w:eastAsia="宋体"/>
                <w:color w:val="5C5C5C"/>
                <w:szCs w:val="22"/>
              </w:rPr>
            </w:pPr>
            <w:ins w:id="5038" w:author="yukina minato" w:date="2025-09-07T17:10:00Z" w16du:dateUtc="2025-09-07T09:10:00Z">
              <w:r w:rsidRPr="00002D6B">
                <w:rPr>
                  <w:rFonts w:ascii="Consolas" w:eastAsia="Consolas" w:hAnsi="Consolas" w:cs="Consolas"/>
                  <w:color w:val="5C5C5C"/>
                  <w:sz w:val="21"/>
                </w:rPr>
                <w:t>            individual(</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individual(</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m_v_ggg</w:t>
              </w:r>
              <w:proofErr w:type="spellEnd"/>
              <w:r w:rsidRPr="00002D6B">
                <w:rPr>
                  <w:rFonts w:ascii="Consolas" w:eastAsia="Consolas" w:hAnsi="Consolas" w:cs="Consolas"/>
                  <w:color w:val="5C5C5C"/>
                  <w:sz w:val="21"/>
                </w:rPr>
                <w:t>;</w:t>
              </w:r>
            </w:ins>
          </w:p>
          <w:p w14:paraId="22C06FA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5039" w:author="yukina minato" w:date="2025-09-07T17:10:00Z" w16du:dateUtc="2025-09-07T09:10:00Z"/>
                <w:rFonts w:eastAsia="宋体"/>
                <w:color w:val="5C5C5C"/>
                <w:szCs w:val="22"/>
              </w:rPr>
            </w:pPr>
            <w:ins w:id="5040" w:author="yukina minato" w:date="2025-09-07T17:10:00Z" w16du:dateUtc="2025-09-07T09:10:00Z">
              <w:r w:rsidRPr="00002D6B">
                <w:rPr>
                  <w:rFonts w:ascii="Consolas" w:eastAsia="Consolas" w:hAnsi="Consolas" w:cs="Consolas"/>
                  <w:color w:val="5C5C5C"/>
                  <w:sz w:val="21"/>
                  <w:shd w:val="clear" w:color="auto" w:fill="F8F8F8"/>
                </w:rPr>
                <w:t>            individual(</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C18401"/>
                  <w:sz w:val="21"/>
                  <w:shd w:val="clear" w:color="auto" w:fill="F8F8F8"/>
                </w:rPr>
                <w:t>max</w:t>
              </w:r>
              <w:r w:rsidRPr="00002D6B">
                <w:rPr>
                  <w:rFonts w:ascii="Consolas" w:eastAsia="Consolas" w:hAnsi="Consolas" w:cs="Consolas"/>
                  <w:color w:val="5C5C5C"/>
                  <w:sz w:val="21"/>
                  <w:shd w:val="clear" w:color="auto" w:fill="F8F8F8"/>
                </w:rPr>
                <w:t>(individual(</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bounds.</w:t>
              </w:r>
              <w:r w:rsidRPr="00002D6B">
                <w:rPr>
                  <w:rFonts w:ascii="Consolas" w:eastAsia="Consolas" w:hAnsi="Consolas" w:cs="Consolas"/>
                  <w:color w:val="C18401"/>
                  <w:sz w:val="21"/>
                  <w:shd w:val="clear" w:color="auto" w:fill="F8F8F8"/>
                </w:rPr>
                <w:t>lower</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w:t>
              </w:r>
            </w:ins>
          </w:p>
          <w:p w14:paraId="4B87484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5041" w:author="yukina minato" w:date="2025-09-07T17:10:00Z" w16du:dateUtc="2025-09-07T09:10:00Z"/>
                <w:rFonts w:eastAsia="宋体"/>
                <w:color w:val="5C5C5C"/>
                <w:szCs w:val="22"/>
              </w:rPr>
            </w:pPr>
            <w:ins w:id="5042" w:author="yukina minato" w:date="2025-09-07T17:10:00Z" w16du:dateUtc="2025-09-07T09:10:00Z">
              <w:r w:rsidRPr="00002D6B">
                <w:rPr>
                  <w:rFonts w:ascii="Consolas" w:eastAsia="Consolas" w:hAnsi="Consolas" w:cs="Consolas"/>
                  <w:color w:val="5C5C5C"/>
                  <w:sz w:val="21"/>
                </w:rPr>
                <w:t>            individual(</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r w:rsidRPr="00002D6B">
                <w:rPr>
                  <w:rFonts w:ascii="Consolas" w:eastAsia="Consolas" w:hAnsi="Consolas" w:cs="Consolas"/>
                  <w:color w:val="C18401"/>
                  <w:sz w:val="21"/>
                </w:rPr>
                <w:t>min</w:t>
              </w:r>
              <w:r w:rsidRPr="00002D6B">
                <w:rPr>
                  <w:rFonts w:ascii="Consolas" w:eastAsia="Consolas" w:hAnsi="Consolas" w:cs="Consolas"/>
                  <w:color w:val="5C5C5C"/>
                  <w:sz w:val="21"/>
                </w:rPr>
                <w:t>(individual(</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proofErr w:type="spellStart"/>
              <w:proofErr w:type="gramStart"/>
              <w:r w:rsidRPr="00002D6B">
                <w:rPr>
                  <w:rFonts w:ascii="Consolas" w:eastAsia="Consolas" w:hAnsi="Consolas" w:cs="Consolas"/>
                  <w:color w:val="5C5C5C"/>
                  <w:sz w:val="21"/>
                </w:rPr>
                <w:t>bounds.</w:t>
              </w:r>
              <w:r w:rsidRPr="00002D6B">
                <w:rPr>
                  <w:rFonts w:ascii="Consolas" w:eastAsia="Consolas" w:hAnsi="Consolas" w:cs="Consolas"/>
                  <w:color w:val="C18401"/>
                  <w:sz w:val="21"/>
                </w:rPr>
                <w:t>upper</w:t>
              </w:r>
              <w:proofErr w:type="spellEnd"/>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w:t>
              </w:r>
            </w:ins>
          </w:p>
          <w:p w14:paraId="1FEDC9D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5043" w:author="yukina minato" w:date="2025-09-07T17:10:00Z" w16du:dateUtc="2025-09-07T09:10:00Z"/>
                <w:rFonts w:eastAsia="宋体"/>
                <w:color w:val="5C5C5C"/>
                <w:szCs w:val="22"/>
              </w:rPr>
            </w:pPr>
            <w:ins w:id="5044"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00659128"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ins w:id="5045" w:author="yukina minato" w:date="2025-09-07T17:10:00Z" w16du:dateUtc="2025-09-07T09:10:00Z"/>
                <w:rFonts w:eastAsia="宋体"/>
                <w:color w:val="5C5C5C"/>
                <w:szCs w:val="22"/>
              </w:rPr>
            </w:pPr>
            <w:ins w:id="5046"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537E60A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ins w:id="5047" w:author="yukina minato" w:date="2025-09-07T17:10:00Z" w16du:dateUtc="2025-09-07T09:10:00Z"/>
                <w:rFonts w:eastAsia="宋体"/>
                <w:color w:val="5C5C5C"/>
                <w:szCs w:val="22"/>
              </w:rPr>
            </w:pPr>
            <w:ins w:id="5048" w:author="yukina minato" w:date="2025-09-07T17:10:00Z" w16du:dateUtc="2025-09-07T09:10:00Z">
              <w:r w:rsidRPr="00002D6B">
                <w:rPr>
                  <w:rFonts w:ascii="Consolas" w:eastAsia="Consolas" w:hAnsi="Consolas" w:cs="Consolas"/>
                  <w:color w:val="A626A4"/>
                  <w:sz w:val="21"/>
                  <w:shd w:val="clear" w:color="auto" w:fill="F8F8F8"/>
                </w:rPr>
                <w:t>end</w:t>
              </w:r>
            </w:ins>
          </w:p>
          <w:p w14:paraId="324EDE8E" w14:textId="77777777" w:rsidR="00002D6B" w:rsidRPr="00002D6B" w:rsidRDefault="00002D6B" w:rsidP="00002D6B">
            <w:pPr>
              <w:widowControl w:val="0"/>
              <w:spacing w:before="0" w:after="0"/>
              <w:jc w:val="both"/>
              <w:rPr>
                <w:ins w:id="5049" w:author="yukina minato" w:date="2025-09-07T17:10:00Z" w16du:dateUtc="2025-09-07T09:10:00Z"/>
                <w:rFonts w:eastAsia="宋体"/>
                <w:szCs w:val="22"/>
              </w:rPr>
            </w:pPr>
          </w:p>
        </w:tc>
      </w:tr>
    </w:tbl>
    <w:p w14:paraId="633B7245" w14:textId="77777777" w:rsidR="00002D6B" w:rsidRPr="00002D6B" w:rsidRDefault="00002D6B" w:rsidP="00002D6B">
      <w:pPr>
        <w:widowControl w:val="0"/>
        <w:spacing w:before="0" w:after="0"/>
        <w:jc w:val="both"/>
        <w:rPr>
          <w:ins w:id="5050" w:author="yukina minato" w:date="2025-09-07T17:10:00Z" w16du:dateUtc="2025-09-07T09:10:00Z"/>
          <w:rFonts w:eastAsia="宋体"/>
          <w:szCs w:val="22"/>
        </w:rPr>
      </w:pPr>
    </w:p>
    <w:p w14:paraId="7A9B9A74" w14:textId="77777777" w:rsidR="00002D6B" w:rsidRPr="00002D6B" w:rsidRDefault="00002D6B" w:rsidP="00002D6B">
      <w:pPr>
        <w:widowControl w:val="0"/>
        <w:spacing w:before="0" w:after="0"/>
        <w:jc w:val="both"/>
        <w:rPr>
          <w:ins w:id="5051" w:author="yukina minato" w:date="2025-09-07T17:10:00Z" w16du:dateUtc="2025-09-07T09:10:00Z"/>
          <w:rFonts w:eastAsia="宋体"/>
          <w:szCs w:val="22"/>
        </w:rPr>
      </w:pPr>
    </w:p>
    <w:p w14:paraId="3E8148BB" w14:textId="77777777" w:rsidR="00002D6B" w:rsidRPr="00002D6B" w:rsidRDefault="00002D6B" w:rsidP="00002D6B">
      <w:pPr>
        <w:widowControl w:val="0"/>
        <w:spacing w:before="0" w:after="0"/>
        <w:jc w:val="both"/>
        <w:rPr>
          <w:ins w:id="5052" w:author="yukina minato" w:date="2025-09-07T17:10:00Z" w16du:dateUtc="2025-09-07T09:10:00Z"/>
          <w:rFonts w:eastAsia="宋体"/>
          <w:szCs w:val="22"/>
        </w:rPr>
      </w:pPr>
    </w:p>
    <w:p w14:paraId="00CFF9B1" w14:textId="77777777" w:rsidR="00002D6B" w:rsidRPr="00002D6B" w:rsidRDefault="00002D6B" w:rsidP="00002D6B">
      <w:pPr>
        <w:widowControl w:val="0"/>
        <w:spacing w:before="0" w:after="0"/>
        <w:jc w:val="both"/>
        <w:rPr>
          <w:ins w:id="5053" w:author="yukina minato" w:date="2025-09-07T17:10:00Z" w16du:dateUtc="2025-09-07T09:10:00Z"/>
          <w:rFonts w:eastAsia="宋体"/>
          <w:szCs w:val="22"/>
        </w:rPr>
      </w:pPr>
    </w:p>
    <w:p w14:paraId="45AAA0EA" w14:textId="77777777" w:rsidR="00002D6B" w:rsidRPr="00002D6B" w:rsidRDefault="00002D6B" w:rsidP="00002D6B">
      <w:pPr>
        <w:widowControl w:val="0"/>
        <w:spacing w:before="0" w:after="0"/>
        <w:jc w:val="both"/>
        <w:rPr>
          <w:ins w:id="5054" w:author="yukina minato" w:date="2025-09-07T17:10:00Z" w16du:dateUtc="2025-09-07T09:10:00Z"/>
          <w:rFonts w:eastAsia="宋体"/>
          <w:szCs w:val="22"/>
        </w:rPr>
      </w:pPr>
    </w:p>
    <w:p w14:paraId="3DEC11E4" w14:textId="77777777" w:rsidR="00002D6B" w:rsidRPr="00002D6B" w:rsidRDefault="00002D6B" w:rsidP="00002D6B">
      <w:pPr>
        <w:widowControl w:val="0"/>
        <w:spacing w:before="0" w:after="0"/>
        <w:jc w:val="both"/>
        <w:rPr>
          <w:ins w:id="5055" w:author="yukina minato" w:date="2025-09-07T17:10:00Z" w16du:dateUtc="2025-09-07T09:10:00Z"/>
          <w:rFonts w:eastAsia="宋体"/>
          <w:szCs w:val="22"/>
        </w:rPr>
      </w:pPr>
    </w:p>
    <w:p w14:paraId="247737D0" w14:textId="77777777" w:rsidR="00002D6B" w:rsidRPr="00002D6B" w:rsidRDefault="00002D6B" w:rsidP="00002D6B">
      <w:pPr>
        <w:widowControl w:val="0"/>
        <w:spacing w:before="0" w:after="0"/>
        <w:jc w:val="both"/>
        <w:rPr>
          <w:ins w:id="5056" w:author="yukina minato" w:date="2025-09-07T17:10:00Z" w16du:dateUtc="2025-09-07T09:10:00Z"/>
          <w:rFonts w:eastAsia="宋体"/>
          <w:szCs w:val="22"/>
        </w:rPr>
      </w:pPr>
    </w:p>
    <w:p w14:paraId="0CA4F431" w14:textId="77777777" w:rsidR="00002D6B" w:rsidRPr="00002D6B" w:rsidRDefault="00002D6B" w:rsidP="00002D6B">
      <w:pPr>
        <w:widowControl w:val="0"/>
        <w:spacing w:before="0" w:after="0"/>
        <w:jc w:val="both"/>
        <w:rPr>
          <w:ins w:id="5057" w:author="yukina minato" w:date="2025-09-07T17:10:00Z" w16du:dateUtc="2025-09-07T09:10:00Z"/>
          <w:rFonts w:eastAsia="宋体"/>
          <w:szCs w:val="22"/>
        </w:rPr>
      </w:pPr>
    </w:p>
    <w:p w14:paraId="2F38B62C" w14:textId="77777777" w:rsidR="00002D6B" w:rsidRPr="00002D6B" w:rsidRDefault="00002D6B" w:rsidP="00002D6B">
      <w:pPr>
        <w:widowControl w:val="0"/>
        <w:spacing w:before="0" w:after="0"/>
        <w:jc w:val="both"/>
        <w:rPr>
          <w:ins w:id="5058" w:author="yukina minato" w:date="2025-09-07T17:10:00Z" w16du:dateUtc="2025-09-07T09:10:00Z"/>
          <w:rFonts w:eastAsia="宋体"/>
          <w:szCs w:val="22"/>
        </w:rPr>
      </w:pPr>
    </w:p>
    <w:tbl>
      <w:tblPr>
        <w:tblStyle w:val="20"/>
        <w:tblW w:w="0" w:type="auto"/>
        <w:tblLook w:val="04A0" w:firstRow="1" w:lastRow="0" w:firstColumn="1" w:lastColumn="0" w:noHBand="0" w:noVBand="1"/>
      </w:tblPr>
      <w:tblGrid>
        <w:gridCol w:w="8297"/>
      </w:tblGrid>
      <w:tr w:rsidR="00002D6B" w:rsidRPr="00002D6B" w14:paraId="0D04A490" w14:textId="77777777" w:rsidTr="004E6A00">
        <w:trPr>
          <w:ins w:id="5059" w:author="yukina minato" w:date="2025-09-07T17:10:00Z" w16du:dateUtc="2025-09-07T09:10:00Z"/>
        </w:trPr>
        <w:tc>
          <w:tcPr>
            <w:tcW w:w="8834" w:type="dxa"/>
            <w:shd w:val="clear" w:color="auto" w:fill="BFBFBF" w:themeFill="background1" w:themeFillShade="BF"/>
          </w:tcPr>
          <w:p w14:paraId="2DB17C91" w14:textId="77777777" w:rsidR="00002D6B" w:rsidRPr="00002D6B" w:rsidRDefault="00002D6B" w:rsidP="00002D6B">
            <w:pPr>
              <w:widowControl w:val="0"/>
              <w:spacing w:before="0" w:after="0"/>
              <w:jc w:val="left"/>
              <w:rPr>
                <w:ins w:id="5060" w:author="yukina minato" w:date="2025-09-07T17:10:00Z" w16du:dateUtc="2025-09-07T09:10:00Z"/>
                <w:rFonts w:eastAsia="宋体"/>
                <w:b/>
                <w:sz w:val="21"/>
              </w:rPr>
            </w:pPr>
            <w:ins w:id="5061" w:author="yukina minato" w:date="2025-09-07T17:10:00Z" w16du:dateUtc="2025-09-07T09:10:00Z">
              <w:r w:rsidRPr="00002D6B">
                <w:rPr>
                  <w:rFonts w:eastAsia="宋体" w:hint="eastAsia"/>
                  <w:b/>
                  <w:sz w:val="21"/>
                </w:rPr>
                <w:t>附录</w:t>
              </w:r>
              <w:r w:rsidRPr="00002D6B">
                <w:rPr>
                  <w:rFonts w:eastAsia="宋体" w:hint="eastAsia"/>
                  <w:b/>
                  <w:sz w:val="21"/>
                </w:rPr>
                <w:t>5</w:t>
              </w:r>
            </w:ins>
          </w:p>
        </w:tc>
      </w:tr>
      <w:tr w:rsidR="00002D6B" w:rsidRPr="00002D6B" w14:paraId="124E5E9D" w14:textId="77777777" w:rsidTr="004E6A00">
        <w:trPr>
          <w:ins w:id="5062" w:author="yukina minato" w:date="2025-09-07T17:10:00Z" w16du:dateUtc="2025-09-07T09:10:00Z"/>
        </w:trPr>
        <w:tc>
          <w:tcPr>
            <w:tcW w:w="8834" w:type="dxa"/>
            <w:shd w:val="clear" w:color="auto" w:fill="BFBFBF" w:themeFill="background1" w:themeFillShade="BF"/>
          </w:tcPr>
          <w:p w14:paraId="0629F2A5" w14:textId="77777777" w:rsidR="00002D6B" w:rsidRPr="00002D6B" w:rsidRDefault="00002D6B" w:rsidP="00002D6B">
            <w:pPr>
              <w:widowControl w:val="0"/>
              <w:spacing w:before="0" w:after="0"/>
              <w:jc w:val="both"/>
              <w:rPr>
                <w:ins w:id="5063" w:author="yukina minato" w:date="2025-09-07T17:10:00Z" w16du:dateUtc="2025-09-07T09:10:00Z"/>
                <w:rFonts w:eastAsia="宋体"/>
                <w:szCs w:val="22"/>
              </w:rPr>
            </w:pPr>
            <w:ins w:id="5064" w:author="yukina minato" w:date="2025-09-07T17:10:00Z" w16du:dateUtc="2025-09-07T09:10:00Z">
              <w:r w:rsidRPr="00002D6B">
                <w:rPr>
                  <w:rFonts w:eastAsia="宋体" w:hint="eastAsia"/>
                  <w:szCs w:val="22"/>
                </w:rPr>
                <w:t>问题二求解结果</w:t>
              </w:r>
            </w:ins>
          </w:p>
        </w:tc>
      </w:tr>
      <w:tr w:rsidR="00002D6B" w:rsidRPr="00002D6B" w14:paraId="05B836CE" w14:textId="77777777" w:rsidTr="004E6A00">
        <w:trPr>
          <w:ins w:id="5065" w:author="yukina minato" w:date="2025-09-07T17:10:00Z" w16du:dateUtc="2025-09-07T09:10:00Z"/>
        </w:trPr>
        <w:tc>
          <w:tcPr>
            <w:tcW w:w="8834" w:type="dxa"/>
          </w:tcPr>
          <w:p w14:paraId="63906920" w14:textId="77777777" w:rsidR="00002D6B" w:rsidRPr="00002D6B" w:rsidRDefault="00002D6B" w:rsidP="00002D6B">
            <w:pPr>
              <w:widowControl w:val="0"/>
              <w:spacing w:before="0" w:after="0"/>
              <w:jc w:val="both"/>
              <w:rPr>
                <w:ins w:id="5066" w:author="yukina minato" w:date="2025-09-07T17:10:00Z" w16du:dateUtc="2025-09-07T09:10:00Z"/>
                <w:rFonts w:eastAsia="宋体"/>
                <w:szCs w:val="22"/>
              </w:rPr>
            </w:pPr>
            <w:ins w:id="5067" w:author="yukina minato" w:date="2025-09-07T17:10:00Z" w16du:dateUtc="2025-09-07T09:10:00Z">
              <w:r w:rsidRPr="00002D6B">
                <w:rPr>
                  <w:rFonts w:eastAsia="宋体"/>
                  <w:szCs w:val="22"/>
                </w:rPr>
                <w:t>投放时间</w:t>
              </w:r>
              <w:r w:rsidRPr="00002D6B">
                <w:rPr>
                  <w:rFonts w:eastAsia="宋体"/>
                  <w:szCs w:val="22"/>
                </w:rPr>
                <w:t>:0.00 s</w:t>
              </w:r>
            </w:ins>
          </w:p>
          <w:p w14:paraId="361DE464" w14:textId="77777777" w:rsidR="00002D6B" w:rsidRPr="00002D6B" w:rsidRDefault="00002D6B" w:rsidP="00002D6B">
            <w:pPr>
              <w:widowControl w:val="0"/>
              <w:spacing w:before="0" w:after="0"/>
              <w:jc w:val="both"/>
              <w:rPr>
                <w:ins w:id="5068" w:author="yukina minato" w:date="2025-09-07T17:10:00Z" w16du:dateUtc="2025-09-07T09:10:00Z"/>
                <w:rFonts w:eastAsia="宋体"/>
                <w:szCs w:val="22"/>
              </w:rPr>
            </w:pPr>
            <w:ins w:id="5069" w:author="yukina minato" w:date="2025-09-07T17:10:00Z" w16du:dateUtc="2025-09-07T09:10:00Z">
              <w:r w:rsidRPr="00002D6B">
                <w:rPr>
                  <w:rFonts w:eastAsia="宋体"/>
                  <w:szCs w:val="22"/>
                </w:rPr>
                <w:t>投放后无人机速度</w:t>
              </w:r>
              <w:r w:rsidRPr="00002D6B">
                <w:rPr>
                  <w:rFonts w:eastAsia="宋体"/>
                  <w:szCs w:val="22"/>
                </w:rPr>
                <w:t>:138.00 m/s</w:t>
              </w:r>
            </w:ins>
          </w:p>
          <w:p w14:paraId="33CF9C28" w14:textId="77777777" w:rsidR="00002D6B" w:rsidRPr="00002D6B" w:rsidRDefault="00002D6B" w:rsidP="00002D6B">
            <w:pPr>
              <w:widowControl w:val="0"/>
              <w:spacing w:before="0" w:after="0"/>
              <w:jc w:val="both"/>
              <w:rPr>
                <w:ins w:id="5070" w:author="yukina minato" w:date="2025-09-07T17:10:00Z" w16du:dateUtc="2025-09-07T09:10:00Z"/>
                <w:rFonts w:eastAsia="宋体"/>
                <w:szCs w:val="22"/>
              </w:rPr>
            </w:pPr>
            <w:ins w:id="5071" w:author="yukina minato" w:date="2025-09-07T17:10:00Z" w16du:dateUtc="2025-09-07T09:10:00Z">
              <w:r w:rsidRPr="00002D6B">
                <w:rPr>
                  <w:rFonts w:eastAsia="宋体"/>
                  <w:szCs w:val="22"/>
                </w:rPr>
                <w:t>投放后无人机方向</w:t>
              </w:r>
              <w:r w:rsidRPr="00002D6B">
                <w:rPr>
                  <w:rFonts w:eastAsia="宋体"/>
                  <w:szCs w:val="22"/>
                </w:rPr>
                <w:t>(</w:t>
              </w:r>
              <w:r w:rsidRPr="00002D6B">
                <w:rPr>
                  <w:rFonts w:eastAsia="宋体"/>
                  <w:szCs w:val="22"/>
                </w:rPr>
                <w:t>偏航角</w:t>
              </w:r>
              <w:r w:rsidRPr="00002D6B">
                <w:rPr>
                  <w:rFonts w:eastAsia="宋体"/>
                  <w:szCs w:val="22"/>
                </w:rPr>
                <w:t xml:space="preserve">):0.12 rad(6.78 </w:t>
              </w:r>
              <w:r w:rsidRPr="00002D6B">
                <w:rPr>
                  <w:rFonts w:eastAsia="宋体"/>
                  <w:szCs w:val="22"/>
                </w:rPr>
                <w:t>度</w:t>
              </w:r>
              <w:r w:rsidRPr="00002D6B">
                <w:rPr>
                  <w:rFonts w:eastAsia="宋体"/>
                  <w:szCs w:val="22"/>
                </w:rPr>
                <w:t>)</w:t>
              </w:r>
            </w:ins>
          </w:p>
          <w:p w14:paraId="3EA67D7A" w14:textId="77777777" w:rsidR="00002D6B" w:rsidRPr="00002D6B" w:rsidRDefault="00002D6B" w:rsidP="00002D6B">
            <w:pPr>
              <w:widowControl w:val="0"/>
              <w:spacing w:before="0" w:after="0"/>
              <w:jc w:val="both"/>
              <w:rPr>
                <w:ins w:id="5072" w:author="yukina minato" w:date="2025-09-07T17:10:00Z" w16du:dateUtc="2025-09-07T09:10:00Z"/>
                <w:rFonts w:eastAsia="宋体"/>
                <w:szCs w:val="22"/>
              </w:rPr>
            </w:pPr>
            <w:ins w:id="5073" w:author="yukina minato" w:date="2025-09-07T17:10:00Z" w16du:dateUtc="2025-09-07T09:10:00Z">
              <w:r w:rsidRPr="00002D6B">
                <w:rPr>
                  <w:rFonts w:eastAsia="宋体"/>
                  <w:szCs w:val="22"/>
                </w:rPr>
                <w:t>延迟起爆时间</w:t>
              </w:r>
              <w:r w:rsidRPr="00002D6B">
                <w:rPr>
                  <w:rFonts w:eastAsia="宋体"/>
                  <w:szCs w:val="22"/>
                </w:rPr>
                <w:t>:0.75 s</w:t>
              </w:r>
            </w:ins>
          </w:p>
          <w:p w14:paraId="14288E16" w14:textId="77777777" w:rsidR="00002D6B" w:rsidRPr="00002D6B" w:rsidRDefault="00002D6B" w:rsidP="00002D6B">
            <w:pPr>
              <w:widowControl w:val="0"/>
              <w:spacing w:before="0" w:after="0"/>
              <w:jc w:val="both"/>
              <w:rPr>
                <w:ins w:id="5074" w:author="yukina minato" w:date="2025-09-07T17:10:00Z" w16du:dateUtc="2025-09-07T09:10:00Z"/>
                <w:rFonts w:eastAsia="宋体"/>
                <w:szCs w:val="22"/>
              </w:rPr>
            </w:pPr>
            <w:ins w:id="5075" w:author="yukina minato" w:date="2025-09-07T17:10:00Z" w16du:dateUtc="2025-09-07T09:10:00Z">
              <w:r w:rsidRPr="00002D6B">
                <w:rPr>
                  <w:rFonts w:eastAsia="宋体"/>
                  <w:szCs w:val="22"/>
                </w:rPr>
                <w:t>投放点</w:t>
              </w:r>
              <w:r w:rsidRPr="00002D6B">
                <w:rPr>
                  <w:rFonts w:eastAsia="宋体"/>
                  <w:szCs w:val="22"/>
                </w:rPr>
                <w:t>:(17799.92</w:t>
              </w:r>
              <w:r w:rsidRPr="00002D6B">
                <w:rPr>
                  <w:rFonts w:eastAsia="宋体"/>
                  <w:szCs w:val="22"/>
                </w:rPr>
                <w:t>，</w:t>
              </w:r>
              <w:r w:rsidRPr="00002D6B">
                <w:rPr>
                  <w:rFonts w:eastAsia="宋体"/>
                  <w:szCs w:val="22"/>
                </w:rPr>
                <w:t>0.00</w:t>
              </w:r>
              <w:r w:rsidRPr="00002D6B">
                <w:rPr>
                  <w:rFonts w:eastAsia="宋体"/>
                  <w:szCs w:val="22"/>
                </w:rPr>
                <w:t>，</w:t>
              </w:r>
              <w:r w:rsidRPr="00002D6B">
                <w:rPr>
                  <w:rFonts w:eastAsia="宋体"/>
                  <w:szCs w:val="22"/>
                </w:rPr>
                <w:t>1799.99)</w:t>
              </w:r>
              <w:r w:rsidRPr="00002D6B">
                <w:rPr>
                  <w:rFonts w:eastAsia="宋体"/>
                  <w:szCs w:val="22"/>
                </w:rPr>
                <w:t>起爆点</w:t>
              </w:r>
              <w:r w:rsidRPr="00002D6B">
                <w:rPr>
                  <w:rFonts w:eastAsia="宋体"/>
                  <w:szCs w:val="22"/>
                </w:rPr>
                <w:t>:(17903.37</w:t>
              </w:r>
              <w:r w:rsidRPr="00002D6B">
                <w:rPr>
                  <w:rFonts w:eastAsia="宋体"/>
                  <w:szCs w:val="22"/>
                </w:rPr>
                <w:t>，</w:t>
              </w:r>
              <w:r w:rsidRPr="00002D6B">
                <w:rPr>
                  <w:rFonts w:eastAsia="宋体"/>
                  <w:szCs w:val="22"/>
                </w:rPr>
                <w:t>12.30</w:t>
              </w:r>
              <w:r w:rsidRPr="00002D6B">
                <w:rPr>
                  <w:rFonts w:eastAsia="宋体"/>
                  <w:szCs w:val="22"/>
                </w:rPr>
                <w:t>，</w:t>
              </w:r>
              <w:r w:rsidRPr="00002D6B">
                <w:rPr>
                  <w:rFonts w:eastAsia="宋体"/>
                  <w:szCs w:val="22"/>
                </w:rPr>
                <w:t>1797.20)</w:t>
              </w:r>
            </w:ins>
          </w:p>
          <w:p w14:paraId="72DF9085" w14:textId="77777777" w:rsidR="00002D6B" w:rsidRPr="00002D6B" w:rsidRDefault="00002D6B" w:rsidP="00002D6B">
            <w:pPr>
              <w:widowControl w:val="0"/>
              <w:spacing w:before="0" w:after="0"/>
              <w:jc w:val="both"/>
              <w:rPr>
                <w:ins w:id="5076" w:author="yukina minato" w:date="2025-09-07T17:10:00Z" w16du:dateUtc="2025-09-07T09:10:00Z"/>
                <w:rFonts w:eastAsia="宋体"/>
                <w:szCs w:val="22"/>
              </w:rPr>
            </w:pPr>
            <w:ins w:id="5077" w:author="yukina minato" w:date="2025-09-07T17:10:00Z" w16du:dateUtc="2025-09-07T09:10:00Z">
              <w:r w:rsidRPr="00002D6B">
                <w:rPr>
                  <w:rFonts w:eastAsia="宋体"/>
                  <w:szCs w:val="22"/>
                </w:rPr>
                <w:t>**</w:t>
              </w:r>
              <w:r w:rsidRPr="00002D6B">
                <w:rPr>
                  <w:rFonts w:eastAsia="宋体"/>
                  <w:szCs w:val="22"/>
                </w:rPr>
                <w:t>该弹单独有效遮蔽时长</w:t>
              </w:r>
              <w:r w:rsidRPr="00002D6B">
                <w:rPr>
                  <w:rFonts w:eastAsia="宋体"/>
                  <w:szCs w:val="22"/>
                </w:rPr>
                <w:t>:4.54s**</w:t>
              </w:r>
            </w:ins>
          </w:p>
        </w:tc>
      </w:tr>
    </w:tbl>
    <w:p w14:paraId="071B3350" w14:textId="77777777" w:rsidR="00002D6B" w:rsidRPr="00002D6B" w:rsidRDefault="00002D6B" w:rsidP="00002D6B">
      <w:pPr>
        <w:widowControl w:val="0"/>
        <w:spacing w:before="0" w:after="0"/>
        <w:jc w:val="both"/>
        <w:rPr>
          <w:ins w:id="5078" w:author="yukina minato" w:date="2025-09-07T17:10:00Z" w16du:dateUtc="2025-09-07T09:10:00Z"/>
          <w:rFonts w:eastAsia="宋体"/>
          <w:szCs w:val="22"/>
        </w:rPr>
      </w:pPr>
    </w:p>
    <w:p w14:paraId="398C3990" w14:textId="77777777" w:rsidR="00002D6B" w:rsidRPr="00002D6B" w:rsidRDefault="00002D6B" w:rsidP="00002D6B">
      <w:pPr>
        <w:widowControl w:val="0"/>
        <w:spacing w:before="0" w:after="0"/>
        <w:jc w:val="both"/>
        <w:rPr>
          <w:ins w:id="5079" w:author="yukina minato" w:date="2025-09-07T17:10:00Z" w16du:dateUtc="2025-09-07T09:10:00Z"/>
          <w:rFonts w:eastAsia="宋体"/>
          <w:szCs w:val="22"/>
        </w:rPr>
      </w:pPr>
    </w:p>
    <w:tbl>
      <w:tblPr>
        <w:tblStyle w:val="20"/>
        <w:tblW w:w="0" w:type="auto"/>
        <w:tblLook w:val="04A0" w:firstRow="1" w:lastRow="0" w:firstColumn="1" w:lastColumn="0" w:noHBand="0" w:noVBand="1"/>
      </w:tblPr>
      <w:tblGrid>
        <w:gridCol w:w="8297"/>
      </w:tblGrid>
      <w:tr w:rsidR="00002D6B" w:rsidRPr="00002D6B" w14:paraId="4D503546" w14:textId="77777777" w:rsidTr="004E6A00">
        <w:trPr>
          <w:ins w:id="5080" w:author="yukina minato" w:date="2025-09-07T17:10:00Z" w16du:dateUtc="2025-09-07T09:10:00Z"/>
        </w:trPr>
        <w:tc>
          <w:tcPr>
            <w:tcW w:w="8834" w:type="dxa"/>
            <w:shd w:val="clear" w:color="auto" w:fill="BFBFBF" w:themeFill="background1" w:themeFillShade="BF"/>
          </w:tcPr>
          <w:p w14:paraId="53891750" w14:textId="77777777" w:rsidR="00002D6B" w:rsidRPr="00002D6B" w:rsidRDefault="00002D6B" w:rsidP="00002D6B">
            <w:pPr>
              <w:widowControl w:val="0"/>
              <w:spacing w:before="0" w:after="0"/>
              <w:jc w:val="left"/>
              <w:rPr>
                <w:ins w:id="5081" w:author="yukina minato" w:date="2025-09-07T17:10:00Z" w16du:dateUtc="2025-09-07T09:10:00Z"/>
                <w:rFonts w:eastAsia="宋体"/>
                <w:b/>
                <w:sz w:val="21"/>
              </w:rPr>
            </w:pPr>
            <w:ins w:id="5082" w:author="yukina minato" w:date="2025-09-07T17:10:00Z" w16du:dateUtc="2025-09-07T09:10:00Z">
              <w:r w:rsidRPr="00002D6B">
                <w:rPr>
                  <w:rFonts w:eastAsia="宋体" w:hint="eastAsia"/>
                  <w:b/>
                  <w:sz w:val="21"/>
                </w:rPr>
                <w:t>附录</w:t>
              </w:r>
              <w:r w:rsidRPr="00002D6B">
                <w:rPr>
                  <w:rFonts w:eastAsia="宋体" w:hint="eastAsia"/>
                  <w:b/>
                  <w:sz w:val="21"/>
                </w:rPr>
                <w:t>6</w:t>
              </w:r>
            </w:ins>
          </w:p>
        </w:tc>
      </w:tr>
      <w:tr w:rsidR="00002D6B" w:rsidRPr="00002D6B" w14:paraId="5F5CE353" w14:textId="77777777" w:rsidTr="004E6A00">
        <w:trPr>
          <w:ins w:id="5083" w:author="yukina minato" w:date="2025-09-07T17:10:00Z" w16du:dateUtc="2025-09-07T09:10:00Z"/>
        </w:trPr>
        <w:tc>
          <w:tcPr>
            <w:tcW w:w="8834" w:type="dxa"/>
            <w:shd w:val="clear" w:color="auto" w:fill="BFBFBF" w:themeFill="background1" w:themeFillShade="BF"/>
          </w:tcPr>
          <w:p w14:paraId="191896C6" w14:textId="77777777" w:rsidR="00002D6B" w:rsidRPr="00002D6B" w:rsidRDefault="00002D6B" w:rsidP="00002D6B">
            <w:pPr>
              <w:widowControl w:val="0"/>
              <w:spacing w:before="0" w:after="0"/>
              <w:jc w:val="both"/>
              <w:rPr>
                <w:ins w:id="5084" w:author="yukina minato" w:date="2025-09-07T17:10:00Z" w16du:dateUtc="2025-09-07T09:10:00Z"/>
                <w:rFonts w:eastAsia="宋体"/>
                <w:szCs w:val="22"/>
              </w:rPr>
            </w:pPr>
            <w:ins w:id="5085" w:author="yukina minato" w:date="2025-09-07T17:10:00Z" w16du:dateUtc="2025-09-07T09:10:00Z">
              <w:r w:rsidRPr="00002D6B">
                <w:rPr>
                  <w:rFonts w:eastAsia="宋体" w:hint="eastAsia"/>
                  <w:szCs w:val="22"/>
                </w:rPr>
                <w:t>问题三求解（</w:t>
              </w:r>
              <w:r w:rsidRPr="00002D6B">
                <w:rPr>
                  <w:rFonts w:eastAsia="宋体" w:hint="eastAsia"/>
                  <w:szCs w:val="22"/>
                </w:rPr>
                <w:t>MATLAB</w:t>
              </w:r>
              <w:r w:rsidRPr="00002D6B">
                <w:rPr>
                  <w:rFonts w:eastAsia="宋体" w:hint="eastAsia"/>
                  <w:szCs w:val="22"/>
                </w:rPr>
                <w:t>源码）</w:t>
              </w:r>
            </w:ins>
          </w:p>
        </w:tc>
      </w:tr>
      <w:tr w:rsidR="00002D6B" w:rsidRPr="00002D6B" w14:paraId="64EF5490" w14:textId="77777777" w:rsidTr="004E6A00">
        <w:trPr>
          <w:ins w:id="5086" w:author="yukina minato" w:date="2025-09-07T17:10:00Z" w16du:dateUtc="2025-09-07T09:10:00Z"/>
        </w:trPr>
        <w:tc>
          <w:tcPr>
            <w:tcW w:w="8834" w:type="dxa"/>
          </w:tcPr>
          <w:p w14:paraId="0989C63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087" w:author="yukina minato" w:date="2025-09-07T17:10:00Z" w16du:dateUtc="2025-09-07T09:10:00Z"/>
                <w:rFonts w:eastAsia="宋体"/>
                <w:color w:val="5C5C5C"/>
                <w:szCs w:val="22"/>
              </w:rPr>
            </w:pPr>
            <w:ins w:id="5088" w:author="yukina minato" w:date="2025-09-07T17:10:00Z" w16du:dateUtc="2025-09-07T09:10:00Z">
              <w:r w:rsidRPr="00002D6B">
                <w:rPr>
                  <w:rFonts w:ascii="Consolas" w:eastAsia="Consolas" w:hAnsi="Consolas" w:cs="Consolas"/>
                  <w:color w:val="5C5C5C"/>
                  <w:sz w:val="21"/>
                </w:rPr>
                <w:t>clear; </w:t>
              </w:r>
              <w:proofErr w:type="spellStart"/>
              <w:r w:rsidRPr="00002D6B">
                <w:rPr>
                  <w:rFonts w:ascii="Consolas" w:eastAsia="Consolas" w:hAnsi="Consolas" w:cs="Consolas"/>
                  <w:color w:val="5C5C5C"/>
                  <w:sz w:val="21"/>
                </w:rPr>
                <w:t>clc</w:t>
              </w:r>
              <w:proofErr w:type="spellEnd"/>
              <w:r w:rsidRPr="00002D6B">
                <w:rPr>
                  <w:rFonts w:ascii="Consolas" w:eastAsia="Consolas" w:hAnsi="Consolas" w:cs="Consolas"/>
                  <w:color w:val="5C5C5C"/>
                  <w:sz w:val="21"/>
                </w:rPr>
                <w:t>;</w:t>
              </w:r>
            </w:ins>
          </w:p>
          <w:p w14:paraId="0586D8E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089" w:author="yukina minato" w:date="2025-09-07T17:10:00Z" w16du:dateUtc="2025-09-07T09:10:00Z"/>
                <w:rFonts w:eastAsia="宋体"/>
                <w:color w:val="5C5C5C"/>
                <w:szCs w:val="22"/>
              </w:rPr>
            </w:pPr>
            <w:ins w:id="5090" w:author="yukina minato" w:date="2025-09-07T17:10:00Z" w16du:dateUtc="2025-09-07T09:10:00Z">
              <w:r w:rsidRPr="00002D6B">
                <w:rPr>
                  <w:rFonts w:ascii="Consolas" w:eastAsia="Consolas" w:hAnsi="Consolas" w:cs="Consolas"/>
                  <w:color w:val="5C5C5C"/>
                  <w:sz w:val="21"/>
                  <w:shd w:val="clear" w:color="auto" w:fill="F8F8F8"/>
                </w:rPr>
                <w:t>tic; %</w:t>
              </w:r>
              <w:r w:rsidRPr="00002D6B">
                <w:rPr>
                  <w:rFonts w:ascii="宋体" w:eastAsia="宋体" w:hAnsi="宋体" w:cs="宋体" w:hint="eastAsia"/>
                  <w:color w:val="5C5C5C"/>
                  <w:sz w:val="21"/>
                  <w:shd w:val="clear" w:color="auto" w:fill="F8F8F8"/>
                </w:rPr>
                <w:t>计时</w:t>
              </w:r>
            </w:ins>
          </w:p>
          <w:p w14:paraId="213B8EA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5091" w:author="yukina minato" w:date="2025-09-07T17:10:00Z" w16du:dateUtc="2025-09-07T09:10:00Z"/>
                <w:rFonts w:eastAsia="宋体"/>
                <w:color w:val="5C5C5C"/>
                <w:szCs w:val="22"/>
              </w:rPr>
            </w:pPr>
          </w:p>
          <w:p w14:paraId="04DC5EC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092" w:author="yukina minato" w:date="2025-09-07T17:10:00Z" w16du:dateUtc="2025-09-07T09:10:00Z"/>
                <w:rFonts w:eastAsia="宋体"/>
                <w:color w:val="5C5C5C"/>
                <w:szCs w:val="22"/>
              </w:rPr>
            </w:pPr>
            <w:ins w:id="5093" w:author="yukina minato" w:date="2025-09-07T17:10:00Z" w16du:dateUtc="2025-09-07T09:10:00Z">
              <w:r w:rsidRPr="00002D6B">
                <w:rPr>
                  <w:rFonts w:ascii="Consolas" w:eastAsia="Consolas" w:hAnsi="Consolas" w:cs="Consolas"/>
                  <w:color w:val="A626A4"/>
                  <w:sz w:val="21"/>
                  <w:shd w:val="clear" w:color="auto" w:fill="F8F8F8"/>
                </w:rPr>
                <w:t>global</w:t>
              </w:r>
              <w:r w:rsidRPr="00002D6B">
                <w:rPr>
                  <w:rFonts w:ascii="Consolas" w:eastAsia="Consolas" w:hAnsi="Consolas" w:cs="Consolas"/>
                  <w:color w:val="5C5C5C"/>
                  <w:sz w:val="21"/>
                  <w:shd w:val="clear" w:color="auto" w:fill="F8F8F8"/>
                </w:rPr>
                <w:t> M0 </w:t>
              </w:r>
              <w:proofErr w:type="spellStart"/>
              <w:r w:rsidRPr="00002D6B">
                <w:rPr>
                  <w:rFonts w:ascii="Consolas" w:eastAsia="Consolas" w:hAnsi="Consolas" w:cs="Consolas"/>
                  <w:color w:val="5C5C5C"/>
                  <w:sz w:val="21"/>
                  <w:shd w:val="clear" w:color="auto" w:fill="F8F8F8"/>
                </w:rPr>
                <w:t>v_m</w:t>
              </w:r>
              <w:proofErr w:type="spellEnd"/>
              <w:r w:rsidRPr="00002D6B">
                <w:rPr>
                  <w:rFonts w:ascii="Consolas" w:eastAsia="Consolas" w:hAnsi="Consolas" w:cs="Consolas"/>
                  <w:color w:val="5C5C5C"/>
                  <w:sz w:val="21"/>
                  <w:shd w:val="clear" w:color="auto" w:fill="F8F8F8"/>
                </w:rPr>
                <w:t> O </w:t>
              </w:r>
              <w:proofErr w:type="spellStart"/>
              <w:r w:rsidRPr="00002D6B">
                <w:rPr>
                  <w:rFonts w:ascii="Consolas" w:eastAsia="Consolas" w:hAnsi="Consolas" w:cs="Consolas"/>
                  <w:color w:val="5C5C5C"/>
                  <w:sz w:val="21"/>
                  <w:shd w:val="clear" w:color="auto" w:fill="F8F8F8"/>
                </w:rPr>
                <w:t>T_c</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r_t</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h_t</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v_down</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r_s</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 dt g A0 </w:t>
              </w:r>
              <w:proofErr w:type="spellStart"/>
              <w:r w:rsidRPr="00002D6B">
                <w:rPr>
                  <w:rFonts w:ascii="Consolas" w:eastAsia="Consolas" w:hAnsi="Consolas" w:cs="Consolas"/>
                  <w:color w:val="5C5C5C"/>
                  <w:sz w:val="21"/>
                  <w:shd w:val="clear" w:color="auto" w:fill="F8F8F8"/>
                </w:rPr>
                <w:t>v_a</w:t>
              </w:r>
              <w:proofErr w:type="spellEnd"/>
              <w:r w:rsidRPr="00002D6B">
                <w:rPr>
                  <w:rFonts w:ascii="Consolas" w:eastAsia="Consolas" w:hAnsi="Consolas" w:cs="Consolas"/>
                  <w:color w:val="5C5C5C"/>
                  <w:sz w:val="21"/>
                  <w:shd w:val="clear" w:color="auto" w:fill="F8F8F8"/>
                </w:rPr>
                <w:t>; </w:t>
              </w:r>
            </w:ins>
          </w:p>
          <w:p w14:paraId="152BF3E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5094" w:author="yukina minato" w:date="2025-09-07T17:10:00Z" w16du:dateUtc="2025-09-07T09:10:00Z"/>
                <w:rFonts w:eastAsia="宋体"/>
                <w:color w:val="5C5C5C"/>
                <w:szCs w:val="22"/>
              </w:rPr>
            </w:pPr>
          </w:p>
          <w:p w14:paraId="5238739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095" w:author="yukina minato" w:date="2025-09-07T17:10:00Z" w16du:dateUtc="2025-09-07T09:10:00Z"/>
                <w:rFonts w:eastAsia="宋体"/>
                <w:color w:val="5C5C5C"/>
                <w:szCs w:val="22"/>
              </w:rPr>
            </w:pPr>
            <w:ins w:id="5096" w:author="yukina minato" w:date="2025-09-07T17:10:00Z" w16du:dateUtc="2025-09-07T09:10:00Z">
              <w:r w:rsidRPr="00002D6B">
                <w:rPr>
                  <w:rFonts w:ascii="Consolas" w:eastAsia="Consolas" w:hAnsi="Consolas" w:cs="Consolas"/>
                  <w:color w:val="5C5C5C"/>
                  <w:sz w:val="21"/>
                  <w:shd w:val="clear" w:color="auto" w:fill="F8F8F8"/>
                </w:rPr>
                <w:t>M0 = [</w:t>
              </w:r>
              <w:r w:rsidRPr="00002D6B">
                <w:rPr>
                  <w:rFonts w:ascii="Consolas" w:eastAsia="Consolas" w:hAnsi="Consolas" w:cs="Consolas"/>
                  <w:color w:val="986801"/>
                  <w:sz w:val="21"/>
                  <w:shd w:val="clear" w:color="auto" w:fill="F8F8F8"/>
                </w:rPr>
                <w:t>20000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2000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导弹</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初</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始</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坐标</w:t>
              </w:r>
              <w:r w:rsidRPr="00002D6B">
                <w:rPr>
                  <w:rFonts w:ascii="Consolas" w:eastAsia="Consolas" w:hAnsi="Consolas" w:cs="Consolas"/>
                  <w:color w:val="5C5C5C"/>
                  <w:sz w:val="21"/>
                  <w:shd w:val="clear" w:color="auto" w:fill="F8F8F8"/>
                </w:rPr>
                <w:t> </w:t>
              </w:r>
            </w:ins>
          </w:p>
          <w:p w14:paraId="5AB7CBD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097" w:author="yukina minato" w:date="2025-09-07T17:10:00Z" w16du:dateUtc="2025-09-07T09:10:00Z"/>
                <w:rFonts w:eastAsia="宋体"/>
                <w:color w:val="5C5C5C"/>
                <w:szCs w:val="22"/>
              </w:rPr>
            </w:pPr>
            <w:proofErr w:type="spellStart"/>
            <w:ins w:id="5098" w:author="yukina minato" w:date="2025-09-07T17:10:00Z" w16du:dateUtc="2025-09-07T09:10:00Z">
              <w:r w:rsidRPr="00002D6B">
                <w:rPr>
                  <w:rFonts w:ascii="Consolas" w:eastAsia="Consolas" w:hAnsi="Consolas" w:cs="Consolas"/>
                  <w:color w:val="5C5C5C"/>
                  <w:sz w:val="21"/>
                </w:rPr>
                <w:t>v_m</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300</w:t>
              </w:r>
              <w:r w:rsidRPr="00002D6B">
                <w:rPr>
                  <w:rFonts w:ascii="Consolas" w:eastAsia="Consolas" w:hAnsi="Consolas" w:cs="Consolas"/>
                  <w:color w:val="5C5C5C"/>
                  <w:sz w:val="21"/>
                </w:rPr>
                <w:t>;               %</w:t>
              </w:r>
              <w:r w:rsidRPr="00002D6B">
                <w:rPr>
                  <w:rFonts w:ascii="宋体" w:eastAsia="宋体" w:hAnsi="宋体" w:cs="宋体" w:hint="eastAsia"/>
                  <w:color w:val="5C5C5C"/>
                  <w:sz w:val="21"/>
                </w:rPr>
                <w:t>导弹</w:t>
              </w:r>
              <w:r w:rsidRPr="00002D6B">
                <w:rPr>
                  <w:rFonts w:ascii="Consolas" w:eastAsia="Consolas" w:hAnsi="Consolas" w:cs="Consolas"/>
                  <w:color w:val="5C5C5C"/>
                  <w:sz w:val="21"/>
                </w:rPr>
                <w:t>   </w:t>
              </w:r>
              <w:r w:rsidRPr="00002D6B">
                <w:rPr>
                  <w:rFonts w:ascii="宋体" w:eastAsia="宋体" w:hAnsi="宋体" w:cs="宋体" w:hint="eastAsia"/>
                  <w:color w:val="5C5C5C"/>
                  <w:sz w:val="21"/>
                </w:rPr>
                <w:t>速度</w:t>
              </w:r>
            </w:ins>
          </w:p>
          <w:p w14:paraId="5814ACD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099" w:author="yukina minato" w:date="2025-09-07T17:10:00Z" w16du:dateUtc="2025-09-07T09:10:00Z"/>
                <w:rFonts w:eastAsia="宋体"/>
                <w:color w:val="5C5C5C"/>
                <w:szCs w:val="22"/>
              </w:rPr>
            </w:pPr>
            <w:ins w:id="5100" w:author="yukina minato" w:date="2025-09-07T17:10:00Z" w16du:dateUtc="2025-09-07T09:10:00Z">
              <w:r w:rsidRPr="00002D6B">
                <w:rPr>
                  <w:rFonts w:ascii="Consolas" w:eastAsia="Consolas" w:hAnsi="Consolas" w:cs="Consolas"/>
                  <w:color w:val="5C5C5C"/>
                  <w:sz w:val="21"/>
                  <w:shd w:val="clear" w:color="auto" w:fill="F8F8F8"/>
                </w:rPr>
                <w:t>A0 = [</w:t>
              </w:r>
              <w:r w:rsidRPr="00002D6B">
                <w:rPr>
                  <w:rFonts w:ascii="Consolas" w:eastAsia="Consolas" w:hAnsi="Consolas" w:cs="Consolas"/>
                  <w:color w:val="986801"/>
                  <w:sz w:val="21"/>
                  <w:shd w:val="clear" w:color="auto" w:fill="F8F8F8"/>
                </w:rPr>
                <w:t>17800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1800</w:t>
              </w:r>
              <w:r w:rsidRPr="00002D6B">
                <w:rPr>
                  <w:rFonts w:ascii="Consolas" w:eastAsia="Consolas" w:hAnsi="Consolas" w:cs="Consolas"/>
                  <w:color w:val="5C5C5C"/>
                  <w:sz w:val="21"/>
                  <w:shd w:val="clear" w:color="auto" w:fill="F8F8F8"/>
                </w:rPr>
                <w:t>];  </w:t>
              </w:r>
            </w:ins>
          </w:p>
          <w:p w14:paraId="2C384A0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01" w:author="yukina minato" w:date="2025-09-07T17:10:00Z" w16du:dateUtc="2025-09-07T09:10:00Z"/>
                <w:rFonts w:eastAsia="宋体"/>
                <w:color w:val="5C5C5C"/>
                <w:szCs w:val="22"/>
              </w:rPr>
            </w:pPr>
            <w:proofErr w:type="spellStart"/>
            <w:ins w:id="5102" w:author="yukina minato" w:date="2025-09-07T17:10:00Z" w16du:dateUtc="2025-09-07T09:10:00Z">
              <w:r w:rsidRPr="00002D6B">
                <w:rPr>
                  <w:rFonts w:ascii="Consolas" w:eastAsia="Consolas" w:hAnsi="Consolas" w:cs="Consolas"/>
                  <w:color w:val="5C5C5C"/>
                  <w:sz w:val="21"/>
                </w:rPr>
                <w:t>v_a</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120</w:t>
              </w:r>
              <w:r w:rsidRPr="00002D6B">
                <w:rPr>
                  <w:rFonts w:ascii="Consolas" w:eastAsia="Consolas" w:hAnsi="Consolas" w:cs="Consolas"/>
                  <w:color w:val="5C5C5C"/>
                  <w:sz w:val="21"/>
                </w:rPr>
                <w:t>;               %</w:t>
              </w:r>
              <w:r w:rsidRPr="00002D6B">
                <w:rPr>
                  <w:rFonts w:ascii="宋体" w:eastAsia="宋体" w:hAnsi="宋体" w:cs="宋体" w:hint="eastAsia"/>
                  <w:color w:val="5C5C5C"/>
                  <w:sz w:val="21"/>
                </w:rPr>
                <w:t>无人机</w:t>
              </w:r>
              <w:r w:rsidRPr="00002D6B">
                <w:rPr>
                  <w:rFonts w:ascii="Consolas" w:eastAsia="Consolas" w:hAnsi="Consolas" w:cs="Consolas"/>
                  <w:color w:val="5C5C5C"/>
                  <w:sz w:val="21"/>
                </w:rPr>
                <w:t>    </w:t>
              </w:r>
              <w:r w:rsidRPr="00002D6B">
                <w:rPr>
                  <w:rFonts w:ascii="宋体" w:eastAsia="宋体" w:hAnsi="宋体" w:cs="宋体" w:hint="eastAsia"/>
                  <w:color w:val="5C5C5C"/>
                  <w:sz w:val="21"/>
                </w:rPr>
                <w:t>投放前</w:t>
              </w:r>
              <w:r w:rsidRPr="00002D6B">
                <w:rPr>
                  <w:rFonts w:ascii="Consolas" w:eastAsia="Consolas" w:hAnsi="Consolas" w:cs="Consolas"/>
                  <w:color w:val="5C5C5C"/>
                  <w:sz w:val="21"/>
                </w:rPr>
                <w:t>   </w:t>
              </w:r>
              <w:r w:rsidRPr="00002D6B">
                <w:rPr>
                  <w:rFonts w:ascii="宋体" w:eastAsia="宋体" w:hAnsi="宋体" w:cs="宋体" w:hint="eastAsia"/>
                  <w:color w:val="5C5C5C"/>
                  <w:sz w:val="21"/>
                </w:rPr>
                <w:t>速度</w:t>
              </w:r>
              <w:r w:rsidRPr="00002D6B">
                <w:rPr>
                  <w:rFonts w:ascii="Consolas" w:eastAsia="Consolas" w:hAnsi="Consolas" w:cs="Consolas"/>
                  <w:color w:val="5C5C5C"/>
                  <w:sz w:val="21"/>
                </w:rPr>
                <w:t>  </w:t>
              </w:r>
              <w:r w:rsidRPr="00002D6B">
                <w:rPr>
                  <w:rFonts w:ascii="宋体" w:eastAsia="宋体" w:hAnsi="宋体" w:cs="宋体" w:hint="eastAsia"/>
                  <w:color w:val="5C5C5C"/>
                  <w:sz w:val="21"/>
                </w:rPr>
                <w:t>假设值</w:t>
              </w:r>
            </w:ins>
          </w:p>
          <w:p w14:paraId="067C49F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103" w:author="yukina minato" w:date="2025-09-07T17:10:00Z" w16du:dateUtc="2025-09-07T09:10:00Z"/>
                <w:rFonts w:eastAsia="宋体"/>
                <w:color w:val="5C5C5C"/>
                <w:szCs w:val="22"/>
              </w:rPr>
            </w:pPr>
            <w:ins w:id="5104" w:author="yukina minato" w:date="2025-09-07T17:10:00Z" w16du:dateUtc="2025-09-07T09:10:00Z">
              <w:r w:rsidRPr="00002D6B">
                <w:rPr>
                  <w:rFonts w:ascii="Consolas" w:eastAsia="Consolas" w:hAnsi="Consolas" w:cs="Consolas"/>
                  <w:color w:val="5C5C5C"/>
                  <w:sz w:val="21"/>
                  <w:shd w:val="clear" w:color="auto" w:fill="F8F8F8"/>
                </w:rPr>
                <w:t>O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ins>
          </w:p>
          <w:p w14:paraId="692EE37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5105" w:author="yukina minato" w:date="2025-09-07T17:10:00Z" w16du:dateUtc="2025-09-07T09:10:00Z"/>
                <w:rFonts w:eastAsia="宋体"/>
                <w:color w:val="5C5C5C"/>
                <w:szCs w:val="22"/>
              </w:rPr>
            </w:pPr>
          </w:p>
          <w:p w14:paraId="46D86E4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106" w:author="yukina minato" w:date="2025-09-07T17:10:00Z" w16du:dateUtc="2025-09-07T09:10:00Z"/>
                <w:rFonts w:eastAsia="宋体"/>
                <w:color w:val="5C5C5C"/>
                <w:szCs w:val="22"/>
              </w:rPr>
            </w:pPr>
            <w:ins w:id="5107" w:author="yukina minato" w:date="2025-09-07T17:10:00Z" w16du:dateUtc="2025-09-07T09:10:00Z">
              <w:r w:rsidRPr="00002D6B">
                <w:rPr>
                  <w:rFonts w:ascii="Consolas" w:eastAsia="Consolas" w:hAnsi="Consolas" w:cs="Consolas"/>
                  <w:color w:val="5C5C5C"/>
                  <w:sz w:val="21"/>
                  <w:shd w:val="clear" w:color="auto" w:fill="F8F8F8"/>
                </w:rPr>
                <w:t>%</w:t>
              </w:r>
              <w:r w:rsidRPr="00002D6B">
                <w:rPr>
                  <w:rFonts w:ascii="宋体" w:eastAsia="宋体" w:hAnsi="宋体" w:cs="宋体" w:hint="eastAsia"/>
                  <w:color w:val="5C5C5C"/>
                  <w:sz w:val="21"/>
                  <w:shd w:val="clear" w:color="auto" w:fill="F8F8F8"/>
                </w:rPr>
                <w:t>真实目标</w:t>
              </w:r>
            </w:ins>
          </w:p>
          <w:p w14:paraId="780B2F7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08" w:author="yukina minato" w:date="2025-09-07T17:10:00Z" w16du:dateUtc="2025-09-07T09:10:00Z"/>
                <w:rFonts w:eastAsia="宋体"/>
                <w:color w:val="5C5C5C"/>
                <w:szCs w:val="22"/>
              </w:rPr>
            </w:pPr>
            <w:proofErr w:type="spellStart"/>
            <w:ins w:id="5109" w:author="yukina minato" w:date="2025-09-07T17:10:00Z" w16du:dateUtc="2025-09-07T09:10:00Z">
              <w:r w:rsidRPr="00002D6B">
                <w:rPr>
                  <w:rFonts w:ascii="Consolas" w:eastAsia="Consolas" w:hAnsi="Consolas" w:cs="Consolas"/>
                  <w:color w:val="5C5C5C"/>
                  <w:sz w:val="21"/>
                </w:rPr>
                <w:t>T_c</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200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ins>
          </w:p>
          <w:p w14:paraId="6028153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110" w:author="yukina minato" w:date="2025-09-07T17:10:00Z" w16du:dateUtc="2025-09-07T09:10:00Z"/>
                <w:rFonts w:eastAsia="宋体"/>
                <w:color w:val="5C5C5C"/>
                <w:szCs w:val="22"/>
              </w:rPr>
            </w:pPr>
            <w:proofErr w:type="spellStart"/>
            <w:ins w:id="5111" w:author="yukina minato" w:date="2025-09-07T17:10:00Z" w16du:dateUtc="2025-09-07T09:10:00Z">
              <w:r w:rsidRPr="00002D6B">
                <w:rPr>
                  <w:rFonts w:ascii="Consolas" w:eastAsia="Consolas" w:hAnsi="Consolas" w:cs="Consolas"/>
                  <w:color w:val="5C5C5C"/>
                  <w:sz w:val="21"/>
                  <w:shd w:val="clear" w:color="auto" w:fill="F8F8F8"/>
                </w:rPr>
                <w:t>r_t</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7</w:t>
              </w:r>
              <w:r w:rsidRPr="00002D6B">
                <w:rPr>
                  <w:rFonts w:ascii="Consolas" w:eastAsia="Consolas" w:hAnsi="Consolas" w:cs="Consolas"/>
                  <w:color w:val="5C5C5C"/>
                  <w:sz w:val="21"/>
                  <w:shd w:val="clear" w:color="auto" w:fill="F8F8F8"/>
                </w:rPr>
                <w:t>;               </w:t>
              </w:r>
            </w:ins>
          </w:p>
          <w:p w14:paraId="7CC2889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12" w:author="yukina minato" w:date="2025-09-07T17:10:00Z" w16du:dateUtc="2025-09-07T09:10:00Z"/>
                <w:rFonts w:eastAsia="宋体"/>
                <w:color w:val="5C5C5C"/>
                <w:szCs w:val="22"/>
              </w:rPr>
            </w:pPr>
            <w:proofErr w:type="spellStart"/>
            <w:ins w:id="5113" w:author="yukina minato" w:date="2025-09-07T17:10:00Z" w16du:dateUtc="2025-09-07T09:10:00Z">
              <w:r w:rsidRPr="00002D6B">
                <w:rPr>
                  <w:rFonts w:ascii="Consolas" w:eastAsia="Consolas" w:hAnsi="Consolas" w:cs="Consolas"/>
                  <w:color w:val="5C5C5C"/>
                  <w:sz w:val="21"/>
                </w:rPr>
                <w:t>h_t</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ins>
          </w:p>
          <w:p w14:paraId="4DFDF53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114" w:author="yukina minato" w:date="2025-09-07T17:10:00Z" w16du:dateUtc="2025-09-07T09:10:00Z"/>
                <w:rFonts w:eastAsia="宋体"/>
                <w:color w:val="5C5C5C"/>
                <w:szCs w:val="22"/>
              </w:rPr>
            </w:pPr>
          </w:p>
          <w:p w14:paraId="22B6525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15" w:author="yukina minato" w:date="2025-09-07T17:10:00Z" w16du:dateUtc="2025-09-07T09:10:00Z"/>
                <w:rFonts w:eastAsia="宋体"/>
                <w:color w:val="5C5C5C"/>
                <w:szCs w:val="22"/>
              </w:rPr>
            </w:pPr>
            <w:ins w:id="5116" w:author="yukina minato" w:date="2025-09-07T17:10:00Z" w16du:dateUtc="2025-09-07T09:10:00Z">
              <w:r w:rsidRPr="00002D6B">
                <w:rPr>
                  <w:rFonts w:ascii="Consolas" w:eastAsia="Consolas" w:hAnsi="Consolas" w:cs="Consolas"/>
                  <w:color w:val="5C5C5C"/>
                  <w:sz w:val="21"/>
                </w:rPr>
                <w:t>%</w:t>
              </w:r>
              <w:r w:rsidRPr="00002D6B">
                <w:rPr>
                  <w:rFonts w:ascii="宋体" w:eastAsia="宋体" w:hAnsi="宋体" w:cs="宋体" w:hint="eastAsia"/>
                  <w:color w:val="5C5C5C"/>
                  <w:sz w:val="21"/>
                </w:rPr>
                <w:t>干扰弹和烟雾</w:t>
              </w:r>
            </w:ins>
          </w:p>
          <w:p w14:paraId="4780E4D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117" w:author="yukina minato" w:date="2025-09-07T17:10:00Z" w16du:dateUtc="2025-09-07T09:10:00Z"/>
                <w:rFonts w:eastAsia="宋体"/>
                <w:color w:val="5C5C5C"/>
                <w:szCs w:val="22"/>
              </w:rPr>
            </w:pPr>
            <w:proofErr w:type="spellStart"/>
            <w:ins w:id="5118" w:author="yukina minato" w:date="2025-09-07T17:10:00Z" w16du:dateUtc="2025-09-07T09:10:00Z">
              <w:r w:rsidRPr="00002D6B">
                <w:rPr>
                  <w:rFonts w:ascii="Consolas" w:eastAsia="Consolas" w:hAnsi="Consolas" w:cs="Consolas"/>
                  <w:color w:val="5C5C5C"/>
                  <w:sz w:val="21"/>
                  <w:shd w:val="clear" w:color="auto" w:fill="F8F8F8"/>
                </w:rPr>
                <w:t>v_down</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烟下沉速度</w:t>
              </w:r>
            </w:ins>
          </w:p>
          <w:p w14:paraId="36D8BA4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19" w:author="yukina minato" w:date="2025-09-07T17:10:00Z" w16du:dateUtc="2025-09-07T09:10:00Z"/>
                <w:rFonts w:eastAsia="宋体"/>
                <w:color w:val="5C5C5C"/>
                <w:szCs w:val="22"/>
              </w:rPr>
            </w:pPr>
            <w:proofErr w:type="spellStart"/>
            <w:ins w:id="5120" w:author="yukina minato" w:date="2025-09-07T17:10:00Z" w16du:dateUtc="2025-09-07T09:10:00Z">
              <w:r w:rsidRPr="00002D6B">
                <w:rPr>
                  <w:rFonts w:ascii="Consolas" w:eastAsia="Consolas" w:hAnsi="Consolas" w:cs="Consolas"/>
                  <w:color w:val="5C5C5C"/>
                  <w:sz w:val="21"/>
                </w:rPr>
                <w:t>r_s</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宋体" w:eastAsia="宋体" w:hAnsi="宋体" w:cs="宋体" w:hint="eastAsia"/>
                  <w:color w:val="5C5C5C"/>
                  <w:sz w:val="21"/>
                </w:rPr>
                <w:t>半径</w:t>
              </w:r>
            </w:ins>
          </w:p>
          <w:p w14:paraId="336F981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121" w:author="yukina minato" w:date="2025-09-07T17:10:00Z" w16du:dateUtc="2025-09-07T09:10:00Z"/>
                <w:rFonts w:eastAsia="宋体"/>
                <w:color w:val="5C5C5C"/>
                <w:szCs w:val="22"/>
              </w:rPr>
            </w:pPr>
            <w:proofErr w:type="spellStart"/>
            <w:ins w:id="5122" w:author="yukina minato" w:date="2025-09-07T17:10:00Z" w16du:dateUtc="2025-09-07T09:10:00Z">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遮蔽时长</w:t>
              </w:r>
              <w:r w:rsidRPr="00002D6B">
                <w:rPr>
                  <w:rFonts w:ascii="Consolas" w:eastAsia="Consolas" w:hAnsi="Consolas" w:cs="Consolas"/>
                  <w:color w:val="5C5C5C"/>
                  <w:sz w:val="21"/>
                  <w:shd w:val="clear" w:color="auto" w:fill="F8F8F8"/>
                </w:rPr>
                <w:t> </w:t>
              </w:r>
            </w:ins>
          </w:p>
          <w:p w14:paraId="5B2A000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23" w:author="yukina minato" w:date="2025-09-07T17:10:00Z" w16du:dateUtc="2025-09-07T09:10:00Z"/>
                <w:rFonts w:eastAsia="宋体"/>
                <w:color w:val="5C5C5C"/>
                <w:szCs w:val="22"/>
              </w:rPr>
            </w:pPr>
            <w:ins w:id="5124" w:author="yukina minato" w:date="2025-09-07T17:10:00Z" w16du:dateUtc="2025-09-07T09:10:00Z">
              <w:r w:rsidRPr="00002D6B">
                <w:rPr>
                  <w:rFonts w:ascii="Consolas" w:eastAsia="Consolas" w:hAnsi="Consolas" w:cs="Consolas"/>
                  <w:color w:val="5C5C5C"/>
                  <w:sz w:val="21"/>
                </w:rPr>
                <w:t>g = </w:t>
              </w:r>
              <w:r w:rsidRPr="00002D6B">
                <w:rPr>
                  <w:rFonts w:ascii="Consolas" w:eastAsia="Consolas" w:hAnsi="Consolas" w:cs="Consolas"/>
                  <w:color w:val="986801"/>
                  <w:sz w:val="21"/>
                </w:rPr>
                <w:t>9.8</w:t>
              </w:r>
              <w:r w:rsidRPr="00002D6B">
                <w:rPr>
                  <w:rFonts w:ascii="Consolas" w:eastAsia="Consolas" w:hAnsi="Consolas" w:cs="Consolas"/>
                  <w:color w:val="5C5C5C"/>
                  <w:sz w:val="21"/>
                </w:rPr>
                <w:t>;         </w:t>
              </w:r>
            </w:ins>
          </w:p>
          <w:p w14:paraId="754FA7F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125" w:author="yukina minato" w:date="2025-09-07T17:10:00Z" w16du:dateUtc="2025-09-07T09:10:00Z"/>
                <w:rFonts w:eastAsia="宋体"/>
                <w:color w:val="5C5C5C"/>
                <w:szCs w:val="22"/>
              </w:rPr>
            </w:pPr>
          </w:p>
          <w:p w14:paraId="0BEB9B0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26" w:author="yukina minato" w:date="2025-09-07T17:10:00Z" w16du:dateUtc="2025-09-07T09:10:00Z"/>
                <w:rFonts w:eastAsia="宋体"/>
                <w:color w:val="5C5C5C"/>
                <w:szCs w:val="22"/>
              </w:rPr>
            </w:pPr>
            <w:ins w:id="5127" w:author="yukina minato" w:date="2025-09-07T17:10:00Z" w16du:dateUtc="2025-09-07T09:10:00Z">
              <w:r w:rsidRPr="00002D6B">
                <w:rPr>
                  <w:rFonts w:ascii="Consolas" w:eastAsia="Consolas" w:hAnsi="Consolas" w:cs="Consolas"/>
                  <w:color w:val="5C5C5C"/>
                  <w:sz w:val="21"/>
                </w:rPr>
                <w:t>%</w:t>
              </w:r>
              <w:r w:rsidRPr="00002D6B">
                <w:rPr>
                  <w:rFonts w:ascii="宋体" w:eastAsia="宋体" w:hAnsi="宋体" w:cs="宋体" w:hint="eastAsia"/>
                  <w:color w:val="5C5C5C"/>
                  <w:sz w:val="21"/>
                </w:rPr>
                <w:t>模拟时间参数</w:t>
              </w:r>
            </w:ins>
          </w:p>
          <w:p w14:paraId="68A63AF8"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128" w:author="yukina minato" w:date="2025-09-07T17:10:00Z" w16du:dateUtc="2025-09-07T09:10:00Z"/>
                <w:rFonts w:eastAsia="宋体"/>
                <w:color w:val="5C5C5C"/>
                <w:szCs w:val="22"/>
              </w:rPr>
            </w:pPr>
            <w:proofErr w:type="spellStart"/>
            <w:ins w:id="5129" w:author="yukina minato" w:date="2025-09-07T17:10:00Z" w16du:dateUtc="2025-09-07T09:10:00Z">
              <w:r w:rsidRPr="00002D6B">
                <w:rPr>
                  <w:rFonts w:ascii="Consolas" w:eastAsia="Consolas" w:hAnsi="Consolas" w:cs="Consolas"/>
                  <w:color w:val="5C5C5C"/>
                  <w:sz w:val="21"/>
                  <w:shd w:val="clear" w:color="auto" w:fill="F8F8F8"/>
                </w:rPr>
                <w:t>t_start</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4C31327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30" w:author="yukina minato" w:date="2025-09-07T17:10:00Z" w16du:dateUtc="2025-09-07T09:10:00Z"/>
                <w:rFonts w:eastAsia="宋体"/>
                <w:color w:val="5C5C5C"/>
                <w:szCs w:val="22"/>
              </w:rPr>
            </w:pPr>
            <w:proofErr w:type="spellStart"/>
            <w:ins w:id="5131" w:author="yukina minato" w:date="2025-09-07T17:10:00Z" w16du:dateUtc="2025-09-07T09:10:00Z">
              <w:r w:rsidRPr="00002D6B">
                <w:rPr>
                  <w:rFonts w:ascii="Consolas" w:eastAsia="Consolas" w:hAnsi="Consolas" w:cs="Consolas"/>
                  <w:color w:val="5C5C5C"/>
                  <w:sz w:val="21"/>
                </w:rPr>
                <w:t>t_end</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60</w:t>
              </w:r>
              <w:r w:rsidRPr="00002D6B">
                <w:rPr>
                  <w:rFonts w:ascii="Consolas" w:eastAsia="Consolas" w:hAnsi="Consolas" w:cs="Consolas"/>
                  <w:color w:val="5C5C5C"/>
                  <w:sz w:val="21"/>
                </w:rPr>
                <w:t>;              %</w:t>
              </w:r>
              <w:proofErr w:type="gramStart"/>
              <w:r w:rsidRPr="00002D6B">
                <w:rPr>
                  <w:rFonts w:ascii="宋体" w:eastAsia="宋体" w:hAnsi="宋体" w:cs="宋体" w:hint="eastAsia"/>
                  <w:color w:val="5C5C5C"/>
                  <w:sz w:val="21"/>
                </w:rPr>
                <w:t>模拟总</w:t>
              </w:r>
              <w:proofErr w:type="gramEnd"/>
              <w:r w:rsidRPr="00002D6B">
                <w:rPr>
                  <w:rFonts w:ascii="宋体" w:eastAsia="宋体" w:hAnsi="宋体" w:cs="宋体" w:hint="eastAsia"/>
                  <w:color w:val="5C5C5C"/>
                  <w:sz w:val="21"/>
                </w:rPr>
                <w:t>时长</w:t>
              </w:r>
            </w:ins>
          </w:p>
          <w:p w14:paraId="166A723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132" w:author="yukina minato" w:date="2025-09-07T17:10:00Z" w16du:dateUtc="2025-09-07T09:10:00Z"/>
                <w:rFonts w:eastAsia="宋体"/>
                <w:color w:val="5C5C5C"/>
                <w:szCs w:val="22"/>
              </w:rPr>
            </w:pPr>
            <w:ins w:id="5133" w:author="yukina minato" w:date="2025-09-07T17:10:00Z" w16du:dateUtc="2025-09-07T09:10:00Z">
              <w:r w:rsidRPr="00002D6B">
                <w:rPr>
                  <w:rFonts w:ascii="Consolas" w:eastAsia="Consolas" w:hAnsi="Consolas" w:cs="Consolas"/>
                  <w:color w:val="5C5C5C"/>
                  <w:sz w:val="21"/>
                  <w:shd w:val="clear" w:color="auto" w:fill="F8F8F8"/>
                </w:rPr>
                <w:t>dt = </w:t>
              </w:r>
              <w:r w:rsidRPr="00002D6B">
                <w:rPr>
                  <w:rFonts w:ascii="Consolas" w:eastAsia="Consolas" w:hAnsi="Consolas" w:cs="Consolas"/>
                  <w:color w:val="986801"/>
                  <w:sz w:val="21"/>
                  <w:shd w:val="clear" w:color="auto" w:fill="F8F8F8"/>
                </w:rPr>
                <w:t>0.01</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时间步长</w:t>
              </w:r>
            </w:ins>
          </w:p>
          <w:p w14:paraId="0CACD0D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34" w:author="yukina minato" w:date="2025-09-07T17:10:00Z" w16du:dateUtc="2025-09-07T09:10:00Z"/>
                <w:rFonts w:eastAsia="宋体"/>
                <w:color w:val="5C5C5C"/>
                <w:szCs w:val="22"/>
              </w:rPr>
            </w:pPr>
            <w:proofErr w:type="spellStart"/>
            <w:ins w:id="5135" w:author="yukina minato" w:date="2025-09-07T17:10:00Z" w16du:dateUtc="2025-09-07T09:10:00Z">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w:t>
              </w:r>
              <w:proofErr w:type="gramStart"/>
              <w:r w:rsidRPr="00002D6B">
                <w:rPr>
                  <w:rFonts w:ascii="Consolas" w:eastAsia="Consolas" w:hAnsi="Consolas" w:cs="Consolas"/>
                  <w:color w:val="5C5C5C"/>
                  <w:sz w:val="21"/>
                </w:rPr>
                <w:t>start:dt</w:t>
              </w:r>
              <w:proofErr w:type="gramEnd"/>
              <w:r w:rsidRPr="00002D6B">
                <w:rPr>
                  <w:rFonts w:ascii="Consolas" w:eastAsia="Consolas" w:hAnsi="Consolas" w:cs="Consolas"/>
                  <w:color w:val="5C5C5C"/>
                  <w:sz w:val="21"/>
                </w:rPr>
                <w:t>:t_end</w:t>
              </w:r>
              <w:proofErr w:type="spellEnd"/>
              <w:r w:rsidRPr="00002D6B">
                <w:rPr>
                  <w:rFonts w:ascii="Consolas" w:eastAsia="Consolas" w:hAnsi="Consolas" w:cs="Consolas"/>
                  <w:color w:val="5C5C5C"/>
                  <w:sz w:val="21"/>
                </w:rPr>
                <w:t>; </w:t>
              </w:r>
            </w:ins>
          </w:p>
          <w:p w14:paraId="5CD5BE8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136" w:author="yukina minato" w:date="2025-09-07T17:10:00Z" w16du:dateUtc="2025-09-07T09:10:00Z"/>
                <w:rFonts w:eastAsia="宋体"/>
                <w:color w:val="5C5C5C"/>
                <w:szCs w:val="22"/>
              </w:rPr>
            </w:pPr>
          </w:p>
          <w:p w14:paraId="0EFAE76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37" w:author="yukina minato" w:date="2025-09-07T17:10:00Z" w16du:dateUtc="2025-09-07T09:10:00Z"/>
                <w:rFonts w:eastAsia="宋体"/>
                <w:color w:val="5C5C5C"/>
                <w:szCs w:val="22"/>
              </w:rPr>
            </w:pPr>
            <w:proofErr w:type="spellStart"/>
            <w:ins w:id="5138" w:author="yukina minato" w:date="2025-09-07T17:10:00Z" w16du:dateUtc="2025-09-07T09:10: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进行</w:t>
              </w:r>
              <w:proofErr w:type="gramStart"/>
              <w:r w:rsidRPr="00002D6B">
                <w:rPr>
                  <w:rFonts w:ascii="宋体" w:eastAsia="宋体" w:hAnsi="宋体" w:cs="宋体" w:hint="eastAsia"/>
                  <w:color w:val="50A14F"/>
                  <w:sz w:val="21"/>
                </w:rPr>
                <w:t>预计算以加速</w:t>
              </w:r>
              <w:proofErr w:type="gramEnd"/>
              <w:r w:rsidRPr="00002D6B">
                <w:rPr>
                  <w:rFonts w:ascii="宋体" w:eastAsia="宋体" w:hAnsi="宋体" w:cs="宋体" w:hint="eastAsia"/>
                  <w:color w:val="50A14F"/>
                  <w:sz w:val="21"/>
                </w:rPr>
                <w:t>优化过程</w:t>
              </w:r>
              <w:r w:rsidRPr="00002D6B">
                <w:rPr>
                  <w:rFonts w:ascii="Consolas" w:eastAsia="Consolas" w:hAnsi="Consolas" w:cs="Consolas"/>
                  <w:color w:val="50A14F"/>
                  <w:sz w:val="21"/>
                </w:rPr>
                <w:t>...\n'</w:t>
              </w:r>
              <w:r w:rsidRPr="00002D6B">
                <w:rPr>
                  <w:rFonts w:ascii="Consolas" w:eastAsia="Consolas" w:hAnsi="Consolas" w:cs="Consolas"/>
                  <w:color w:val="5C5C5C"/>
                  <w:sz w:val="21"/>
                </w:rPr>
                <w:t>);</w:t>
              </w:r>
            </w:ins>
          </w:p>
          <w:p w14:paraId="4A8C5A9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139" w:author="yukina minato" w:date="2025-09-07T17:10:00Z" w16du:dateUtc="2025-09-07T09:10:00Z"/>
                <w:rFonts w:eastAsia="宋体"/>
                <w:color w:val="5C5C5C"/>
                <w:szCs w:val="22"/>
              </w:rPr>
            </w:pPr>
            <w:proofErr w:type="spellStart"/>
            <w:ins w:id="5140" w:author="yukina minato" w:date="2025-09-07T17:10:00Z" w16du:dateUtc="2025-09-07T09:10:00Z">
              <w:r w:rsidRPr="00002D6B">
                <w:rPr>
                  <w:rFonts w:ascii="Consolas" w:eastAsia="Consolas" w:hAnsi="Consolas" w:cs="Consolas"/>
                  <w:color w:val="5C5C5C"/>
                  <w:sz w:val="21"/>
                  <w:shd w:val="clear" w:color="auto" w:fill="F8F8F8"/>
                </w:rPr>
                <w:t>m_t_ggg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g_m_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 M0, </w:t>
              </w:r>
              <w:proofErr w:type="spellStart"/>
              <w:r w:rsidRPr="00002D6B">
                <w:rPr>
                  <w:rFonts w:ascii="Consolas" w:eastAsia="Consolas" w:hAnsi="Consolas" w:cs="Consolas"/>
                  <w:color w:val="5C5C5C"/>
                  <w:sz w:val="21"/>
                  <w:shd w:val="clear" w:color="auto" w:fill="F8F8F8"/>
                </w:rPr>
                <w:t>v_m</w:t>
              </w:r>
              <w:proofErr w:type="spellEnd"/>
              <w:r w:rsidRPr="00002D6B">
                <w:rPr>
                  <w:rFonts w:ascii="Consolas" w:eastAsia="Consolas" w:hAnsi="Consolas" w:cs="Consolas"/>
                  <w:color w:val="5C5C5C"/>
                  <w:sz w:val="21"/>
                  <w:shd w:val="clear" w:color="auto" w:fill="F8F8F8"/>
                </w:rPr>
                <w:t>, O); </w:t>
              </w:r>
            </w:ins>
          </w:p>
          <w:p w14:paraId="057D577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41" w:author="yukina minato" w:date="2025-09-07T17:10:00Z" w16du:dateUtc="2025-09-07T09:10:00Z"/>
                <w:rFonts w:eastAsia="宋体"/>
                <w:color w:val="5C5C5C"/>
                <w:szCs w:val="22"/>
              </w:rPr>
            </w:pPr>
            <w:proofErr w:type="spellStart"/>
            <w:ins w:id="5142" w:author="yukina minato" w:date="2025-09-07T17:10:00Z" w16du:dateUtc="2025-09-07T09:10:00Z">
              <w:r w:rsidRPr="00002D6B">
                <w:rPr>
                  <w:rFonts w:ascii="Consolas" w:eastAsia="Consolas" w:hAnsi="Consolas" w:cs="Consolas"/>
                  <w:color w:val="5C5C5C"/>
                  <w:sz w:val="21"/>
                </w:rPr>
                <w:t>n_s_ggg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50</w:t>
              </w:r>
              <w:r w:rsidRPr="00002D6B">
                <w:rPr>
                  <w:rFonts w:ascii="Consolas" w:eastAsia="Consolas" w:hAnsi="Consolas" w:cs="Consolas"/>
                  <w:color w:val="5C5C5C"/>
                  <w:sz w:val="21"/>
                </w:rPr>
                <w:t>;</w:t>
              </w:r>
            </w:ins>
          </w:p>
          <w:p w14:paraId="349016B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143" w:author="yukina minato" w:date="2025-09-07T17:10:00Z" w16du:dateUtc="2025-09-07T09:10:00Z"/>
                <w:rFonts w:eastAsia="宋体"/>
                <w:color w:val="5C5C5C"/>
                <w:szCs w:val="22"/>
              </w:rPr>
            </w:pPr>
            <w:proofErr w:type="spellStart"/>
            <w:ins w:id="5144" w:author="yukina minato" w:date="2025-09-07T17:10:00Z" w16du:dateUtc="2025-09-07T09:10:00Z">
              <w:r w:rsidRPr="00002D6B">
                <w:rPr>
                  <w:rFonts w:ascii="Consolas" w:eastAsia="Consolas" w:hAnsi="Consolas" w:cs="Consolas"/>
                  <w:color w:val="5C5C5C"/>
                  <w:sz w:val="21"/>
                  <w:shd w:val="clear" w:color="auto" w:fill="F8F8F8"/>
                </w:rPr>
                <w:t>t_v_ggg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linspace</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*pi, </w:t>
              </w:r>
              <w:proofErr w:type="spellStart"/>
              <w:r w:rsidRPr="00002D6B">
                <w:rPr>
                  <w:rFonts w:ascii="Consolas" w:eastAsia="Consolas" w:hAnsi="Consolas" w:cs="Consolas"/>
                  <w:color w:val="5C5C5C"/>
                  <w:sz w:val="21"/>
                  <w:shd w:val="clear" w:color="auto" w:fill="F8F8F8"/>
                </w:rPr>
                <w:t>n_s_ggg</w:t>
              </w:r>
              <w:proofErr w:type="spellEnd"/>
              <w:r w:rsidRPr="00002D6B">
                <w:rPr>
                  <w:rFonts w:ascii="Consolas" w:eastAsia="Consolas" w:hAnsi="Consolas" w:cs="Consolas"/>
                  <w:color w:val="5C5C5C"/>
                  <w:sz w:val="21"/>
                  <w:shd w:val="clear" w:color="auto" w:fill="F8F8F8"/>
                </w:rPr>
                <w:t>); </w:t>
              </w:r>
            </w:ins>
          </w:p>
          <w:p w14:paraId="16C438B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45" w:author="yukina minato" w:date="2025-09-07T17:10:00Z" w16du:dateUtc="2025-09-07T09:10:00Z"/>
                <w:rFonts w:eastAsia="宋体"/>
                <w:color w:val="5C5C5C"/>
                <w:szCs w:val="22"/>
              </w:rPr>
            </w:pPr>
            <w:ins w:id="5146" w:author="yukina minato" w:date="2025-09-07T17:10:00Z" w16du:dateUtc="2025-09-07T09:10:00Z">
              <w:r w:rsidRPr="00002D6B">
                <w:rPr>
                  <w:rFonts w:ascii="Consolas" w:eastAsia="Consolas" w:hAnsi="Consolas" w:cs="Consolas"/>
                  <w:color w:val="5C5C5C"/>
                  <w:sz w:val="21"/>
                </w:rPr>
                <w:t>t_b_ggg = [T_</w:t>
              </w:r>
              <w:proofErr w:type="gramStart"/>
              <w:r w:rsidRPr="00002D6B">
                <w:rPr>
                  <w:rFonts w:ascii="Consolas" w:eastAsia="Consolas" w:hAnsi="Consolas" w:cs="Consolas"/>
                  <w:color w:val="5C5C5C"/>
                  <w:sz w:val="21"/>
                </w:rPr>
                <w:t>c(</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 r_t * </w:t>
              </w:r>
              <w:r w:rsidRPr="00002D6B">
                <w:rPr>
                  <w:rFonts w:ascii="Consolas" w:eastAsia="Consolas" w:hAnsi="Consolas" w:cs="Consolas"/>
                  <w:color w:val="C18401"/>
                  <w:sz w:val="21"/>
                </w:rPr>
                <w:t>cos</w:t>
              </w:r>
              <w:r w:rsidRPr="00002D6B">
                <w:rPr>
                  <w:rFonts w:ascii="Consolas" w:eastAsia="Consolas" w:hAnsi="Consolas" w:cs="Consolas"/>
                  <w:color w:val="5C5C5C"/>
                  <w:sz w:val="21"/>
                </w:rPr>
                <w:t>(t_v_ggg); T_</w:t>
              </w:r>
              <w:proofErr w:type="gramStart"/>
              <w:r w:rsidRPr="00002D6B">
                <w:rPr>
                  <w:rFonts w:ascii="Consolas" w:eastAsia="Consolas" w:hAnsi="Consolas" w:cs="Consolas"/>
                  <w:color w:val="5C5C5C"/>
                  <w:sz w:val="21"/>
                </w:rPr>
                <w:t>c(</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 r_t * </w:t>
              </w:r>
              <w:r w:rsidRPr="00002D6B">
                <w:rPr>
                  <w:rFonts w:ascii="Consolas" w:eastAsia="Consolas" w:hAnsi="Consolas" w:cs="Consolas"/>
                  <w:color w:val="C18401"/>
                  <w:sz w:val="21"/>
                </w:rPr>
                <w:t>sin</w:t>
              </w:r>
              <w:r w:rsidRPr="00002D6B">
                <w:rPr>
                  <w:rFonts w:ascii="Consolas" w:eastAsia="Consolas" w:hAnsi="Consolas" w:cs="Consolas"/>
                  <w:color w:val="5C5C5C"/>
                  <w:sz w:val="21"/>
                </w:rPr>
                <w:t>(t_v_ggg); repmat(T_</w:t>
              </w:r>
              <w:proofErr w:type="gramStart"/>
              <w:r w:rsidRPr="00002D6B">
                <w:rPr>
                  <w:rFonts w:ascii="Consolas" w:eastAsia="Consolas" w:hAnsi="Consolas" w:cs="Consolas"/>
                  <w:color w:val="5C5C5C"/>
                  <w:sz w:val="21"/>
                </w:rPr>
                <w:t>c(</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 - h_t/</w:t>
              </w:r>
              <w:r w:rsidRPr="00002D6B">
                <w:rPr>
                  <w:rFonts w:ascii="Consolas" w:eastAsia="Consolas" w:hAnsi="Consolas" w:cs="Consolas"/>
                  <w:color w:val="986801"/>
                  <w:sz w:val="21"/>
                </w:rPr>
                <w:t>2</w:t>
              </w:r>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 n_s_ggg)];</w:t>
              </w:r>
            </w:ins>
          </w:p>
          <w:p w14:paraId="00C0438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147" w:author="yukina minato" w:date="2025-09-07T17:10:00Z" w16du:dateUtc="2025-09-07T09:10:00Z"/>
                <w:rFonts w:eastAsia="宋体"/>
                <w:color w:val="5C5C5C"/>
                <w:szCs w:val="22"/>
              </w:rPr>
            </w:pPr>
            <w:ins w:id="5148" w:author="yukina minato" w:date="2025-09-07T17:10:00Z" w16du:dateUtc="2025-09-07T09:10:00Z">
              <w:r w:rsidRPr="00002D6B">
                <w:rPr>
                  <w:rFonts w:ascii="Consolas" w:eastAsia="Consolas" w:hAnsi="Consolas" w:cs="Consolas"/>
                  <w:color w:val="5C5C5C"/>
                  <w:sz w:val="21"/>
                  <w:shd w:val="clear" w:color="auto" w:fill="F8F8F8"/>
                </w:rPr>
                <w:t>t_p_ggg = [T_</w:t>
              </w:r>
              <w:proofErr w:type="gramStart"/>
              <w:r w:rsidRPr="00002D6B">
                <w:rPr>
                  <w:rFonts w:ascii="Consolas" w:eastAsia="Consolas" w:hAnsi="Consolas" w:cs="Consolas"/>
                  <w:color w:val="5C5C5C"/>
                  <w:sz w:val="21"/>
                  <w:shd w:val="clear" w:color="auto" w:fill="F8F8F8"/>
                </w:rPr>
                <w:t>c(</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r_t * </w:t>
              </w:r>
              <w:r w:rsidRPr="00002D6B">
                <w:rPr>
                  <w:rFonts w:ascii="Consolas" w:eastAsia="Consolas" w:hAnsi="Consolas" w:cs="Consolas"/>
                  <w:color w:val="C18401"/>
                  <w:sz w:val="21"/>
                  <w:shd w:val="clear" w:color="auto" w:fill="F8F8F8"/>
                </w:rPr>
                <w:t>sin</w:t>
              </w:r>
              <w:r w:rsidRPr="00002D6B">
                <w:rPr>
                  <w:rFonts w:ascii="Consolas" w:eastAsia="Consolas" w:hAnsi="Consolas" w:cs="Consolas"/>
                  <w:color w:val="5C5C5C"/>
                  <w:sz w:val="21"/>
                  <w:shd w:val="clear" w:color="auto" w:fill="F8F8F8"/>
                </w:rPr>
                <w:t>(t_v_ggg); T_</w:t>
              </w:r>
              <w:proofErr w:type="gramStart"/>
              <w:r w:rsidRPr="00002D6B">
                <w:rPr>
                  <w:rFonts w:ascii="Consolas" w:eastAsia="Consolas" w:hAnsi="Consolas" w:cs="Consolas"/>
                  <w:color w:val="5C5C5C"/>
                  <w:sz w:val="21"/>
                  <w:shd w:val="clear" w:color="auto" w:fill="F8F8F8"/>
                </w:rPr>
                <w:t>c(</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r_t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(t_v_ggg); repmat(T_</w:t>
              </w:r>
              <w:proofErr w:type="gramStart"/>
              <w:r w:rsidRPr="00002D6B">
                <w:rPr>
                  <w:rFonts w:ascii="Consolas" w:eastAsia="Consolas" w:hAnsi="Consolas" w:cs="Consolas"/>
                  <w:color w:val="5C5C5C"/>
                  <w:sz w:val="21"/>
                  <w:shd w:val="clear" w:color="auto" w:fill="F8F8F8"/>
                </w:rPr>
                <w:t>c(</w:t>
              </w:r>
              <w:proofErr w:type="gramEnd"/>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 h_t/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n_s_ggg)]; </w:t>
              </w:r>
            </w:ins>
          </w:p>
          <w:p w14:paraId="6AEA9E3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49" w:author="yukina minato" w:date="2025-09-07T17:10:00Z" w16du:dateUtc="2025-09-07T09:10:00Z"/>
                <w:rFonts w:eastAsia="宋体"/>
                <w:color w:val="5C5C5C"/>
                <w:szCs w:val="22"/>
              </w:rPr>
            </w:pPr>
            <w:proofErr w:type="spellStart"/>
            <w:ins w:id="5150" w:author="yukina minato" w:date="2025-09-07T17:10:00Z" w16du:dateUtc="2025-09-07T09:10:00Z">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t_b_ggg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t_p_ggg</w:t>
              </w:r>
              <w:proofErr w:type="spellEnd"/>
              <w:r w:rsidRPr="00002D6B">
                <w:rPr>
                  <w:rFonts w:ascii="Consolas" w:eastAsia="Consolas" w:hAnsi="Consolas" w:cs="Consolas"/>
                  <w:color w:val="5C5C5C"/>
                  <w:sz w:val="21"/>
                </w:rPr>
                <w:t>]; </w:t>
              </w:r>
            </w:ins>
          </w:p>
          <w:p w14:paraId="45C411C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151" w:author="yukina minato" w:date="2025-09-07T17:10:00Z" w16du:dateUtc="2025-09-07T09:10:00Z"/>
                <w:rFonts w:eastAsia="宋体"/>
                <w:color w:val="5C5C5C"/>
                <w:szCs w:val="22"/>
              </w:rPr>
            </w:pPr>
          </w:p>
          <w:p w14:paraId="0DEAB91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52" w:author="yukina minato" w:date="2025-09-07T17:10:00Z" w16du:dateUtc="2025-09-07T09:10:00Z"/>
                <w:rFonts w:eastAsia="宋体"/>
                <w:color w:val="5C5C5C"/>
                <w:szCs w:val="22"/>
              </w:rPr>
            </w:pPr>
            <w:proofErr w:type="spellStart"/>
            <w:ins w:id="5153" w:author="yukina minato" w:date="2025-09-07T17:10:00Z" w16du:dateUtc="2025-09-07T09:10: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开始进行三枚烟幕弹干扰方案优化</w:t>
              </w:r>
              <w:r w:rsidRPr="00002D6B">
                <w:rPr>
                  <w:rFonts w:ascii="Consolas" w:eastAsia="Consolas" w:hAnsi="Consolas" w:cs="Consolas"/>
                  <w:color w:val="50A14F"/>
                  <w:sz w:val="21"/>
                </w:rPr>
                <w:t> (</w:t>
              </w:r>
              <w:r w:rsidRPr="00002D6B">
                <w:rPr>
                  <w:rFonts w:ascii="宋体" w:eastAsia="宋体" w:hAnsi="宋体" w:cs="宋体" w:hint="eastAsia"/>
                  <w:color w:val="50A14F"/>
                  <w:sz w:val="21"/>
                </w:rPr>
                <w:t>遗传算法</w:t>
              </w:r>
              <w:r w:rsidRPr="00002D6B">
                <w:rPr>
                  <w:rFonts w:ascii="Consolas" w:eastAsia="Consolas" w:hAnsi="Consolas" w:cs="Consolas"/>
                  <w:color w:val="50A14F"/>
                  <w:sz w:val="21"/>
                </w:rPr>
                <w:t>)...\n'</w:t>
              </w:r>
              <w:r w:rsidRPr="00002D6B">
                <w:rPr>
                  <w:rFonts w:ascii="Consolas" w:eastAsia="Consolas" w:hAnsi="Consolas" w:cs="Consolas"/>
                  <w:color w:val="5C5C5C"/>
                  <w:sz w:val="21"/>
                </w:rPr>
                <w:t>);</w:t>
              </w:r>
            </w:ins>
          </w:p>
          <w:p w14:paraId="00CA766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154" w:author="yukina minato" w:date="2025-09-07T17:10:00Z" w16du:dateUtc="2025-09-07T09:10:00Z"/>
                <w:rFonts w:eastAsia="宋体"/>
                <w:color w:val="5C5C5C"/>
                <w:szCs w:val="22"/>
              </w:rPr>
            </w:pPr>
          </w:p>
          <w:p w14:paraId="722C195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55" w:author="yukina minato" w:date="2025-09-07T17:10:00Z" w16du:dateUtc="2025-09-07T09:10:00Z"/>
                <w:rFonts w:eastAsia="宋体"/>
                <w:color w:val="5C5C5C"/>
                <w:szCs w:val="22"/>
              </w:rPr>
            </w:pPr>
            <w:proofErr w:type="spellStart"/>
            <w:ins w:id="5156" w:author="yukina minato" w:date="2025-09-07T17:10:00Z" w16du:dateUtc="2025-09-07T09:10:00Z">
              <w:r w:rsidRPr="00002D6B">
                <w:rPr>
                  <w:rFonts w:ascii="Consolas" w:eastAsia="Consolas" w:hAnsi="Consolas" w:cs="Consolas"/>
                  <w:color w:val="5C5C5C"/>
                  <w:sz w:val="21"/>
                </w:rPr>
                <w:t>p_s_ggg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600</w:t>
              </w:r>
              <w:r w:rsidRPr="00002D6B">
                <w:rPr>
                  <w:rFonts w:ascii="Consolas" w:eastAsia="Consolas" w:hAnsi="Consolas" w:cs="Consolas"/>
                  <w:color w:val="5C5C5C"/>
                  <w:sz w:val="21"/>
                </w:rPr>
                <w:t>;      %</w:t>
              </w:r>
              <w:r w:rsidRPr="00002D6B">
                <w:rPr>
                  <w:rFonts w:ascii="宋体" w:eastAsia="宋体" w:hAnsi="宋体" w:cs="宋体" w:hint="eastAsia"/>
                  <w:color w:val="5C5C5C"/>
                  <w:sz w:val="21"/>
                </w:rPr>
                <w:t>种群</w:t>
              </w:r>
              <w:r w:rsidRPr="00002D6B">
                <w:rPr>
                  <w:rFonts w:ascii="Consolas" w:eastAsia="Consolas" w:hAnsi="Consolas" w:cs="Consolas"/>
                  <w:color w:val="5C5C5C"/>
                  <w:sz w:val="21"/>
                </w:rPr>
                <w:t>   </w:t>
              </w:r>
              <w:r w:rsidRPr="00002D6B">
                <w:rPr>
                  <w:rFonts w:ascii="宋体" w:eastAsia="宋体" w:hAnsi="宋体" w:cs="宋体" w:hint="eastAsia"/>
                  <w:color w:val="5C5C5C"/>
                  <w:sz w:val="21"/>
                </w:rPr>
                <w:t>大小</w:t>
              </w:r>
            </w:ins>
          </w:p>
          <w:p w14:paraId="20D5F27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157" w:author="yukina minato" w:date="2025-09-07T17:10:00Z" w16du:dateUtc="2025-09-07T09:10:00Z"/>
                <w:rFonts w:eastAsia="宋体"/>
                <w:color w:val="5C5C5C"/>
                <w:szCs w:val="22"/>
              </w:rPr>
            </w:pPr>
            <w:proofErr w:type="spellStart"/>
            <w:ins w:id="5158" w:author="yukina minato" w:date="2025-09-07T17:10:00Z" w16du:dateUtc="2025-09-07T09:10:00Z">
              <w:r w:rsidRPr="00002D6B">
                <w:rPr>
                  <w:rFonts w:ascii="Consolas" w:eastAsia="Consolas" w:hAnsi="Consolas" w:cs="Consolas"/>
                  <w:color w:val="5C5C5C"/>
                  <w:sz w:val="21"/>
                  <w:shd w:val="clear" w:color="auto" w:fill="F8F8F8"/>
                </w:rPr>
                <w:t>n_g_ggg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350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迭代</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代数</w:t>
              </w:r>
              <w:r w:rsidRPr="00002D6B">
                <w:rPr>
                  <w:rFonts w:ascii="Consolas" w:eastAsia="Consolas" w:hAnsi="Consolas" w:cs="Consolas"/>
                  <w:color w:val="5C5C5C"/>
                  <w:sz w:val="21"/>
                  <w:shd w:val="clear" w:color="auto" w:fill="F8F8F8"/>
                </w:rPr>
                <w:t> </w:t>
              </w:r>
            </w:ins>
          </w:p>
          <w:p w14:paraId="4AC43B1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59" w:author="yukina minato" w:date="2025-09-07T17:10:00Z" w16du:dateUtc="2025-09-07T09:10:00Z"/>
                <w:rFonts w:eastAsia="宋体"/>
                <w:color w:val="5C5C5C"/>
                <w:szCs w:val="22"/>
              </w:rPr>
            </w:pPr>
            <w:proofErr w:type="spellStart"/>
            <w:ins w:id="5160" w:author="yukina minato" w:date="2025-09-07T17:10:00Z" w16du:dateUtc="2025-09-07T09:10:00Z">
              <w:r w:rsidRPr="00002D6B">
                <w:rPr>
                  <w:rFonts w:ascii="Consolas" w:eastAsia="Consolas" w:hAnsi="Consolas" w:cs="Consolas"/>
                  <w:color w:val="5C5C5C"/>
                  <w:sz w:val="21"/>
                </w:rPr>
                <w:t>n_e_ggg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12</w:t>
              </w:r>
              <w:r w:rsidRPr="00002D6B">
                <w:rPr>
                  <w:rFonts w:ascii="Consolas" w:eastAsia="Consolas" w:hAnsi="Consolas" w:cs="Consolas"/>
                  <w:color w:val="5C5C5C"/>
                  <w:sz w:val="21"/>
                </w:rPr>
                <w:t>;       %</w:t>
              </w:r>
              <w:r w:rsidRPr="00002D6B">
                <w:rPr>
                  <w:rFonts w:ascii="宋体" w:eastAsia="宋体" w:hAnsi="宋体" w:cs="宋体" w:hint="eastAsia"/>
                  <w:color w:val="5C5C5C"/>
                  <w:sz w:val="21"/>
                </w:rPr>
                <w:t>基因</w:t>
              </w:r>
              <w:r w:rsidRPr="00002D6B">
                <w:rPr>
                  <w:rFonts w:ascii="Consolas" w:eastAsia="Consolas" w:hAnsi="Consolas" w:cs="Consolas"/>
                  <w:color w:val="5C5C5C"/>
                  <w:sz w:val="21"/>
                </w:rPr>
                <w:t>   </w:t>
              </w:r>
              <w:r w:rsidRPr="00002D6B">
                <w:rPr>
                  <w:rFonts w:ascii="宋体" w:eastAsia="宋体" w:hAnsi="宋体" w:cs="宋体" w:hint="eastAsia"/>
                  <w:color w:val="5C5C5C"/>
                  <w:sz w:val="21"/>
                </w:rPr>
                <w:t>数量</w:t>
              </w:r>
            </w:ins>
          </w:p>
          <w:p w14:paraId="651AC19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161" w:author="yukina minato" w:date="2025-09-07T17:10:00Z" w16du:dateUtc="2025-09-07T09:10:00Z"/>
                <w:rFonts w:eastAsia="宋体"/>
                <w:color w:val="5C5C5C"/>
                <w:szCs w:val="22"/>
              </w:rPr>
            </w:pPr>
            <w:proofErr w:type="spellStart"/>
            <w:ins w:id="5162" w:author="yukina minato" w:date="2025-09-07T17:10:00Z" w16du:dateUtc="2025-09-07T09:10:00Z">
              <w:r w:rsidRPr="00002D6B">
                <w:rPr>
                  <w:rFonts w:ascii="Consolas" w:eastAsia="Consolas" w:hAnsi="Consolas" w:cs="Consolas"/>
                  <w:color w:val="5C5C5C"/>
                  <w:sz w:val="21"/>
                  <w:shd w:val="clear" w:color="auto" w:fill="F8F8F8"/>
                </w:rPr>
                <w:t>c_r_ggg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0.86</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交叉</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概率</w:t>
              </w:r>
            </w:ins>
          </w:p>
          <w:p w14:paraId="4E824D9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63" w:author="yukina minato" w:date="2025-09-07T17:10:00Z" w16du:dateUtc="2025-09-07T09:10:00Z"/>
                <w:rFonts w:eastAsia="宋体"/>
                <w:color w:val="5C5C5C"/>
                <w:szCs w:val="22"/>
              </w:rPr>
            </w:pPr>
            <w:proofErr w:type="spellStart"/>
            <w:ins w:id="5164" w:author="yukina minato" w:date="2025-09-07T17:10:00Z" w16du:dateUtc="2025-09-07T09:10:00Z">
              <w:r w:rsidRPr="00002D6B">
                <w:rPr>
                  <w:rFonts w:ascii="Consolas" w:eastAsia="Consolas" w:hAnsi="Consolas" w:cs="Consolas"/>
                  <w:color w:val="5C5C5C"/>
                  <w:sz w:val="21"/>
                </w:rPr>
                <w:t>m_r_ggg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0.17</w:t>
              </w:r>
              <w:r w:rsidRPr="00002D6B">
                <w:rPr>
                  <w:rFonts w:ascii="Consolas" w:eastAsia="Consolas" w:hAnsi="Consolas" w:cs="Consolas"/>
                  <w:color w:val="5C5C5C"/>
                  <w:sz w:val="21"/>
                </w:rPr>
                <w:t>;     %</w:t>
              </w:r>
              <w:r w:rsidRPr="00002D6B">
                <w:rPr>
                  <w:rFonts w:ascii="宋体" w:eastAsia="宋体" w:hAnsi="宋体" w:cs="宋体" w:hint="eastAsia"/>
                  <w:color w:val="5C5C5C"/>
                  <w:sz w:val="21"/>
                </w:rPr>
                <w:t>变异</w:t>
              </w:r>
              <w:r w:rsidRPr="00002D6B">
                <w:rPr>
                  <w:rFonts w:ascii="Consolas" w:eastAsia="Consolas" w:hAnsi="Consolas" w:cs="Consolas"/>
                  <w:color w:val="5C5C5C"/>
                  <w:sz w:val="21"/>
                </w:rPr>
                <w:t>     </w:t>
              </w:r>
              <w:r w:rsidRPr="00002D6B">
                <w:rPr>
                  <w:rFonts w:ascii="宋体" w:eastAsia="宋体" w:hAnsi="宋体" w:cs="宋体" w:hint="eastAsia"/>
                  <w:color w:val="5C5C5C"/>
                  <w:sz w:val="21"/>
                </w:rPr>
                <w:t>概率</w:t>
              </w:r>
            </w:ins>
          </w:p>
          <w:p w14:paraId="77E89F5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165" w:author="yukina minato" w:date="2025-09-07T17:10:00Z" w16du:dateUtc="2025-09-07T09:10:00Z"/>
                <w:rFonts w:eastAsia="宋体"/>
                <w:color w:val="5C5C5C"/>
                <w:szCs w:val="22"/>
              </w:rPr>
            </w:pPr>
            <w:proofErr w:type="spellStart"/>
            <w:ins w:id="5166" w:author="yukina minato" w:date="2025-09-07T17:10:00Z" w16du:dateUtc="2025-09-07T09:10:00Z">
              <w:r w:rsidRPr="00002D6B">
                <w:rPr>
                  <w:rFonts w:ascii="Consolas" w:eastAsia="Consolas" w:hAnsi="Consolas" w:cs="Consolas"/>
                  <w:color w:val="5C5C5C"/>
                  <w:sz w:val="21"/>
                  <w:shd w:val="clear" w:color="auto" w:fill="F8F8F8"/>
                </w:rPr>
                <w:t>e_c_ggg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精英</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个体</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数量</w:t>
              </w:r>
            </w:ins>
          </w:p>
          <w:p w14:paraId="3235602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67" w:author="yukina minato" w:date="2025-09-07T17:10:00Z" w16du:dateUtc="2025-09-07T09:10:00Z"/>
                <w:rFonts w:eastAsia="宋体"/>
                <w:color w:val="5C5C5C"/>
                <w:szCs w:val="22"/>
              </w:rPr>
            </w:pPr>
            <w:proofErr w:type="spellStart"/>
            <w:ins w:id="5168" w:author="yukina minato" w:date="2025-09-07T17:10:00Z" w16du:dateUtc="2025-09-07T09:10:00Z">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w:t>
              </w:r>
              <w:r w:rsidRPr="00002D6B">
                <w:rPr>
                  <w:rFonts w:ascii="Consolas" w:eastAsia="Consolas" w:hAnsi="Consolas" w:cs="Consolas"/>
                  <w:color w:val="5C5C5C"/>
                  <w:sz w:val="21"/>
                </w:rPr>
                <w:t>;        %</w:t>
              </w:r>
              <w:r w:rsidRPr="00002D6B">
                <w:rPr>
                  <w:rFonts w:ascii="宋体" w:eastAsia="宋体" w:hAnsi="宋体" w:cs="宋体" w:hint="eastAsia"/>
                  <w:color w:val="5C5C5C"/>
                  <w:sz w:val="21"/>
                </w:rPr>
                <w:t>锦标赛</w:t>
              </w:r>
              <w:r w:rsidRPr="00002D6B">
                <w:rPr>
                  <w:rFonts w:ascii="Consolas" w:eastAsia="Consolas" w:hAnsi="Consolas" w:cs="Consolas"/>
                  <w:color w:val="5C5C5C"/>
                  <w:sz w:val="21"/>
                </w:rPr>
                <w:t>  </w:t>
              </w:r>
              <w:r w:rsidRPr="00002D6B">
                <w:rPr>
                  <w:rFonts w:ascii="宋体" w:eastAsia="宋体" w:hAnsi="宋体" w:cs="宋体" w:hint="eastAsia"/>
                  <w:color w:val="5C5C5C"/>
                  <w:sz w:val="21"/>
                </w:rPr>
                <w:t>选择</w:t>
              </w:r>
              <w:r w:rsidRPr="00002D6B">
                <w:rPr>
                  <w:rFonts w:ascii="Consolas" w:eastAsia="Consolas" w:hAnsi="Consolas" w:cs="Consolas"/>
                  <w:color w:val="5C5C5C"/>
                  <w:sz w:val="21"/>
                </w:rPr>
                <w:t>  </w:t>
              </w:r>
              <w:r w:rsidRPr="00002D6B">
                <w:rPr>
                  <w:rFonts w:ascii="宋体" w:eastAsia="宋体" w:hAnsi="宋体" w:cs="宋体" w:hint="eastAsia"/>
                  <w:color w:val="5C5C5C"/>
                  <w:sz w:val="21"/>
                </w:rPr>
                <w:t>规模</w:t>
              </w:r>
              <w:r w:rsidRPr="00002D6B">
                <w:rPr>
                  <w:rFonts w:ascii="Consolas" w:eastAsia="Consolas" w:hAnsi="Consolas" w:cs="Consolas"/>
                  <w:color w:val="5C5C5C"/>
                  <w:sz w:val="21"/>
                </w:rPr>
                <w:t> </w:t>
              </w:r>
            </w:ins>
          </w:p>
          <w:p w14:paraId="44B6EE78"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169" w:author="yukina minato" w:date="2025-09-07T17:10:00Z" w16du:dateUtc="2025-09-07T09:10:00Z"/>
                <w:rFonts w:eastAsia="宋体"/>
                <w:color w:val="5C5C5C"/>
                <w:szCs w:val="22"/>
              </w:rPr>
            </w:pPr>
          </w:p>
          <w:p w14:paraId="38E748D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5170" w:author="yukina minato" w:date="2025-09-07T17:10:00Z" w16du:dateUtc="2025-09-07T09:10:00Z"/>
                <w:rFonts w:eastAsia="宋体"/>
                <w:color w:val="5C5C5C"/>
                <w:szCs w:val="22"/>
              </w:rPr>
            </w:pPr>
          </w:p>
          <w:p w14:paraId="1BE1178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171" w:author="yukina minato" w:date="2025-09-07T17:10:00Z" w16du:dateUtc="2025-09-07T09:10:00Z"/>
                <w:rFonts w:eastAsia="宋体"/>
                <w:color w:val="5C5C5C"/>
                <w:szCs w:val="22"/>
              </w:rPr>
            </w:pPr>
            <w:proofErr w:type="gramStart"/>
            <w:ins w:id="5172" w:author="yukina minato" w:date="2025-09-07T17:10:00Z" w16du:dateUtc="2025-09-07T09:10:00Z">
              <w:r w:rsidRPr="00002D6B">
                <w:rPr>
                  <w:rFonts w:ascii="Consolas" w:eastAsia="Consolas" w:hAnsi="Consolas" w:cs="Consolas"/>
                  <w:color w:val="5C5C5C"/>
                  <w:sz w:val="21"/>
                  <w:shd w:val="clear" w:color="auto" w:fill="F8F8F8"/>
                </w:rPr>
                <w:t>bounds.lower</w:t>
              </w:r>
              <w:proofErr w:type="gramEnd"/>
              <w:r w:rsidRPr="00002D6B">
                <w:rPr>
                  <w:rFonts w:ascii="Consolas" w:eastAsia="Consolas" w:hAnsi="Consolas" w:cs="Consolas"/>
                  <w:color w:val="5C5C5C"/>
                  <w:sz w:val="21"/>
                  <w:shd w:val="clear" w:color="auto" w:fill="F8F8F8"/>
                </w:rPr>
                <w:t> =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986801"/>
                  <w:sz w:val="21"/>
                  <w:shd w:val="clear" w:color="auto" w:fill="F8F8F8"/>
                </w:rPr>
                <w:t>70</w:t>
              </w:r>
              <w:r w:rsidRPr="00002D6B">
                <w:rPr>
                  <w:rFonts w:ascii="Consolas" w:eastAsia="Consolas" w:hAnsi="Consolas" w:cs="Consolas"/>
                  <w:color w:val="5C5C5C"/>
                  <w:sz w:val="21"/>
                  <w:shd w:val="clear" w:color="auto" w:fill="F8F8F8"/>
                </w:rPr>
                <w:t>,   </w:t>
              </w:r>
              <w:proofErr w:type="gramEnd"/>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proofErr w:type="gramEnd"/>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70</w:t>
              </w:r>
              <w:proofErr w:type="gramEnd"/>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proofErr w:type="gram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986801"/>
                  <w:sz w:val="21"/>
                  <w:shd w:val="clear" w:color="auto" w:fill="F8F8F8"/>
                </w:rPr>
                <w:t>70</w:t>
              </w:r>
              <w:r w:rsidRPr="00002D6B">
                <w:rPr>
                  <w:rFonts w:ascii="Consolas" w:eastAsia="Consolas" w:hAnsi="Consolas" w:cs="Consolas"/>
                  <w:color w:val="5C5C5C"/>
                  <w:sz w:val="21"/>
                  <w:shd w:val="clear" w:color="auto" w:fill="F8F8F8"/>
                </w:rPr>
                <w:t>,   </w:t>
              </w:r>
              <w:proofErr w:type="gramEnd"/>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proofErr w:type="gramEnd"/>
              <w:r w:rsidRPr="00002D6B">
                <w:rPr>
                  <w:rFonts w:ascii="Consolas" w:eastAsia="Consolas" w:hAnsi="Consolas" w:cs="Consolas"/>
                  <w:color w:val="5C5C5C"/>
                  <w:sz w:val="21"/>
                  <w:shd w:val="clear" w:color="auto" w:fill="F8F8F8"/>
                </w:rPr>
                <w:t>];</w:t>
              </w:r>
            </w:ins>
          </w:p>
          <w:p w14:paraId="25503FD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73" w:author="yukina minato" w:date="2025-09-07T17:10:00Z" w16du:dateUtc="2025-09-07T09:10:00Z"/>
                <w:rFonts w:eastAsia="宋体"/>
                <w:color w:val="5C5C5C"/>
                <w:szCs w:val="22"/>
              </w:rPr>
            </w:pPr>
            <w:proofErr w:type="gramStart"/>
            <w:ins w:id="5174" w:author="yukina minato" w:date="2025-09-07T17:10:00Z" w16du:dateUtc="2025-09-07T09:10:00Z">
              <w:r w:rsidRPr="00002D6B">
                <w:rPr>
                  <w:rFonts w:ascii="Consolas" w:eastAsia="Consolas" w:hAnsi="Consolas" w:cs="Consolas"/>
                  <w:color w:val="5C5C5C"/>
                  <w:sz w:val="21"/>
                </w:rPr>
                <w:t>bounds.upper</w:t>
              </w:r>
              <w:proofErr w:type="gramEnd"/>
              <w:r w:rsidRPr="00002D6B">
                <w:rPr>
                  <w:rFonts w:ascii="Consolas" w:eastAsia="Consolas" w:hAnsi="Consolas" w:cs="Consolas"/>
                  <w:color w:val="5C5C5C"/>
                  <w:sz w:val="21"/>
                </w:rPr>
                <w:t> = [</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Consolas" w:eastAsia="Consolas" w:hAnsi="Consolas" w:cs="Consolas"/>
                  <w:color w:val="986801"/>
                  <w:sz w:val="21"/>
                </w:rPr>
                <w:t>140</w:t>
              </w:r>
              <w:r w:rsidRPr="00002D6B">
                <w:rPr>
                  <w:rFonts w:ascii="Consolas" w:eastAsia="Consolas" w:hAnsi="Consolas" w:cs="Consolas"/>
                  <w:color w:val="5C5C5C"/>
                  <w:sz w:val="21"/>
                </w:rPr>
                <w:t>, </w:t>
              </w:r>
              <w:r w:rsidRPr="00002D6B">
                <w:rPr>
                  <w:rFonts w:ascii="Consolas" w:eastAsia="Consolas" w:hAnsi="Consolas" w:cs="Consolas"/>
                  <w:color w:val="986801"/>
                  <w:sz w:val="21"/>
                </w:rPr>
                <w:t>2</w:t>
              </w:r>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pi,  </w:t>
              </w:r>
              <w:r w:rsidRPr="00002D6B">
                <w:rPr>
                  <w:rFonts w:ascii="Consolas" w:eastAsia="Consolas" w:hAnsi="Consolas" w:cs="Consolas"/>
                  <w:color w:val="986801"/>
                  <w:sz w:val="21"/>
                </w:rPr>
                <w:t>8</w:t>
              </w:r>
              <w:proofErr w:type="gramEnd"/>
              <w:r w:rsidRPr="00002D6B">
                <w:rPr>
                  <w:rFonts w:ascii="Consolas" w:eastAsia="Consolas" w:hAnsi="Consolas" w:cs="Consolas"/>
                  <w:color w:val="5C5C5C"/>
                  <w:sz w:val="21"/>
                </w:rPr>
                <w:t>,   </w:t>
              </w:r>
              <w:r w:rsidRPr="00002D6B">
                <w:rPr>
                  <w:rFonts w:ascii="Consolas" w:eastAsia="Consolas" w:hAnsi="Consolas" w:cs="Consolas"/>
                  <w:color w:val="986801"/>
                  <w:sz w:val="21"/>
                </w:rPr>
                <w:t>25</w:t>
              </w:r>
              <w:r w:rsidRPr="00002D6B">
                <w:rPr>
                  <w:rFonts w:ascii="Consolas" w:eastAsia="Consolas" w:hAnsi="Consolas" w:cs="Consolas"/>
                  <w:color w:val="5C5C5C"/>
                  <w:sz w:val="21"/>
                </w:rPr>
                <w:t>, </w:t>
              </w:r>
              <w:r w:rsidRPr="00002D6B">
                <w:rPr>
                  <w:rFonts w:ascii="Consolas" w:eastAsia="Consolas" w:hAnsi="Consolas" w:cs="Consolas"/>
                  <w:color w:val="986801"/>
                  <w:sz w:val="21"/>
                </w:rPr>
                <w:t>140</w:t>
              </w:r>
              <w:r w:rsidRPr="00002D6B">
                <w:rPr>
                  <w:rFonts w:ascii="Consolas" w:eastAsia="Consolas" w:hAnsi="Consolas" w:cs="Consolas"/>
                  <w:color w:val="5C5C5C"/>
                  <w:sz w:val="21"/>
                </w:rPr>
                <w:t>, </w:t>
              </w:r>
              <w:r w:rsidRPr="00002D6B">
                <w:rPr>
                  <w:rFonts w:ascii="Consolas" w:eastAsia="Consolas" w:hAnsi="Consolas" w:cs="Consolas"/>
                  <w:color w:val="986801"/>
                  <w:sz w:val="21"/>
                </w:rPr>
                <w:t>2</w:t>
              </w:r>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pi,  </w:t>
              </w:r>
              <w:r w:rsidRPr="00002D6B">
                <w:rPr>
                  <w:rFonts w:ascii="Consolas" w:eastAsia="Consolas" w:hAnsi="Consolas" w:cs="Consolas"/>
                  <w:color w:val="986801"/>
                  <w:sz w:val="21"/>
                </w:rPr>
                <w:t>8</w:t>
              </w:r>
              <w:proofErr w:type="gramEnd"/>
              <w:r w:rsidRPr="00002D6B">
                <w:rPr>
                  <w:rFonts w:ascii="Consolas" w:eastAsia="Consolas" w:hAnsi="Consolas" w:cs="Consolas"/>
                  <w:color w:val="5C5C5C"/>
                  <w:sz w:val="21"/>
                </w:rPr>
                <w:t>,   </w:t>
              </w:r>
              <w:r w:rsidRPr="00002D6B">
                <w:rPr>
                  <w:rFonts w:ascii="Consolas" w:eastAsia="Consolas" w:hAnsi="Consolas" w:cs="Consolas"/>
                  <w:color w:val="986801"/>
                  <w:sz w:val="21"/>
                </w:rPr>
                <w:t>35</w:t>
              </w:r>
              <w:r w:rsidRPr="00002D6B">
                <w:rPr>
                  <w:rFonts w:ascii="Consolas" w:eastAsia="Consolas" w:hAnsi="Consolas" w:cs="Consolas"/>
                  <w:color w:val="5C5C5C"/>
                  <w:sz w:val="21"/>
                </w:rPr>
                <w:t>, </w:t>
              </w:r>
              <w:r w:rsidRPr="00002D6B">
                <w:rPr>
                  <w:rFonts w:ascii="Consolas" w:eastAsia="Consolas" w:hAnsi="Consolas" w:cs="Consolas"/>
                  <w:color w:val="986801"/>
                  <w:sz w:val="21"/>
                </w:rPr>
                <w:t>140</w:t>
              </w:r>
              <w:r w:rsidRPr="00002D6B">
                <w:rPr>
                  <w:rFonts w:ascii="Consolas" w:eastAsia="Consolas" w:hAnsi="Consolas" w:cs="Consolas"/>
                  <w:color w:val="5C5C5C"/>
                  <w:sz w:val="21"/>
                </w:rPr>
                <w:t>, </w:t>
              </w:r>
              <w:r w:rsidRPr="00002D6B">
                <w:rPr>
                  <w:rFonts w:ascii="Consolas" w:eastAsia="Consolas" w:hAnsi="Consolas" w:cs="Consolas"/>
                  <w:color w:val="986801"/>
                  <w:sz w:val="21"/>
                </w:rPr>
                <w:t>2</w:t>
              </w:r>
              <w:r w:rsidRPr="00002D6B">
                <w:rPr>
                  <w:rFonts w:ascii="Consolas" w:eastAsia="Consolas" w:hAnsi="Consolas" w:cs="Consolas"/>
                  <w:color w:val="5C5C5C"/>
                  <w:sz w:val="21"/>
                </w:rPr>
                <w:t>*pi, </w:t>
              </w:r>
              <w:r w:rsidRPr="00002D6B">
                <w:rPr>
                  <w:rFonts w:ascii="Consolas" w:eastAsia="Consolas" w:hAnsi="Consolas" w:cs="Consolas"/>
                  <w:color w:val="986801"/>
                  <w:sz w:val="21"/>
                </w:rPr>
                <w:t>8</w:t>
              </w:r>
              <w:r w:rsidRPr="00002D6B">
                <w:rPr>
                  <w:rFonts w:ascii="Consolas" w:eastAsia="Consolas" w:hAnsi="Consolas" w:cs="Consolas"/>
                  <w:color w:val="5C5C5C"/>
                  <w:sz w:val="21"/>
                </w:rPr>
                <w:t>];</w:t>
              </w:r>
            </w:ins>
          </w:p>
          <w:p w14:paraId="12AE75A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175" w:author="yukina minato" w:date="2025-09-07T17:10:00Z" w16du:dateUtc="2025-09-07T09:10:00Z"/>
                <w:rFonts w:eastAsia="宋体"/>
                <w:color w:val="5C5C5C"/>
                <w:szCs w:val="22"/>
              </w:rPr>
            </w:pPr>
          </w:p>
          <w:p w14:paraId="49E51B6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76" w:author="yukina minato" w:date="2025-09-07T17:10:00Z" w16du:dateUtc="2025-09-07T09:10:00Z"/>
                <w:rFonts w:eastAsia="宋体"/>
                <w:color w:val="5C5C5C"/>
                <w:szCs w:val="22"/>
              </w:rPr>
            </w:pPr>
            <w:proofErr w:type="spellStart"/>
            <w:ins w:id="5177" w:author="yukina minato" w:date="2025-09-07T17:10:00Z" w16du:dateUtc="2025-09-07T09:10:00Z">
              <w:r w:rsidRPr="00002D6B">
                <w:rPr>
                  <w:rFonts w:ascii="Consolas" w:eastAsia="Consolas" w:hAnsi="Consolas" w:cs="Consolas"/>
                  <w:color w:val="5C5C5C"/>
                  <w:sz w:val="21"/>
                </w:rPr>
                <w:t>p_p_ggg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zeros(</w:t>
              </w:r>
              <w:proofErr w:type="spellStart"/>
              <w:proofErr w:type="gramEnd"/>
              <w:r w:rsidRPr="00002D6B">
                <w:rPr>
                  <w:rFonts w:ascii="Consolas" w:eastAsia="Consolas" w:hAnsi="Consolas" w:cs="Consolas"/>
                  <w:color w:val="5C5C5C"/>
                  <w:sz w:val="21"/>
                </w:rPr>
                <w:t>p_s_ggg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n_e_ggg</w:t>
              </w:r>
              <w:proofErr w:type="spellEnd"/>
              <w:r w:rsidRPr="00002D6B">
                <w:rPr>
                  <w:rFonts w:ascii="Consolas" w:eastAsia="Consolas" w:hAnsi="Consolas" w:cs="Consolas"/>
                  <w:color w:val="5C5C5C"/>
                  <w:sz w:val="21"/>
                </w:rPr>
                <w:t>); </w:t>
              </w:r>
            </w:ins>
          </w:p>
          <w:p w14:paraId="7559290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178" w:author="yukina minato" w:date="2025-09-07T17:10:00Z" w16du:dateUtc="2025-09-07T09:10:00Z"/>
                <w:rFonts w:eastAsia="宋体"/>
                <w:color w:val="5C5C5C"/>
                <w:szCs w:val="22"/>
              </w:rPr>
            </w:pPr>
            <w:ins w:id="5179" w:author="yukina minato" w:date="2025-09-07T17:10:00Z" w16du:dateUtc="2025-09-07T09:10:00Z">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:n</w:t>
              </w:r>
              <w:proofErr w:type="gramEnd"/>
              <w:r w:rsidRPr="00002D6B">
                <w:rPr>
                  <w:rFonts w:ascii="Consolas" w:eastAsia="Consolas" w:hAnsi="Consolas" w:cs="Consolas"/>
                  <w:color w:val="5C5C5C"/>
                  <w:sz w:val="21"/>
                  <w:shd w:val="clear" w:color="auto" w:fill="F8F8F8"/>
                </w:rPr>
                <w:t>_e_ggg</w:t>
              </w:r>
            </w:ins>
          </w:p>
          <w:p w14:paraId="788850A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80" w:author="yukina minato" w:date="2025-09-07T17:10:00Z" w16du:dateUtc="2025-09-07T09:10:00Z"/>
                <w:rFonts w:eastAsia="宋体"/>
                <w:color w:val="5C5C5C"/>
                <w:szCs w:val="22"/>
              </w:rPr>
            </w:pPr>
            <w:ins w:id="5181" w:author="yukina minato" w:date="2025-09-07T17:10:00Z" w16du:dateUtc="2025-09-07T09:10:00Z">
              <w:r w:rsidRPr="00002D6B">
                <w:rPr>
                  <w:rFonts w:ascii="Consolas" w:eastAsia="Consolas" w:hAnsi="Consolas" w:cs="Consolas"/>
                  <w:color w:val="5C5C5C"/>
                  <w:sz w:val="21"/>
                </w:rPr>
                <w:t>    p_p_ggg</w:t>
              </w:r>
              <w:proofErr w:type="gramStart"/>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 i) = </w:t>
              </w:r>
              <w:proofErr w:type="gramStart"/>
              <w:r w:rsidRPr="00002D6B">
                <w:rPr>
                  <w:rFonts w:ascii="Consolas" w:eastAsia="Consolas" w:hAnsi="Consolas" w:cs="Consolas"/>
                  <w:color w:val="5C5C5C"/>
                  <w:sz w:val="21"/>
                </w:rPr>
                <w:t>bounds.</w:t>
              </w:r>
              <w:r w:rsidRPr="00002D6B">
                <w:rPr>
                  <w:rFonts w:ascii="Consolas" w:eastAsia="Consolas" w:hAnsi="Consolas" w:cs="Consolas"/>
                  <w:color w:val="C18401"/>
                  <w:sz w:val="21"/>
                </w:rPr>
                <w:t>lower</w:t>
              </w:r>
              <w:proofErr w:type="gramEnd"/>
              <w:r w:rsidRPr="00002D6B">
                <w:rPr>
                  <w:rFonts w:ascii="Consolas" w:eastAsia="Consolas" w:hAnsi="Consolas" w:cs="Consolas"/>
                  <w:color w:val="5C5C5C"/>
                  <w:sz w:val="21"/>
                </w:rPr>
                <w:t>(i) + (</w:t>
              </w:r>
              <w:proofErr w:type="gramStart"/>
              <w:r w:rsidRPr="00002D6B">
                <w:rPr>
                  <w:rFonts w:ascii="Consolas" w:eastAsia="Consolas" w:hAnsi="Consolas" w:cs="Consolas"/>
                  <w:color w:val="5C5C5C"/>
                  <w:sz w:val="21"/>
                </w:rPr>
                <w:t>bounds.</w:t>
              </w:r>
              <w:r w:rsidRPr="00002D6B">
                <w:rPr>
                  <w:rFonts w:ascii="Consolas" w:eastAsia="Consolas" w:hAnsi="Consolas" w:cs="Consolas"/>
                  <w:color w:val="C18401"/>
                  <w:sz w:val="21"/>
                </w:rPr>
                <w:t>upper</w:t>
              </w:r>
              <w:proofErr w:type="gramEnd"/>
              <w:r w:rsidRPr="00002D6B">
                <w:rPr>
                  <w:rFonts w:ascii="Consolas" w:eastAsia="Consolas" w:hAnsi="Consolas" w:cs="Consolas"/>
                  <w:color w:val="5C5C5C"/>
                  <w:sz w:val="21"/>
                </w:rPr>
                <w:t>(i) - </w:t>
              </w:r>
              <w:proofErr w:type="gramStart"/>
              <w:r w:rsidRPr="00002D6B">
                <w:rPr>
                  <w:rFonts w:ascii="Consolas" w:eastAsia="Consolas" w:hAnsi="Consolas" w:cs="Consolas"/>
                  <w:color w:val="5C5C5C"/>
                  <w:sz w:val="21"/>
                </w:rPr>
                <w:t>bounds.</w:t>
              </w:r>
              <w:r w:rsidRPr="00002D6B">
                <w:rPr>
                  <w:rFonts w:ascii="Consolas" w:eastAsia="Consolas" w:hAnsi="Consolas" w:cs="Consolas"/>
                  <w:color w:val="C18401"/>
                  <w:sz w:val="21"/>
                </w:rPr>
                <w:t>lower</w:t>
              </w:r>
              <w:proofErr w:type="gramEnd"/>
              <w:r w:rsidRPr="00002D6B">
                <w:rPr>
                  <w:rFonts w:ascii="Consolas" w:eastAsia="Consolas" w:hAnsi="Consolas" w:cs="Consolas"/>
                  <w:color w:val="5C5C5C"/>
                  <w:sz w:val="21"/>
                </w:rPr>
                <w:t>(i)) * </w:t>
              </w:r>
              <w:proofErr w:type="gramStart"/>
              <w:r w:rsidRPr="00002D6B">
                <w:rPr>
                  <w:rFonts w:ascii="Consolas" w:eastAsia="Consolas" w:hAnsi="Consolas" w:cs="Consolas"/>
                  <w:color w:val="5C5C5C"/>
                  <w:sz w:val="21"/>
                </w:rPr>
                <w:t>rand(</w:t>
              </w:r>
              <w:proofErr w:type="gramEnd"/>
              <w:r w:rsidRPr="00002D6B">
                <w:rPr>
                  <w:rFonts w:ascii="Consolas" w:eastAsia="Consolas" w:hAnsi="Consolas" w:cs="Consolas"/>
                  <w:color w:val="5C5C5C"/>
                  <w:sz w:val="21"/>
                </w:rPr>
                <w:t>p_s_ggg,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208BFA5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182" w:author="yukina minato" w:date="2025-09-07T17:10:00Z" w16du:dateUtc="2025-09-07T09:10:00Z"/>
                <w:rFonts w:eastAsia="宋体"/>
                <w:color w:val="5C5C5C"/>
                <w:szCs w:val="22"/>
              </w:rPr>
            </w:pPr>
            <w:ins w:id="5183" w:author="yukina minato" w:date="2025-09-07T17:10:00Z" w16du:dateUtc="2025-09-07T09:10:00Z">
              <w:r w:rsidRPr="00002D6B">
                <w:rPr>
                  <w:rFonts w:ascii="Consolas" w:eastAsia="Consolas" w:hAnsi="Consolas" w:cs="Consolas"/>
                  <w:color w:val="A626A4"/>
                  <w:sz w:val="21"/>
                  <w:shd w:val="clear" w:color="auto" w:fill="F8F8F8"/>
                </w:rPr>
                <w:t>end</w:t>
              </w:r>
            </w:ins>
          </w:p>
          <w:p w14:paraId="3510322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5184" w:author="yukina minato" w:date="2025-09-07T17:10:00Z" w16du:dateUtc="2025-09-07T09:10:00Z"/>
                <w:rFonts w:eastAsia="宋体"/>
                <w:color w:val="5C5C5C"/>
                <w:szCs w:val="22"/>
              </w:rPr>
            </w:pPr>
          </w:p>
          <w:p w14:paraId="495FD0E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185" w:author="yukina minato" w:date="2025-09-07T17:10:00Z" w16du:dateUtc="2025-09-07T09:10:00Z"/>
                <w:rFonts w:eastAsia="宋体"/>
                <w:color w:val="5C5C5C"/>
                <w:szCs w:val="22"/>
              </w:rPr>
            </w:pPr>
            <w:proofErr w:type="spellStart"/>
            <w:ins w:id="5186" w:author="yukina minato" w:date="2025-09-07T17:10:00Z" w16du:dateUtc="2025-09-07T09:10:00Z">
              <w:r w:rsidRPr="00002D6B">
                <w:rPr>
                  <w:rFonts w:ascii="Consolas" w:eastAsia="Consolas" w:hAnsi="Consolas" w:cs="Consolas"/>
                  <w:color w:val="5C5C5C"/>
                  <w:sz w:val="21"/>
                  <w:shd w:val="clear" w:color="auto" w:fill="F8F8F8"/>
                </w:rPr>
                <w:t>b_h_ggg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zeros(</w:t>
              </w:r>
              <w:proofErr w:type="spellStart"/>
              <w:proofErr w:type="gramEnd"/>
              <w:r w:rsidRPr="00002D6B">
                <w:rPr>
                  <w:rFonts w:ascii="Consolas" w:eastAsia="Consolas" w:hAnsi="Consolas" w:cs="Consolas"/>
                  <w:color w:val="5C5C5C"/>
                  <w:sz w:val="21"/>
                  <w:shd w:val="clear" w:color="auto" w:fill="F8F8F8"/>
                </w:rPr>
                <w:t>n_g_ggg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ins>
          </w:p>
          <w:p w14:paraId="7BDD777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87" w:author="yukina minato" w:date="2025-09-07T17:10:00Z" w16du:dateUtc="2025-09-07T09:10:00Z"/>
                <w:rFonts w:eastAsia="宋体"/>
                <w:color w:val="5C5C5C"/>
                <w:szCs w:val="22"/>
              </w:rPr>
            </w:pPr>
            <w:proofErr w:type="spellStart"/>
            <w:ins w:id="5188" w:author="yukina minato" w:date="2025-09-07T17:10:00Z" w16du:dateUtc="2025-09-07T09:10:00Z">
              <w:r w:rsidRPr="00002D6B">
                <w:rPr>
                  <w:rFonts w:ascii="Consolas" w:eastAsia="Consolas" w:hAnsi="Consolas" w:cs="Consolas"/>
                  <w:color w:val="5C5C5C"/>
                  <w:sz w:val="21"/>
                </w:rPr>
                <w:t>g_f_ggg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7A3C283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189" w:author="yukina minato" w:date="2025-09-07T17:10:00Z" w16du:dateUtc="2025-09-07T09:10:00Z"/>
                <w:rFonts w:eastAsia="宋体"/>
                <w:color w:val="5C5C5C"/>
                <w:szCs w:val="22"/>
              </w:rPr>
            </w:pPr>
            <w:proofErr w:type="spellStart"/>
            <w:ins w:id="5190" w:author="yukina minato" w:date="2025-09-07T17:10:00Z" w16du:dateUtc="2025-09-07T09:10:00Z">
              <w:r w:rsidRPr="00002D6B">
                <w:rPr>
                  <w:rFonts w:ascii="Consolas" w:eastAsia="Consolas" w:hAnsi="Consolas" w:cs="Consolas"/>
                  <w:color w:val="5C5C5C"/>
                  <w:sz w:val="21"/>
                  <w:shd w:val="clear" w:color="auto" w:fill="F8F8F8"/>
                </w:rPr>
                <w:t>g_i_ggg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zeros(</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n_e_ggg</w:t>
              </w:r>
              <w:proofErr w:type="spellEnd"/>
              <w:r w:rsidRPr="00002D6B">
                <w:rPr>
                  <w:rFonts w:ascii="Consolas" w:eastAsia="Consolas" w:hAnsi="Consolas" w:cs="Consolas"/>
                  <w:color w:val="5C5C5C"/>
                  <w:sz w:val="21"/>
                  <w:shd w:val="clear" w:color="auto" w:fill="F8F8F8"/>
                </w:rPr>
                <w:t>); </w:t>
              </w:r>
            </w:ins>
          </w:p>
          <w:p w14:paraId="70E034C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91" w:author="yukina minato" w:date="2025-09-07T17:10:00Z" w16du:dateUtc="2025-09-07T09:10:00Z"/>
                <w:rFonts w:eastAsia="宋体"/>
                <w:color w:val="5C5C5C"/>
                <w:szCs w:val="22"/>
              </w:rPr>
            </w:pPr>
            <w:proofErr w:type="spellStart"/>
            <w:ins w:id="5192" w:author="yukina minato" w:date="2025-09-07T17:10:00Z" w16du:dateUtc="2025-09-07T09:10:00Z">
              <w:r w:rsidRPr="00002D6B">
                <w:rPr>
                  <w:rFonts w:ascii="Consolas" w:eastAsia="Consolas" w:hAnsi="Consolas" w:cs="Consolas"/>
                  <w:color w:val="5C5C5C"/>
                  <w:sz w:val="21"/>
                </w:rPr>
                <w:t>d_i_ggg</w:t>
              </w:r>
              <w:proofErr w:type="spellEnd"/>
              <w:r w:rsidRPr="00002D6B">
                <w:rPr>
                  <w:rFonts w:ascii="Consolas" w:eastAsia="Consolas" w:hAnsi="Consolas" w:cs="Consolas"/>
                  <w:color w:val="5C5C5C"/>
                  <w:sz w:val="21"/>
                </w:rPr>
                <w:t> = (O - A0) / </w:t>
              </w:r>
              <w:proofErr w:type="gramStart"/>
              <w:r w:rsidRPr="00002D6B">
                <w:rPr>
                  <w:rFonts w:ascii="Consolas" w:eastAsia="Consolas" w:hAnsi="Consolas" w:cs="Consolas"/>
                  <w:color w:val="5C5C5C"/>
                  <w:sz w:val="21"/>
                </w:rPr>
                <w:t>norm(</w:t>
              </w:r>
              <w:proofErr w:type="gramEnd"/>
              <w:r w:rsidRPr="00002D6B">
                <w:rPr>
                  <w:rFonts w:ascii="Consolas" w:eastAsia="Consolas" w:hAnsi="Consolas" w:cs="Consolas"/>
                  <w:color w:val="5C5C5C"/>
                  <w:sz w:val="21"/>
                </w:rPr>
                <w:t>O - A0);</w:t>
              </w:r>
            </w:ins>
          </w:p>
          <w:p w14:paraId="64558BE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193" w:author="yukina minato" w:date="2025-09-07T17:10:00Z" w16du:dateUtc="2025-09-07T09:10:00Z"/>
                <w:rFonts w:eastAsia="宋体"/>
                <w:color w:val="5C5C5C"/>
                <w:szCs w:val="22"/>
              </w:rPr>
            </w:pPr>
          </w:p>
          <w:p w14:paraId="40E6415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94" w:author="yukina minato" w:date="2025-09-07T17:10:00Z" w16du:dateUtc="2025-09-07T09:10:00Z"/>
                <w:rFonts w:eastAsia="宋体"/>
                <w:color w:val="5C5C5C"/>
                <w:szCs w:val="22"/>
              </w:rPr>
            </w:pPr>
            <w:ins w:id="5195" w:author="yukina minato" w:date="2025-09-07T17:10:00Z" w16du:dateUtc="2025-09-07T09:10:00Z">
              <w:r w:rsidRPr="00002D6B">
                <w:rPr>
                  <w:rFonts w:ascii="Consolas" w:eastAsia="Consolas" w:hAnsi="Consolas" w:cs="Consolas"/>
                  <w:color w:val="A626A4"/>
                  <w:sz w:val="21"/>
                </w:rPr>
                <w:t>for</w:t>
              </w:r>
              <w:r w:rsidRPr="00002D6B">
                <w:rPr>
                  <w:rFonts w:ascii="Consolas" w:eastAsia="Consolas" w:hAnsi="Consolas" w:cs="Consolas"/>
                  <w:color w:val="5C5C5C"/>
                  <w:sz w:val="21"/>
                </w:rPr>
                <w:t> gen = </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:n</w:t>
              </w:r>
              <w:proofErr w:type="gramEnd"/>
              <w:r w:rsidRPr="00002D6B">
                <w:rPr>
                  <w:rFonts w:ascii="Consolas" w:eastAsia="Consolas" w:hAnsi="Consolas" w:cs="Consolas"/>
                  <w:color w:val="5C5C5C"/>
                  <w:sz w:val="21"/>
                </w:rPr>
                <w:t>_g_ggg</w:t>
              </w:r>
            </w:ins>
          </w:p>
          <w:p w14:paraId="5C65879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196" w:author="yukina minato" w:date="2025-09-07T17:10:00Z" w16du:dateUtc="2025-09-07T09:10:00Z"/>
                <w:rFonts w:eastAsia="宋体"/>
                <w:color w:val="5C5C5C"/>
                <w:szCs w:val="22"/>
              </w:rPr>
            </w:pPr>
            <w:ins w:id="5197" w:author="yukina minato" w:date="2025-09-07T17:10:00Z" w16du:dateUtc="2025-09-07T09:10:00Z">
              <w:r w:rsidRPr="00002D6B">
                <w:rPr>
                  <w:rFonts w:ascii="Consolas" w:eastAsia="Consolas" w:hAnsi="Consolas" w:cs="Consolas"/>
                  <w:color w:val="5C5C5C"/>
                  <w:sz w:val="21"/>
                  <w:shd w:val="clear" w:color="auto" w:fill="F8F8F8"/>
                </w:rPr>
                <w:t>    fitness = </w:t>
              </w:r>
              <w:proofErr w:type="gramStart"/>
              <w:r w:rsidRPr="00002D6B">
                <w:rPr>
                  <w:rFonts w:ascii="Consolas" w:eastAsia="Consolas" w:hAnsi="Consolas" w:cs="Consolas"/>
                  <w:color w:val="5C5C5C"/>
                  <w:sz w:val="21"/>
                  <w:shd w:val="clear" w:color="auto" w:fill="F8F8F8"/>
                </w:rPr>
                <w:t>zeros(</w:t>
              </w:r>
              <w:proofErr w:type="spellStart"/>
              <w:proofErr w:type="gramEnd"/>
              <w:r w:rsidRPr="00002D6B">
                <w:rPr>
                  <w:rFonts w:ascii="Consolas" w:eastAsia="Consolas" w:hAnsi="Consolas" w:cs="Consolas"/>
                  <w:color w:val="5C5C5C"/>
                  <w:sz w:val="21"/>
                  <w:shd w:val="clear" w:color="auto" w:fill="F8F8F8"/>
                </w:rPr>
                <w:t>p_s_ggg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3E0E7AC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198" w:author="yukina minato" w:date="2025-09-07T17:10:00Z" w16du:dateUtc="2025-09-07T09:10:00Z"/>
                <w:rFonts w:eastAsia="宋体"/>
                <w:color w:val="5C5C5C"/>
                <w:szCs w:val="22"/>
              </w:rPr>
            </w:pPr>
            <w:ins w:id="5199"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:p</w:t>
              </w:r>
              <w:proofErr w:type="gramEnd"/>
              <w:r w:rsidRPr="00002D6B">
                <w:rPr>
                  <w:rFonts w:ascii="Consolas" w:eastAsia="Consolas" w:hAnsi="Consolas" w:cs="Consolas"/>
                  <w:color w:val="5C5C5C"/>
                  <w:sz w:val="21"/>
                </w:rPr>
                <w:t>_s_ggg</w:t>
              </w:r>
            </w:ins>
          </w:p>
          <w:p w14:paraId="4C89DBF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00" w:author="yukina minato" w:date="2025-09-07T17:10:00Z" w16du:dateUtc="2025-09-07T09:10:00Z"/>
                <w:rFonts w:eastAsia="宋体"/>
                <w:color w:val="5C5C5C"/>
                <w:szCs w:val="22"/>
              </w:rPr>
            </w:pPr>
            <w:ins w:id="5201"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ind</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p_p_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ins>
          </w:p>
          <w:p w14:paraId="5FC9911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02" w:author="yukina minato" w:date="2025-09-07T17:10:00Z" w16du:dateUtc="2025-09-07T09:10:00Z"/>
                <w:rFonts w:eastAsia="宋体"/>
                <w:color w:val="5C5C5C"/>
                <w:szCs w:val="22"/>
              </w:rPr>
            </w:pPr>
            <w:ins w:id="5203" w:author="yukina minato" w:date="2025-09-07T17:10:00Z" w16du:dateUtc="2025-09-07T09:10:00Z">
              <w:r w:rsidRPr="00002D6B">
                <w:rPr>
                  <w:rFonts w:ascii="Consolas" w:eastAsia="Consolas" w:hAnsi="Consolas" w:cs="Consolas"/>
                  <w:color w:val="5C5C5C"/>
                  <w:sz w:val="21"/>
                </w:rPr>
                <w:t>        t_d1_ggg =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w:t>
              </w:r>
              <w:proofErr w:type="gramStart"/>
              <w:r w:rsidRPr="00002D6B">
                <w:rPr>
                  <w:rFonts w:ascii="Consolas" w:eastAsia="Consolas" w:hAnsi="Consolas" w:cs="Consolas"/>
                  <w:color w:val="5C5C5C"/>
                  <w:sz w:val="21"/>
                </w:rPr>
                <w:t>);  v</w:t>
              </w:r>
              <w:proofErr w:type="gramEnd"/>
              <w:r w:rsidRPr="00002D6B">
                <w:rPr>
                  <w:rFonts w:ascii="Consolas" w:eastAsia="Consolas" w:hAnsi="Consolas" w:cs="Consolas"/>
                  <w:color w:val="5C5C5C"/>
                  <w:sz w:val="21"/>
                </w:rPr>
                <w:t>_f1_ggg =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t_y1_ggg =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 t_l1_ggg =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4</w:t>
              </w:r>
              <w:r w:rsidRPr="00002D6B">
                <w:rPr>
                  <w:rFonts w:ascii="Consolas" w:eastAsia="Consolas" w:hAnsi="Consolas" w:cs="Consolas"/>
                  <w:color w:val="5C5C5C"/>
                  <w:sz w:val="21"/>
                </w:rPr>
                <w:t>); % t_deploy1, v_fy1, theta_yaw1, t_delay1</w:t>
              </w:r>
            </w:ins>
          </w:p>
          <w:p w14:paraId="52CFF5D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04" w:author="yukina minato" w:date="2025-09-07T17:10:00Z" w16du:dateUtc="2025-09-07T09:10:00Z"/>
                <w:rFonts w:eastAsia="宋体"/>
                <w:color w:val="5C5C5C"/>
                <w:szCs w:val="22"/>
              </w:rPr>
            </w:pPr>
            <w:ins w:id="5205" w:author="yukina minato" w:date="2025-09-07T17:10:00Z" w16du:dateUtc="2025-09-07T09:10:00Z">
              <w:r w:rsidRPr="00002D6B">
                <w:rPr>
                  <w:rFonts w:ascii="Consolas" w:eastAsia="Consolas" w:hAnsi="Consolas" w:cs="Consolas"/>
                  <w:color w:val="5C5C5C"/>
                  <w:sz w:val="21"/>
                  <w:shd w:val="clear" w:color="auto" w:fill="F8F8F8"/>
                </w:rPr>
                <w:t>        d_t2_ggg = </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5</w:t>
              </w:r>
              <w:proofErr w:type="gramStart"/>
              <w:r w:rsidRPr="00002D6B">
                <w:rPr>
                  <w:rFonts w:ascii="Consolas" w:eastAsia="Consolas" w:hAnsi="Consolas" w:cs="Consolas"/>
                  <w:color w:val="5C5C5C"/>
                  <w:sz w:val="21"/>
                  <w:shd w:val="clear" w:color="auto" w:fill="F8F8F8"/>
                </w:rPr>
                <w:t>);  v</w:t>
              </w:r>
              <w:proofErr w:type="gramEnd"/>
              <w:r w:rsidRPr="00002D6B">
                <w:rPr>
                  <w:rFonts w:ascii="Consolas" w:eastAsia="Consolas" w:hAnsi="Consolas" w:cs="Consolas"/>
                  <w:color w:val="5C5C5C"/>
                  <w:sz w:val="21"/>
                  <w:shd w:val="clear" w:color="auto" w:fill="F8F8F8"/>
                </w:rPr>
                <w:t>_f2_ggg = </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6</w:t>
              </w:r>
              <w:r w:rsidRPr="00002D6B">
                <w:rPr>
                  <w:rFonts w:ascii="Consolas" w:eastAsia="Consolas" w:hAnsi="Consolas" w:cs="Consolas"/>
                  <w:color w:val="5C5C5C"/>
                  <w:sz w:val="21"/>
                  <w:shd w:val="clear" w:color="auto" w:fill="F8F8F8"/>
                </w:rPr>
                <w:t>); t_y2_ggg = </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7</w:t>
              </w:r>
              <w:r w:rsidRPr="00002D6B">
                <w:rPr>
                  <w:rFonts w:ascii="Consolas" w:eastAsia="Consolas" w:hAnsi="Consolas" w:cs="Consolas"/>
                  <w:color w:val="5C5C5C"/>
                  <w:sz w:val="21"/>
                  <w:shd w:val="clear" w:color="auto" w:fill="F8F8F8"/>
                </w:rPr>
                <w:t>); t_l2_ggg = </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 % delta_t2, v_fy2, theta_yaw2, t_delay2</w:t>
              </w:r>
            </w:ins>
          </w:p>
          <w:p w14:paraId="0F166AA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06" w:author="yukina minato" w:date="2025-09-07T17:10:00Z" w16du:dateUtc="2025-09-07T09:10:00Z"/>
                <w:rFonts w:eastAsia="宋体"/>
                <w:color w:val="5C5C5C"/>
                <w:szCs w:val="22"/>
              </w:rPr>
            </w:pPr>
            <w:ins w:id="5207" w:author="yukina minato" w:date="2025-09-07T17:10:00Z" w16du:dateUtc="2025-09-07T09:10:00Z">
              <w:r w:rsidRPr="00002D6B">
                <w:rPr>
                  <w:rFonts w:ascii="Consolas" w:eastAsia="Consolas" w:hAnsi="Consolas" w:cs="Consolas"/>
                  <w:color w:val="5C5C5C"/>
                  <w:sz w:val="21"/>
                </w:rPr>
                <w:t>        d_t3_ggg =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9</w:t>
              </w:r>
              <w:proofErr w:type="gramStart"/>
              <w:r w:rsidRPr="00002D6B">
                <w:rPr>
                  <w:rFonts w:ascii="Consolas" w:eastAsia="Consolas" w:hAnsi="Consolas" w:cs="Consolas"/>
                  <w:color w:val="5C5C5C"/>
                  <w:sz w:val="21"/>
                </w:rPr>
                <w:t>);  v</w:t>
              </w:r>
              <w:proofErr w:type="gramEnd"/>
              <w:r w:rsidRPr="00002D6B">
                <w:rPr>
                  <w:rFonts w:ascii="Consolas" w:eastAsia="Consolas" w:hAnsi="Consolas" w:cs="Consolas"/>
                  <w:color w:val="5C5C5C"/>
                  <w:sz w:val="21"/>
                </w:rPr>
                <w:t>_f3_ggg =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10</w:t>
              </w:r>
              <w:proofErr w:type="gramStart"/>
              <w:r w:rsidRPr="00002D6B">
                <w:rPr>
                  <w:rFonts w:ascii="Consolas" w:eastAsia="Consolas" w:hAnsi="Consolas" w:cs="Consolas"/>
                  <w:color w:val="5C5C5C"/>
                  <w:sz w:val="21"/>
                </w:rPr>
                <w:t>);t</w:t>
              </w:r>
              <w:proofErr w:type="gramEnd"/>
              <w:r w:rsidRPr="00002D6B">
                <w:rPr>
                  <w:rFonts w:ascii="Consolas" w:eastAsia="Consolas" w:hAnsi="Consolas" w:cs="Consolas"/>
                  <w:color w:val="5C5C5C"/>
                  <w:sz w:val="21"/>
                </w:rPr>
                <w:t>_y3_ggg =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11</w:t>
              </w:r>
              <w:proofErr w:type="gramStart"/>
              <w:r w:rsidRPr="00002D6B">
                <w:rPr>
                  <w:rFonts w:ascii="Consolas" w:eastAsia="Consolas" w:hAnsi="Consolas" w:cs="Consolas"/>
                  <w:color w:val="5C5C5C"/>
                  <w:sz w:val="21"/>
                </w:rPr>
                <w:t>);t</w:t>
              </w:r>
              <w:proofErr w:type="gramEnd"/>
              <w:r w:rsidRPr="00002D6B">
                <w:rPr>
                  <w:rFonts w:ascii="Consolas" w:eastAsia="Consolas" w:hAnsi="Consolas" w:cs="Consolas"/>
                  <w:color w:val="5C5C5C"/>
                  <w:sz w:val="21"/>
                </w:rPr>
                <w:t>_l3_ggg =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12</w:t>
              </w:r>
              <w:proofErr w:type="gramStart"/>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 delta_t3, v_fy3, theta_yaw3, t_delay3</w:t>
              </w:r>
            </w:ins>
          </w:p>
          <w:p w14:paraId="6A06820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208" w:author="yukina minato" w:date="2025-09-07T17:10:00Z" w16du:dateUtc="2025-09-07T09:10:00Z"/>
                <w:rFonts w:eastAsia="宋体"/>
                <w:color w:val="5C5C5C"/>
                <w:szCs w:val="22"/>
              </w:rPr>
            </w:pPr>
          </w:p>
          <w:p w14:paraId="16B8107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09" w:author="yukina minato" w:date="2025-09-07T17:10:00Z" w16du:dateUtc="2025-09-07T09:10:00Z"/>
                <w:rFonts w:eastAsia="宋体"/>
                <w:color w:val="5C5C5C"/>
                <w:szCs w:val="22"/>
              </w:rPr>
            </w:pPr>
            <w:ins w:id="5210" w:author="yukina minato" w:date="2025-09-07T17:10:00Z" w16du:dateUtc="2025-09-07T09:10:00Z">
              <w:r w:rsidRPr="00002D6B">
                <w:rPr>
                  <w:rFonts w:ascii="Consolas" w:eastAsia="Consolas" w:hAnsi="Consolas" w:cs="Consolas"/>
                  <w:color w:val="5C5C5C"/>
                  <w:sz w:val="21"/>
                </w:rPr>
                <w:t>        t_d2_ggg = t_d1_ggg + </w:t>
              </w:r>
              <w:r w:rsidRPr="00002D6B">
                <w:rPr>
                  <w:rFonts w:ascii="Consolas" w:eastAsia="Consolas" w:hAnsi="Consolas" w:cs="Consolas"/>
                  <w:color w:val="986801"/>
                  <w:sz w:val="21"/>
                </w:rPr>
                <w:t>1</w:t>
              </w:r>
              <w:r w:rsidRPr="00002D6B">
                <w:rPr>
                  <w:rFonts w:ascii="Consolas" w:eastAsia="Consolas" w:hAnsi="Consolas" w:cs="Consolas"/>
                  <w:color w:val="5C5C5C"/>
                  <w:sz w:val="21"/>
                </w:rPr>
                <w:t> + d_t2_ggg;</w:t>
              </w:r>
            </w:ins>
          </w:p>
          <w:p w14:paraId="2E5C02E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11" w:author="yukina minato" w:date="2025-09-07T17:10:00Z" w16du:dateUtc="2025-09-07T09:10:00Z"/>
                <w:rFonts w:eastAsia="宋体"/>
                <w:color w:val="5C5C5C"/>
                <w:szCs w:val="22"/>
              </w:rPr>
            </w:pPr>
            <w:ins w:id="5212" w:author="yukina minato" w:date="2025-09-07T17:10:00Z" w16du:dateUtc="2025-09-07T09:10:00Z">
              <w:r w:rsidRPr="00002D6B">
                <w:rPr>
                  <w:rFonts w:ascii="Consolas" w:eastAsia="Consolas" w:hAnsi="Consolas" w:cs="Consolas"/>
                  <w:color w:val="5C5C5C"/>
                  <w:sz w:val="21"/>
                  <w:shd w:val="clear" w:color="auto" w:fill="F8F8F8"/>
                </w:rPr>
                <w:t>        t_d3_ggg = t_d2_ggg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d_t3_ggg; </w:t>
              </w:r>
            </w:ins>
          </w:p>
          <w:p w14:paraId="1AE89D8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13" w:author="yukina minato" w:date="2025-09-07T17:10:00Z" w16du:dateUtc="2025-09-07T09:10:00Z"/>
                <w:rFonts w:eastAsia="宋体"/>
                <w:color w:val="5C5C5C"/>
                <w:szCs w:val="22"/>
              </w:rPr>
            </w:pPr>
            <w:ins w:id="5214" w:author="yukina minato" w:date="2025-09-07T17:10:00Z" w16du:dateUtc="2025-09-07T09:10:00Z">
              <w:r w:rsidRPr="00002D6B">
                <w:rPr>
                  <w:rFonts w:ascii="Consolas" w:eastAsia="Consolas" w:hAnsi="Consolas" w:cs="Consolas"/>
                  <w:color w:val="5C5C5C"/>
                  <w:sz w:val="21"/>
                </w:rPr>
                <w:t>        </w:t>
              </w:r>
            </w:ins>
          </w:p>
          <w:p w14:paraId="68EF372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15" w:author="yukina minato" w:date="2025-09-07T17:10:00Z" w16du:dateUtc="2025-09-07T09:10:00Z"/>
                <w:rFonts w:eastAsia="宋体"/>
                <w:color w:val="5C5C5C"/>
                <w:szCs w:val="22"/>
              </w:rPr>
            </w:pPr>
            <w:ins w:id="5216" w:author="yukina minato" w:date="2025-09-07T17:10:00Z" w16du:dateUtc="2025-09-07T09:10:00Z">
              <w:r w:rsidRPr="00002D6B">
                <w:rPr>
                  <w:rFonts w:ascii="Consolas" w:eastAsia="Consolas" w:hAnsi="Consolas" w:cs="Consolas"/>
                  <w:color w:val="5C5C5C"/>
                  <w:sz w:val="21"/>
                  <w:shd w:val="clear" w:color="auto" w:fill="F8F8F8"/>
                </w:rPr>
                <w:t>        if t_d3_ggg &gt; </w:t>
              </w:r>
              <w:proofErr w:type="spellStart"/>
              <w:r w:rsidRPr="00002D6B">
                <w:rPr>
                  <w:rFonts w:ascii="Consolas" w:eastAsia="Consolas" w:hAnsi="Consolas" w:cs="Consolas"/>
                  <w:color w:val="5C5C5C"/>
                  <w:sz w:val="21"/>
                  <w:shd w:val="clear" w:color="auto" w:fill="F8F8F8"/>
                </w:rPr>
                <w:t>t_end</w:t>
              </w:r>
              <w:proofErr w:type="spellEnd"/>
            </w:ins>
          </w:p>
          <w:p w14:paraId="3C24A6F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17" w:author="yukina minato" w:date="2025-09-07T17:10:00Z" w16du:dateUtc="2025-09-07T09:10:00Z"/>
                <w:rFonts w:eastAsia="宋体"/>
                <w:color w:val="5C5C5C"/>
                <w:szCs w:val="22"/>
              </w:rPr>
            </w:pPr>
            <w:ins w:id="5218" w:author="yukina minato" w:date="2025-09-07T17:10:00Z" w16du:dateUtc="2025-09-07T09:10:00Z">
              <w:r w:rsidRPr="00002D6B">
                <w:rPr>
                  <w:rFonts w:ascii="Consolas" w:eastAsia="Consolas" w:hAnsi="Consolas" w:cs="Consolas"/>
                  <w:color w:val="5C5C5C"/>
                  <w:sz w:val="21"/>
                </w:rPr>
                <w:t>            fitness(</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652647F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19" w:author="yukina minato" w:date="2025-09-07T17:10:00Z" w16du:dateUtc="2025-09-07T09:10:00Z"/>
                <w:rFonts w:eastAsia="宋体"/>
                <w:color w:val="5C5C5C"/>
                <w:szCs w:val="22"/>
              </w:rPr>
            </w:pPr>
            <w:ins w:id="5220" w:author="yukina minato" w:date="2025-09-07T17:10:00Z" w16du:dateUtc="2025-09-07T09:10:00Z">
              <w:r w:rsidRPr="00002D6B">
                <w:rPr>
                  <w:rFonts w:ascii="Consolas" w:eastAsia="Consolas" w:hAnsi="Consolas" w:cs="Consolas"/>
                  <w:color w:val="5C5C5C"/>
                  <w:sz w:val="21"/>
                  <w:shd w:val="clear" w:color="auto" w:fill="F8F8F8"/>
                </w:rPr>
                <w:t>            continue;</w:t>
              </w:r>
            </w:ins>
          </w:p>
          <w:p w14:paraId="08A3C0B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21" w:author="yukina minato" w:date="2025-09-07T17:10:00Z" w16du:dateUtc="2025-09-07T09:10:00Z"/>
                <w:rFonts w:eastAsia="宋体"/>
                <w:color w:val="5C5C5C"/>
                <w:szCs w:val="22"/>
              </w:rPr>
            </w:pPr>
            <w:ins w:id="5222"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0D24511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23" w:author="yukina minato" w:date="2025-09-07T17:10:00Z" w16du:dateUtc="2025-09-07T09:10:00Z"/>
                <w:rFonts w:eastAsia="宋体"/>
                <w:color w:val="5C5C5C"/>
                <w:szCs w:val="22"/>
              </w:rPr>
            </w:pPr>
            <w:ins w:id="5224" w:author="yukina minato" w:date="2025-09-07T17:10:00Z" w16du:dateUtc="2025-09-07T09:10:00Z">
              <w:r w:rsidRPr="00002D6B">
                <w:rPr>
                  <w:rFonts w:ascii="Consolas" w:eastAsia="Consolas" w:hAnsi="Consolas" w:cs="Consolas"/>
                  <w:color w:val="5C5C5C"/>
                  <w:sz w:val="21"/>
                  <w:shd w:val="clear" w:color="auto" w:fill="F8F8F8"/>
                </w:rPr>
                <w:t>        </w:t>
              </w:r>
            </w:ins>
          </w:p>
          <w:p w14:paraId="4546E24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25" w:author="yukina minato" w:date="2025-09-07T17:10:00Z" w16du:dateUtc="2025-09-07T09:10:00Z"/>
                <w:rFonts w:eastAsia="宋体"/>
                <w:color w:val="5C5C5C"/>
                <w:szCs w:val="22"/>
              </w:rPr>
            </w:pPr>
            <w:ins w:id="5226" w:author="yukina minato" w:date="2025-09-07T17:10:00Z" w16du:dateUtc="2025-09-07T09:10:00Z">
              <w:r w:rsidRPr="00002D6B">
                <w:rPr>
                  <w:rFonts w:ascii="Consolas" w:eastAsia="Consolas" w:hAnsi="Consolas" w:cs="Consolas"/>
                  <w:color w:val="5C5C5C"/>
                  <w:sz w:val="21"/>
                </w:rPr>
                <w:t>        a_p1_ggg = A0 + </w:t>
              </w:r>
              <w:proofErr w:type="spellStart"/>
              <w:r w:rsidRPr="00002D6B">
                <w:rPr>
                  <w:rFonts w:ascii="Consolas" w:eastAsia="Consolas" w:hAnsi="Consolas" w:cs="Consolas"/>
                  <w:color w:val="5C5C5C"/>
                  <w:sz w:val="21"/>
                </w:rPr>
                <w:t>v_a</w:t>
              </w:r>
              <w:proofErr w:type="spellEnd"/>
              <w:r w:rsidRPr="00002D6B">
                <w:rPr>
                  <w:rFonts w:ascii="Consolas" w:eastAsia="Consolas" w:hAnsi="Consolas" w:cs="Consolas"/>
                  <w:color w:val="5C5C5C"/>
                  <w:sz w:val="21"/>
                </w:rPr>
                <w:t> * t_d1_ggg * </w:t>
              </w:r>
              <w:proofErr w:type="spellStart"/>
              <w:r w:rsidRPr="00002D6B">
                <w:rPr>
                  <w:rFonts w:ascii="Consolas" w:eastAsia="Consolas" w:hAnsi="Consolas" w:cs="Consolas"/>
                  <w:color w:val="5C5C5C"/>
                  <w:sz w:val="21"/>
                </w:rPr>
                <w:t>d_i_ggg</w:t>
              </w:r>
              <w:proofErr w:type="spellEnd"/>
              <w:r w:rsidRPr="00002D6B">
                <w:rPr>
                  <w:rFonts w:ascii="Consolas" w:eastAsia="Consolas" w:hAnsi="Consolas" w:cs="Consolas"/>
                  <w:color w:val="5C5C5C"/>
                  <w:sz w:val="21"/>
                </w:rPr>
                <w:t>; </w:t>
              </w:r>
            </w:ins>
          </w:p>
          <w:p w14:paraId="4B6477B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27" w:author="yukina minato" w:date="2025-09-07T17:10:00Z" w16du:dateUtc="2025-09-07T09:10:00Z"/>
                <w:rFonts w:eastAsia="宋体"/>
                <w:color w:val="5C5C5C"/>
                <w:szCs w:val="22"/>
              </w:rPr>
            </w:pPr>
            <w:ins w:id="5228" w:author="yukina minato" w:date="2025-09-07T17:10:00Z" w16du:dateUtc="2025-09-07T09:10:00Z">
              <w:r w:rsidRPr="00002D6B">
                <w:rPr>
                  <w:rFonts w:ascii="Consolas" w:eastAsia="Consolas" w:hAnsi="Consolas" w:cs="Consolas"/>
                  <w:color w:val="5C5C5C"/>
                  <w:sz w:val="21"/>
                  <w:shd w:val="clear" w:color="auto" w:fill="F8F8F8"/>
                </w:rPr>
                <w:t>        d_v1_ggg = [v_f1_ggg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(t_y1_ggg), v_f1_ggg * </w:t>
              </w:r>
              <w:r w:rsidRPr="00002D6B">
                <w:rPr>
                  <w:rFonts w:ascii="Consolas" w:eastAsia="Consolas" w:hAnsi="Consolas" w:cs="Consolas"/>
                  <w:color w:val="C18401"/>
                  <w:sz w:val="21"/>
                  <w:shd w:val="clear" w:color="auto" w:fill="F8F8F8"/>
                </w:rPr>
                <w:t>sin</w:t>
              </w:r>
              <w:r w:rsidRPr="00002D6B">
                <w:rPr>
                  <w:rFonts w:ascii="Consolas" w:eastAsia="Consolas" w:hAnsi="Consolas" w:cs="Consolas"/>
                  <w:color w:val="5C5C5C"/>
                  <w:sz w:val="21"/>
                  <w:shd w:val="clear" w:color="auto" w:fill="F8F8F8"/>
                </w:rPr>
                <w:t>(t_y1_ggg),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ins>
          </w:p>
          <w:p w14:paraId="685290B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29" w:author="yukina minato" w:date="2025-09-07T17:10:00Z" w16du:dateUtc="2025-09-07T09:10:00Z"/>
                <w:rFonts w:eastAsia="宋体"/>
                <w:color w:val="5C5C5C"/>
                <w:szCs w:val="22"/>
              </w:rPr>
            </w:pPr>
            <w:ins w:id="5230" w:author="yukina minato" w:date="2025-09-07T17:10:00Z" w16du:dateUtc="2025-09-07T09:10:00Z">
              <w:r w:rsidRPr="00002D6B">
                <w:rPr>
                  <w:rFonts w:ascii="Consolas" w:eastAsia="Consolas" w:hAnsi="Consolas" w:cs="Consolas"/>
                  <w:color w:val="5C5C5C"/>
                  <w:sz w:val="21"/>
                </w:rPr>
                <w:t>        a_p2_ggg = a_p1_ggg + d_v1_ggg * (t_d2_ggg - t_d1_ggg);</w:t>
              </w:r>
            </w:ins>
          </w:p>
          <w:p w14:paraId="4286640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31" w:author="yukina minato" w:date="2025-09-07T17:10:00Z" w16du:dateUtc="2025-09-07T09:10:00Z"/>
                <w:rFonts w:eastAsia="宋体"/>
                <w:color w:val="5C5C5C"/>
                <w:szCs w:val="22"/>
              </w:rPr>
            </w:pPr>
            <w:ins w:id="5232" w:author="yukina minato" w:date="2025-09-07T17:10:00Z" w16du:dateUtc="2025-09-07T09:10:00Z">
              <w:r w:rsidRPr="00002D6B">
                <w:rPr>
                  <w:rFonts w:ascii="Consolas" w:eastAsia="Consolas" w:hAnsi="Consolas" w:cs="Consolas"/>
                  <w:color w:val="5C5C5C"/>
                  <w:sz w:val="21"/>
                  <w:shd w:val="clear" w:color="auto" w:fill="F8F8F8"/>
                </w:rPr>
                <w:t>        d_v2_ggg = [v_f2_ggg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(t_y2_ggg), v_f2_ggg * </w:t>
              </w:r>
              <w:r w:rsidRPr="00002D6B">
                <w:rPr>
                  <w:rFonts w:ascii="Consolas" w:eastAsia="Consolas" w:hAnsi="Consolas" w:cs="Consolas"/>
                  <w:color w:val="C18401"/>
                  <w:sz w:val="21"/>
                  <w:shd w:val="clear" w:color="auto" w:fill="F8F8F8"/>
                </w:rPr>
                <w:t>sin</w:t>
              </w:r>
              <w:r w:rsidRPr="00002D6B">
                <w:rPr>
                  <w:rFonts w:ascii="Consolas" w:eastAsia="Consolas" w:hAnsi="Consolas" w:cs="Consolas"/>
                  <w:color w:val="5C5C5C"/>
                  <w:sz w:val="21"/>
                  <w:shd w:val="clear" w:color="auto" w:fill="F8F8F8"/>
                </w:rPr>
                <w:t>(t_y2_ggg),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38B8D03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33" w:author="yukina minato" w:date="2025-09-07T17:10:00Z" w16du:dateUtc="2025-09-07T09:10:00Z"/>
                <w:rFonts w:eastAsia="宋体"/>
                <w:color w:val="5C5C5C"/>
                <w:szCs w:val="22"/>
              </w:rPr>
            </w:pPr>
            <w:ins w:id="5234" w:author="yukina minato" w:date="2025-09-07T17:10:00Z" w16du:dateUtc="2025-09-07T09:10:00Z">
              <w:r w:rsidRPr="00002D6B">
                <w:rPr>
                  <w:rFonts w:ascii="Consolas" w:eastAsia="Consolas" w:hAnsi="Consolas" w:cs="Consolas"/>
                  <w:color w:val="5C5C5C"/>
                  <w:sz w:val="21"/>
                </w:rPr>
                <w:t>        a_p3_ggg = a_p2_ggg + d_v2_ggg * (t_d3_ggg - t_d2_ggg); </w:t>
              </w:r>
            </w:ins>
          </w:p>
          <w:p w14:paraId="251990A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35" w:author="yukina minato" w:date="2025-09-07T17:10:00Z" w16du:dateUtc="2025-09-07T09:10:00Z"/>
                <w:rFonts w:eastAsia="宋体"/>
                <w:color w:val="5C5C5C"/>
                <w:szCs w:val="22"/>
              </w:rPr>
            </w:pPr>
            <w:ins w:id="5236" w:author="yukina minato" w:date="2025-09-07T17:10:00Z" w16du:dateUtc="2025-09-07T09:10:00Z">
              <w:r w:rsidRPr="00002D6B">
                <w:rPr>
                  <w:rFonts w:ascii="Consolas" w:eastAsia="Consolas" w:hAnsi="Consolas" w:cs="Consolas"/>
                  <w:color w:val="5C5C5C"/>
                  <w:sz w:val="21"/>
                  <w:shd w:val="clear" w:color="auto" w:fill="F8F8F8"/>
                </w:rPr>
                <w:t>        d_v3_ggg = [v_f3_ggg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(t_y3_ggg), v_f3_ggg * </w:t>
              </w:r>
              <w:r w:rsidRPr="00002D6B">
                <w:rPr>
                  <w:rFonts w:ascii="Consolas" w:eastAsia="Consolas" w:hAnsi="Consolas" w:cs="Consolas"/>
                  <w:color w:val="C18401"/>
                  <w:sz w:val="21"/>
                  <w:shd w:val="clear" w:color="auto" w:fill="F8F8F8"/>
                </w:rPr>
                <w:t>sin</w:t>
              </w:r>
              <w:r w:rsidRPr="00002D6B">
                <w:rPr>
                  <w:rFonts w:ascii="Consolas" w:eastAsia="Consolas" w:hAnsi="Consolas" w:cs="Consolas"/>
                  <w:color w:val="5C5C5C"/>
                  <w:sz w:val="21"/>
                  <w:shd w:val="clear" w:color="auto" w:fill="F8F8F8"/>
                </w:rPr>
                <w:t>(t_y3_ggg),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ins>
          </w:p>
          <w:p w14:paraId="60CE032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5237" w:author="yukina minato" w:date="2025-09-07T17:10:00Z" w16du:dateUtc="2025-09-07T09:10:00Z"/>
                <w:rFonts w:eastAsia="宋体"/>
                <w:color w:val="5C5C5C"/>
                <w:szCs w:val="22"/>
              </w:rPr>
            </w:pPr>
          </w:p>
          <w:p w14:paraId="5A5B850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38" w:author="yukina minato" w:date="2025-09-07T17:10:00Z" w16du:dateUtc="2025-09-07T09:10:00Z"/>
                <w:rFonts w:eastAsia="宋体"/>
                <w:color w:val="5C5C5C"/>
                <w:szCs w:val="22"/>
              </w:rPr>
            </w:pPr>
            <w:ins w:id="5239" w:author="yukina minato" w:date="2025-09-07T17:10:00Z" w16du:dateUtc="2025-09-07T09:10:00Z">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5C5C5C"/>
                  <w:sz w:val="21"/>
                  <w:shd w:val="clear" w:color="auto" w:fill="F8F8F8"/>
                </w:rPr>
                <w:t>params.grenade</w:t>
              </w:r>
              <w:proofErr w:type="gramEnd"/>
              <w:r w:rsidRPr="00002D6B">
                <w:rPr>
                  <w:rFonts w:ascii="Consolas" w:eastAsia="Consolas" w:hAnsi="Consolas" w:cs="Consolas"/>
                  <w:color w:val="5C5C5C"/>
                  <w:sz w:val="21"/>
                  <w:shd w:val="clear" w:color="auto" w:fill="F8F8F8"/>
                </w:rPr>
                <w:t>1 = </w:t>
              </w:r>
              <w:proofErr w:type="gramStart"/>
              <w:r w:rsidRPr="00002D6B">
                <w:rPr>
                  <w:rFonts w:ascii="Consolas" w:eastAsia="Consolas" w:hAnsi="Consolas" w:cs="Consolas"/>
                  <w:color w:val="5C5C5C"/>
                  <w:sz w:val="21"/>
                  <w:shd w:val="clear" w:color="auto" w:fill="F8F8F8"/>
                </w:rPr>
                <w:t>struct(</w:t>
              </w:r>
              <w:proofErr w:type="gramEnd"/>
              <w:r w:rsidRPr="00002D6B">
                <w:rPr>
                  <w:rFonts w:ascii="Consolas" w:eastAsia="Consolas" w:hAnsi="Consolas" w:cs="Consolas"/>
                  <w:color w:val="50A14F"/>
                  <w:sz w:val="21"/>
                  <w:shd w:val="clear" w:color="auto" w:fill="F8F8F8"/>
                </w:rPr>
                <w:t>'t_deploy'</w:t>
              </w:r>
              <w:r w:rsidRPr="00002D6B">
                <w:rPr>
                  <w:rFonts w:ascii="Consolas" w:eastAsia="Consolas" w:hAnsi="Consolas" w:cs="Consolas"/>
                  <w:color w:val="5C5C5C"/>
                  <w:sz w:val="21"/>
                  <w:shd w:val="clear" w:color="auto" w:fill="F8F8F8"/>
                </w:rPr>
                <w:t>, t_d1_ggg, </w:t>
              </w:r>
              <w:r w:rsidRPr="00002D6B">
                <w:rPr>
                  <w:rFonts w:ascii="Consolas" w:eastAsia="Consolas" w:hAnsi="Consolas" w:cs="Consolas"/>
                  <w:color w:val="50A14F"/>
                  <w:sz w:val="21"/>
                  <w:shd w:val="clear" w:color="auto" w:fill="F8F8F8"/>
                </w:rPr>
                <w:t>'deploy_pos'</w:t>
              </w:r>
              <w:r w:rsidRPr="00002D6B">
                <w:rPr>
                  <w:rFonts w:ascii="Consolas" w:eastAsia="Consolas" w:hAnsi="Consolas" w:cs="Consolas"/>
                  <w:color w:val="5C5C5C"/>
                  <w:sz w:val="21"/>
                  <w:shd w:val="clear" w:color="auto" w:fill="F8F8F8"/>
                </w:rPr>
                <w:t>, a_p1_ggg, </w:t>
              </w:r>
              <w:r w:rsidRPr="00002D6B">
                <w:rPr>
                  <w:rFonts w:ascii="Consolas" w:eastAsia="Consolas" w:hAnsi="Consolas" w:cs="Consolas"/>
                  <w:color w:val="50A14F"/>
                  <w:sz w:val="21"/>
                  <w:shd w:val="clear" w:color="auto" w:fill="F8F8F8"/>
                </w:rPr>
                <w:t>'deploy_v_vec'</w:t>
              </w:r>
              <w:r w:rsidRPr="00002D6B">
                <w:rPr>
                  <w:rFonts w:ascii="Consolas" w:eastAsia="Consolas" w:hAnsi="Consolas" w:cs="Consolas"/>
                  <w:color w:val="5C5C5C"/>
                  <w:sz w:val="21"/>
                  <w:shd w:val="clear" w:color="auto" w:fill="F8F8F8"/>
                </w:rPr>
                <w:t>, d_v1_ggg, </w:t>
              </w:r>
              <w:r w:rsidRPr="00002D6B">
                <w:rPr>
                  <w:rFonts w:ascii="Consolas" w:eastAsia="Consolas" w:hAnsi="Consolas" w:cs="Consolas"/>
                  <w:color w:val="50A14F"/>
                  <w:sz w:val="21"/>
                  <w:shd w:val="clear" w:color="auto" w:fill="F8F8F8"/>
                </w:rPr>
                <w:t>'t_delay'</w:t>
              </w:r>
              <w:r w:rsidRPr="00002D6B">
                <w:rPr>
                  <w:rFonts w:ascii="Consolas" w:eastAsia="Consolas" w:hAnsi="Consolas" w:cs="Consolas"/>
                  <w:color w:val="5C5C5C"/>
                  <w:sz w:val="21"/>
                  <w:shd w:val="clear" w:color="auto" w:fill="F8F8F8"/>
                </w:rPr>
                <w:t>, t_l1_ggg, </w:t>
              </w:r>
              <w:r w:rsidRPr="00002D6B">
                <w:rPr>
                  <w:rFonts w:ascii="Consolas" w:eastAsia="Consolas" w:hAnsi="Consolas" w:cs="Consolas"/>
                  <w:color w:val="50A14F"/>
                  <w:sz w:val="21"/>
                  <w:shd w:val="clear" w:color="auto" w:fill="F8F8F8"/>
                </w:rPr>
                <w:t>'v_fy'</w:t>
              </w:r>
              <w:r w:rsidRPr="00002D6B">
                <w:rPr>
                  <w:rFonts w:ascii="Consolas" w:eastAsia="Consolas" w:hAnsi="Consolas" w:cs="Consolas"/>
                  <w:color w:val="5C5C5C"/>
                  <w:sz w:val="21"/>
                  <w:shd w:val="clear" w:color="auto" w:fill="F8F8F8"/>
                </w:rPr>
                <w:t>, v_f1_ggg, </w:t>
              </w:r>
              <w:r w:rsidRPr="00002D6B">
                <w:rPr>
                  <w:rFonts w:ascii="Consolas" w:eastAsia="Consolas" w:hAnsi="Consolas" w:cs="Consolas"/>
                  <w:color w:val="50A14F"/>
                  <w:sz w:val="21"/>
                  <w:shd w:val="clear" w:color="auto" w:fill="F8F8F8"/>
                </w:rPr>
                <w:t>'theta_yaw'</w:t>
              </w:r>
              <w:r w:rsidRPr="00002D6B">
                <w:rPr>
                  <w:rFonts w:ascii="Consolas" w:eastAsia="Consolas" w:hAnsi="Consolas" w:cs="Consolas"/>
                  <w:color w:val="5C5C5C"/>
                  <w:sz w:val="21"/>
                  <w:shd w:val="clear" w:color="auto" w:fill="F8F8F8"/>
                </w:rPr>
                <w:t>, t_y1_ggg);</w:t>
              </w:r>
            </w:ins>
          </w:p>
          <w:p w14:paraId="040BF8B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40" w:author="yukina minato" w:date="2025-09-07T17:10:00Z" w16du:dateUtc="2025-09-07T09:10:00Z"/>
                <w:rFonts w:eastAsia="宋体"/>
                <w:color w:val="5C5C5C"/>
                <w:szCs w:val="22"/>
              </w:rPr>
            </w:pPr>
            <w:ins w:id="5241" w:author="yukina minato" w:date="2025-09-07T17:10:00Z" w16du:dateUtc="2025-09-07T09:10:00Z">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params.grenade</w:t>
              </w:r>
              <w:proofErr w:type="gramEnd"/>
              <w:r w:rsidRPr="00002D6B">
                <w:rPr>
                  <w:rFonts w:ascii="Consolas" w:eastAsia="Consolas" w:hAnsi="Consolas" w:cs="Consolas"/>
                  <w:color w:val="5C5C5C"/>
                  <w:sz w:val="21"/>
                </w:rPr>
                <w:t>2 = </w:t>
              </w:r>
              <w:proofErr w:type="gramStart"/>
              <w:r w:rsidRPr="00002D6B">
                <w:rPr>
                  <w:rFonts w:ascii="Consolas" w:eastAsia="Consolas" w:hAnsi="Consolas" w:cs="Consolas"/>
                  <w:color w:val="5C5C5C"/>
                  <w:sz w:val="21"/>
                </w:rPr>
                <w:t>struct(</w:t>
              </w:r>
              <w:proofErr w:type="gramEnd"/>
              <w:r w:rsidRPr="00002D6B">
                <w:rPr>
                  <w:rFonts w:ascii="Consolas" w:eastAsia="Consolas" w:hAnsi="Consolas" w:cs="Consolas"/>
                  <w:color w:val="50A14F"/>
                  <w:sz w:val="21"/>
                </w:rPr>
                <w:t>'t_deploy'</w:t>
              </w:r>
              <w:r w:rsidRPr="00002D6B">
                <w:rPr>
                  <w:rFonts w:ascii="Consolas" w:eastAsia="Consolas" w:hAnsi="Consolas" w:cs="Consolas"/>
                  <w:color w:val="5C5C5C"/>
                  <w:sz w:val="21"/>
                </w:rPr>
                <w:t>, t_d2_ggg, </w:t>
              </w:r>
              <w:r w:rsidRPr="00002D6B">
                <w:rPr>
                  <w:rFonts w:ascii="Consolas" w:eastAsia="Consolas" w:hAnsi="Consolas" w:cs="Consolas"/>
                  <w:color w:val="50A14F"/>
                  <w:sz w:val="21"/>
                </w:rPr>
                <w:t>'deploy_pos'</w:t>
              </w:r>
              <w:r w:rsidRPr="00002D6B">
                <w:rPr>
                  <w:rFonts w:ascii="Consolas" w:eastAsia="Consolas" w:hAnsi="Consolas" w:cs="Consolas"/>
                  <w:color w:val="5C5C5C"/>
                  <w:sz w:val="21"/>
                </w:rPr>
                <w:t>, a_p2_ggg, </w:t>
              </w:r>
              <w:r w:rsidRPr="00002D6B">
                <w:rPr>
                  <w:rFonts w:ascii="Consolas" w:eastAsia="Consolas" w:hAnsi="Consolas" w:cs="Consolas"/>
                  <w:color w:val="50A14F"/>
                  <w:sz w:val="21"/>
                </w:rPr>
                <w:t>'deploy_v_vec'</w:t>
              </w:r>
              <w:r w:rsidRPr="00002D6B">
                <w:rPr>
                  <w:rFonts w:ascii="Consolas" w:eastAsia="Consolas" w:hAnsi="Consolas" w:cs="Consolas"/>
                  <w:color w:val="5C5C5C"/>
                  <w:sz w:val="21"/>
                </w:rPr>
                <w:t>, d_v2_ggg, </w:t>
              </w:r>
              <w:r w:rsidRPr="00002D6B">
                <w:rPr>
                  <w:rFonts w:ascii="Consolas" w:eastAsia="Consolas" w:hAnsi="Consolas" w:cs="Consolas"/>
                  <w:color w:val="50A14F"/>
                  <w:sz w:val="21"/>
                </w:rPr>
                <w:t>'t_delay'</w:t>
              </w:r>
              <w:r w:rsidRPr="00002D6B">
                <w:rPr>
                  <w:rFonts w:ascii="Consolas" w:eastAsia="Consolas" w:hAnsi="Consolas" w:cs="Consolas"/>
                  <w:color w:val="5C5C5C"/>
                  <w:sz w:val="21"/>
                </w:rPr>
                <w:t>, t_l2_ggg, </w:t>
              </w:r>
              <w:r w:rsidRPr="00002D6B">
                <w:rPr>
                  <w:rFonts w:ascii="Consolas" w:eastAsia="Consolas" w:hAnsi="Consolas" w:cs="Consolas"/>
                  <w:color w:val="50A14F"/>
                  <w:sz w:val="21"/>
                </w:rPr>
                <w:t>'v_fy'</w:t>
              </w:r>
              <w:r w:rsidRPr="00002D6B">
                <w:rPr>
                  <w:rFonts w:ascii="Consolas" w:eastAsia="Consolas" w:hAnsi="Consolas" w:cs="Consolas"/>
                  <w:color w:val="5C5C5C"/>
                  <w:sz w:val="21"/>
                </w:rPr>
                <w:t>, v_f2_ggg, </w:t>
              </w:r>
              <w:r w:rsidRPr="00002D6B">
                <w:rPr>
                  <w:rFonts w:ascii="Consolas" w:eastAsia="Consolas" w:hAnsi="Consolas" w:cs="Consolas"/>
                  <w:color w:val="50A14F"/>
                  <w:sz w:val="21"/>
                </w:rPr>
                <w:t>'theta_yaw'</w:t>
              </w:r>
              <w:r w:rsidRPr="00002D6B">
                <w:rPr>
                  <w:rFonts w:ascii="Consolas" w:eastAsia="Consolas" w:hAnsi="Consolas" w:cs="Consolas"/>
                  <w:color w:val="5C5C5C"/>
                  <w:sz w:val="21"/>
                </w:rPr>
                <w:t>, t_y2_ggg);</w:t>
              </w:r>
            </w:ins>
          </w:p>
          <w:p w14:paraId="5A50AE9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42" w:author="yukina minato" w:date="2025-09-07T17:10:00Z" w16du:dateUtc="2025-09-07T09:10:00Z"/>
                <w:rFonts w:eastAsia="宋体"/>
                <w:color w:val="5C5C5C"/>
                <w:szCs w:val="22"/>
              </w:rPr>
            </w:pPr>
            <w:ins w:id="5243" w:author="yukina minato" w:date="2025-09-07T17:10:00Z" w16du:dateUtc="2025-09-07T09:10:00Z">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5C5C5C"/>
                  <w:sz w:val="21"/>
                  <w:shd w:val="clear" w:color="auto" w:fill="F8F8F8"/>
                </w:rPr>
                <w:t>params.grenade</w:t>
              </w:r>
              <w:proofErr w:type="gramEnd"/>
              <w:r w:rsidRPr="00002D6B">
                <w:rPr>
                  <w:rFonts w:ascii="Consolas" w:eastAsia="Consolas" w:hAnsi="Consolas" w:cs="Consolas"/>
                  <w:color w:val="5C5C5C"/>
                  <w:sz w:val="21"/>
                  <w:shd w:val="clear" w:color="auto" w:fill="F8F8F8"/>
                </w:rPr>
                <w:t>3 = </w:t>
              </w:r>
              <w:proofErr w:type="gramStart"/>
              <w:r w:rsidRPr="00002D6B">
                <w:rPr>
                  <w:rFonts w:ascii="Consolas" w:eastAsia="Consolas" w:hAnsi="Consolas" w:cs="Consolas"/>
                  <w:color w:val="5C5C5C"/>
                  <w:sz w:val="21"/>
                  <w:shd w:val="clear" w:color="auto" w:fill="F8F8F8"/>
                </w:rPr>
                <w:t>struct(</w:t>
              </w:r>
              <w:proofErr w:type="gramEnd"/>
              <w:r w:rsidRPr="00002D6B">
                <w:rPr>
                  <w:rFonts w:ascii="Consolas" w:eastAsia="Consolas" w:hAnsi="Consolas" w:cs="Consolas"/>
                  <w:color w:val="50A14F"/>
                  <w:sz w:val="21"/>
                  <w:shd w:val="clear" w:color="auto" w:fill="F8F8F8"/>
                </w:rPr>
                <w:t>'t_deploy'</w:t>
              </w:r>
              <w:r w:rsidRPr="00002D6B">
                <w:rPr>
                  <w:rFonts w:ascii="Consolas" w:eastAsia="Consolas" w:hAnsi="Consolas" w:cs="Consolas"/>
                  <w:color w:val="5C5C5C"/>
                  <w:sz w:val="21"/>
                  <w:shd w:val="clear" w:color="auto" w:fill="F8F8F8"/>
                </w:rPr>
                <w:t>, t_d3_ggg, </w:t>
              </w:r>
              <w:r w:rsidRPr="00002D6B">
                <w:rPr>
                  <w:rFonts w:ascii="Consolas" w:eastAsia="Consolas" w:hAnsi="Consolas" w:cs="Consolas"/>
                  <w:color w:val="50A14F"/>
                  <w:sz w:val="21"/>
                  <w:shd w:val="clear" w:color="auto" w:fill="F8F8F8"/>
                </w:rPr>
                <w:t>'deploy_pos'</w:t>
              </w:r>
              <w:r w:rsidRPr="00002D6B">
                <w:rPr>
                  <w:rFonts w:ascii="Consolas" w:eastAsia="Consolas" w:hAnsi="Consolas" w:cs="Consolas"/>
                  <w:color w:val="5C5C5C"/>
                  <w:sz w:val="21"/>
                  <w:shd w:val="clear" w:color="auto" w:fill="F8F8F8"/>
                </w:rPr>
                <w:t>, a_p3_ggg, </w:t>
              </w:r>
              <w:r w:rsidRPr="00002D6B">
                <w:rPr>
                  <w:rFonts w:ascii="Consolas" w:eastAsia="Consolas" w:hAnsi="Consolas" w:cs="Consolas"/>
                  <w:color w:val="50A14F"/>
                  <w:sz w:val="21"/>
                  <w:shd w:val="clear" w:color="auto" w:fill="F8F8F8"/>
                </w:rPr>
                <w:t>'deploy_v_vec'</w:t>
              </w:r>
              <w:r w:rsidRPr="00002D6B">
                <w:rPr>
                  <w:rFonts w:ascii="Consolas" w:eastAsia="Consolas" w:hAnsi="Consolas" w:cs="Consolas"/>
                  <w:color w:val="5C5C5C"/>
                  <w:sz w:val="21"/>
                  <w:shd w:val="clear" w:color="auto" w:fill="F8F8F8"/>
                </w:rPr>
                <w:t>, d_v3_ggg, </w:t>
              </w:r>
              <w:r w:rsidRPr="00002D6B">
                <w:rPr>
                  <w:rFonts w:ascii="Consolas" w:eastAsia="Consolas" w:hAnsi="Consolas" w:cs="Consolas"/>
                  <w:color w:val="50A14F"/>
                  <w:sz w:val="21"/>
                  <w:shd w:val="clear" w:color="auto" w:fill="F8F8F8"/>
                </w:rPr>
                <w:t>'t_delay'</w:t>
              </w:r>
              <w:r w:rsidRPr="00002D6B">
                <w:rPr>
                  <w:rFonts w:ascii="Consolas" w:eastAsia="Consolas" w:hAnsi="Consolas" w:cs="Consolas"/>
                  <w:color w:val="5C5C5C"/>
                  <w:sz w:val="21"/>
                  <w:shd w:val="clear" w:color="auto" w:fill="F8F8F8"/>
                </w:rPr>
                <w:t>, t_l3_ggg, </w:t>
              </w:r>
              <w:r w:rsidRPr="00002D6B">
                <w:rPr>
                  <w:rFonts w:ascii="Consolas" w:eastAsia="Consolas" w:hAnsi="Consolas" w:cs="Consolas"/>
                  <w:color w:val="50A14F"/>
                  <w:sz w:val="21"/>
                  <w:shd w:val="clear" w:color="auto" w:fill="F8F8F8"/>
                </w:rPr>
                <w:t>'v_fy'</w:t>
              </w:r>
              <w:r w:rsidRPr="00002D6B">
                <w:rPr>
                  <w:rFonts w:ascii="Consolas" w:eastAsia="Consolas" w:hAnsi="Consolas" w:cs="Consolas"/>
                  <w:color w:val="5C5C5C"/>
                  <w:sz w:val="21"/>
                  <w:shd w:val="clear" w:color="auto" w:fill="F8F8F8"/>
                </w:rPr>
                <w:t>, v_f3_ggg, </w:t>
              </w:r>
              <w:r w:rsidRPr="00002D6B">
                <w:rPr>
                  <w:rFonts w:ascii="Consolas" w:eastAsia="Consolas" w:hAnsi="Consolas" w:cs="Consolas"/>
                  <w:color w:val="50A14F"/>
                  <w:sz w:val="21"/>
                  <w:shd w:val="clear" w:color="auto" w:fill="F8F8F8"/>
                </w:rPr>
                <w:t>'theta_yaw'</w:t>
              </w:r>
              <w:r w:rsidRPr="00002D6B">
                <w:rPr>
                  <w:rFonts w:ascii="Consolas" w:eastAsia="Consolas" w:hAnsi="Consolas" w:cs="Consolas"/>
                  <w:color w:val="5C5C5C"/>
                  <w:sz w:val="21"/>
                  <w:shd w:val="clear" w:color="auto" w:fill="F8F8F8"/>
                </w:rPr>
                <w:t>, t_y3_ggg);</w:t>
              </w:r>
            </w:ins>
          </w:p>
          <w:p w14:paraId="644790B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44" w:author="yukina minato" w:date="2025-09-07T17:10:00Z" w16du:dateUtc="2025-09-07T09:10:00Z"/>
                <w:rFonts w:eastAsia="宋体"/>
                <w:color w:val="5C5C5C"/>
                <w:szCs w:val="22"/>
              </w:rPr>
            </w:pPr>
            <w:ins w:id="5245" w:author="yukina minato" w:date="2025-09-07T17:10:00Z" w16du:dateUtc="2025-09-07T09:10:00Z">
              <w:r w:rsidRPr="00002D6B">
                <w:rPr>
                  <w:rFonts w:ascii="Consolas" w:eastAsia="Consolas" w:hAnsi="Consolas" w:cs="Consolas"/>
                  <w:color w:val="5C5C5C"/>
                  <w:sz w:val="21"/>
                </w:rPr>
                <w:t>        </w:t>
              </w:r>
            </w:ins>
          </w:p>
          <w:p w14:paraId="28882BA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46" w:author="yukina minato" w:date="2025-09-07T17:10:00Z" w16du:dateUtc="2025-09-07T09:10:00Z"/>
                <w:rFonts w:eastAsia="宋体"/>
                <w:color w:val="5C5C5C"/>
                <w:szCs w:val="22"/>
              </w:rPr>
            </w:pPr>
            <w:ins w:id="5247" w:author="yukina minato" w:date="2025-09-07T17:10:00Z" w16du:dateUtc="2025-09-07T09:10:00Z">
              <w:r w:rsidRPr="00002D6B">
                <w:rPr>
                  <w:rFonts w:ascii="Consolas" w:eastAsia="Consolas" w:hAnsi="Consolas" w:cs="Consolas"/>
                  <w:color w:val="5C5C5C"/>
                  <w:sz w:val="21"/>
                  <w:shd w:val="clear" w:color="auto" w:fill="F8F8F8"/>
                </w:rPr>
                <w:t>        fitness(</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c_t_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params, </w:t>
              </w:r>
              <w:proofErr w:type="spellStart"/>
              <w:r w:rsidRPr="00002D6B">
                <w:rPr>
                  <w:rFonts w:ascii="Consolas" w:eastAsia="Consolas" w:hAnsi="Consolas" w:cs="Consolas"/>
                  <w:color w:val="5C5C5C"/>
                  <w:sz w:val="21"/>
                  <w:shd w:val="clear" w:color="auto" w:fill="F8F8F8"/>
                </w:rPr>
                <w:t>m_t_ggg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a_p_ggg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ins>
          </w:p>
          <w:p w14:paraId="0AFF77B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48" w:author="yukina minato" w:date="2025-09-07T17:10:00Z" w16du:dateUtc="2025-09-07T09:10:00Z"/>
                <w:rFonts w:eastAsia="宋体"/>
                <w:color w:val="5C5C5C"/>
                <w:szCs w:val="22"/>
              </w:rPr>
            </w:pPr>
            <w:ins w:id="5249"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05A07D5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50" w:author="yukina minato" w:date="2025-09-07T17:10:00Z" w16du:dateUtc="2025-09-07T09:10:00Z"/>
                <w:rFonts w:eastAsia="宋体"/>
                <w:color w:val="5C5C5C"/>
                <w:szCs w:val="22"/>
              </w:rPr>
            </w:pPr>
            <w:ins w:id="5251" w:author="yukina minato" w:date="2025-09-07T17:10:00Z" w16du:dateUtc="2025-09-07T09:10:00Z">
              <w:r w:rsidRPr="00002D6B">
                <w:rPr>
                  <w:rFonts w:ascii="Consolas" w:eastAsia="Consolas" w:hAnsi="Consolas" w:cs="Consolas"/>
                  <w:color w:val="5C5C5C"/>
                  <w:sz w:val="21"/>
                  <w:shd w:val="clear" w:color="auto" w:fill="F8F8F8"/>
                </w:rPr>
                <w:t>    </w:t>
              </w:r>
            </w:ins>
          </w:p>
          <w:p w14:paraId="78F59F5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52" w:author="yukina minato" w:date="2025-09-07T17:10:00Z" w16du:dateUtc="2025-09-07T09:10:00Z"/>
                <w:rFonts w:eastAsia="宋体"/>
                <w:color w:val="5C5C5C"/>
                <w:szCs w:val="22"/>
              </w:rPr>
            </w:pPr>
            <w:ins w:id="5253"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m_c_ggg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idx</w:t>
              </w:r>
              <w:proofErr w:type="spellEnd"/>
              <w:r w:rsidRPr="00002D6B">
                <w:rPr>
                  <w:rFonts w:ascii="Consolas" w:eastAsia="Consolas" w:hAnsi="Consolas" w:cs="Consolas"/>
                  <w:color w:val="5C5C5C"/>
                  <w:sz w:val="21"/>
                </w:rPr>
                <w:t>] = </w:t>
              </w:r>
              <w:r w:rsidRPr="00002D6B">
                <w:rPr>
                  <w:rFonts w:ascii="Consolas" w:eastAsia="Consolas" w:hAnsi="Consolas" w:cs="Consolas"/>
                  <w:color w:val="C18401"/>
                  <w:sz w:val="21"/>
                </w:rPr>
                <w:t>max</w:t>
              </w:r>
              <w:r w:rsidRPr="00002D6B">
                <w:rPr>
                  <w:rFonts w:ascii="Consolas" w:eastAsia="Consolas" w:hAnsi="Consolas" w:cs="Consolas"/>
                  <w:color w:val="5C5C5C"/>
                  <w:sz w:val="21"/>
                </w:rPr>
                <w:t>(fitness); </w:t>
              </w:r>
            </w:ins>
          </w:p>
          <w:p w14:paraId="01EDB40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54" w:author="yukina minato" w:date="2025-09-07T17:10:00Z" w16du:dateUtc="2025-09-07T09:10:00Z"/>
                <w:rFonts w:eastAsia="宋体"/>
                <w:color w:val="5C5C5C"/>
                <w:szCs w:val="22"/>
              </w:rPr>
            </w:pPr>
            <w:ins w:id="5255" w:author="yukina minato" w:date="2025-09-07T17:10:00Z" w16du:dateUtc="2025-09-07T09:10:00Z">
              <w:r w:rsidRPr="00002D6B">
                <w:rPr>
                  <w:rFonts w:ascii="Consolas" w:eastAsia="Consolas" w:hAnsi="Consolas" w:cs="Consolas"/>
                  <w:color w:val="5C5C5C"/>
                  <w:sz w:val="21"/>
                  <w:shd w:val="clear" w:color="auto" w:fill="F8F8F8"/>
                </w:rPr>
                <w:t>    if </w:t>
              </w:r>
              <w:proofErr w:type="spellStart"/>
              <w:r w:rsidRPr="00002D6B">
                <w:rPr>
                  <w:rFonts w:ascii="Consolas" w:eastAsia="Consolas" w:hAnsi="Consolas" w:cs="Consolas"/>
                  <w:color w:val="5C5C5C"/>
                  <w:sz w:val="21"/>
                  <w:shd w:val="clear" w:color="auto" w:fill="F8F8F8"/>
                </w:rPr>
                <w:t>m_c_ggg</w:t>
              </w:r>
              <w:proofErr w:type="spellEnd"/>
              <w:r w:rsidRPr="00002D6B">
                <w:rPr>
                  <w:rFonts w:ascii="Consolas" w:eastAsia="Consolas" w:hAnsi="Consolas" w:cs="Consolas"/>
                  <w:color w:val="5C5C5C"/>
                  <w:sz w:val="21"/>
                  <w:shd w:val="clear" w:color="auto" w:fill="F8F8F8"/>
                </w:rPr>
                <w:t> &gt; </w:t>
              </w:r>
              <w:proofErr w:type="spellStart"/>
              <w:r w:rsidRPr="00002D6B">
                <w:rPr>
                  <w:rFonts w:ascii="Consolas" w:eastAsia="Consolas" w:hAnsi="Consolas" w:cs="Consolas"/>
                  <w:color w:val="5C5C5C"/>
                  <w:sz w:val="21"/>
                  <w:shd w:val="clear" w:color="auto" w:fill="F8F8F8"/>
                </w:rPr>
                <w:t>g_f_ggg</w:t>
              </w:r>
              <w:proofErr w:type="spellEnd"/>
            </w:ins>
          </w:p>
          <w:p w14:paraId="1721377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56" w:author="yukina minato" w:date="2025-09-07T17:10:00Z" w16du:dateUtc="2025-09-07T09:10:00Z"/>
                <w:rFonts w:eastAsia="宋体"/>
                <w:color w:val="5C5C5C"/>
                <w:szCs w:val="22"/>
              </w:rPr>
            </w:pPr>
            <w:ins w:id="5257"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g_f_ggg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m_c_ggg</w:t>
              </w:r>
              <w:proofErr w:type="spellEnd"/>
              <w:r w:rsidRPr="00002D6B">
                <w:rPr>
                  <w:rFonts w:ascii="Consolas" w:eastAsia="Consolas" w:hAnsi="Consolas" w:cs="Consolas"/>
                  <w:color w:val="5C5C5C"/>
                  <w:sz w:val="21"/>
                </w:rPr>
                <w:t>;</w:t>
              </w:r>
            </w:ins>
          </w:p>
          <w:p w14:paraId="70594A1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58" w:author="yukina minato" w:date="2025-09-07T17:10:00Z" w16du:dateUtc="2025-09-07T09:10:00Z"/>
                <w:rFonts w:eastAsia="宋体"/>
                <w:color w:val="5C5C5C"/>
                <w:szCs w:val="22"/>
              </w:rPr>
            </w:pPr>
            <w:ins w:id="5259"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g_i_ggg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p_p_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idx</w:t>
              </w:r>
              <w:proofErr w:type="spellEnd"/>
              <w:r w:rsidRPr="00002D6B">
                <w:rPr>
                  <w:rFonts w:ascii="Consolas" w:eastAsia="Consolas" w:hAnsi="Consolas" w:cs="Consolas"/>
                  <w:color w:val="5C5C5C"/>
                  <w:sz w:val="21"/>
                  <w:shd w:val="clear" w:color="auto" w:fill="F8F8F8"/>
                </w:rPr>
                <w:t>, :);</w:t>
              </w:r>
            </w:ins>
          </w:p>
          <w:p w14:paraId="2C7C22E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60" w:author="yukina minato" w:date="2025-09-07T17:10:00Z" w16du:dateUtc="2025-09-07T09:10:00Z"/>
                <w:rFonts w:eastAsia="宋体"/>
                <w:color w:val="5C5C5C"/>
                <w:szCs w:val="22"/>
              </w:rPr>
            </w:pPr>
            <w:ins w:id="5261"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3152F95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62" w:author="yukina minato" w:date="2025-09-07T17:10:00Z" w16du:dateUtc="2025-09-07T09:10:00Z"/>
                <w:rFonts w:eastAsia="宋体"/>
                <w:color w:val="5C5C5C"/>
                <w:szCs w:val="22"/>
              </w:rPr>
            </w:pPr>
            <w:ins w:id="5263"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b_h_ggg</w:t>
              </w:r>
              <w:proofErr w:type="spellEnd"/>
              <w:r w:rsidRPr="00002D6B">
                <w:rPr>
                  <w:rFonts w:ascii="Consolas" w:eastAsia="Consolas" w:hAnsi="Consolas" w:cs="Consolas"/>
                  <w:color w:val="5C5C5C"/>
                  <w:sz w:val="21"/>
                  <w:shd w:val="clear" w:color="auto" w:fill="F8F8F8"/>
                </w:rPr>
                <w:t>(gen) = </w:t>
              </w:r>
              <w:proofErr w:type="spellStart"/>
              <w:r w:rsidRPr="00002D6B">
                <w:rPr>
                  <w:rFonts w:ascii="Consolas" w:eastAsia="Consolas" w:hAnsi="Consolas" w:cs="Consolas"/>
                  <w:color w:val="5C5C5C"/>
                  <w:sz w:val="21"/>
                  <w:shd w:val="clear" w:color="auto" w:fill="F8F8F8"/>
                </w:rPr>
                <w:t>g_f_ggg</w:t>
              </w:r>
              <w:proofErr w:type="spellEnd"/>
              <w:r w:rsidRPr="00002D6B">
                <w:rPr>
                  <w:rFonts w:ascii="Consolas" w:eastAsia="Consolas" w:hAnsi="Consolas" w:cs="Consolas"/>
                  <w:color w:val="5C5C5C"/>
                  <w:sz w:val="21"/>
                  <w:shd w:val="clear" w:color="auto" w:fill="F8F8F8"/>
                </w:rPr>
                <w:t>;</w:t>
              </w:r>
            </w:ins>
          </w:p>
          <w:p w14:paraId="573546A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64" w:author="yukina minato" w:date="2025-09-07T17:10:00Z" w16du:dateUtc="2025-09-07T09:10:00Z"/>
                <w:rFonts w:eastAsia="宋体"/>
                <w:color w:val="5C5C5C"/>
                <w:szCs w:val="22"/>
              </w:rPr>
            </w:pPr>
            <w:ins w:id="5265"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第</w:t>
              </w:r>
              <w:r w:rsidRPr="00002D6B">
                <w:rPr>
                  <w:rFonts w:ascii="Consolas" w:eastAsia="Consolas" w:hAnsi="Consolas" w:cs="Consolas"/>
                  <w:color w:val="50A14F"/>
                  <w:sz w:val="21"/>
                </w:rPr>
                <w:t> %d </w:t>
              </w:r>
              <w:r w:rsidRPr="00002D6B">
                <w:rPr>
                  <w:rFonts w:ascii="宋体" w:eastAsia="宋体" w:hAnsi="宋体" w:cs="宋体" w:hint="eastAsia"/>
                  <w:color w:val="50A14F"/>
                  <w:sz w:val="21"/>
                </w:rPr>
                <w:t>代</w:t>
              </w:r>
              <w:r w:rsidRPr="00002D6B">
                <w:rPr>
                  <w:rFonts w:ascii="Consolas" w:eastAsia="Consolas" w:hAnsi="Consolas" w:cs="Consolas"/>
                  <w:color w:val="50A14F"/>
                  <w:sz w:val="21"/>
                </w:rPr>
                <w:t>: </w:t>
              </w:r>
              <w:r w:rsidRPr="00002D6B">
                <w:rPr>
                  <w:rFonts w:ascii="宋体" w:eastAsia="宋体" w:hAnsi="宋体" w:cs="宋体" w:hint="eastAsia"/>
                  <w:color w:val="50A14F"/>
                  <w:sz w:val="21"/>
                </w:rPr>
                <w:t>当前最优遮蔽时间</w:t>
              </w:r>
              <w:r w:rsidRPr="00002D6B">
                <w:rPr>
                  <w:rFonts w:ascii="Consolas" w:eastAsia="Consolas" w:hAnsi="Consolas" w:cs="Consolas"/>
                  <w:color w:val="50A14F"/>
                  <w:sz w:val="21"/>
                </w:rPr>
                <w:t> = %.4f s, </w:t>
              </w:r>
              <w:r w:rsidRPr="00002D6B">
                <w:rPr>
                  <w:rFonts w:ascii="宋体" w:eastAsia="宋体" w:hAnsi="宋体" w:cs="宋体" w:hint="eastAsia"/>
                  <w:color w:val="50A14F"/>
                  <w:sz w:val="21"/>
                </w:rPr>
                <w:t>全局最优</w:t>
              </w:r>
              <w:r w:rsidRPr="00002D6B">
                <w:rPr>
                  <w:rFonts w:ascii="Consolas" w:eastAsia="Consolas" w:hAnsi="Consolas" w:cs="Consolas"/>
                  <w:color w:val="50A14F"/>
                  <w:sz w:val="21"/>
                </w:rPr>
                <w:t> = %.4f s\n'</w:t>
              </w:r>
              <w:r w:rsidRPr="00002D6B">
                <w:rPr>
                  <w:rFonts w:ascii="Consolas" w:eastAsia="Consolas" w:hAnsi="Consolas" w:cs="Consolas"/>
                  <w:color w:val="5C5C5C"/>
                  <w:sz w:val="21"/>
                </w:rPr>
                <w:t>, gen, </w:t>
              </w:r>
              <w:proofErr w:type="spellStart"/>
              <w:r w:rsidRPr="00002D6B">
                <w:rPr>
                  <w:rFonts w:ascii="Consolas" w:eastAsia="Consolas" w:hAnsi="Consolas" w:cs="Consolas"/>
                  <w:color w:val="5C5C5C"/>
                  <w:sz w:val="21"/>
                </w:rPr>
                <w:t>m_c_ggg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g_f_ggg</w:t>
              </w:r>
              <w:proofErr w:type="spellEnd"/>
              <w:r w:rsidRPr="00002D6B">
                <w:rPr>
                  <w:rFonts w:ascii="Consolas" w:eastAsia="Consolas" w:hAnsi="Consolas" w:cs="Consolas"/>
                  <w:color w:val="5C5C5C"/>
                  <w:sz w:val="21"/>
                </w:rPr>
                <w:t>);</w:t>
              </w:r>
            </w:ins>
          </w:p>
          <w:p w14:paraId="31E3E3F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266" w:author="yukina minato" w:date="2025-09-07T17:10:00Z" w16du:dateUtc="2025-09-07T09:10:00Z"/>
                <w:rFonts w:eastAsia="宋体"/>
                <w:color w:val="5C5C5C"/>
                <w:szCs w:val="22"/>
              </w:rPr>
            </w:pPr>
          </w:p>
          <w:p w14:paraId="0EAD1AC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67" w:author="yukina minato" w:date="2025-09-07T17:10:00Z" w16du:dateUtc="2025-09-07T09:10:00Z"/>
                <w:rFonts w:eastAsia="宋体"/>
                <w:color w:val="5C5C5C"/>
                <w:szCs w:val="22"/>
              </w:rPr>
            </w:pPr>
            <w:ins w:id="5268"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n_p_ggg</w:t>
              </w:r>
              <w:proofErr w:type="spellEnd"/>
              <w:r w:rsidRPr="00002D6B">
                <w:rPr>
                  <w:rFonts w:ascii="Consolas" w:eastAsia="Consolas" w:hAnsi="Consolas" w:cs="Consolas"/>
                  <w:color w:val="5C5C5C"/>
                  <w:sz w:val="21"/>
                </w:rPr>
                <w:t> = zeros(size(</w:t>
              </w:r>
              <w:proofErr w:type="spellStart"/>
              <w:r w:rsidRPr="00002D6B">
                <w:rPr>
                  <w:rFonts w:ascii="Consolas" w:eastAsia="Consolas" w:hAnsi="Consolas" w:cs="Consolas"/>
                  <w:color w:val="5C5C5C"/>
                  <w:sz w:val="21"/>
                </w:rPr>
                <w:t>p_p_ggg</w:t>
              </w:r>
              <w:proofErr w:type="spellEnd"/>
              <w:r w:rsidRPr="00002D6B">
                <w:rPr>
                  <w:rFonts w:ascii="Consolas" w:eastAsia="Consolas" w:hAnsi="Consolas" w:cs="Consolas"/>
                  <w:color w:val="5C5C5C"/>
                  <w:sz w:val="21"/>
                </w:rPr>
                <w:t>)); </w:t>
              </w:r>
            </w:ins>
          </w:p>
          <w:p w14:paraId="21E9FA6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69" w:author="yukina minato" w:date="2025-09-07T17:10:00Z" w16du:dateUtc="2025-09-07T09:10:00Z"/>
                <w:rFonts w:eastAsia="宋体"/>
                <w:color w:val="5C5C5C"/>
                <w:szCs w:val="22"/>
              </w:rPr>
            </w:pPr>
            <w:ins w:id="5270" w:author="yukina minato" w:date="2025-09-07T17:10:00Z" w16du:dateUtc="2025-09-07T09:10:00Z">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s_i_ggg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sort(</w:t>
              </w:r>
              <w:proofErr w:type="gramEnd"/>
              <w:r w:rsidRPr="00002D6B">
                <w:rPr>
                  <w:rFonts w:ascii="Consolas" w:eastAsia="Consolas" w:hAnsi="Consolas" w:cs="Consolas"/>
                  <w:color w:val="5C5C5C"/>
                  <w:sz w:val="21"/>
                  <w:shd w:val="clear" w:color="auto" w:fill="F8F8F8"/>
                </w:rPr>
                <w:t>fitness, </w:t>
              </w:r>
              <w:r w:rsidRPr="00002D6B">
                <w:rPr>
                  <w:rFonts w:ascii="Consolas" w:eastAsia="Consolas" w:hAnsi="Consolas" w:cs="Consolas"/>
                  <w:color w:val="50A14F"/>
                  <w:sz w:val="21"/>
                  <w:shd w:val="clear" w:color="auto" w:fill="F8F8F8"/>
                </w:rPr>
                <w:t>'descend'</w:t>
              </w:r>
              <w:r w:rsidRPr="00002D6B">
                <w:rPr>
                  <w:rFonts w:ascii="Consolas" w:eastAsia="Consolas" w:hAnsi="Consolas" w:cs="Consolas"/>
                  <w:color w:val="5C5C5C"/>
                  <w:sz w:val="21"/>
                  <w:shd w:val="clear" w:color="auto" w:fill="F8F8F8"/>
                </w:rPr>
                <w:t>);</w:t>
              </w:r>
            </w:ins>
          </w:p>
          <w:p w14:paraId="2838D3C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71" w:author="yukina minato" w:date="2025-09-07T17:10:00Z" w16du:dateUtc="2025-09-07T09:10:00Z"/>
                <w:rFonts w:eastAsia="宋体"/>
                <w:color w:val="5C5C5C"/>
                <w:szCs w:val="22"/>
              </w:rPr>
            </w:pPr>
            <w:ins w:id="5272"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r w:rsidRPr="00002D6B">
                <w:rPr>
                  <w:rFonts w:ascii="Consolas" w:eastAsia="Consolas" w:hAnsi="Consolas" w:cs="Consolas"/>
                  <w:color w:val="986801"/>
                  <w:sz w:val="21"/>
                </w:rPr>
                <w:t>1</w:t>
              </w:r>
              <w:r w:rsidRPr="00002D6B">
                <w:rPr>
                  <w:rFonts w:ascii="Consolas" w:eastAsia="Consolas" w:hAnsi="Consolas" w:cs="Consolas"/>
                  <w:color w:val="5C5C5C"/>
                  <w:sz w:val="21"/>
                </w:rPr>
                <w:t>:e</w:t>
              </w:r>
              <w:proofErr w:type="gramEnd"/>
              <w:r w:rsidRPr="00002D6B">
                <w:rPr>
                  <w:rFonts w:ascii="Consolas" w:eastAsia="Consolas" w:hAnsi="Consolas" w:cs="Consolas"/>
                  <w:color w:val="5C5C5C"/>
                  <w:sz w:val="21"/>
                </w:rPr>
                <w:t>_c_ggg, :) = </w:t>
              </w:r>
              <w:proofErr w:type="spellStart"/>
              <w:r w:rsidRPr="00002D6B">
                <w:rPr>
                  <w:rFonts w:ascii="Consolas" w:eastAsia="Consolas" w:hAnsi="Consolas" w:cs="Consolas"/>
                  <w:color w:val="5C5C5C"/>
                  <w:sz w:val="21"/>
                </w:rPr>
                <w:t>p_p_ggg</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s_i_ggg</w:t>
              </w:r>
              <w:proofErr w:type="spellEnd"/>
              <w:r w:rsidRPr="00002D6B">
                <w:rPr>
                  <w:rFonts w:ascii="Consolas" w:eastAsia="Consolas" w:hAnsi="Consolas" w:cs="Consolas"/>
                  <w:color w:val="5C5C5C"/>
                  <w:sz w:val="21"/>
                </w:rPr>
                <w:t>(</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:e</w:t>
              </w:r>
              <w:proofErr w:type="gramEnd"/>
              <w:r w:rsidRPr="00002D6B">
                <w:rPr>
                  <w:rFonts w:ascii="Consolas" w:eastAsia="Consolas" w:hAnsi="Consolas" w:cs="Consolas"/>
                  <w:color w:val="5C5C5C"/>
                  <w:sz w:val="21"/>
                </w:rPr>
                <w:t>_c_ggg), :);</w:t>
              </w:r>
            </w:ins>
          </w:p>
          <w:p w14:paraId="2722661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73" w:author="yukina minato" w:date="2025-09-07T17:10:00Z" w16du:dateUtc="2025-09-07T09:10:00Z"/>
                <w:rFonts w:eastAsia="宋体"/>
                <w:color w:val="5C5C5C"/>
                <w:szCs w:val="22"/>
              </w:rPr>
            </w:pPr>
            <w:ins w:id="5274" w:author="yukina minato" w:date="2025-09-07T17:10:00Z" w16du:dateUtc="2025-09-07T09:10:00Z">
              <w:r w:rsidRPr="00002D6B">
                <w:rPr>
                  <w:rFonts w:ascii="Consolas" w:eastAsia="Consolas" w:hAnsi="Consolas" w:cs="Consolas"/>
                  <w:color w:val="5C5C5C"/>
                  <w:sz w:val="21"/>
                  <w:shd w:val="clear" w:color="auto" w:fill="F8F8F8"/>
                </w:rPr>
                <w:t>    </w:t>
              </w:r>
            </w:ins>
          </w:p>
          <w:p w14:paraId="6DB4766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75" w:author="yukina minato" w:date="2025-09-07T17:10:00Z" w16du:dateUtc="2025-09-07T09:10:00Z"/>
                <w:rFonts w:eastAsia="宋体"/>
                <w:color w:val="5C5C5C"/>
                <w:szCs w:val="22"/>
              </w:rPr>
            </w:pPr>
            <w:ins w:id="5276"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e_c_ggg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proofErr w:type="gramStart"/>
              <w:r w:rsidRPr="00002D6B">
                <w:rPr>
                  <w:rFonts w:ascii="Consolas" w:eastAsia="Consolas" w:hAnsi="Consolas" w:cs="Consolas"/>
                  <w:color w:val="986801"/>
                  <w:sz w:val="21"/>
                </w:rPr>
                <w:t>2</w:t>
              </w:r>
              <w:r w:rsidRPr="00002D6B">
                <w:rPr>
                  <w:rFonts w:ascii="Consolas" w:eastAsia="Consolas" w:hAnsi="Consolas" w:cs="Consolas"/>
                  <w:color w:val="5C5C5C"/>
                  <w:sz w:val="21"/>
                </w:rPr>
                <w:t>:p</w:t>
              </w:r>
              <w:proofErr w:type="gramEnd"/>
              <w:r w:rsidRPr="00002D6B">
                <w:rPr>
                  <w:rFonts w:ascii="Consolas" w:eastAsia="Consolas" w:hAnsi="Consolas" w:cs="Consolas"/>
                  <w:color w:val="5C5C5C"/>
                  <w:sz w:val="21"/>
                </w:rPr>
                <w:t>_s_ggg</w:t>
              </w:r>
            </w:ins>
          </w:p>
          <w:p w14:paraId="3F2EF74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77" w:author="yukina minato" w:date="2025-09-07T17:10:00Z" w16du:dateUtc="2025-09-07T09:10:00Z"/>
                <w:rFonts w:eastAsia="宋体"/>
                <w:color w:val="5C5C5C"/>
                <w:szCs w:val="22"/>
              </w:rPr>
            </w:pPr>
            <w:ins w:id="5278" w:author="yukina minato" w:date="2025-09-07T17:10:00Z" w16du:dateUtc="2025-09-07T09:10:00Z">
              <w:r w:rsidRPr="00002D6B">
                <w:rPr>
                  <w:rFonts w:ascii="Consolas" w:eastAsia="Consolas" w:hAnsi="Consolas" w:cs="Consolas"/>
                  <w:color w:val="5C5C5C"/>
                  <w:sz w:val="21"/>
                  <w:shd w:val="clear" w:color="auto" w:fill="F8F8F8"/>
                </w:rPr>
                <w:t>        parent1 = </w:t>
              </w:r>
              <w:proofErr w:type="spellStart"/>
              <w:r w:rsidRPr="00002D6B">
                <w:rPr>
                  <w:rFonts w:ascii="Consolas" w:eastAsia="Consolas" w:hAnsi="Consolas" w:cs="Consolas"/>
                  <w:color w:val="5C5C5C"/>
                  <w:sz w:val="21"/>
                  <w:shd w:val="clear" w:color="auto" w:fill="F8F8F8"/>
                </w:rPr>
                <w:t>p_p_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s_t_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fitness, </w:t>
              </w:r>
              <w:proofErr w:type="spellStart"/>
              <w:r w:rsidRPr="00002D6B">
                <w:rPr>
                  <w:rFonts w:ascii="Consolas" w:eastAsia="Consolas" w:hAnsi="Consolas" w:cs="Consolas"/>
                  <w:color w:val="5C5C5C"/>
                  <w:sz w:val="21"/>
                  <w:shd w:val="clear" w:color="auto" w:fill="F8F8F8"/>
                </w:rPr>
                <w:t>t_s_ggg</w:t>
              </w:r>
              <w:proofErr w:type="spellEnd"/>
              <w:r w:rsidRPr="00002D6B">
                <w:rPr>
                  <w:rFonts w:ascii="Consolas" w:eastAsia="Consolas" w:hAnsi="Consolas" w:cs="Consolas"/>
                  <w:color w:val="5C5C5C"/>
                  <w:sz w:val="21"/>
                  <w:shd w:val="clear" w:color="auto" w:fill="F8F8F8"/>
                </w:rPr>
                <w:t>), :); </w:t>
              </w:r>
            </w:ins>
          </w:p>
          <w:p w14:paraId="07D2337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79" w:author="yukina minato" w:date="2025-09-07T17:10:00Z" w16du:dateUtc="2025-09-07T09:10:00Z"/>
                <w:rFonts w:eastAsia="宋体"/>
                <w:color w:val="5C5C5C"/>
                <w:szCs w:val="22"/>
              </w:rPr>
            </w:pPr>
            <w:ins w:id="5280" w:author="yukina minato" w:date="2025-09-07T17:10:00Z" w16du:dateUtc="2025-09-07T09:10:00Z">
              <w:r w:rsidRPr="00002D6B">
                <w:rPr>
                  <w:rFonts w:ascii="Consolas" w:eastAsia="Consolas" w:hAnsi="Consolas" w:cs="Consolas"/>
                  <w:color w:val="5C5C5C"/>
                  <w:sz w:val="21"/>
                </w:rPr>
                <w:t>        parent2 = </w:t>
              </w:r>
              <w:proofErr w:type="spellStart"/>
              <w:r w:rsidRPr="00002D6B">
                <w:rPr>
                  <w:rFonts w:ascii="Consolas" w:eastAsia="Consolas" w:hAnsi="Consolas" w:cs="Consolas"/>
                  <w:color w:val="5C5C5C"/>
                  <w:sz w:val="21"/>
                </w:rPr>
                <w:t>p_p_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s_t_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fitness, </w:t>
              </w:r>
              <w:proofErr w:type="spellStart"/>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 :);</w:t>
              </w:r>
            </w:ins>
          </w:p>
          <w:p w14:paraId="260E3F8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81" w:author="yukina minato" w:date="2025-09-07T17:10:00Z" w16du:dateUtc="2025-09-07T09:10:00Z"/>
                <w:rFonts w:eastAsia="宋体"/>
                <w:color w:val="5C5C5C"/>
                <w:szCs w:val="22"/>
              </w:rPr>
            </w:pPr>
            <w:ins w:id="5282" w:author="yukina minato" w:date="2025-09-07T17:10:00Z" w16du:dateUtc="2025-09-07T09:10:00Z">
              <w:r w:rsidRPr="00002D6B">
                <w:rPr>
                  <w:rFonts w:ascii="Consolas" w:eastAsia="Consolas" w:hAnsi="Consolas" w:cs="Consolas"/>
                  <w:color w:val="5C5C5C"/>
                  <w:sz w:val="21"/>
                  <w:shd w:val="clear" w:color="auto" w:fill="F8F8F8"/>
                </w:rPr>
                <w:t>        </w:t>
              </w:r>
            </w:ins>
          </w:p>
          <w:p w14:paraId="0BA8780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83" w:author="yukina minato" w:date="2025-09-07T17:10:00Z" w16du:dateUtc="2025-09-07T09:10:00Z"/>
                <w:rFonts w:eastAsia="宋体"/>
                <w:color w:val="5C5C5C"/>
                <w:szCs w:val="22"/>
              </w:rPr>
            </w:pPr>
            <w:ins w:id="5284" w:author="yukina minato" w:date="2025-09-07T17:10:00Z" w16du:dateUtc="2025-09-07T09:10:00Z">
              <w:r w:rsidRPr="00002D6B">
                <w:rPr>
                  <w:rFonts w:ascii="Consolas" w:eastAsia="Consolas" w:hAnsi="Consolas" w:cs="Consolas"/>
                  <w:color w:val="5C5C5C"/>
                  <w:sz w:val="21"/>
                </w:rPr>
                <w:t>        child1 = parent1; child2 = parent2;</w:t>
              </w:r>
            </w:ins>
          </w:p>
          <w:p w14:paraId="5910CDA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85" w:author="yukina minato" w:date="2025-09-07T17:10:00Z" w16du:dateUtc="2025-09-07T09:10:00Z"/>
                <w:rFonts w:eastAsia="宋体"/>
                <w:color w:val="5C5C5C"/>
                <w:szCs w:val="22"/>
              </w:rPr>
            </w:pPr>
            <w:ins w:id="5286" w:author="yukina minato" w:date="2025-09-07T17:10:00Z" w16du:dateUtc="2025-09-07T09:10:00Z">
              <w:r w:rsidRPr="00002D6B">
                <w:rPr>
                  <w:rFonts w:ascii="Consolas" w:eastAsia="Consolas" w:hAnsi="Consolas" w:cs="Consolas"/>
                  <w:color w:val="5C5C5C"/>
                  <w:sz w:val="21"/>
                  <w:shd w:val="clear" w:color="auto" w:fill="F8F8F8"/>
                </w:rPr>
                <w:t>        if rand &lt; </w:t>
              </w:r>
              <w:proofErr w:type="spellStart"/>
              <w:r w:rsidRPr="00002D6B">
                <w:rPr>
                  <w:rFonts w:ascii="Consolas" w:eastAsia="Consolas" w:hAnsi="Consolas" w:cs="Consolas"/>
                  <w:color w:val="5C5C5C"/>
                  <w:sz w:val="21"/>
                  <w:shd w:val="clear" w:color="auto" w:fill="F8F8F8"/>
                </w:rPr>
                <w:t>c_r_ggg</w:t>
              </w:r>
              <w:proofErr w:type="spellEnd"/>
            </w:ins>
          </w:p>
          <w:p w14:paraId="74AD585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87" w:author="yukina minato" w:date="2025-09-07T17:10:00Z" w16du:dateUtc="2025-09-07T09:10:00Z"/>
                <w:rFonts w:eastAsia="宋体"/>
                <w:color w:val="5C5C5C"/>
                <w:szCs w:val="22"/>
              </w:rPr>
            </w:pPr>
            <w:ins w:id="5288" w:author="yukina minato" w:date="2025-09-07T17:10:00Z" w16du:dateUtc="2025-09-07T09:10:00Z">
              <w:r w:rsidRPr="00002D6B">
                <w:rPr>
                  <w:rFonts w:ascii="Consolas" w:eastAsia="Consolas" w:hAnsi="Consolas" w:cs="Consolas"/>
                  <w:color w:val="5C5C5C"/>
                  <w:sz w:val="21"/>
                </w:rPr>
                <w:t>            alpha = rand;</w:t>
              </w:r>
            </w:ins>
          </w:p>
          <w:p w14:paraId="39235DB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89" w:author="yukina minato" w:date="2025-09-07T17:10:00Z" w16du:dateUtc="2025-09-07T09:10:00Z"/>
                <w:rFonts w:eastAsia="宋体"/>
                <w:color w:val="5C5C5C"/>
                <w:szCs w:val="22"/>
              </w:rPr>
            </w:pPr>
            <w:ins w:id="5290" w:author="yukina minato" w:date="2025-09-07T17:10:00Z" w16du:dateUtc="2025-09-07T09:10:00Z">
              <w:r w:rsidRPr="00002D6B">
                <w:rPr>
                  <w:rFonts w:ascii="Consolas" w:eastAsia="Consolas" w:hAnsi="Consolas" w:cs="Consolas"/>
                  <w:color w:val="5C5C5C"/>
                  <w:sz w:val="21"/>
                  <w:shd w:val="clear" w:color="auto" w:fill="F8F8F8"/>
                </w:rPr>
                <w:t>            child1 = alpha * parent1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alpha) * parent2;</w:t>
              </w:r>
            </w:ins>
          </w:p>
          <w:p w14:paraId="1CD0355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91" w:author="yukina minato" w:date="2025-09-07T17:10:00Z" w16du:dateUtc="2025-09-07T09:10:00Z"/>
                <w:rFonts w:eastAsia="宋体"/>
                <w:color w:val="5C5C5C"/>
                <w:szCs w:val="22"/>
              </w:rPr>
            </w:pPr>
            <w:ins w:id="5292" w:author="yukina minato" w:date="2025-09-07T17:10:00Z" w16du:dateUtc="2025-09-07T09:10:00Z">
              <w:r w:rsidRPr="00002D6B">
                <w:rPr>
                  <w:rFonts w:ascii="Consolas" w:eastAsia="Consolas" w:hAnsi="Consolas" w:cs="Consolas"/>
                  <w:color w:val="5C5C5C"/>
                  <w:sz w:val="21"/>
                </w:rPr>
                <w:t>            child2 = alpha * parent2 + (</w:t>
              </w:r>
              <w:r w:rsidRPr="00002D6B">
                <w:rPr>
                  <w:rFonts w:ascii="Consolas" w:eastAsia="Consolas" w:hAnsi="Consolas" w:cs="Consolas"/>
                  <w:color w:val="986801"/>
                  <w:sz w:val="21"/>
                </w:rPr>
                <w:t>1</w:t>
              </w:r>
              <w:r w:rsidRPr="00002D6B">
                <w:rPr>
                  <w:rFonts w:ascii="Consolas" w:eastAsia="Consolas" w:hAnsi="Consolas" w:cs="Consolas"/>
                  <w:color w:val="5C5C5C"/>
                  <w:sz w:val="21"/>
                </w:rPr>
                <w:t> - alpha) * parent1;</w:t>
              </w:r>
            </w:ins>
          </w:p>
          <w:p w14:paraId="7A9B12F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93" w:author="yukina minato" w:date="2025-09-07T17:10:00Z" w16du:dateUtc="2025-09-07T09:10:00Z"/>
                <w:rFonts w:eastAsia="宋体"/>
                <w:color w:val="5C5C5C"/>
                <w:szCs w:val="22"/>
              </w:rPr>
            </w:pPr>
            <w:ins w:id="5294"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2A34393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95" w:author="yukina minato" w:date="2025-09-07T17:10:00Z" w16du:dateUtc="2025-09-07T09:10:00Z"/>
                <w:rFonts w:eastAsia="宋体"/>
                <w:color w:val="5C5C5C"/>
                <w:szCs w:val="22"/>
              </w:rPr>
            </w:pPr>
            <w:ins w:id="5296" w:author="yukina minato" w:date="2025-09-07T17:10:00Z" w16du:dateUtc="2025-09-07T09:10:00Z">
              <w:r w:rsidRPr="00002D6B">
                <w:rPr>
                  <w:rFonts w:ascii="Consolas" w:eastAsia="Consolas" w:hAnsi="Consolas" w:cs="Consolas"/>
                  <w:color w:val="5C5C5C"/>
                  <w:sz w:val="21"/>
                </w:rPr>
                <w:t>        </w:t>
              </w:r>
            </w:ins>
          </w:p>
          <w:p w14:paraId="3083F3E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297" w:author="yukina minato" w:date="2025-09-07T17:10:00Z" w16du:dateUtc="2025-09-07T09:10:00Z"/>
                <w:rFonts w:eastAsia="宋体"/>
                <w:color w:val="5C5C5C"/>
                <w:szCs w:val="22"/>
              </w:rPr>
            </w:pPr>
            <w:ins w:id="5298" w:author="yukina minato" w:date="2025-09-07T17:10:00Z" w16du:dateUtc="2025-09-07T09:10:00Z">
              <w:r w:rsidRPr="00002D6B">
                <w:rPr>
                  <w:rFonts w:ascii="Consolas" w:eastAsia="Consolas" w:hAnsi="Consolas" w:cs="Consolas"/>
                  <w:color w:val="5C5C5C"/>
                  <w:sz w:val="21"/>
                  <w:shd w:val="clear" w:color="auto" w:fill="F8F8F8"/>
                </w:rPr>
                <w:t>        n_p_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5C5C5C"/>
                  <w:sz w:val="21"/>
                  <w:shd w:val="clear" w:color="auto" w:fill="F8F8F8"/>
                </w:rPr>
                <w:t>i, :) = m_m_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5C5C5C"/>
                  <w:sz w:val="21"/>
                  <w:shd w:val="clear" w:color="auto" w:fill="F8F8F8"/>
                </w:rPr>
                <w:t>child1, m_r_ggg, bounds); % mutate -&gt; m_m_ggg</w:t>
              </w:r>
            </w:ins>
          </w:p>
          <w:p w14:paraId="5131E27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299" w:author="yukina minato" w:date="2025-09-07T17:10:00Z" w16du:dateUtc="2025-09-07T09:10:00Z"/>
                <w:rFonts w:eastAsia="宋体"/>
                <w:color w:val="5C5C5C"/>
                <w:szCs w:val="22"/>
              </w:rPr>
            </w:pPr>
            <w:ins w:id="5300" w:author="yukina minato" w:date="2025-09-07T17:10:00Z" w16du:dateUtc="2025-09-07T09:10:00Z">
              <w:r w:rsidRPr="00002D6B">
                <w:rPr>
                  <w:rFonts w:ascii="Consolas" w:eastAsia="Consolas" w:hAnsi="Consolas" w:cs="Consolas"/>
                  <w:color w:val="5C5C5C"/>
                  <w:sz w:val="21"/>
                </w:rPr>
                <w:t>        if i+</w:t>
              </w:r>
              <w:r w:rsidRPr="00002D6B">
                <w:rPr>
                  <w:rFonts w:ascii="Consolas" w:eastAsia="Consolas" w:hAnsi="Consolas" w:cs="Consolas"/>
                  <w:color w:val="986801"/>
                  <w:sz w:val="21"/>
                </w:rPr>
                <w:t>1</w:t>
              </w:r>
              <w:r w:rsidRPr="00002D6B">
                <w:rPr>
                  <w:rFonts w:ascii="Consolas" w:eastAsia="Consolas" w:hAnsi="Consolas" w:cs="Consolas"/>
                  <w:color w:val="5C5C5C"/>
                  <w:sz w:val="21"/>
                </w:rPr>
                <w:t> &lt;= </w:t>
              </w:r>
              <w:proofErr w:type="spellStart"/>
              <w:r w:rsidRPr="00002D6B">
                <w:rPr>
                  <w:rFonts w:ascii="Consolas" w:eastAsia="Consolas" w:hAnsi="Consolas" w:cs="Consolas"/>
                  <w:color w:val="5C5C5C"/>
                  <w:sz w:val="21"/>
                </w:rPr>
                <w:t>p_s_ggg</w:t>
              </w:r>
              <w:proofErr w:type="spellEnd"/>
            </w:ins>
          </w:p>
          <w:p w14:paraId="01C952B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01" w:author="yukina minato" w:date="2025-09-07T17:10:00Z" w16du:dateUtc="2025-09-07T09:10:00Z"/>
                <w:rFonts w:eastAsia="宋体"/>
                <w:color w:val="5C5C5C"/>
                <w:szCs w:val="22"/>
              </w:rPr>
            </w:pPr>
            <w:ins w:id="5302"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i+</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 </w:t>
              </w:r>
              <w:proofErr w:type="spellStart"/>
              <w:r w:rsidRPr="00002D6B">
                <w:rPr>
                  <w:rFonts w:ascii="Consolas" w:eastAsia="Consolas" w:hAnsi="Consolas" w:cs="Consolas"/>
                  <w:color w:val="5C5C5C"/>
                  <w:sz w:val="21"/>
                  <w:shd w:val="clear" w:color="auto" w:fill="F8F8F8"/>
                </w:rPr>
                <w:t>m_m_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child2, </w:t>
              </w:r>
              <w:proofErr w:type="spellStart"/>
              <w:r w:rsidRPr="00002D6B">
                <w:rPr>
                  <w:rFonts w:ascii="Consolas" w:eastAsia="Consolas" w:hAnsi="Consolas" w:cs="Consolas"/>
                  <w:color w:val="5C5C5C"/>
                  <w:sz w:val="21"/>
                  <w:shd w:val="clear" w:color="auto" w:fill="F8F8F8"/>
                </w:rPr>
                <w:t>m_r_ggg</w:t>
              </w:r>
              <w:proofErr w:type="spellEnd"/>
              <w:r w:rsidRPr="00002D6B">
                <w:rPr>
                  <w:rFonts w:ascii="Consolas" w:eastAsia="Consolas" w:hAnsi="Consolas" w:cs="Consolas"/>
                  <w:color w:val="5C5C5C"/>
                  <w:sz w:val="21"/>
                  <w:shd w:val="clear" w:color="auto" w:fill="F8F8F8"/>
                </w:rPr>
                <w:t>, bounds);</w:t>
              </w:r>
            </w:ins>
          </w:p>
          <w:p w14:paraId="2375D58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03" w:author="yukina minato" w:date="2025-09-07T17:10:00Z" w16du:dateUtc="2025-09-07T09:10:00Z"/>
                <w:rFonts w:eastAsia="宋体"/>
                <w:color w:val="5C5C5C"/>
                <w:szCs w:val="22"/>
              </w:rPr>
            </w:pPr>
            <w:ins w:id="5304"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7A8E2AC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05" w:author="yukina minato" w:date="2025-09-07T17:10:00Z" w16du:dateUtc="2025-09-07T09:10:00Z"/>
                <w:rFonts w:eastAsia="宋体"/>
                <w:color w:val="5C5C5C"/>
                <w:szCs w:val="22"/>
              </w:rPr>
            </w:pPr>
            <w:ins w:id="5306"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3B0B4F9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07" w:author="yukina minato" w:date="2025-09-07T17:10:00Z" w16du:dateUtc="2025-09-07T09:10:00Z"/>
                <w:rFonts w:eastAsia="宋体"/>
                <w:color w:val="5C5C5C"/>
                <w:szCs w:val="22"/>
              </w:rPr>
            </w:pPr>
            <w:ins w:id="5308"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p_p_ggg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n_p_ggg</w:t>
              </w:r>
              <w:proofErr w:type="spellEnd"/>
              <w:r w:rsidRPr="00002D6B">
                <w:rPr>
                  <w:rFonts w:ascii="Consolas" w:eastAsia="Consolas" w:hAnsi="Consolas" w:cs="Consolas"/>
                  <w:color w:val="5C5C5C"/>
                  <w:sz w:val="21"/>
                </w:rPr>
                <w:t>;</w:t>
              </w:r>
            </w:ins>
          </w:p>
          <w:p w14:paraId="3BF8F1C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09" w:author="yukina minato" w:date="2025-09-07T17:10:00Z" w16du:dateUtc="2025-09-07T09:10:00Z"/>
                <w:rFonts w:eastAsia="宋体"/>
                <w:color w:val="5C5C5C"/>
                <w:szCs w:val="22"/>
              </w:rPr>
            </w:pPr>
            <w:ins w:id="5310" w:author="yukina minato" w:date="2025-09-07T17:10:00Z" w16du:dateUtc="2025-09-07T09:10:00Z">
              <w:r w:rsidRPr="00002D6B">
                <w:rPr>
                  <w:rFonts w:ascii="Consolas" w:eastAsia="Consolas" w:hAnsi="Consolas" w:cs="Consolas"/>
                  <w:color w:val="A626A4"/>
                  <w:sz w:val="21"/>
                  <w:shd w:val="clear" w:color="auto" w:fill="F8F8F8"/>
                </w:rPr>
                <w:t>end</w:t>
              </w:r>
            </w:ins>
          </w:p>
          <w:p w14:paraId="585F3EC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5311" w:author="yukina minato" w:date="2025-09-07T17:10:00Z" w16du:dateUtc="2025-09-07T09:10:00Z"/>
                <w:rFonts w:eastAsia="宋体"/>
                <w:color w:val="5C5C5C"/>
                <w:szCs w:val="22"/>
              </w:rPr>
            </w:pPr>
          </w:p>
          <w:p w14:paraId="58F8EF1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12" w:author="yukina minato" w:date="2025-09-07T17:10:00Z" w16du:dateUtc="2025-09-07T09:10:00Z"/>
                <w:rFonts w:eastAsia="宋体"/>
                <w:color w:val="5C5C5C"/>
                <w:szCs w:val="22"/>
              </w:rPr>
            </w:pPr>
            <w:proofErr w:type="spellStart"/>
            <w:ins w:id="5313" w:author="yukina minato" w:date="2025-09-07T17:10:00Z" w16du:dateUtc="2025-09-07T09:10: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'\n</w:t>
              </w:r>
              <w:r w:rsidRPr="00002D6B">
                <w:rPr>
                  <w:rFonts w:ascii="宋体" w:eastAsia="宋体" w:hAnsi="宋体" w:cs="宋体" w:hint="eastAsia"/>
                  <w:color w:val="50A14F"/>
                  <w:sz w:val="21"/>
                  <w:shd w:val="clear" w:color="auto" w:fill="F8F8F8"/>
                </w:rPr>
                <w:t>遗传算法优化完成！</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w:t>
              </w:r>
            </w:ins>
          </w:p>
          <w:p w14:paraId="60F98DD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5314" w:author="yukina minato" w:date="2025-09-07T17:10:00Z" w16du:dateUtc="2025-09-07T09:10:00Z"/>
                <w:rFonts w:eastAsia="宋体"/>
                <w:color w:val="5C5C5C"/>
                <w:szCs w:val="22"/>
              </w:rPr>
            </w:pPr>
          </w:p>
          <w:p w14:paraId="60C433D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15" w:author="yukina minato" w:date="2025-09-07T17:10:00Z" w16du:dateUtc="2025-09-07T09:10:00Z"/>
                <w:rFonts w:eastAsia="宋体"/>
                <w:color w:val="5C5C5C"/>
                <w:szCs w:val="22"/>
              </w:rPr>
            </w:pPr>
            <w:proofErr w:type="spellStart"/>
            <w:ins w:id="5316" w:author="yukina minato" w:date="2025-09-07T17:10:00Z" w16du:dateUtc="2025-09-07T09:10:00Z">
              <w:r w:rsidRPr="00002D6B">
                <w:rPr>
                  <w:rFonts w:ascii="Consolas" w:eastAsia="Consolas" w:hAnsi="Consolas" w:cs="Consolas"/>
                  <w:color w:val="5C5C5C"/>
                  <w:sz w:val="21"/>
                  <w:shd w:val="clear" w:color="auto" w:fill="F8F8F8"/>
                </w:rPr>
                <w:t>best_ind</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g_i_ggg</w:t>
              </w:r>
              <w:proofErr w:type="spellEnd"/>
              <w:r w:rsidRPr="00002D6B">
                <w:rPr>
                  <w:rFonts w:ascii="Consolas" w:eastAsia="Consolas" w:hAnsi="Consolas" w:cs="Consolas"/>
                  <w:color w:val="5C5C5C"/>
                  <w:sz w:val="21"/>
                  <w:shd w:val="clear" w:color="auto" w:fill="F8F8F8"/>
                </w:rPr>
                <w:t>;</w:t>
              </w:r>
            </w:ins>
          </w:p>
          <w:p w14:paraId="6204E5A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17" w:author="yukina minato" w:date="2025-09-07T17:10:00Z" w16du:dateUtc="2025-09-07T09:10:00Z"/>
                <w:rFonts w:eastAsia="宋体"/>
                <w:color w:val="5C5C5C"/>
                <w:szCs w:val="22"/>
              </w:rPr>
            </w:pPr>
            <w:ins w:id="5318" w:author="yukina minato" w:date="2025-09-07T17:10:00Z" w16du:dateUtc="2025-09-07T09:10:00Z">
              <w:r w:rsidRPr="00002D6B">
                <w:rPr>
                  <w:rFonts w:ascii="Consolas" w:eastAsia="Consolas" w:hAnsi="Consolas" w:cs="Consolas"/>
                  <w:color w:val="5C5C5C"/>
                  <w:sz w:val="21"/>
                </w:rPr>
                <w:t>p_f_</w:t>
              </w:r>
              <w:proofErr w:type="gramStart"/>
              <w:r w:rsidRPr="00002D6B">
                <w:rPr>
                  <w:rFonts w:ascii="Consolas" w:eastAsia="Consolas" w:hAnsi="Consolas" w:cs="Consolas"/>
                  <w:color w:val="5C5C5C"/>
                  <w:sz w:val="21"/>
                </w:rPr>
                <w:t>ggg.grenade1.t</w:t>
              </w:r>
              <w:proofErr w:type="gramEnd"/>
              <w:r w:rsidRPr="00002D6B">
                <w:rPr>
                  <w:rFonts w:ascii="Consolas" w:eastAsia="Consolas" w:hAnsi="Consolas" w:cs="Consolas"/>
                  <w:color w:val="5C5C5C"/>
                  <w:sz w:val="21"/>
                </w:rPr>
                <w:t>_deploy =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w:t>
              </w:r>
              <w:proofErr w:type="gramStart"/>
              <w:r w:rsidRPr="00002D6B">
                <w:rPr>
                  <w:rFonts w:ascii="Consolas" w:eastAsia="Consolas" w:hAnsi="Consolas" w:cs="Consolas"/>
                  <w:color w:val="5C5C5C"/>
                  <w:sz w:val="21"/>
                </w:rPr>
                <w:t>);  p</w:t>
              </w:r>
              <w:proofErr w:type="gramEnd"/>
              <w:r w:rsidRPr="00002D6B">
                <w:rPr>
                  <w:rFonts w:ascii="Consolas" w:eastAsia="Consolas" w:hAnsi="Consolas" w:cs="Consolas"/>
                  <w:color w:val="5C5C5C"/>
                  <w:sz w:val="21"/>
                </w:rPr>
                <w:t>_f_</w:t>
              </w:r>
              <w:proofErr w:type="gramStart"/>
              <w:r w:rsidRPr="00002D6B">
                <w:rPr>
                  <w:rFonts w:ascii="Consolas" w:eastAsia="Consolas" w:hAnsi="Consolas" w:cs="Consolas"/>
                  <w:color w:val="5C5C5C"/>
                  <w:sz w:val="21"/>
                </w:rPr>
                <w:t>ggg.grenade1.v</w:t>
              </w:r>
              <w:proofErr w:type="gramEnd"/>
              <w:r w:rsidRPr="00002D6B">
                <w:rPr>
                  <w:rFonts w:ascii="Consolas" w:eastAsia="Consolas" w:hAnsi="Consolas" w:cs="Consolas"/>
                  <w:color w:val="5C5C5C"/>
                  <w:sz w:val="21"/>
                </w:rPr>
                <w:t>_fy =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p_f_</w:t>
              </w:r>
              <w:proofErr w:type="gramStart"/>
              <w:r w:rsidRPr="00002D6B">
                <w:rPr>
                  <w:rFonts w:ascii="Consolas" w:eastAsia="Consolas" w:hAnsi="Consolas" w:cs="Consolas"/>
                  <w:color w:val="5C5C5C"/>
                  <w:sz w:val="21"/>
                </w:rPr>
                <w:t>ggg.grenade1.theta</w:t>
              </w:r>
              <w:proofErr w:type="gramEnd"/>
              <w:r w:rsidRPr="00002D6B">
                <w:rPr>
                  <w:rFonts w:ascii="Consolas" w:eastAsia="Consolas" w:hAnsi="Consolas" w:cs="Consolas"/>
                  <w:color w:val="5C5C5C"/>
                  <w:sz w:val="21"/>
                </w:rPr>
                <w:t>_yaw =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 p_f_</w:t>
              </w:r>
              <w:proofErr w:type="gramStart"/>
              <w:r w:rsidRPr="00002D6B">
                <w:rPr>
                  <w:rFonts w:ascii="Consolas" w:eastAsia="Consolas" w:hAnsi="Consolas" w:cs="Consolas"/>
                  <w:color w:val="5C5C5C"/>
                  <w:sz w:val="21"/>
                </w:rPr>
                <w:t>ggg.grenade1.t</w:t>
              </w:r>
              <w:proofErr w:type="gramEnd"/>
              <w:r w:rsidRPr="00002D6B">
                <w:rPr>
                  <w:rFonts w:ascii="Consolas" w:eastAsia="Consolas" w:hAnsi="Consolas" w:cs="Consolas"/>
                  <w:color w:val="5C5C5C"/>
                  <w:sz w:val="21"/>
                </w:rPr>
                <w:t>_delay =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4</w:t>
              </w:r>
              <w:r w:rsidRPr="00002D6B">
                <w:rPr>
                  <w:rFonts w:ascii="Consolas" w:eastAsia="Consolas" w:hAnsi="Consolas" w:cs="Consolas"/>
                  <w:color w:val="5C5C5C"/>
                  <w:sz w:val="21"/>
                </w:rPr>
                <w:t>);</w:t>
              </w:r>
            </w:ins>
          </w:p>
          <w:p w14:paraId="70EAA30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19" w:author="yukina minato" w:date="2025-09-07T17:10:00Z" w16du:dateUtc="2025-09-07T09:10:00Z"/>
                <w:rFonts w:eastAsia="宋体"/>
                <w:color w:val="5C5C5C"/>
                <w:szCs w:val="22"/>
              </w:rPr>
            </w:pPr>
            <w:ins w:id="5320" w:author="yukina minato" w:date="2025-09-07T17:10:00Z" w16du:dateUtc="2025-09-07T09:10:00Z">
              <w:r w:rsidRPr="00002D6B">
                <w:rPr>
                  <w:rFonts w:ascii="Consolas" w:eastAsia="Consolas" w:hAnsi="Consolas" w:cs="Consolas"/>
                  <w:color w:val="5C5C5C"/>
                  <w:sz w:val="21"/>
                  <w:shd w:val="clear" w:color="auto" w:fill="F8F8F8"/>
                </w:rPr>
                <w:t>d_t2_ggg = best_</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5</w:t>
              </w:r>
              <w:proofErr w:type="gramStart"/>
              <w:r w:rsidRPr="00002D6B">
                <w:rPr>
                  <w:rFonts w:ascii="Consolas" w:eastAsia="Consolas" w:hAnsi="Consolas" w:cs="Consolas"/>
                  <w:color w:val="5C5C5C"/>
                  <w:sz w:val="21"/>
                  <w:shd w:val="clear" w:color="auto" w:fill="F8F8F8"/>
                </w:rPr>
                <w:t>);  p</w:t>
              </w:r>
              <w:proofErr w:type="gramEnd"/>
              <w:r w:rsidRPr="00002D6B">
                <w:rPr>
                  <w:rFonts w:ascii="Consolas" w:eastAsia="Consolas" w:hAnsi="Consolas" w:cs="Consolas"/>
                  <w:color w:val="5C5C5C"/>
                  <w:sz w:val="21"/>
                  <w:shd w:val="clear" w:color="auto" w:fill="F8F8F8"/>
                </w:rPr>
                <w:t>_f_</w:t>
              </w:r>
              <w:proofErr w:type="gramStart"/>
              <w:r w:rsidRPr="00002D6B">
                <w:rPr>
                  <w:rFonts w:ascii="Consolas" w:eastAsia="Consolas" w:hAnsi="Consolas" w:cs="Consolas"/>
                  <w:color w:val="5C5C5C"/>
                  <w:sz w:val="21"/>
                  <w:shd w:val="clear" w:color="auto" w:fill="F8F8F8"/>
                </w:rPr>
                <w:t>ggg.grenade2.v</w:t>
              </w:r>
              <w:proofErr w:type="gramEnd"/>
              <w:r w:rsidRPr="00002D6B">
                <w:rPr>
                  <w:rFonts w:ascii="Consolas" w:eastAsia="Consolas" w:hAnsi="Consolas" w:cs="Consolas"/>
                  <w:color w:val="5C5C5C"/>
                  <w:sz w:val="21"/>
                  <w:shd w:val="clear" w:color="auto" w:fill="F8F8F8"/>
                </w:rPr>
                <w:t>_fy = best_</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6</w:t>
              </w:r>
              <w:r w:rsidRPr="00002D6B">
                <w:rPr>
                  <w:rFonts w:ascii="Consolas" w:eastAsia="Consolas" w:hAnsi="Consolas" w:cs="Consolas"/>
                  <w:color w:val="5C5C5C"/>
                  <w:sz w:val="21"/>
                  <w:shd w:val="clear" w:color="auto" w:fill="F8F8F8"/>
                </w:rPr>
                <w:t>); p_f_</w:t>
              </w:r>
              <w:proofErr w:type="gramStart"/>
              <w:r w:rsidRPr="00002D6B">
                <w:rPr>
                  <w:rFonts w:ascii="Consolas" w:eastAsia="Consolas" w:hAnsi="Consolas" w:cs="Consolas"/>
                  <w:color w:val="5C5C5C"/>
                  <w:sz w:val="21"/>
                  <w:shd w:val="clear" w:color="auto" w:fill="F8F8F8"/>
                </w:rPr>
                <w:t>ggg.grenade2.theta</w:t>
              </w:r>
              <w:proofErr w:type="gramEnd"/>
              <w:r w:rsidRPr="00002D6B">
                <w:rPr>
                  <w:rFonts w:ascii="Consolas" w:eastAsia="Consolas" w:hAnsi="Consolas" w:cs="Consolas"/>
                  <w:color w:val="5C5C5C"/>
                  <w:sz w:val="21"/>
                  <w:shd w:val="clear" w:color="auto" w:fill="F8F8F8"/>
                </w:rPr>
                <w:t>_yaw = best_</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7</w:t>
              </w:r>
              <w:r w:rsidRPr="00002D6B">
                <w:rPr>
                  <w:rFonts w:ascii="Consolas" w:eastAsia="Consolas" w:hAnsi="Consolas" w:cs="Consolas"/>
                  <w:color w:val="5C5C5C"/>
                  <w:sz w:val="21"/>
                  <w:shd w:val="clear" w:color="auto" w:fill="F8F8F8"/>
                </w:rPr>
                <w:t>); p_f_</w:t>
              </w:r>
              <w:proofErr w:type="gramStart"/>
              <w:r w:rsidRPr="00002D6B">
                <w:rPr>
                  <w:rFonts w:ascii="Consolas" w:eastAsia="Consolas" w:hAnsi="Consolas" w:cs="Consolas"/>
                  <w:color w:val="5C5C5C"/>
                  <w:sz w:val="21"/>
                  <w:shd w:val="clear" w:color="auto" w:fill="F8F8F8"/>
                </w:rPr>
                <w:t>ggg.grenade2.t</w:t>
              </w:r>
              <w:proofErr w:type="gramEnd"/>
              <w:r w:rsidRPr="00002D6B">
                <w:rPr>
                  <w:rFonts w:ascii="Consolas" w:eastAsia="Consolas" w:hAnsi="Consolas" w:cs="Consolas"/>
                  <w:color w:val="5C5C5C"/>
                  <w:sz w:val="21"/>
                  <w:shd w:val="clear" w:color="auto" w:fill="F8F8F8"/>
                </w:rPr>
                <w:t>_delay = best_</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w:t>
              </w:r>
            </w:ins>
          </w:p>
          <w:p w14:paraId="747E788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21" w:author="yukina minato" w:date="2025-09-07T17:10:00Z" w16du:dateUtc="2025-09-07T09:10:00Z"/>
                <w:rFonts w:eastAsia="宋体"/>
                <w:color w:val="5C5C5C"/>
                <w:szCs w:val="22"/>
              </w:rPr>
            </w:pPr>
            <w:ins w:id="5322" w:author="yukina minato" w:date="2025-09-07T17:10:00Z" w16du:dateUtc="2025-09-07T09:10:00Z">
              <w:r w:rsidRPr="00002D6B">
                <w:rPr>
                  <w:rFonts w:ascii="Consolas" w:eastAsia="Consolas" w:hAnsi="Consolas" w:cs="Consolas"/>
                  <w:color w:val="5C5C5C"/>
                  <w:sz w:val="21"/>
                </w:rPr>
                <w:t>d_t3_ggg =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9</w:t>
              </w:r>
              <w:proofErr w:type="gramStart"/>
              <w:r w:rsidRPr="00002D6B">
                <w:rPr>
                  <w:rFonts w:ascii="Consolas" w:eastAsia="Consolas" w:hAnsi="Consolas" w:cs="Consolas"/>
                  <w:color w:val="5C5C5C"/>
                  <w:sz w:val="21"/>
                </w:rPr>
                <w:t>);  p</w:t>
              </w:r>
              <w:proofErr w:type="gramEnd"/>
              <w:r w:rsidRPr="00002D6B">
                <w:rPr>
                  <w:rFonts w:ascii="Consolas" w:eastAsia="Consolas" w:hAnsi="Consolas" w:cs="Consolas"/>
                  <w:color w:val="5C5C5C"/>
                  <w:sz w:val="21"/>
                </w:rPr>
                <w:t>_f_</w:t>
              </w:r>
              <w:proofErr w:type="gramStart"/>
              <w:r w:rsidRPr="00002D6B">
                <w:rPr>
                  <w:rFonts w:ascii="Consolas" w:eastAsia="Consolas" w:hAnsi="Consolas" w:cs="Consolas"/>
                  <w:color w:val="5C5C5C"/>
                  <w:sz w:val="21"/>
                </w:rPr>
                <w:t>ggg.grenade3.v</w:t>
              </w:r>
              <w:proofErr w:type="gramEnd"/>
              <w:r w:rsidRPr="00002D6B">
                <w:rPr>
                  <w:rFonts w:ascii="Consolas" w:eastAsia="Consolas" w:hAnsi="Consolas" w:cs="Consolas"/>
                  <w:color w:val="5C5C5C"/>
                  <w:sz w:val="21"/>
                </w:rPr>
                <w:t>_fy =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10</w:t>
              </w:r>
              <w:proofErr w:type="gramStart"/>
              <w:r w:rsidRPr="00002D6B">
                <w:rPr>
                  <w:rFonts w:ascii="Consolas" w:eastAsia="Consolas" w:hAnsi="Consolas" w:cs="Consolas"/>
                  <w:color w:val="5C5C5C"/>
                  <w:sz w:val="21"/>
                </w:rPr>
                <w:t>);p</w:t>
              </w:r>
              <w:proofErr w:type="gramEnd"/>
              <w:r w:rsidRPr="00002D6B">
                <w:rPr>
                  <w:rFonts w:ascii="Consolas" w:eastAsia="Consolas" w:hAnsi="Consolas" w:cs="Consolas"/>
                  <w:color w:val="5C5C5C"/>
                  <w:sz w:val="21"/>
                </w:rPr>
                <w:t>_f_</w:t>
              </w:r>
              <w:proofErr w:type="gramStart"/>
              <w:r w:rsidRPr="00002D6B">
                <w:rPr>
                  <w:rFonts w:ascii="Consolas" w:eastAsia="Consolas" w:hAnsi="Consolas" w:cs="Consolas"/>
                  <w:color w:val="5C5C5C"/>
                  <w:sz w:val="21"/>
                </w:rPr>
                <w:t>ggg.grenade3.theta</w:t>
              </w:r>
              <w:proofErr w:type="gramEnd"/>
              <w:r w:rsidRPr="00002D6B">
                <w:rPr>
                  <w:rFonts w:ascii="Consolas" w:eastAsia="Consolas" w:hAnsi="Consolas" w:cs="Consolas"/>
                  <w:color w:val="5C5C5C"/>
                  <w:sz w:val="21"/>
                </w:rPr>
                <w:t>_yaw =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11</w:t>
              </w:r>
              <w:proofErr w:type="gramStart"/>
              <w:r w:rsidRPr="00002D6B">
                <w:rPr>
                  <w:rFonts w:ascii="Consolas" w:eastAsia="Consolas" w:hAnsi="Consolas" w:cs="Consolas"/>
                  <w:color w:val="5C5C5C"/>
                  <w:sz w:val="21"/>
                </w:rPr>
                <w:t>);p</w:t>
              </w:r>
              <w:proofErr w:type="gramEnd"/>
              <w:r w:rsidRPr="00002D6B">
                <w:rPr>
                  <w:rFonts w:ascii="Consolas" w:eastAsia="Consolas" w:hAnsi="Consolas" w:cs="Consolas"/>
                  <w:color w:val="5C5C5C"/>
                  <w:sz w:val="21"/>
                </w:rPr>
                <w:t>_f_</w:t>
              </w:r>
              <w:proofErr w:type="gramStart"/>
              <w:r w:rsidRPr="00002D6B">
                <w:rPr>
                  <w:rFonts w:ascii="Consolas" w:eastAsia="Consolas" w:hAnsi="Consolas" w:cs="Consolas"/>
                  <w:color w:val="5C5C5C"/>
                  <w:sz w:val="21"/>
                </w:rPr>
                <w:t>ggg.grenade3.t</w:t>
              </w:r>
              <w:proofErr w:type="gramEnd"/>
              <w:r w:rsidRPr="00002D6B">
                <w:rPr>
                  <w:rFonts w:ascii="Consolas" w:eastAsia="Consolas" w:hAnsi="Consolas" w:cs="Consolas"/>
                  <w:color w:val="5C5C5C"/>
                  <w:sz w:val="21"/>
                </w:rPr>
                <w:t>_delay =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12</w:t>
              </w:r>
              <w:r w:rsidRPr="00002D6B">
                <w:rPr>
                  <w:rFonts w:ascii="Consolas" w:eastAsia="Consolas" w:hAnsi="Consolas" w:cs="Consolas"/>
                  <w:color w:val="5C5C5C"/>
                  <w:sz w:val="21"/>
                </w:rPr>
                <w:t>);</w:t>
              </w:r>
            </w:ins>
          </w:p>
          <w:p w14:paraId="32E2931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323" w:author="yukina minato" w:date="2025-09-07T17:10:00Z" w16du:dateUtc="2025-09-07T09:10:00Z"/>
                <w:rFonts w:eastAsia="宋体"/>
                <w:color w:val="5C5C5C"/>
                <w:szCs w:val="22"/>
              </w:rPr>
            </w:pPr>
          </w:p>
          <w:p w14:paraId="3932585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24" w:author="yukina minato" w:date="2025-09-07T17:10:00Z" w16du:dateUtc="2025-09-07T09:10:00Z"/>
                <w:rFonts w:eastAsia="宋体"/>
                <w:color w:val="5C5C5C"/>
                <w:szCs w:val="22"/>
              </w:rPr>
            </w:pPr>
            <w:ins w:id="5325" w:author="yukina minato" w:date="2025-09-07T17:10:00Z" w16du:dateUtc="2025-09-07T09:10:00Z">
              <w:r w:rsidRPr="00002D6B">
                <w:rPr>
                  <w:rFonts w:ascii="Consolas" w:eastAsia="Consolas" w:hAnsi="Consolas" w:cs="Consolas"/>
                  <w:color w:val="5C5C5C"/>
                  <w:sz w:val="21"/>
                </w:rPr>
                <w:t>p_f_</w:t>
              </w:r>
              <w:proofErr w:type="gramStart"/>
              <w:r w:rsidRPr="00002D6B">
                <w:rPr>
                  <w:rFonts w:ascii="Consolas" w:eastAsia="Consolas" w:hAnsi="Consolas" w:cs="Consolas"/>
                  <w:color w:val="5C5C5C"/>
                  <w:sz w:val="21"/>
                </w:rPr>
                <w:t>ggg.grenade2.t</w:t>
              </w:r>
              <w:proofErr w:type="gramEnd"/>
              <w:r w:rsidRPr="00002D6B">
                <w:rPr>
                  <w:rFonts w:ascii="Consolas" w:eastAsia="Consolas" w:hAnsi="Consolas" w:cs="Consolas"/>
                  <w:color w:val="5C5C5C"/>
                  <w:sz w:val="21"/>
                </w:rPr>
                <w:t>_deploy = p_f_</w:t>
              </w:r>
              <w:proofErr w:type="gramStart"/>
              <w:r w:rsidRPr="00002D6B">
                <w:rPr>
                  <w:rFonts w:ascii="Consolas" w:eastAsia="Consolas" w:hAnsi="Consolas" w:cs="Consolas"/>
                  <w:color w:val="5C5C5C"/>
                  <w:sz w:val="21"/>
                </w:rPr>
                <w:t>ggg.grenade1.t</w:t>
              </w:r>
              <w:proofErr w:type="gramEnd"/>
              <w:r w:rsidRPr="00002D6B">
                <w:rPr>
                  <w:rFonts w:ascii="Consolas" w:eastAsia="Consolas" w:hAnsi="Consolas" w:cs="Consolas"/>
                  <w:color w:val="5C5C5C"/>
                  <w:sz w:val="21"/>
                </w:rPr>
                <w:t>_deploy + </w:t>
              </w:r>
              <w:r w:rsidRPr="00002D6B">
                <w:rPr>
                  <w:rFonts w:ascii="Consolas" w:eastAsia="Consolas" w:hAnsi="Consolas" w:cs="Consolas"/>
                  <w:color w:val="986801"/>
                  <w:sz w:val="21"/>
                </w:rPr>
                <w:t>1</w:t>
              </w:r>
              <w:r w:rsidRPr="00002D6B">
                <w:rPr>
                  <w:rFonts w:ascii="Consolas" w:eastAsia="Consolas" w:hAnsi="Consolas" w:cs="Consolas"/>
                  <w:color w:val="5C5C5C"/>
                  <w:sz w:val="21"/>
                </w:rPr>
                <w:t> + d_t2_ggg;</w:t>
              </w:r>
            </w:ins>
          </w:p>
          <w:p w14:paraId="5B73B9C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26" w:author="yukina minato" w:date="2025-09-07T17:10:00Z" w16du:dateUtc="2025-09-07T09:10:00Z"/>
                <w:rFonts w:eastAsia="宋体"/>
                <w:color w:val="5C5C5C"/>
                <w:szCs w:val="22"/>
              </w:rPr>
            </w:pPr>
            <w:ins w:id="5327" w:author="yukina minato" w:date="2025-09-07T17:10:00Z" w16du:dateUtc="2025-09-07T09:10:00Z">
              <w:r w:rsidRPr="00002D6B">
                <w:rPr>
                  <w:rFonts w:ascii="Consolas" w:eastAsia="Consolas" w:hAnsi="Consolas" w:cs="Consolas"/>
                  <w:color w:val="5C5C5C"/>
                  <w:sz w:val="21"/>
                  <w:shd w:val="clear" w:color="auto" w:fill="F8F8F8"/>
                </w:rPr>
                <w:t>p_f_</w:t>
              </w:r>
              <w:proofErr w:type="gramStart"/>
              <w:r w:rsidRPr="00002D6B">
                <w:rPr>
                  <w:rFonts w:ascii="Consolas" w:eastAsia="Consolas" w:hAnsi="Consolas" w:cs="Consolas"/>
                  <w:color w:val="5C5C5C"/>
                  <w:sz w:val="21"/>
                  <w:shd w:val="clear" w:color="auto" w:fill="F8F8F8"/>
                </w:rPr>
                <w:t>ggg.grenade3.t</w:t>
              </w:r>
              <w:proofErr w:type="gramEnd"/>
              <w:r w:rsidRPr="00002D6B">
                <w:rPr>
                  <w:rFonts w:ascii="Consolas" w:eastAsia="Consolas" w:hAnsi="Consolas" w:cs="Consolas"/>
                  <w:color w:val="5C5C5C"/>
                  <w:sz w:val="21"/>
                  <w:shd w:val="clear" w:color="auto" w:fill="F8F8F8"/>
                </w:rPr>
                <w:t>_deploy = p_f_</w:t>
              </w:r>
              <w:proofErr w:type="gramStart"/>
              <w:r w:rsidRPr="00002D6B">
                <w:rPr>
                  <w:rFonts w:ascii="Consolas" w:eastAsia="Consolas" w:hAnsi="Consolas" w:cs="Consolas"/>
                  <w:color w:val="5C5C5C"/>
                  <w:sz w:val="21"/>
                  <w:shd w:val="clear" w:color="auto" w:fill="F8F8F8"/>
                </w:rPr>
                <w:t>ggg.grenade2.t</w:t>
              </w:r>
              <w:proofErr w:type="gramEnd"/>
              <w:r w:rsidRPr="00002D6B">
                <w:rPr>
                  <w:rFonts w:ascii="Consolas" w:eastAsia="Consolas" w:hAnsi="Consolas" w:cs="Consolas"/>
                  <w:color w:val="5C5C5C"/>
                  <w:sz w:val="21"/>
                  <w:shd w:val="clear" w:color="auto" w:fill="F8F8F8"/>
                </w:rPr>
                <w:t>_deploy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d_t3_ggg;</w:t>
              </w:r>
            </w:ins>
          </w:p>
          <w:p w14:paraId="01ABD02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5328" w:author="yukina minato" w:date="2025-09-07T17:10:00Z" w16du:dateUtc="2025-09-07T09:10:00Z"/>
                <w:rFonts w:eastAsia="宋体"/>
                <w:color w:val="5C5C5C"/>
                <w:szCs w:val="22"/>
              </w:rPr>
            </w:pPr>
          </w:p>
          <w:p w14:paraId="375D4A7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29" w:author="yukina minato" w:date="2025-09-07T17:10:00Z" w16du:dateUtc="2025-09-07T09:10:00Z"/>
                <w:rFonts w:eastAsia="宋体"/>
                <w:color w:val="5C5C5C"/>
                <w:szCs w:val="22"/>
              </w:rPr>
            </w:pPr>
            <w:ins w:id="5330" w:author="yukina minato" w:date="2025-09-07T17:10:00Z" w16du:dateUtc="2025-09-07T09:10:00Z">
              <w:r w:rsidRPr="00002D6B">
                <w:rPr>
                  <w:rFonts w:ascii="Consolas" w:eastAsia="Consolas" w:hAnsi="Consolas" w:cs="Consolas"/>
                  <w:color w:val="5C5C5C"/>
                  <w:sz w:val="21"/>
                  <w:shd w:val="clear" w:color="auto" w:fill="F8F8F8"/>
                </w:rPr>
                <w:t>g1 = p_f_</w:t>
              </w:r>
              <w:proofErr w:type="gramStart"/>
              <w:r w:rsidRPr="00002D6B">
                <w:rPr>
                  <w:rFonts w:ascii="Consolas" w:eastAsia="Consolas" w:hAnsi="Consolas" w:cs="Consolas"/>
                  <w:color w:val="5C5C5C"/>
                  <w:sz w:val="21"/>
                  <w:shd w:val="clear" w:color="auto" w:fill="F8F8F8"/>
                </w:rPr>
                <w:t>ggg.grenade</w:t>
              </w:r>
              <w:proofErr w:type="gramEnd"/>
              <w:r w:rsidRPr="00002D6B">
                <w:rPr>
                  <w:rFonts w:ascii="Consolas" w:eastAsia="Consolas" w:hAnsi="Consolas" w:cs="Consolas"/>
                  <w:color w:val="5C5C5C"/>
                  <w:sz w:val="21"/>
                  <w:shd w:val="clear" w:color="auto" w:fill="F8F8F8"/>
                </w:rPr>
                <w:t>1;</w:t>
              </w:r>
            </w:ins>
          </w:p>
          <w:p w14:paraId="10FEE9C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31" w:author="yukina minato" w:date="2025-09-07T17:10:00Z" w16du:dateUtc="2025-09-07T09:10:00Z"/>
                <w:rFonts w:eastAsia="宋体"/>
                <w:color w:val="5C5C5C"/>
                <w:szCs w:val="22"/>
              </w:rPr>
            </w:pPr>
            <w:ins w:id="5332" w:author="yukina minato" w:date="2025-09-07T17:10:00Z" w16du:dateUtc="2025-09-07T09:10:00Z">
              <w:r w:rsidRPr="00002D6B">
                <w:rPr>
                  <w:rFonts w:ascii="Consolas" w:eastAsia="Consolas" w:hAnsi="Consolas" w:cs="Consolas"/>
                  <w:color w:val="5C5C5C"/>
                  <w:sz w:val="21"/>
                </w:rPr>
                <w:t>g2 = p_f_</w:t>
              </w:r>
              <w:proofErr w:type="gramStart"/>
              <w:r w:rsidRPr="00002D6B">
                <w:rPr>
                  <w:rFonts w:ascii="Consolas" w:eastAsia="Consolas" w:hAnsi="Consolas" w:cs="Consolas"/>
                  <w:color w:val="5C5C5C"/>
                  <w:sz w:val="21"/>
                </w:rPr>
                <w:t>ggg.grenade</w:t>
              </w:r>
              <w:proofErr w:type="gramEnd"/>
              <w:r w:rsidRPr="00002D6B">
                <w:rPr>
                  <w:rFonts w:ascii="Consolas" w:eastAsia="Consolas" w:hAnsi="Consolas" w:cs="Consolas"/>
                  <w:color w:val="5C5C5C"/>
                  <w:sz w:val="21"/>
                </w:rPr>
                <w:t>2;</w:t>
              </w:r>
            </w:ins>
          </w:p>
          <w:p w14:paraId="1E5BAF18"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33" w:author="yukina minato" w:date="2025-09-07T17:10:00Z" w16du:dateUtc="2025-09-07T09:10:00Z"/>
                <w:rFonts w:eastAsia="宋体"/>
                <w:color w:val="5C5C5C"/>
                <w:szCs w:val="22"/>
              </w:rPr>
            </w:pPr>
            <w:ins w:id="5334" w:author="yukina minato" w:date="2025-09-07T17:10:00Z" w16du:dateUtc="2025-09-07T09:10:00Z">
              <w:r w:rsidRPr="00002D6B">
                <w:rPr>
                  <w:rFonts w:ascii="Consolas" w:eastAsia="Consolas" w:hAnsi="Consolas" w:cs="Consolas"/>
                  <w:color w:val="5C5C5C"/>
                  <w:sz w:val="21"/>
                  <w:shd w:val="clear" w:color="auto" w:fill="F8F8F8"/>
                </w:rPr>
                <w:t>g3 = p_f_</w:t>
              </w:r>
              <w:proofErr w:type="gramStart"/>
              <w:r w:rsidRPr="00002D6B">
                <w:rPr>
                  <w:rFonts w:ascii="Consolas" w:eastAsia="Consolas" w:hAnsi="Consolas" w:cs="Consolas"/>
                  <w:color w:val="5C5C5C"/>
                  <w:sz w:val="21"/>
                  <w:shd w:val="clear" w:color="auto" w:fill="F8F8F8"/>
                </w:rPr>
                <w:t>ggg.grenade</w:t>
              </w:r>
              <w:proofErr w:type="gramEnd"/>
              <w:r w:rsidRPr="00002D6B">
                <w:rPr>
                  <w:rFonts w:ascii="Consolas" w:eastAsia="Consolas" w:hAnsi="Consolas" w:cs="Consolas"/>
                  <w:color w:val="5C5C5C"/>
                  <w:sz w:val="21"/>
                  <w:shd w:val="clear" w:color="auto" w:fill="F8F8F8"/>
                </w:rPr>
                <w:t>3;</w:t>
              </w:r>
            </w:ins>
          </w:p>
          <w:p w14:paraId="3E58F4D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5335" w:author="yukina minato" w:date="2025-09-07T17:10:00Z" w16du:dateUtc="2025-09-07T09:10:00Z"/>
                <w:rFonts w:eastAsia="宋体"/>
                <w:color w:val="5C5C5C"/>
                <w:szCs w:val="22"/>
              </w:rPr>
            </w:pPr>
          </w:p>
          <w:p w14:paraId="75B60D7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36" w:author="yukina minato" w:date="2025-09-07T17:10:00Z" w16du:dateUtc="2025-09-07T09:10:00Z"/>
                <w:rFonts w:eastAsia="宋体"/>
                <w:color w:val="5C5C5C"/>
                <w:szCs w:val="22"/>
              </w:rPr>
            </w:pPr>
            <w:ins w:id="5337" w:author="yukina minato" w:date="2025-09-07T17:10:00Z" w16du:dateUtc="2025-09-07T09:10:00Z">
              <w:r w:rsidRPr="00002D6B">
                <w:rPr>
                  <w:rFonts w:ascii="Consolas" w:eastAsia="Consolas" w:hAnsi="Consolas" w:cs="Consolas"/>
                  <w:color w:val="5C5C5C"/>
                  <w:sz w:val="21"/>
                  <w:shd w:val="clear" w:color="auto" w:fill="F8F8F8"/>
                </w:rPr>
                <w:t>g1.deploy_pos = A0 + </w:t>
              </w:r>
              <w:proofErr w:type="spellStart"/>
              <w:r w:rsidRPr="00002D6B">
                <w:rPr>
                  <w:rFonts w:ascii="Consolas" w:eastAsia="Consolas" w:hAnsi="Consolas" w:cs="Consolas"/>
                  <w:color w:val="5C5C5C"/>
                  <w:sz w:val="21"/>
                  <w:shd w:val="clear" w:color="auto" w:fill="F8F8F8"/>
                </w:rPr>
                <w:t>v_a</w:t>
              </w:r>
              <w:proofErr w:type="spellEnd"/>
              <w:r w:rsidRPr="00002D6B">
                <w:rPr>
                  <w:rFonts w:ascii="Consolas" w:eastAsia="Consolas" w:hAnsi="Consolas" w:cs="Consolas"/>
                  <w:color w:val="5C5C5C"/>
                  <w:sz w:val="21"/>
                  <w:shd w:val="clear" w:color="auto" w:fill="F8F8F8"/>
                </w:rPr>
                <w:t> * g1.t_deploy * </w:t>
              </w:r>
              <w:proofErr w:type="spellStart"/>
              <w:r w:rsidRPr="00002D6B">
                <w:rPr>
                  <w:rFonts w:ascii="Consolas" w:eastAsia="Consolas" w:hAnsi="Consolas" w:cs="Consolas"/>
                  <w:color w:val="5C5C5C"/>
                  <w:sz w:val="21"/>
                  <w:shd w:val="clear" w:color="auto" w:fill="F8F8F8"/>
                </w:rPr>
                <w:t>d_i_ggg</w:t>
              </w:r>
              <w:proofErr w:type="spellEnd"/>
              <w:r w:rsidRPr="00002D6B">
                <w:rPr>
                  <w:rFonts w:ascii="Consolas" w:eastAsia="Consolas" w:hAnsi="Consolas" w:cs="Consolas"/>
                  <w:color w:val="5C5C5C"/>
                  <w:sz w:val="21"/>
                  <w:shd w:val="clear" w:color="auto" w:fill="F8F8F8"/>
                </w:rPr>
                <w:t>;</w:t>
              </w:r>
            </w:ins>
          </w:p>
          <w:p w14:paraId="642F3F8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38" w:author="yukina minato" w:date="2025-09-07T17:10:00Z" w16du:dateUtc="2025-09-07T09:10:00Z"/>
                <w:rFonts w:eastAsia="宋体"/>
                <w:color w:val="5C5C5C"/>
                <w:szCs w:val="22"/>
              </w:rPr>
            </w:pPr>
            <w:ins w:id="5339" w:author="yukina minato" w:date="2025-09-07T17:10:00Z" w16du:dateUtc="2025-09-07T09:10:00Z">
              <w:r w:rsidRPr="00002D6B">
                <w:rPr>
                  <w:rFonts w:ascii="Consolas" w:eastAsia="Consolas" w:hAnsi="Consolas" w:cs="Consolas"/>
                  <w:color w:val="5C5C5C"/>
                  <w:sz w:val="21"/>
                </w:rPr>
                <w:t>g1.deploy_v_vec = [g</w:t>
              </w:r>
              <w:proofErr w:type="gramStart"/>
              <w:r w:rsidRPr="00002D6B">
                <w:rPr>
                  <w:rFonts w:ascii="Consolas" w:eastAsia="Consolas" w:hAnsi="Consolas" w:cs="Consolas"/>
                  <w:color w:val="5C5C5C"/>
                  <w:sz w:val="21"/>
                </w:rPr>
                <w:t>1.v</w:t>
              </w:r>
              <w:proofErr w:type="gramEnd"/>
              <w:r w:rsidRPr="00002D6B">
                <w:rPr>
                  <w:rFonts w:ascii="Consolas" w:eastAsia="Consolas" w:hAnsi="Consolas" w:cs="Consolas"/>
                  <w:color w:val="5C5C5C"/>
                  <w:sz w:val="21"/>
                </w:rPr>
                <w:t>_fy * </w:t>
              </w:r>
              <w:r w:rsidRPr="00002D6B">
                <w:rPr>
                  <w:rFonts w:ascii="Consolas" w:eastAsia="Consolas" w:hAnsi="Consolas" w:cs="Consolas"/>
                  <w:color w:val="C18401"/>
                  <w:sz w:val="21"/>
                </w:rPr>
                <w:t>cos</w:t>
              </w:r>
              <w:r w:rsidRPr="00002D6B">
                <w:rPr>
                  <w:rFonts w:ascii="Consolas" w:eastAsia="Consolas" w:hAnsi="Consolas" w:cs="Consolas"/>
                  <w:color w:val="5C5C5C"/>
                  <w:sz w:val="21"/>
                </w:rPr>
                <w:t>(g</w:t>
              </w:r>
              <w:proofErr w:type="gramStart"/>
              <w:r w:rsidRPr="00002D6B">
                <w:rPr>
                  <w:rFonts w:ascii="Consolas" w:eastAsia="Consolas" w:hAnsi="Consolas" w:cs="Consolas"/>
                  <w:color w:val="5C5C5C"/>
                  <w:sz w:val="21"/>
                </w:rPr>
                <w:t>1.theta</w:t>
              </w:r>
              <w:proofErr w:type="gramEnd"/>
              <w:r w:rsidRPr="00002D6B">
                <w:rPr>
                  <w:rFonts w:ascii="Consolas" w:eastAsia="Consolas" w:hAnsi="Consolas" w:cs="Consolas"/>
                  <w:color w:val="5C5C5C"/>
                  <w:sz w:val="21"/>
                </w:rPr>
                <w:t>_yaw), g</w:t>
              </w:r>
              <w:proofErr w:type="gramStart"/>
              <w:r w:rsidRPr="00002D6B">
                <w:rPr>
                  <w:rFonts w:ascii="Consolas" w:eastAsia="Consolas" w:hAnsi="Consolas" w:cs="Consolas"/>
                  <w:color w:val="5C5C5C"/>
                  <w:sz w:val="21"/>
                </w:rPr>
                <w:t>1.v</w:t>
              </w:r>
              <w:proofErr w:type="gramEnd"/>
              <w:r w:rsidRPr="00002D6B">
                <w:rPr>
                  <w:rFonts w:ascii="Consolas" w:eastAsia="Consolas" w:hAnsi="Consolas" w:cs="Consolas"/>
                  <w:color w:val="5C5C5C"/>
                  <w:sz w:val="21"/>
                </w:rPr>
                <w:t>_fy * </w:t>
              </w:r>
              <w:r w:rsidRPr="00002D6B">
                <w:rPr>
                  <w:rFonts w:ascii="Consolas" w:eastAsia="Consolas" w:hAnsi="Consolas" w:cs="Consolas"/>
                  <w:color w:val="C18401"/>
                  <w:sz w:val="21"/>
                </w:rPr>
                <w:t>sin</w:t>
              </w:r>
              <w:r w:rsidRPr="00002D6B">
                <w:rPr>
                  <w:rFonts w:ascii="Consolas" w:eastAsia="Consolas" w:hAnsi="Consolas" w:cs="Consolas"/>
                  <w:color w:val="5C5C5C"/>
                  <w:sz w:val="21"/>
                </w:rPr>
                <w:t>(g</w:t>
              </w:r>
              <w:proofErr w:type="gramStart"/>
              <w:r w:rsidRPr="00002D6B">
                <w:rPr>
                  <w:rFonts w:ascii="Consolas" w:eastAsia="Consolas" w:hAnsi="Consolas" w:cs="Consolas"/>
                  <w:color w:val="5C5C5C"/>
                  <w:sz w:val="21"/>
                </w:rPr>
                <w:t>1.theta</w:t>
              </w:r>
              <w:proofErr w:type="gramEnd"/>
              <w:r w:rsidRPr="00002D6B">
                <w:rPr>
                  <w:rFonts w:ascii="Consolas" w:eastAsia="Consolas" w:hAnsi="Consolas" w:cs="Consolas"/>
                  <w:color w:val="5C5C5C"/>
                  <w:sz w:val="21"/>
                </w:rPr>
                <w:t>_yaw),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03A5325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40" w:author="yukina minato" w:date="2025-09-07T17:10:00Z" w16du:dateUtc="2025-09-07T09:10:00Z"/>
                <w:rFonts w:eastAsia="宋体"/>
                <w:color w:val="5C5C5C"/>
                <w:szCs w:val="22"/>
              </w:rPr>
            </w:pPr>
            <w:ins w:id="5341" w:author="yukina minato" w:date="2025-09-07T17:10:00Z" w16du:dateUtc="2025-09-07T09:10:00Z">
              <w:r w:rsidRPr="00002D6B">
                <w:rPr>
                  <w:rFonts w:ascii="Consolas" w:eastAsia="Consolas" w:hAnsi="Consolas" w:cs="Consolas"/>
                  <w:color w:val="5C5C5C"/>
                  <w:sz w:val="21"/>
                  <w:shd w:val="clear" w:color="auto" w:fill="F8F8F8"/>
                </w:rPr>
                <w:t>g2.deploy_pos = g1.deploy_pos + g1.deploy_v_vec * (g2.t_deploy - g1.t_deploy);</w:t>
              </w:r>
            </w:ins>
          </w:p>
          <w:p w14:paraId="738885E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42" w:author="yukina minato" w:date="2025-09-07T17:10:00Z" w16du:dateUtc="2025-09-07T09:10:00Z"/>
                <w:rFonts w:eastAsia="宋体"/>
                <w:color w:val="5C5C5C"/>
                <w:szCs w:val="22"/>
              </w:rPr>
            </w:pPr>
            <w:ins w:id="5343" w:author="yukina minato" w:date="2025-09-07T17:10:00Z" w16du:dateUtc="2025-09-07T09:10:00Z">
              <w:r w:rsidRPr="00002D6B">
                <w:rPr>
                  <w:rFonts w:ascii="Consolas" w:eastAsia="Consolas" w:hAnsi="Consolas" w:cs="Consolas"/>
                  <w:color w:val="5C5C5C"/>
                  <w:sz w:val="21"/>
                </w:rPr>
                <w:t>g2.deploy_v_vec = [g</w:t>
              </w:r>
              <w:proofErr w:type="gramStart"/>
              <w:r w:rsidRPr="00002D6B">
                <w:rPr>
                  <w:rFonts w:ascii="Consolas" w:eastAsia="Consolas" w:hAnsi="Consolas" w:cs="Consolas"/>
                  <w:color w:val="5C5C5C"/>
                  <w:sz w:val="21"/>
                </w:rPr>
                <w:t>2.v</w:t>
              </w:r>
              <w:proofErr w:type="gramEnd"/>
              <w:r w:rsidRPr="00002D6B">
                <w:rPr>
                  <w:rFonts w:ascii="Consolas" w:eastAsia="Consolas" w:hAnsi="Consolas" w:cs="Consolas"/>
                  <w:color w:val="5C5C5C"/>
                  <w:sz w:val="21"/>
                </w:rPr>
                <w:t>_fy * </w:t>
              </w:r>
              <w:r w:rsidRPr="00002D6B">
                <w:rPr>
                  <w:rFonts w:ascii="Consolas" w:eastAsia="Consolas" w:hAnsi="Consolas" w:cs="Consolas"/>
                  <w:color w:val="C18401"/>
                  <w:sz w:val="21"/>
                </w:rPr>
                <w:t>cos</w:t>
              </w:r>
              <w:r w:rsidRPr="00002D6B">
                <w:rPr>
                  <w:rFonts w:ascii="Consolas" w:eastAsia="Consolas" w:hAnsi="Consolas" w:cs="Consolas"/>
                  <w:color w:val="5C5C5C"/>
                  <w:sz w:val="21"/>
                </w:rPr>
                <w:t>(g</w:t>
              </w:r>
              <w:proofErr w:type="gramStart"/>
              <w:r w:rsidRPr="00002D6B">
                <w:rPr>
                  <w:rFonts w:ascii="Consolas" w:eastAsia="Consolas" w:hAnsi="Consolas" w:cs="Consolas"/>
                  <w:color w:val="5C5C5C"/>
                  <w:sz w:val="21"/>
                </w:rPr>
                <w:t>2.theta</w:t>
              </w:r>
              <w:proofErr w:type="gramEnd"/>
              <w:r w:rsidRPr="00002D6B">
                <w:rPr>
                  <w:rFonts w:ascii="Consolas" w:eastAsia="Consolas" w:hAnsi="Consolas" w:cs="Consolas"/>
                  <w:color w:val="5C5C5C"/>
                  <w:sz w:val="21"/>
                </w:rPr>
                <w:t>_yaw), g</w:t>
              </w:r>
              <w:proofErr w:type="gramStart"/>
              <w:r w:rsidRPr="00002D6B">
                <w:rPr>
                  <w:rFonts w:ascii="Consolas" w:eastAsia="Consolas" w:hAnsi="Consolas" w:cs="Consolas"/>
                  <w:color w:val="5C5C5C"/>
                  <w:sz w:val="21"/>
                </w:rPr>
                <w:t>2.v</w:t>
              </w:r>
              <w:proofErr w:type="gramEnd"/>
              <w:r w:rsidRPr="00002D6B">
                <w:rPr>
                  <w:rFonts w:ascii="Consolas" w:eastAsia="Consolas" w:hAnsi="Consolas" w:cs="Consolas"/>
                  <w:color w:val="5C5C5C"/>
                  <w:sz w:val="21"/>
                </w:rPr>
                <w:t>_fy * </w:t>
              </w:r>
              <w:r w:rsidRPr="00002D6B">
                <w:rPr>
                  <w:rFonts w:ascii="Consolas" w:eastAsia="Consolas" w:hAnsi="Consolas" w:cs="Consolas"/>
                  <w:color w:val="C18401"/>
                  <w:sz w:val="21"/>
                </w:rPr>
                <w:t>sin</w:t>
              </w:r>
              <w:r w:rsidRPr="00002D6B">
                <w:rPr>
                  <w:rFonts w:ascii="Consolas" w:eastAsia="Consolas" w:hAnsi="Consolas" w:cs="Consolas"/>
                  <w:color w:val="5C5C5C"/>
                  <w:sz w:val="21"/>
                </w:rPr>
                <w:t>(g</w:t>
              </w:r>
              <w:proofErr w:type="gramStart"/>
              <w:r w:rsidRPr="00002D6B">
                <w:rPr>
                  <w:rFonts w:ascii="Consolas" w:eastAsia="Consolas" w:hAnsi="Consolas" w:cs="Consolas"/>
                  <w:color w:val="5C5C5C"/>
                  <w:sz w:val="21"/>
                </w:rPr>
                <w:t>2.theta</w:t>
              </w:r>
              <w:proofErr w:type="gramEnd"/>
              <w:r w:rsidRPr="00002D6B">
                <w:rPr>
                  <w:rFonts w:ascii="Consolas" w:eastAsia="Consolas" w:hAnsi="Consolas" w:cs="Consolas"/>
                  <w:color w:val="5C5C5C"/>
                  <w:sz w:val="21"/>
                </w:rPr>
                <w:t>_yaw),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5785AA09"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44" w:author="yukina minato" w:date="2025-09-07T17:10:00Z" w16du:dateUtc="2025-09-07T09:10:00Z"/>
                <w:rFonts w:eastAsia="宋体"/>
                <w:color w:val="5C5C5C"/>
                <w:szCs w:val="22"/>
              </w:rPr>
            </w:pPr>
            <w:ins w:id="5345" w:author="yukina minato" w:date="2025-09-07T17:10:00Z" w16du:dateUtc="2025-09-07T09:10:00Z">
              <w:r w:rsidRPr="00002D6B">
                <w:rPr>
                  <w:rFonts w:ascii="Consolas" w:eastAsia="Consolas" w:hAnsi="Consolas" w:cs="Consolas"/>
                  <w:color w:val="5C5C5C"/>
                  <w:sz w:val="21"/>
                  <w:shd w:val="clear" w:color="auto" w:fill="F8F8F8"/>
                </w:rPr>
                <w:t>g3.deploy_pos = g2.deploy_pos + g2.deploy_v_vec * (g3.t_deploy - g2.t_deploy);</w:t>
              </w:r>
            </w:ins>
          </w:p>
          <w:p w14:paraId="3DD9013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46" w:author="yukina minato" w:date="2025-09-07T17:10:00Z" w16du:dateUtc="2025-09-07T09:10:00Z"/>
                <w:rFonts w:eastAsia="宋体"/>
                <w:color w:val="5C5C5C"/>
                <w:szCs w:val="22"/>
              </w:rPr>
            </w:pPr>
            <w:ins w:id="5347" w:author="yukina minato" w:date="2025-09-07T17:10:00Z" w16du:dateUtc="2025-09-07T09:10:00Z">
              <w:r w:rsidRPr="00002D6B">
                <w:rPr>
                  <w:rFonts w:ascii="Consolas" w:eastAsia="Consolas" w:hAnsi="Consolas" w:cs="Consolas"/>
                  <w:color w:val="5C5C5C"/>
                  <w:sz w:val="21"/>
                </w:rPr>
                <w:t>g3.deploy_v_vec = [g</w:t>
              </w:r>
              <w:proofErr w:type="gramStart"/>
              <w:r w:rsidRPr="00002D6B">
                <w:rPr>
                  <w:rFonts w:ascii="Consolas" w:eastAsia="Consolas" w:hAnsi="Consolas" w:cs="Consolas"/>
                  <w:color w:val="5C5C5C"/>
                  <w:sz w:val="21"/>
                </w:rPr>
                <w:t>3.v</w:t>
              </w:r>
              <w:proofErr w:type="gramEnd"/>
              <w:r w:rsidRPr="00002D6B">
                <w:rPr>
                  <w:rFonts w:ascii="Consolas" w:eastAsia="Consolas" w:hAnsi="Consolas" w:cs="Consolas"/>
                  <w:color w:val="5C5C5C"/>
                  <w:sz w:val="21"/>
                </w:rPr>
                <w:t>_fy * </w:t>
              </w:r>
              <w:r w:rsidRPr="00002D6B">
                <w:rPr>
                  <w:rFonts w:ascii="Consolas" w:eastAsia="Consolas" w:hAnsi="Consolas" w:cs="Consolas"/>
                  <w:color w:val="C18401"/>
                  <w:sz w:val="21"/>
                </w:rPr>
                <w:t>cos</w:t>
              </w:r>
              <w:r w:rsidRPr="00002D6B">
                <w:rPr>
                  <w:rFonts w:ascii="Consolas" w:eastAsia="Consolas" w:hAnsi="Consolas" w:cs="Consolas"/>
                  <w:color w:val="5C5C5C"/>
                  <w:sz w:val="21"/>
                </w:rPr>
                <w:t>(g</w:t>
              </w:r>
              <w:proofErr w:type="gramStart"/>
              <w:r w:rsidRPr="00002D6B">
                <w:rPr>
                  <w:rFonts w:ascii="Consolas" w:eastAsia="Consolas" w:hAnsi="Consolas" w:cs="Consolas"/>
                  <w:color w:val="5C5C5C"/>
                  <w:sz w:val="21"/>
                </w:rPr>
                <w:t>3.theta</w:t>
              </w:r>
              <w:proofErr w:type="gramEnd"/>
              <w:r w:rsidRPr="00002D6B">
                <w:rPr>
                  <w:rFonts w:ascii="Consolas" w:eastAsia="Consolas" w:hAnsi="Consolas" w:cs="Consolas"/>
                  <w:color w:val="5C5C5C"/>
                  <w:sz w:val="21"/>
                </w:rPr>
                <w:t>_yaw), g</w:t>
              </w:r>
              <w:proofErr w:type="gramStart"/>
              <w:r w:rsidRPr="00002D6B">
                <w:rPr>
                  <w:rFonts w:ascii="Consolas" w:eastAsia="Consolas" w:hAnsi="Consolas" w:cs="Consolas"/>
                  <w:color w:val="5C5C5C"/>
                  <w:sz w:val="21"/>
                </w:rPr>
                <w:t>3.v</w:t>
              </w:r>
              <w:proofErr w:type="gramEnd"/>
              <w:r w:rsidRPr="00002D6B">
                <w:rPr>
                  <w:rFonts w:ascii="Consolas" w:eastAsia="Consolas" w:hAnsi="Consolas" w:cs="Consolas"/>
                  <w:color w:val="5C5C5C"/>
                  <w:sz w:val="21"/>
                </w:rPr>
                <w:t>_fy * </w:t>
              </w:r>
              <w:r w:rsidRPr="00002D6B">
                <w:rPr>
                  <w:rFonts w:ascii="Consolas" w:eastAsia="Consolas" w:hAnsi="Consolas" w:cs="Consolas"/>
                  <w:color w:val="C18401"/>
                  <w:sz w:val="21"/>
                </w:rPr>
                <w:t>sin</w:t>
              </w:r>
              <w:r w:rsidRPr="00002D6B">
                <w:rPr>
                  <w:rFonts w:ascii="Consolas" w:eastAsia="Consolas" w:hAnsi="Consolas" w:cs="Consolas"/>
                  <w:color w:val="5C5C5C"/>
                  <w:sz w:val="21"/>
                </w:rPr>
                <w:t>(g</w:t>
              </w:r>
              <w:proofErr w:type="gramStart"/>
              <w:r w:rsidRPr="00002D6B">
                <w:rPr>
                  <w:rFonts w:ascii="Consolas" w:eastAsia="Consolas" w:hAnsi="Consolas" w:cs="Consolas"/>
                  <w:color w:val="5C5C5C"/>
                  <w:sz w:val="21"/>
                </w:rPr>
                <w:t>3.theta</w:t>
              </w:r>
              <w:proofErr w:type="gramEnd"/>
              <w:r w:rsidRPr="00002D6B">
                <w:rPr>
                  <w:rFonts w:ascii="Consolas" w:eastAsia="Consolas" w:hAnsi="Consolas" w:cs="Consolas"/>
                  <w:color w:val="5C5C5C"/>
                  <w:sz w:val="21"/>
                </w:rPr>
                <w:t>_yaw),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4911AFE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348" w:author="yukina minato" w:date="2025-09-07T17:10:00Z" w16du:dateUtc="2025-09-07T09:10:00Z"/>
                <w:rFonts w:eastAsia="宋体"/>
                <w:color w:val="5C5C5C"/>
                <w:szCs w:val="22"/>
              </w:rPr>
            </w:pPr>
          </w:p>
          <w:p w14:paraId="4695AE2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49" w:author="yukina minato" w:date="2025-09-07T17:10:00Z" w16du:dateUtc="2025-09-07T09:10:00Z"/>
                <w:rFonts w:eastAsia="宋体"/>
                <w:color w:val="5C5C5C"/>
                <w:szCs w:val="22"/>
              </w:rPr>
            </w:pPr>
            <w:ins w:id="5350" w:author="yukina minato" w:date="2025-09-07T17:10:00Z" w16du:dateUtc="2025-09-07T09:10:00Z">
              <w:r w:rsidRPr="00002D6B">
                <w:rPr>
                  <w:rFonts w:ascii="Consolas" w:eastAsia="Consolas" w:hAnsi="Consolas" w:cs="Consolas"/>
                  <w:color w:val="5C5C5C"/>
                  <w:sz w:val="21"/>
                </w:rPr>
                <w:t>e_p1_ggg = g1.deploy_pos + g1.deploy_v_vec * g1.t_delay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-0.5</w:t>
              </w:r>
              <w:r w:rsidRPr="00002D6B">
                <w:rPr>
                  <w:rFonts w:ascii="Consolas" w:eastAsia="Consolas" w:hAnsi="Consolas" w:cs="Consolas"/>
                  <w:color w:val="5C5C5C"/>
                  <w:sz w:val="21"/>
                </w:rPr>
                <w:t> * g * g1.t_delay^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7746A5F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51" w:author="yukina minato" w:date="2025-09-07T17:10:00Z" w16du:dateUtc="2025-09-07T09:10:00Z"/>
                <w:rFonts w:eastAsia="宋体"/>
                <w:color w:val="5C5C5C"/>
                <w:szCs w:val="22"/>
              </w:rPr>
            </w:pPr>
            <w:ins w:id="5352" w:author="yukina minato" w:date="2025-09-07T17:10:00Z" w16du:dateUtc="2025-09-07T09:10:00Z">
              <w:r w:rsidRPr="00002D6B">
                <w:rPr>
                  <w:rFonts w:ascii="Consolas" w:eastAsia="Consolas" w:hAnsi="Consolas" w:cs="Consolas"/>
                  <w:color w:val="5C5C5C"/>
                  <w:sz w:val="21"/>
                  <w:shd w:val="clear" w:color="auto" w:fill="F8F8F8"/>
                </w:rPr>
                <w:t>e_p2_ggg = g2.deploy_pos + g2.deploy_v_vec * g2.t_delay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-0.5</w:t>
              </w:r>
              <w:r w:rsidRPr="00002D6B">
                <w:rPr>
                  <w:rFonts w:ascii="Consolas" w:eastAsia="Consolas" w:hAnsi="Consolas" w:cs="Consolas"/>
                  <w:color w:val="5C5C5C"/>
                  <w:sz w:val="21"/>
                  <w:shd w:val="clear" w:color="auto" w:fill="F8F8F8"/>
                </w:rPr>
                <w:t> * g * g2.t_delay^</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6C5AF85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53" w:author="yukina minato" w:date="2025-09-07T17:10:00Z" w16du:dateUtc="2025-09-07T09:10:00Z"/>
                <w:rFonts w:eastAsia="宋体"/>
                <w:color w:val="5C5C5C"/>
                <w:szCs w:val="22"/>
              </w:rPr>
            </w:pPr>
            <w:ins w:id="5354" w:author="yukina minato" w:date="2025-09-07T17:10:00Z" w16du:dateUtc="2025-09-07T09:10:00Z">
              <w:r w:rsidRPr="00002D6B">
                <w:rPr>
                  <w:rFonts w:ascii="Consolas" w:eastAsia="Consolas" w:hAnsi="Consolas" w:cs="Consolas"/>
                  <w:color w:val="5C5C5C"/>
                  <w:sz w:val="21"/>
                </w:rPr>
                <w:t>e_p3_ggg = g3.deploy_pos + g3.deploy_v_vec * g3.t_delay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-0.5</w:t>
              </w:r>
              <w:r w:rsidRPr="00002D6B">
                <w:rPr>
                  <w:rFonts w:ascii="Consolas" w:eastAsia="Consolas" w:hAnsi="Consolas" w:cs="Consolas"/>
                  <w:color w:val="5C5C5C"/>
                  <w:sz w:val="21"/>
                </w:rPr>
                <w:t> * g * g3.t_delay^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78F5C6D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355" w:author="yukina minato" w:date="2025-09-07T17:10:00Z" w16du:dateUtc="2025-09-07T09:10:00Z"/>
                <w:rFonts w:eastAsia="宋体"/>
                <w:color w:val="5C5C5C"/>
                <w:szCs w:val="22"/>
              </w:rPr>
            </w:pPr>
          </w:p>
          <w:p w14:paraId="07DA30F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56" w:author="yukina minato" w:date="2025-09-07T17:10:00Z" w16du:dateUtc="2025-09-07T09:10:00Z"/>
                <w:rFonts w:eastAsia="宋体"/>
                <w:color w:val="5C5C5C"/>
                <w:szCs w:val="22"/>
              </w:rPr>
            </w:pPr>
            <w:proofErr w:type="spellStart"/>
            <w:ins w:id="5357" w:author="yukina minato" w:date="2025-09-07T17:10:00Z" w16du:dateUtc="2025-09-07T09:10: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正在计算各烟雾弹的单独贡献</w:t>
              </w:r>
              <w:r w:rsidRPr="00002D6B">
                <w:rPr>
                  <w:rFonts w:ascii="Consolas" w:eastAsia="Consolas" w:hAnsi="Consolas" w:cs="Consolas"/>
                  <w:color w:val="50A14F"/>
                  <w:sz w:val="21"/>
                </w:rPr>
                <w:t>...\n'</w:t>
              </w:r>
              <w:r w:rsidRPr="00002D6B">
                <w:rPr>
                  <w:rFonts w:ascii="Consolas" w:eastAsia="Consolas" w:hAnsi="Consolas" w:cs="Consolas"/>
                  <w:color w:val="5C5C5C"/>
                  <w:sz w:val="21"/>
                </w:rPr>
                <w:t>);</w:t>
              </w:r>
            </w:ins>
          </w:p>
          <w:p w14:paraId="5894A41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58" w:author="yukina minato" w:date="2025-09-07T17:10:00Z" w16du:dateUtc="2025-09-07T09:10:00Z"/>
                <w:rFonts w:eastAsia="宋体"/>
                <w:color w:val="5C5C5C"/>
                <w:szCs w:val="22"/>
              </w:rPr>
            </w:pPr>
            <w:ins w:id="5359" w:author="yukina minato" w:date="2025-09-07T17:10:00Z" w16du:dateUtc="2025-09-07T09:10:00Z">
              <w:r w:rsidRPr="00002D6B">
                <w:rPr>
                  <w:rFonts w:ascii="Consolas" w:eastAsia="Consolas" w:hAnsi="Consolas" w:cs="Consolas"/>
                  <w:color w:val="5C5C5C"/>
                  <w:sz w:val="21"/>
                  <w:shd w:val="clear" w:color="auto" w:fill="F8F8F8"/>
                </w:rPr>
                <w:t>o_t_1_ggg = </w:t>
              </w:r>
              <w:proofErr w:type="spellStart"/>
              <w:r w:rsidRPr="00002D6B">
                <w:rPr>
                  <w:rFonts w:ascii="Consolas" w:eastAsia="Consolas" w:hAnsi="Consolas" w:cs="Consolas"/>
                  <w:color w:val="5C5C5C"/>
                  <w:sz w:val="21"/>
                  <w:shd w:val="clear" w:color="auto" w:fill="F8F8F8"/>
                </w:rPr>
                <w:t>c_i_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g1, </w:t>
              </w:r>
              <w:proofErr w:type="spellStart"/>
              <w:r w:rsidRPr="00002D6B">
                <w:rPr>
                  <w:rFonts w:ascii="Consolas" w:eastAsia="Consolas" w:hAnsi="Consolas" w:cs="Consolas"/>
                  <w:color w:val="5C5C5C"/>
                  <w:sz w:val="21"/>
                  <w:shd w:val="clear" w:color="auto" w:fill="F8F8F8"/>
                </w:rPr>
                <w:t>m_t_ggg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a_p_ggg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ins>
          </w:p>
          <w:p w14:paraId="5967903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60" w:author="yukina minato" w:date="2025-09-07T17:10:00Z" w16du:dateUtc="2025-09-07T09:10:00Z"/>
                <w:rFonts w:eastAsia="宋体"/>
                <w:color w:val="5C5C5C"/>
                <w:szCs w:val="22"/>
              </w:rPr>
            </w:pPr>
            <w:ins w:id="5361" w:author="yukina minato" w:date="2025-09-07T17:10:00Z" w16du:dateUtc="2025-09-07T09:10:00Z">
              <w:r w:rsidRPr="00002D6B">
                <w:rPr>
                  <w:rFonts w:ascii="Consolas" w:eastAsia="Consolas" w:hAnsi="Consolas" w:cs="Consolas"/>
                  <w:color w:val="5C5C5C"/>
                  <w:sz w:val="21"/>
                </w:rPr>
                <w:t>o_t_2_ggg = </w:t>
              </w:r>
              <w:proofErr w:type="spellStart"/>
              <w:r w:rsidRPr="00002D6B">
                <w:rPr>
                  <w:rFonts w:ascii="Consolas" w:eastAsia="Consolas" w:hAnsi="Consolas" w:cs="Consolas"/>
                  <w:color w:val="5C5C5C"/>
                  <w:sz w:val="21"/>
                </w:rPr>
                <w:t>c_i_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g2, </w:t>
              </w:r>
              <w:proofErr w:type="spellStart"/>
              <w:r w:rsidRPr="00002D6B">
                <w:rPr>
                  <w:rFonts w:ascii="Consolas" w:eastAsia="Consolas" w:hAnsi="Consolas" w:cs="Consolas"/>
                  <w:color w:val="5C5C5C"/>
                  <w:sz w:val="21"/>
                </w:rPr>
                <w:t>m_t_ggg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w:t>
              </w:r>
            </w:ins>
          </w:p>
          <w:p w14:paraId="751599D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62" w:author="yukina minato" w:date="2025-09-07T17:10:00Z" w16du:dateUtc="2025-09-07T09:10:00Z"/>
                <w:rFonts w:eastAsia="宋体"/>
                <w:color w:val="5C5C5C"/>
                <w:szCs w:val="22"/>
              </w:rPr>
            </w:pPr>
            <w:ins w:id="5363" w:author="yukina minato" w:date="2025-09-07T17:10:00Z" w16du:dateUtc="2025-09-07T09:10:00Z">
              <w:r w:rsidRPr="00002D6B">
                <w:rPr>
                  <w:rFonts w:ascii="Consolas" w:eastAsia="Consolas" w:hAnsi="Consolas" w:cs="Consolas"/>
                  <w:color w:val="5C5C5C"/>
                  <w:sz w:val="21"/>
                  <w:shd w:val="clear" w:color="auto" w:fill="F8F8F8"/>
                </w:rPr>
                <w:t>o_t_3_ggg = </w:t>
              </w:r>
              <w:proofErr w:type="spellStart"/>
              <w:r w:rsidRPr="00002D6B">
                <w:rPr>
                  <w:rFonts w:ascii="Consolas" w:eastAsia="Consolas" w:hAnsi="Consolas" w:cs="Consolas"/>
                  <w:color w:val="5C5C5C"/>
                  <w:sz w:val="21"/>
                  <w:shd w:val="clear" w:color="auto" w:fill="F8F8F8"/>
                </w:rPr>
                <w:t>c_i_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g3, </w:t>
              </w:r>
              <w:proofErr w:type="spellStart"/>
              <w:r w:rsidRPr="00002D6B">
                <w:rPr>
                  <w:rFonts w:ascii="Consolas" w:eastAsia="Consolas" w:hAnsi="Consolas" w:cs="Consolas"/>
                  <w:color w:val="5C5C5C"/>
                  <w:sz w:val="21"/>
                  <w:shd w:val="clear" w:color="auto" w:fill="F8F8F8"/>
                </w:rPr>
                <w:t>m_t_ggg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a_p_ggg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ins>
          </w:p>
          <w:p w14:paraId="58BB24C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64" w:author="yukina minato" w:date="2025-09-07T17:10:00Z" w16du:dateUtc="2025-09-07T09:10:00Z"/>
                <w:rFonts w:eastAsia="宋体"/>
                <w:color w:val="5C5C5C"/>
                <w:szCs w:val="22"/>
              </w:rPr>
            </w:pPr>
            <w:proofErr w:type="spellStart"/>
            <w:ins w:id="5365" w:author="yukina minato" w:date="2025-09-07T17:10:00Z" w16du:dateUtc="2025-09-07T09:10: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计算完成。</w:t>
              </w:r>
              <w:r w:rsidRPr="00002D6B">
                <w:rPr>
                  <w:rFonts w:ascii="Consolas" w:eastAsia="Consolas" w:hAnsi="Consolas" w:cs="Consolas"/>
                  <w:color w:val="50A14F"/>
                  <w:sz w:val="21"/>
                </w:rPr>
                <w:t>\n\n'</w:t>
              </w:r>
              <w:r w:rsidRPr="00002D6B">
                <w:rPr>
                  <w:rFonts w:ascii="Consolas" w:eastAsia="Consolas" w:hAnsi="Consolas" w:cs="Consolas"/>
                  <w:color w:val="5C5C5C"/>
                  <w:sz w:val="21"/>
                </w:rPr>
                <w:t>);</w:t>
              </w:r>
            </w:ins>
          </w:p>
          <w:p w14:paraId="1E7F646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366" w:author="yukina minato" w:date="2025-09-07T17:10:00Z" w16du:dateUtc="2025-09-07T09:10:00Z"/>
                <w:rFonts w:eastAsia="宋体"/>
                <w:color w:val="5C5C5C"/>
                <w:szCs w:val="22"/>
              </w:rPr>
            </w:pPr>
          </w:p>
          <w:p w14:paraId="183A8E8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67" w:author="yukina minato" w:date="2025-09-07T17:10:00Z" w16du:dateUtc="2025-09-07T09:10:00Z"/>
                <w:rFonts w:eastAsia="宋体"/>
                <w:color w:val="5C5C5C"/>
                <w:szCs w:val="22"/>
              </w:rPr>
            </w:pPr>
            <w:proofErr w:type="spellStart"/>
            <w:ins w:id="5368" w:author="yukina minato" w:date="2025-09-07T17:10:00Z" w16du:dateUtc="2025-09-07T09:10: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proofErr w:type="gramStart"/>
              <w:r w:rsidRPr="00002D6B">
                <w:rPr>
                  <w:rFonts w:ascii="宋体" w:eastAsia="宋体" w:hAnsi="宋体" w:cs="宋体" w:hint="eastAsia"/>
                  <w:color w:val="50A14F"/>
                  <w:sz w:val="21"/>
                </w:rPr>
                <w:t>最大总</w:t>
              </w:r>
              <w:proofErr w:type="gramEnd"/>
              <w:r w:rsidRPr="00002D6B">
                <w:rPr>
                  <w:rFonts w:ascii="宋体" w:eastAsia="宋体" w:hAnsi="宋体" w:cs="宋体" w:hint="eastAsia"/>
                  <w:color w:val="50A14F"/>
                  <w:sz w:val="21"/>
                </w:rPr>
                <w:t>遮蔽时长</w:t>
              </w:r>
              <w:r w:rsidRPr="00002D6B">
                <w:rPr>
                  <w:rFonts w:ascii="Consolas" w:eastAsia="Consolas" w:hAnsi="Consolas" w:cs="Consolas"/>
                  <w:color w:val="50A14F"/>
                  <w:sz w:val="21"/>
                </w:rPr>
                <w:t>: %.2f s\n\n'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g_f_ggg</w:t>
              </w:r>
              <w:proofErr w:type="spellEnd"/>
              <w:r w:rsidRPr="00002D6B">
                <w:rPr>
                  <w:rFonts w:ascii="Consolas" w:eastAsia="Consolas" w:hAnsi="Consolas" w:cs="Consolas"/>
                  <w:color w:val="5C5C5C"/>
                  <w:sz w:val="21"/>
                </w:rPr>
                <w:t>);</w:t>
              </w:r>
            </w:ins>
          </w:p>
          <w:p w14:paraId="197B31E8"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69" w:author="yukina minato" w:date="2025-09-07T17:10:00Z" w16du:dateUtc="2025-09-07T09:10:00Z"/>
                <w:rFonts w:eastAsia="宋体"/>
                <w:color w:val="5C5C5C"/>
                <w:szCs w:val="22"/>
              </w:rPr>
            </w:pPr>
            <w:proofErr w:type="spellStart"/>
            <w:ins w:id="5370" w:author="yukina minato" w:date="2025-09-07T17:10:00Z" w16du:dateUtc="2025-09-07T09:10: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烟雾弹</w:t>
              </w:r>
              <w:r w:rsidRPr="00002D6B">
                <w:rPr>
                  <w:rFonts w:ascii="Consolas" w:eastAsia="Consolas" w:hAnsi="Consolas" w:cs="Consolas"/>
                  <w:color w:val="50A14F"/>
                  <w:sz w:val="21"/>
                  <w:shd w:val="clear" w:color="auto" w:fill="F8F8F8"/>
                </w:rPr>
                <w:t> 1 ---\n'</w:t>
              </w:r>
              <w:r w:rsidRPr="00002D6B">
                <w:rPr>
                  <w:rFonts w:ascii="Consolas" w:eastAsia="Consolas" w:hAnsi="Consolas" w:cs="Consolas"/>
                  <w:color w:val="5C5C5C"/>
                  <w:sz w:val="21"/>
                  <w:shd w:val="clear" w:color="auto" w:fill="F8F8F8"/>
                </w:rPr>
                <w:t>);</w:t>
              </w:r>
            </w:ins>
          </w:p>
          <w:p w14:paraId="263648B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71" w:author="yukina minato" w:date="2025-09-07T17:10:00Z" w16du:dateUtc="2025-09-07T09:10:00Z"/>
                <w:rFonts w:eastAsia="宋体"/>
                <w:color w:val="5C5C5C"/>
                <w:szCs w:val="22"/>
              </w:rPr>
            </w:pPr>
            <w:proofErr w:type="spellStart"/>
            <w:ins w:id="5372" w:author="yukina minato" w:date="2025-09-07T17:10:00Z" w16du:dateUtc="2025-09-07T09:10: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投放时间</w:t>
              </w:r>
              <w:r w:rsidRPr="00002D6B">
                <w:rPr>
                  <w:rFonts w:ascii="Consolas" w:eastAsia="Consolas" w:hAnsi="Consolas" w:cs="Consolas"/>
                  <w:color w:val="50A14F"/>
                  <w:sz w:val="21"/>
                </w:rPr>
                <w:t>: %.2f s\n'</w:t>
              </w:r>
              <w:r w:rsidRPr="00002D6B">
                <w:rPr>
                  <w:rFonts w:ascii="Consolas" w:eastAsia="Consolas" w:hAnsi="Consolas" w:cs="Consolas"/>
                  <w:color w:val="5C5C5C"/>
                  <w:sz w:val="21"/>
                </w:rPr>
                <w:t>, g1.t_deploy);</w:t>
              </w:r>
            </w:ins>
          </w:p>
          <w:p w14:paraId="0B90F14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73" w:author="yukina minato" w:date="2025-09-07T17:10:00Z" w16du:dateUtc="2025-09-07T09:10:00Z"/>
                <w:rFonts w:eastAsia="宋体"/>
                <w:color w:val="5C5C5C"/>
                <w:szCs w:val="22"/>
              </w:rPr>
            </w:pPr>
            <w:proofErr w:type="spellStart"/>
            <w:ins w:id="5374" w:author="yukina minato" w:date="2025-09-07T17:10:00Z" w16du:dateUtc="2025-09-07T09:10: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投放后无人机速度</w:t>
              </w:r>
              <w:r w:rsidRPr="00002D6B">
                <w:rPr>
                  <w:rFonts w:ascii="Consolas" w:eastAsia="Consolas" w:hAnsi="Consolas" w:cs="Consolas"/>
                  <w:color w:val="50A14F"/>
                  <w:sz w:val="21"/>
                  <w:shd w:val="clear" w:color="auto" w:fill="F8F8F8"/>
                </w:rPr>
                <w:t>: %.2f m/s\n'</w:t>
              </w:r>
              <w:r w:rsidRPr="00002D6B">
                <w:rPr>
                  <w:rFonts w:ascii="Consolas" w:eastAsia="Consolas" w:hAnsi="Consolas" w:cs="Consolas"/>
                  <w:color w:val="5C5C5C"/>
                  <w:sz w:val="21"/>
                  <w:shd w:val="clear" w:color="auto" w:fill="F8F8F8"/>
                </w:rPr>
                <w:t>, g1.v_fy);</w:t>
              </w:r>
            </w:ins>
          </w:p>
          <w:p w14:paraId="5285AF6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75" w:author="yukina minato" w:date="2025-09-07T17:10:00Z" w16du:dateUtc="2025-09-07T09:10:00Z"/>
                <w:rFonts w:eastAsia="宋体"/>
                <w:color w:val="5C5C5C"/>
                <w:szCs w:val="22"/>
              </w:rPr>
            </w:pPr>
            <w:proofErr w:type="spellStart"/>
            <w:ins w:id="5376" w:author="yukina minato" w:date="2025-09-07T17:10:00Z" w16du:dateUtc="2025-09-07T09:10: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投放后无人机方向</w:t>
              </w:r>
              <w:r w:rsidRPr="00002D6B">
                <w:rPr>
                  <w:rFonts w:ascii="Consolas" w:eastAsia="Consolas" w:hAnsi="Consolas" w:cs="Consolas"/>
                  <w:color w:val="50A14F"/>
                  <w:sz w:val="21"/>
                </w:rPr>
                <w:t> (</w:t>
              </w:r>
              <w:r w:rsidRPr="00002D6B">
                <w:rPr>
                  <w:rFonts w:ascii="宋体" w:eastAsia="宋体" w:hAnsi="宋体" w:cs="宋体" w:hint="eastAsia"/>
                  <w:color w:val="50A14F"/>
                  <w:sz w:val="21"/>
                </w:rPr>
                <w:t>偏航角</w:t>
              </w:r>
              <w:r w:rsidRPr="00002D6B">
                <w:rPr>
                  <w:rFonts w:ascii="Consolas" w:eastAsia="Consolas" w:hAnsi="Consolas" w:cs="Consolas"/>
                  <w:color w:val="50A14F"/>
                  <w:sz w:val="21"/>
                </w:rPr>
                <w:t>): %.2f rad (%.2f </w:t>
              </w:r>
              <w:r w:rsidRPr="00002D6B">
                <w:rPr>
                  <w:rFonts w:ascii="宋体" w:eastAsia="宋体" w:hAnsi="宋体" w:cs="宋体" w:hint="eastAsia"/>
                  <w:color w:val="50A14F"/>
                  <w:sz w:val="21"/>
                </w:rPr>
                <w:t>度</w:t>
              </w:r>
              <w:r w:rsidRPr="00002D6B">
                <w:rPr>
                  <w:rFonts w:ascii="Consolas" w:eastAsia="Consolas" w:hAnsi="Consolas" w:cs="Consolas"/>
                  <w:color w:val="50A14F"/>
                  <w:sz w:val="21"/>
                </w:rPr>
                <w:t>)\n'</w:t>
              </w:r>
              <w:r w:rsidRPr="00002D6B">
                <w:rPr>
                  <w:rFonts w:ascii="Consolas" w:eastAsia="Consolas" w:hAnsi="Consolas" w:cs="Consolas"/>
                  <w:color w:val="5C5C5C"/>
                  <w:sz w:val="21"/>
                </w:rPr>
                <w:t>, g1.theta_yaw, rad2deg(g1.theta_yaw));</w:t>
              </w:r>
            </w:ins>
          </w:p>
          <w:p w14:paraId="6DA6BE2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77" w:author="yukina minato" w:date="2025-09-07T17:10:00Z" w16du:dateUtc="2025-09-07T09:10:00Z"/>
                <w:rFonts w:eastAsia="宋体"/>
                <w:color w:val="5C5C5C"/>
                <w:szCs w:val="22"/>
              </w:rPr>
            </w:pPr>
            <w:proofErr w:type="spellStart"/>
            <w:ins w:id="5378" w:author="yukina minato" w:date="2025-09-07T17:10:00Z" w16du:dateUtc="2025-09-07T09:10: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延迟起爆时间</w:t>
              </w:r>
              <w:r w:rsidRPr="00002D6B">
                <w:rPr>
                  <w:rFonts w:ascii="Consolas" w:eastAsia="Consolas" w:hAnsi="Consolas" w:cs="Consolas"/>
                  <w:color w:val="50A14F"/>
                  <w:sz w:val="21"/>
                  <w:shd w:val="clear" w:color="auto" w:fill="F8F8F8"/>
                </w:rPr>
                <w:t>: %.2f s\n'</w:t>
              </w:r>
              <w:r w:rsidRPr="00002D6B">
                <w:rPr>
                  <w:rFonts w:ascii="Consolas" w:eastAsia="Consolas" w:hAnsi="Consolas" w:cs="Consolas"/>
                  <w:color w:val="5C5C5C"/>
                  <w:sz w:val="21"/>
                  <w:shd w:val="clear" w:color="auto" w:fill="F8F8F8"/>
                </w:rPr>
                <w:t>, g1.t_delay);</w:t>
              </w:r>
            </w:ins>
          </w:p>
          <w:p w14:paraId="30D915A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79" w:author="yukina minato" w:date="2025-09-07T17:10:00Z" w16du:dateUtc="2025-09-07T09:10:00Z"/>
                <w:rFonts w:eastAsia="宋体"/>
                <w:color w:val="5C5C5C"/>
                <w:szCs w:val="22"/>
              </w:rPr>
            </w:pPr>
            <w:proofErr w:type="spellStart"/>
            <w:ins w:id="5380" w:author="yukina minato" w:date="2025-09-07T17:10:00Z" w16du:dateUtc="2025-09-07T09:10: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投放点</w:t>
              </w:r>
              <w:r w:rsidRPr="00002D6B">
                <w:rPr>
                  <w:rFonts w:ascii="Consolas" w:eastAsia="Consolas" w:hAnsi="Consolas" w:cs="Consolas"/>
                  <w:color w:val="50A14F"/>
                  <w:sz w:val="21"/>
                </w:rPr>
                <w:t>: (%.2f, %.2f, %.2f)\n'</w:t>
              </w:r>
              <w:r w:rsidRPr="00002D6B">
                <w:rPr>
                  <w:rFonts w:ascii="Consolas" w:eastAsia="Consolas" w:hAnsi="Consolas" w:cs="Consolas"/>
                  <w:color w:val="5C5C5C"/>
                  <w:sz w:val="21"/>
                </w:rPr>
                <w:t>, g1.deploy_pos);</w:t>
              </w:r>
            </w:ins>
          </w:p>
          <w:p w14:paraId="131FEEA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81" w:author="yukina minato" w:date="2025-09-07T17:10:00Z" w16du:dateUtc="2025-09-07T09:10:00Z"/>
                <w:rFonts w:eastAsia="宋体"/>
                <w:color w:val="5C5C5C"/>
                <w:szCs w:val="22"/>
              </w:rPr>
            </w:pPr>
            <w:proofErr w:type="spellStart"/>
            <w:ins w:id="5382" w:author="yukina minato" w:date="2025-09-07T17:10:00Z" w16du:dateUtc="2025-09-07T09:10: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起爆点</w:t>
              </w:r>
              <w:r w:rsidRPr="00002D6B">
                <w:rPr>
                  <w:rFonts w:ascii="Consolas" w:eastAsia="Consolas" w:hAnsi="Consolas" w:cs="Consolas"/>
                  <w:color w:val="50A14F"/>
                  <w:sz w:val="21"/>
                  <w:shd w:val="clear" w:color="auto" w:fill="F8F8F8"/>
                </w:rPr>
                <w:t>: (%.2f, %.2f, %.2f)\n'</w:t>
              </w:r>
              <w:r w:rsidRPr="00002D6B">
                <w:rPr>
                  <w:rFonts w:ascii="Consolas" w:eastAsia="Consolas" w:hAnsi="Consolas" w:cs="Consolas"/>
                  <w:color w:val="5C5C5C"/>
                  <w:sz w:val="21"/>
                  <w:shd w:val="clear" w:color="auto" w:fill="F8F8F8"/>
                </w:rPr>
                <w:t>, e_p1_ggg);</w:t>
              </w:r>
            </w:ins>
          </w:p>
          <w:p w14:paraId="4B13276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83" w:author="yukina minato" w:date="2025-09-07T17:10:00Z" w16du:dateUtc="2025-09-07T09:10:00Z"/>
                <w:rFonts w:eastAsia="宋体"/>
                <w:color w:val="5C5C5C"/>
                <w:szCs w:val="22"/>
              </w:rPr>
            </w:pPr>
            <w:proofErr w:type="spellStart"/>
            <w:ins w:id="5384" w:author="yukina minato" w:date="2025-09-07T17:10:00Z" w16du:dateUtc="2025-09-07T09:10: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 </w:t>
              </w:r>
              <w:r w:rsidRPr="00002D6B">
                <w:rPr>
                  <w:rFonts w:ascii="宋体" w:eastAsia="宋体" w:hAnsi="宋体" w:cs="宋体" w:hint="eastAsia"/>
                  <w:color w:val="50A14F"/>
                  <w:sz w:val="21"/>
                </w:rPr>
                <w:t>该弹单独有效遮蔽时长</w:t>
              </w:r>
              <w:r w:rsidRPr="00002D6B">
                <w:rPr>
                  <w:rFonts w:ascii="Consolas" w:eastAsia="Consolas" w:hAnsi="Consolas" w:cs="Consolas"/>
                  <w:color w:val="50A14F"/>
                  <w:sz w:val="21"/>
                </w:rPr>
                <w:t>: %.2f s **\n\n'</w:t>
              </w:r>
              <w:r w:rsidRPr="00002D6B">
                <w:rPr>
                  <w:rFonts w:ascii="Consolas" w:eastAsia="Consolas" w:hAnsi="Consolas" w:cs="Consolas"/>
                  <w:color w:val="5C5C5C"/>
                  <w:sz w:val="21"/>
                </w:rPr>
                <w:t>, o_t_1_ggg);</w:t>
              </w:r>
            </w:ins>
          </w:p>
          <w:p w14:paraId="38DA7C3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385" w:author="yukina minato" w:date="2025-09-07T17:10:00Z" w16du:dateUtc="2025-09-07T09:10:00Z"/>
                <w:rFonts w:eastAsia="宋体"/>
                <w:color w:val="5C5C5C"/>
                <w:szCs w:val="22"/>
              </w:rPr>
            </w:pPr>
          </w:p>
          <w:p w14:paraId="30DD45B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86" w:author="yukina minato" w:date="2025-09-07T17:10:00Z" w16du:dateUtc="2025-09-07T09:10:00Z"/>
                <w:rFonts w:eastAsia="宋体"/>
                <w:color w:val="5C5C5C"/>
                <w:szCs w:val="22"/>
              </w:rPr>
            </w:pPr>
            <w:proofErr w:type="spellStart"/>
            <w:ins w:id="5387" w:author="yukina minato" w:date="2025-09-07T17:10:00Z" w16du:dateUtc="2025-09-07T09:10: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 </w:t>
              </w:r>
              <w:r w:rsidRPr="00002D6B">
                <w:rPr>
                  <w:rFonts w:ascii="宋体" w:eastAsia="宋体" w:hAnsi="宋体" w:cs="宋体" w:hint="eastAsia"/>
                  <w:color w:val="50A14F"/>
                  <w:sz w:val="21"/>
                </w:rPr>
                <w:t>烟雾弹</w:t>
              </w:r>
              <w:r w:rsidRPr="00002D6B">
                <w:rPr>
                  <w:rFonts w:ascii="Consolas" w:eastAsia="Consolas" w:hAnsi="Consolas" w:cs="Consolas"/>
                  <w:color w:val="50A14F"/>
                  <w:sz w:val="21"/>
                </w:rPr>
                <w:t> 2 ---\n'</w:t>
              </w:r>
              <w:r w:rsidRPr="00002D6B">
                <w:rPr>
                  <w:rFonts w:ascii="Consolas" w:eastAsia="Consolas" w:hAnsi="Consolas" w:cs="Consolas"/>
                  <w:color w:val="5C5C5C"/>
                  <w:sz w:val="21"/>
                </w:rPr>
                <w:t>);</w:t>
              </w:r>
            </w:ins>
          </w:p>
          <w:p w14:paraId="33C86C9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88" w:author="yukina minato" w:date="2025-09-07T17:10:00Z" w16du:dateUtc="2025-09-07T09:10:00Z"/>
                <w:rFonts w:eastAsia="宋体"/>
                <w:color w:val="5C5C5C"/>
                <w:szCs w:val="22"/>
              </w:rPr>
            </w:pPr>
            <w:proofErr w:type="spellStart"/>
            <w:ins w:id="5389" w:author="yukina minato" w:date="2025-09-07T17:10:00Z" w16du:dateUtc="2025-09-07T09:10: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投放时间</w:t>
              </w:r>
              <w:r w:rsidRPr="00002D6B">
                <w:rPr>
                  <w:rFonts w:ascii="Consolas" w:eastAsia="Consolas" w:hAnsi="Consolas" w:cs="Consolas"/>
                  <w:color w:val="50A14F"/>
                  <w:sz w:val="21"/>
                  <w:shd w:val="clear" w:color="auto" w:fill="F8F8F8"/>
                </w:rPr>
                <w:t>: %.2f s\n'</w:t>
              </w:r>
              <w:r w:rsidRPr="00002D6B">
                <w:rPr>
                  <w:rFonts w:ascii="Consolas" w:eastAsia="Consolas" w:hAnsi="Consolas" w:cs="Consolas"/>
                  <w:color w:val="5C5C5C"/>
                  <w:sz w:val="21"/>
                  <w:shd w:val="clear" w:color="auto" w:fill="F8F8F8"/>
                </w:rPr>
                <w:t>, g2.t_deploy);</w:t>
              </w:r>
            </w:ins>
          </w:p>
          <w:p w14:paraId="2AFB11B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90" w:author="yukina minato" w:date="2025-09-07T17:10:00Z" w16du:dateUtc="2025-09-07T09:10:00Z"/>
                <w:rFonts w:eastAsia="宋体"/>
                <w:color w:val="5C5C5C"/>
                <w:szCs w:val="22"/>
              </w:rPr>
            </w:pPr>
            <w:proofErr w:type="spellStart"/>
            <w:ins w:id="5391" w:author="yukina minato" w:date="2025-09-07T17:10:00Z" w16du:dateUtc="2025-09-07T09:10: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投放后无人机速度</w:t>
              </w:r>
              <w:r w:rsidRPr="00002D6B">
                <w:rPr>
                  <w:rFonts w:ascii="Consolas" w:eastAsia="Consolas" w:hAnsi="Consolas" w:cs="Consolas"/>
                  <w:color w:val="50A14F"/>
                  <w:sz w:val="21"/>
                </w:rPr>
                <w:t>: %.2f m/s\n'</w:t>
              </w:r>
              <w:r w:rsidRPr="00002D6B">
                <w:rPr>
                  <w:rFonts w:ascii="Consolas" w:eastAsia="Consolas" w:hAnsi="Consolas" w:cs="Consolas"/>
                  <w:color w:val="5C5C5C"/>
                  <w:sz w:val="21"/>
                </w:rPr>
                <w:t>, g2.v_fy);</w:t>
              </w:r>
            </w:ins>
          </w:p>
          <w:p w14:paraId="7CE41F3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92" w:author="yukina minato" w:date="2025-09-07T17:10:00Z" w16du:dateUtc="2025-09-07T09:10:00Z"/>
                <w:rFonts w:eastAsia="宋体"/>
                <w:color w:val="5C5C5C"/>
                <w:szCs w:val="22"/>
              </w:rPr>
            </w:pPr>
            <w:proofErr w:type="spellStart"/>
            <w:ins w:id="5393" w:author="yukina minato" w:date="2025-09-07T17:10:00Z" w16du:dateUtc="2025-09-07T09:10: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投放后无人机方向</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偏航角</w:t>
              </w:r>
              <w:r w:rsidRPr="00002D6B">
                <w:rPr>
                  <w:rFonts w:ascii="Consolas" w:eastAsia="Consolas" w:hAnsi="Consolas" w:cs="Consolas"/>
                  <w:color w:val="50A14F"/>
                  <w:sz w:val="21"/>
                  <w:shd w:val="clear" w:color="auto" w:fill="F8F8F8"/>
                </w:rPr>
                <w:t>): %.2f rad (%.2f </w:t>
              </w:r>
              <w:r w:rsidRPr="00002D6B">
                <w:rPr>
                  <w:rFonts w:ascii="宋体" w:eastAsia="宋体" w:hAnsi="宋体" w:cs="宋体" w:hint="eastAsia"/>
                  <w:color w:val="50A14F"/>
                  <w:sz w:val="21"/>
                  <w:shd w:val="clear" w:color="auto" w:fill="F8F8F8"/>
                </w:rPr>
                <w:t>度</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 g2.theta_yaw, rad2deg(g2.theta_yaw));</w:t>
              </w:r>
            </w:ins>
          </w:p>
          <w:p w14:paraId="568DF9C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94" w:author="yukina minato" w:date="2025-09-07T17:10:00Z" w16du:dateUtc="2025-09-07T09:10:00Z"/>
                <w:rFonts w:eastAsia="宋体"/>
                <w:color w:val="5C5C5C"/>
                <w:szCs w:val="22"/>
              </w:rPr>
            </w:pPr>
            <w:proofErr w:type="spellStart"/>
            <w:ins w:id="5395" w:author="yukina minato" w:date="2025-09-07T17:10:00Z" w16du:dateUtc="2025-09-07T09:10: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延迟起爆时间</w:t>
              </w:r>
              <w:r w:rsidRPr="00002D6B">
                <w:rPr>
                  <w:rFonts w:ascii="Consolas" w:eastAsia="Consolas" w:hAnsi="Consolas" w:cs="Consolas"/>
                  <w:color w:val="50A14F"/>
                  <w:sz w:val="21"/>
                </w:rPr>
                <w:t>: %.2f s\n'</w:t>
              </w:r>
              <w:r w:rsidRPr="00002D6B">
                <w:rPr>
                  <w:rFonts w:ascii="Consolas" w:eastAsia="Consolas" w:hAnsi="Consolas" w:cs="Consolas"/>
                  <w:color w:val="5C5C5C"/>
                  <w:sz w:val="21"/>
                </w:rPr>
                <w:t>, g2.t_delay);</w:t>
              </w:r>
            </w:ins>
          </w:p>
          <w:p w14:paraId="1FB4837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396" w:author="yukina minato" w:date="2025-09-07T17:10:00Z" w16du:dateUtc="2025-09-07T09:10:00Z"/>
                <w:rFonts w:eastAsia="宋体"/>
                <w:color w:val="5C5C5C"/>
                <w:szCs w:val="22"/>
              </w:rPr>
            </w:pPr>
            <w:proofErr w:type="spellStart"/>
            <w:ins w:id="5397" w:author="yukina minato" w:date="2025-09-07T17:10:00Z" w16du:dateUtc="2025-09-07T09:10: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投放点</w:t>
              </w:r>
              <w:r w:rsidRPr="00002D6B">
                <w:rPr>
                  <w:rFonts w:ascii="Consolas" w:eastAsia="Consolas" w:hAnsi="Consolas" w:cs="Consolas"/>
                  <w:color w:val="50A14F"/>
                  <w:sz w:val="21"/>
                  <w:shd w:val="clear" w:color="auto" w:fill="F8F8F8"/>
                </w:rPr>
                <w:t>: (%.2f, %.2f, %.2f)\n'</w:t>
              </w:r>
              <w:r w:rsidRPr="00002D6B">
                <w:rPr>
                  <w:rFonts w:ascii="Consolas" w:eastAsia="Consolas" w:hAnsi="Consolas" w:cs="Consolas"/>
                  <w:color w:val="5C5C5C"/>
                  <w:sz w:val="21"/>
                  <w:shd w:val="clear" w:color="auto" w:fill="F8F8F8"/>
                </w:rPr>
                <w:t>, g2.deploy_pos);</w:t>
              </w:r>
            </w:ins>
          </w:p>
          <w:p w14:paraId="6B233D5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398" w:author="yukina minato" w:date="2025-09-07T17:10:00Z" w16du:dateUtc="2025-09-07T09:10:00Z"/>
                <w:rFonts w:eastAsia="宋体"/>
                <w:color w:val="5C5C5C"/>
                <w:szCs w:val="22"/>
              </w:rPr>
            </w:pPr>
            <w:proofErr w:type="spellStart"/>
            <w:ins w:id="5399" w:author="yukina minato" w:date="2025-09-07T17:10:00Z" w16du:dateUtc="2025-09-07T09:10: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起爆点</w:t>
              </w:r>
              <w:r w:rsidRPr="00002D6B">
                <w:rPr>
                  <w:rFonts w:ascii="Consolas" w:eastAsia="Consolas" w:hAnsi="Consolas" w:cs="Consolas"/>
                  <w:color w:val="50A14F"/>
                  <w:sz w:val="21"/>
                </w:rPr>
                <w:t>: (%.2f, %.2f, %.2f)\n'</w:t>
              </w:r>
              <w:r w:rsidRPr="00002D6B">
                <w:rPr>
                  <w:rFonts w:ascii="Consolas" w:eastAsia="Consolas" w:hAnsi="Consolas" w:cs="Consolas"/>
                  <w:color w:val="5C5C5C"/>
                  <w:sz w:val="21"/>
                </w:rPr>
                <w:t>, e_p2_ggg);</w:t>
              </w:r>
            </w:ins>
          </w:p>
          <w:p w14:paraId="41F55B1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00" w:author="yukina minato" w:date="2025-09-07T17:10:00Z" w16du:dateUtc="2025-09-07T09:10:00Z"/>
                <w:rFonts w:eastAsia="宋体"/>
                <w:color w:val="5C5C5C"/>
                <w:szCs w:val="22"/>
              </w:rPr>
            </w:pPr>
            <w:proofErr w:type="spellStart"/>
            <w:ins w:id="5401" w:author="yukina minato" w:date="2025-09-07T17:10:00Z" w16du:dateUtc="2025-09-07T09:10: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该弹单独有效遮蔽时长</w:t>
              </w:r>
              <w:r w:rsidRPr="00002D6B">
                <w:rPr>
                  <w:rFonts w:ascii="Consolas" w:eastAsia="Consolas" w:hAnsi="Consolas" w:cs="Consolas"/>
                  <w:color w:val="50A14F"/>
                  <w:sz w:val="21"/>
                  <w:shd w:val="clear" w:color="auto" w:fill="F8F8F8"/>
                </w:rPr>
                <w:t>: %.2f s **\n\n'</w:t>
              </w:r>
              <w:r w:rsidRPr="00002D6B">
                <w:rPr>
                  <w:rFonts w:ascii="Consolas" w:eastAsia="Consolas" w:hAnsi="Consolas" w:cs="Consolas"/>
                  <w:color w:val="5C5C5C"/>
                  <w:sz w:val="21"/>
                  <w:shd w:val="clear" w:color="auto" w:fill="F8F8F8"/>
                </w:rPr>
                <w:t>, o_t_2_ggg);</w:t>
              </w:r>
            </w:ins>
          </w:p>
          <w:p w14:paraId="7CB57B5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5402" w:author="yukina minato" w:date="2025-09-07T17:10:00Z" w16du:dateUtc="2025-09-07T09:10:00Z"/>
                <w:rFonts w:eastAsia="宋体"/>
                <w:color w:val="5C5C5C"/>
                <w:szCs w:val="22"/>
              </w:rPr>
            </w:pPr>
          </w:p>
          <w:p w14:paraId="594AAD7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03" w:author="yukina minato" w:date="2025-09-07T17:10:00Z" w16du:dateUtc="2025-09-07T09:10:00Z"/>
                <w:rFonts w:eastAsia="宋体"/>
                <w:color w:val="5C5C5C"/>
                <w:szCs w:val="22"/>
              </w:rPr>
            </w:pPr>
            <w:proofErr w:type="spellStart"/>
            <w:ins w:id="5404" w:author="yukina minato" w:date="2025-09-07T17:10:00Z" w16du:dateUtc="2025-09-07T09:10: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烟雾弹</w:t>
              </w:r>
              <w:r w:rsidRPr="00002D6B">
                <w:rPr>
                  <w:rFonts w:ascii="Consolas" w:eastAsia="Consolas" w:hAnsi="Consolas" w:cs="Consolas"/>
                  <w:color w:val="50A14F"/>
                  <w:sz w:val="21"/>
                  <w:shd w:val="clear" w:color="auto" w:fill="F8F8F8"/>
                </w:rPr>
                <w:t> 3 ---\n'</w:t>
              </w:r>
              <w:r w:rsidRPr="00002D6B">
                <w:rPr>
                  <w:rFonts w:ascii="Consolas" w:eastAsia="Consolas" w:hAnsi="Consolas" w:cs="Consolas"/>
                  <w:color w:val="5C5C5C"/>
                  <w:sz w:val="21"/>
                  <w:shd w:val="clear" w:color="auto" w:fill="F8F8F8"/>
                </w:rPr>
                <w:t>);</w:t>
              </w:r>
            </w:ins>
          </w:p>
          <w:p w14:paraId="20ECE8A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05" w:author="yukina minato" w:date="2025-09-07T17:10:00Z" w16du:dateUtc="2025-09-07T09:10:00Z"/>
                <w:rFonts w:eastAsia="宋体"/>
                <w:color w:val="5C5C5C"/>
                <w:szCs w:val="22"/>
              </w:rPr>
            </w:pPr>
            <w:proofErr w:type="spellStart"/>
            <w:ins w:id="5406" w:author="yukina minato" w:date="2025-09-07T17:10:00Z" w16du:dateUtc="2025-09-07T09:10: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投放时间</w:t>
              </w:r>
              <w:r w:rsidRPr="00002D6B">
                <w:rPr>
                  <w:rFonts w:ascii="Consolas" w:eastAsia="Consolas" w:hAnsi="Consolas" w:cs="Consolas"/>
                  <w:color w:val="50A14F"/>
                  <w:sz w:val="21"/>
                </w:rPr>
                <w:t>: %.2f s\n'</w:t>
              </w:r>
              <w:r w:rsidRPr="00002D6B">
                <w:rPr>
                  <w:rFonts w:ascii="Consolas" w:eastAsia="Consolas" w:hAnsi="Consolas" w:cs="Consolas"/>
                  <w:color w:val="5C5C5C"/>
                  <w:sz w:val="21"/>
                </w:rPr>
                <w:t>, g3.t_deploy);</w:t>
              </w:r>
            </w:ins>
          </w:p>
          <w:p w14:paraId="3BA4FF6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07" w:author="yukina minato" w:date="2025-09-07T17:10:00Z" w16du:dateUtc="2025-09-07T09:10:00Z"/>
                <w:rFonts w:eastAsia="宋体"/>
                <w:color w:val="5C5C5C"/>
                <w:szCs w:val="22"/>
              </w:rPr>
            </w:pPr>
            <w:proofErr w:type="spellStart"/>
            <w:ins w:id="5408" w:author="yukina minato" w:date="2025-09-07T17:10:00Z" w16du:dateUtc="2025-09-07T09:10: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投放后无人机速度</w:t>
              </w:r>
              <w:r w:rsidRPr="00002D6B">
                <w:rPr>
                  <w:rFonts w:ascii="Consolas" w:eastAsia="Consolas" w:hAnsi="Consolas" w:cs="Consolas"/>
                  <w:color w:val="50A14F"/>
                  <w:sz w:val="21"/>
                  <w:shd w:val="clear" w:color="auto" w:fill="F8F8F8"/>
                </w:rPr>
                <w:t>: %.2f m/s\n'</w:t>
              </w:r>
              <w:r w:rsidRPr="00002D6B">
                <w:rPr>
                  <w:rFonts w:ascii="Consolas" w:eastAsia="Consolas" w:hAnsi="Consolas" w:cs="Consolas"/>
                  <w:color w:val="5C5C5C"/>
                  <w:sz w:val="21"/>
                  <w:shd w:val="clear" w:color="auto" w:fill="F8F8F8"/>
                </w:rPr>
                <w:t>, g3.v_fy);</w:t>
              </w:r>
            </w:ins>
          </w:p>
          <w:p w14:paraId="43E775A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09" w:author="yukina minato" w:date="2025-09-07T17:10:00Z" w16du:dateUtc="2025-09-07T09:10:00Z"/>
                <w:rFonts w:eastAsia="宋体"/>
                <w:color w:val="5C5C5C"/>
                <w:szCs w:val="22"/>
              </w:rPr>
            </w:pPr>
            <w:proofErr w:type="spellStart"/>
            <w:ins w:id="5410" w:author="yukina minato" w:date="2025-09-07T17:10:00Z" w16du:dateUtc="2025-09-07T09:10: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投放后无人机方向</w:t>
              </w:r>
              <w:r w:rsidRPr="00002D6B">
                <w:rPr>
                  <w:rFonts w:ascii="Consolas" w:eastAsia="Consolas" w:hAnsi="Consolas" w:cs="Consolas"/>
                  <w:color w:val="50A14F"/>
                  <w:sz w:val="21"/>
                </w:rPr>
                <w:t> (</w:t>
              </w:r>
              <w:r w:rsidRPr="00002D6B">
                <w:rPr>
                  <w:rFonts w:ascii="宋体" w:eastAsia="宋体" w:hAnsi="宋体" w:cs="宋体" w:hint="eastAsia"/>
                  <w:color w:val="50A14F"/>
                  <w:sz w:val="21"/>
                </w:rPr>
                <w:t>偏航角</w:t>
              </w:r>
              <w:r w:rsidRPr="00002D6B">
                <w:rPr>
                  <w:rFonts w:ascii="Consolas" w:eastAsia="Consolas" w:hAnsi="Consolas" w:cs="Consolas"/>
                  <w:color w:val="50A14F"/>
                  <w:sz w:val="21"/>
                </w:rPr>
                <w:t>): %.2f rad (%.2f </w:t>
              </w:r>
              <w:r w:rsidRPr="00002D6B">
                <w:rPr>
                  <w:rFonts w:ascii="宋体" w:eastAsia="宋体" w:hAnsi="宋体" w:cs="宋体" w:hint="eastAsia"/>
                  <w:color w:val="50A14F"/>
                  <w:sz w:val="21"/>
                </w:rPr>
                <w:t>度</w:t>
              </w:r>
              <w:r w:rsidRPr="00002D6B">
                <w:rPr>
                  <w:rFonts w:ascii="Consolas" w:eastAsia="Consolas" w:hAnsi="Consolas" w:cs="Consolas"/>
                  <w:color w:val="50A14F"/>
                  <w:sz w:val="21"/>
                </w:rPr>
                <w:t>)\n'</w:t>
              </w:r>
              <w:r w:rsidRPr="00002D6B">
                <w:rPr>
                  <w:rFonts w:ascii="Consolas" w:eastAsia="Consolas" w:hAnsi="Consolas" w:cs="Consolas"/>
                  <w:color w:val="5C5C5C"/>
                  <w:sz w:val="21"/>
                </w:rPr>
                <w:t>, g3.theta_yaw, rad2deg(g3.theta_yaw));</w:t>
              </w:r>
            </w:ins>
          </w:p>
          <w:p w14:paraId="219A4478"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11" w:author="yukina minato" w:date="2025-09-07T17:10:00Z" w16du:dateUtc="2025-09-07T09:10:00Z"/>
                <w:rFonts w:eastAsia="宋体"/>
                <w:color w:val="5C5C5C"/>
                <w:szCs w:val="22"/>
              </w:rPr>
            </w:pPr>
            <w:proofErr w:type="spellStart"/>
            <w:ins w:id="5412" w:author="yukina minato" w:date="2025-09-07T17:10:00Z" w16du:dateUtc="2025-09-07T09:10: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延迟起爆时间</w:t>
              </w:r>
              <w:r w:rsidRPr="00002D6B">
                <w:rPr>
                  <w:rFonts w:ascii="Consolas" w:eastAsia="Consolas" w:hAnsi="Consolas" w:cs="Consolas"/>
                  <w:color w:val="50A14F"/>
                  <w:sz w:val="21"/>
                  <w:shd w:val="clear" w:color="auto" w:fill="F8F8F8"/>
                </w:rPr>
                <w:t>: %.2f s\n'</w:t>
              </w:r>
              <w:r w:rsidRPr="00002D6B">
                <w:rPr>
                  <w:rFonts w:ascii="Consolas" w:eastAsia="Consolas" w:hAnsi="Consolas" w:cs="Consolas"/>
                  <w:color w:val="5C5C5C"/>
                  <w:sz w:val="21"/>
                  <w:shd w:val="clear" w:color="auto" w:fill="F8F8F8"/>
                </w:rPr>
                <w:t>, g3.t_delay);</w:t>
              </w:r>
            </w:ins>
          </w:p>
          <w:p w14:paraId="3641622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13" w:author="yukina minato" w:date="2025-09-07T17:10:00Z" w16du:dateUtc="2025-09-07T09:10:00Z"/>
                <w:rFonts w:eastAsia="宋体"/>
                <w:color w:val="5C5C5C"/>
                <w:szCs w:val="22"/>
              </w:rPr>
            </w:pPr>
            <w:proofErr w:type="spellStart"/>
            <w:ins w:id="5414" w:author="yukina minato" w:date="2025-09-07T17:10:00Z" w16du:dateUtc="2025-09-07T09:10: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投放点</w:t>
              </w:r>
              <w:r w:rsidRPr="00002D6B">
                <w:rPr>
                  <w:rFonts w:ascii="Consolas" w:eastAsia="Consolas" w:hAnsi="Consolas" w:cs="Consolas"/>
                  <w:color w:val="50A14F"/>
                  <w:sz w:val="21"/>
                </w:rPr>
                <w:t>: (%.2f, %.2f, %.2f)\n'</w:t>
              </w:r>
              <w:r w:rsidRPr="00002D6B">
                <w:rPr>
                  <w:rFonts w:ascii="Consolas" w:eastAsia="Consolas" w:hAnsi="Consolas" w:cs="Consolas"/>
                  <w:color w:val="5C5C5C"/>
                  <w:sz w:val="21"/>
                </w:rPr>
                <w:t>, g3.deploy_pos);</w:t>
              </w:r>
            </w:ins>
          </w:p>
          <w:p w14:paraId="055FFCC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15" w:author="yukina minato" w:date="2025-09-07T17:10:00Z" w16du:dateUtc="2025-09-07T09:10:00Z"/>
                <w:rFonts w:eastAsia="宋体"/>
                <w:color w:val="5C5C5C"/>
                <w:szCs w:val="22"/>
              </w:rPr>
            </w:pPr>
            <w:proofErr w:type="spellStart"/>
            <w:ins w:id="5416" w:author="yukina minato" w:date="2025-09-07T17:10:00Z" w16du:dateUtc="2025-09-07T09:10: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起爆点</w:t>
              </w:r>
              <w:r w:rsidRPr="00002D6B">
                <w:rPr>
                  <w:rFonts w:ascii="Consolas" w:eastAsia="Consolas" w:hAnsi="Consolas" w:cs="Consolas"/>
                  <w:color w:val="50A14F"/>
                  <w:sz w:val="21"/>
                  <w:shd w:val="clear" w:color="auto" w:fill="F8F8F8"/>
                </w:rPr>
                <w:t>: (%.2f, %.2f, %.2f)\n'</w:t>
              </w:r>
              <w:r w:rsidRPr="00002D6B">
                <w:rPr>
                  <w:rFonts w:ascii="Consolas" w:eastAsia="Consolas" w:hAnsi="Consolas" w:cs="Consolas"/>
                  <w:color w:val="5C5C5C"/>
                  <w:sz w:val="21"/>
                  <w:shd w:val="clear" w:color="auto" w:fill="F8F8F8"/>
                </w:rPr>
                <w:t>, e_p3_ggg);</w:t>
              </w:r>
            </w:ins>
          </w:p>
          <w:p w14:paraId="4E70A95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17" w:author="yukina minato" w:date="2025-09-07T17:10:00Z" w16du:dateUtc="2025-09-07T09:10:00Z"/>
                <w:rFonts w:eastAsia="宋体"/>
                <w:color w:val="5C5C5C"/>
                <w:szCs w:val="22"/>
              </w:rPr>
            </w:pPr>
            <w:proofErr w:type="spellStart"/>
            <w:ins w:id="5418" w:author="yukina minato" w:date="2025-09-07T17:10:00Z" w16du:dateUtc="2025-09-07T09:10: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 </w:t>
              </w:r>
              <w:r w:rsidRPr="00002D6B">
                <w:rPr>
                  <w:rFonts w:ascii="宋体" w:eastAsia="宋体" w:hAnsi="宋体" w:cs="宋体" w:hint="eastAsia"/>
                  <w:color w:val="50A14F"/>
                  <w:sz w:val="21"/>
                </w:rPr>
                <w:t>该弹单独有效遮蔽时长</w:t>
              </w:r>
              <w:r w:rsidRPr="00002D6B">
                <w:rPr>
                  <w:rFonts w:ascii="Consolas" w:eastAsia="Consolas" w:hAnsi="Consolas" w:cs="Consolas"/>
                  <w:color w:val="50A14F"/>
                  <w:sz w:val="21"/>
                </w:rPr>
                <w:t>: %.2f s **\n\n'</w:t>
              </w:r>
              <w:r w:rsidRPr="00002D6B">
                <w:rPr>
                  <w:rFonts w:ascii="Consolas" w:eastAsia="Consolas" w:hAnsi="Consolas" w:cs="Consolas"/>
                  <w:color w:val="5C5C5C"/>
                  <w:sz w:val="21"/>
                </w:rPr>
                <w:t>, o_t_3_ggg);</w:t>
              </w:r>
            </w:ins>
          </w:p>
          <w:p w14:paraId="531C788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419" w:author="yukina minato" w:date="2025-09-07T17:10:00Z" w16du:dateUtc="2025-09-07T09:10:00Z"/>
                <w:rFonts w:eastAsia="宋体"/>
                <w:color w:val="5C5C5C"/>
                <w:szCs w:val="22"/>
              </w:rPr>
            </w:pPr>
          </w:p>
          <w:p w14:paraId="064855F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20" w:author="yukina minato" w:date="2025-09-07T17:10:00Z" w16du:dateUtc="2025-09-07T09:10:00Z"/>
                <w:rFonts w:eastAsia="宋体"/>
                <w:color w:val="5C5C5C"/>
                <w:szCs w:val="22"/>
              </w:rPr>
            </w:pPr>
            <w:ins w:id="5421" w:author="yukina minato" w:date="2025-09-07T17:10:00Z" w16du:dateUtc="2025-09-07T09:10:00Z">
              <w:r w:rsidRPr="00002D6B">
                <w:rPr>
                  <w:rFonts w:ascii="Consolas" w:eastAsia="Consolas" w:hAnsi="Consolas" w:cs="Consolas"/>
                  <w:color w:val="5C5C5C"/>
                  <w:sz w:val="21"/>
                </w:rPr>
                <w:t>toc;</w:t>
              </w:r>
            </w:ins>
          </w:p>
          <w:p w14:paraId="2016C1C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422" w:author="yukina minato" w:date="2025-09-07T17:10:00Z" w16du:dateUtc="2025-09-07T09:10:00Z"/>
                <w:rFonts w:eastAsia="宋体"/>
                <w:color w:val="5C5C5C"/>
                <w:szCs w:val="22"/>
              </w:rPr>
            </w:pPr>
          </w:p>
          <w:p w14:paraId="2415532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23" w:author="yukina minato" w:date="2025-09-07T17:10:00Z" w16du:dateUtc="2025-09-07T09:10:00Z"/>
                <w:rFonts w:eastAsia="宋体"/>
                <w:color w:val="5C5C5C"/>
                <w:szCs w:val="22"/>
              </w:rPr>
            </w:pPr>
            <w:ins w:id="5424" w:author="yukina minato" w:date="2025-09-07T17:10:00Z" w16du:dateUtc="2025-09-07T09:10:00Z">
              <w:r w:rsidRPr="00002D6B">
                <w:rPr>
                  <w:rFonts w:ascii="Consolas" w:eastAsia="Consolas" w:hAnsi="Consolas" w:cs="Consolas"/>
                  <w:color w:val="5C5C5C"/>
                  <w:sz w:val="21"/>
                </w:rPr>
                <w:t>figure;</w:t>
              </w:r>
            </w:ins>
          </w:p>
          <w:p w14:paraId="6123C0C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25" w:author="yukina minato" w:date="2025-09-07T17:10:00Z" w16du:dateUtc="2025-09-07T09:10:00Z"/>
                <w:rFonts w:eastAsia="宋体"/>
                <w:color w:val="5C5C5C"/>
                <w:szCs w:val="22"/>
              </w:rPr>
            </w:pPr>
            <w:proofErr w:type="gramStart"/>
            <w:ins w:id="5426" w:author="yukina minato" w:date="2025-09-07T17:10:00Z" w16du:dateUtc="2025-09-07T09:10:00Z">
              <w:r w:rsidRPr="00002D6B">
                <w:rPr>
                  <w:rFonts w:ascii="Consolas" w:eastAsia="Consolas" w:hAnsi="Consolas" w:cs="Consolas"/>
                  <w:color w:val="5C5C5C"/>
                  <w:sz w:val="21"/>
                  <w:shd w:val="clear" w:color="auto" w:fill="F8F8F8"/>
                </w:rPr>
                <w:t>plot(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:n</w:t>
              </w:r>
              <w:proofErr w:type="gramEnd"/>
              <w:r w:rsidRPr="00002D6B">
                <w:rPr>
                  <w:rFonts w:ascii="Consolas" w:eastAsia="Consolas" w:hAnsi="Consolas" w:cs="Consolas"/>
                  <w:color w:val="5C5C5C"/>
                  <w:sz w:val="21"/>
                  <w:shd w:val="clear" w:color="auto" w:fill="F8F8F8"/>
                </w:rPr>
                <w:t>_g_ggg, </w:t>
              </w:r>
              <w:proofErr w:type="spellStart"/>
              <w:r w:rsidRPr="00002D6B">
                <w:rPr>
                  <w:rFonts w:ascii="Consolas" w:eastAsia="Consolas" w:hAnsi="Consolas" w:cs="Consolas"/>
                  <w:color w:val="5C5C5C"/>
                  <w:sz w:val="21"/>
                  <w:shd w:val="clear" w:color="auto" w:fill="F8F8F8"/>
                </w:rPr>
                <w:t>b_h_ggg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'b-'</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w:t>
              </w:r>
              <w:proofErr w:type="spellStart"/>
              <w:r w:rsidRPr="00002D6B">
                <w:rPr>
                  <w:rFonts w:ascii="Consolas" w:eastAsia="Consolas" w:hAnsi="Consolas" w:cs="Consolas"/>
                  <w:color w:val="50A14F"/>
                  <w:sz w:val="21"/>
                  <w:shd w:val="clear" w:color="auto" w:fill="F8F8F8"/>
                </w:rPr>
                <w:t>LineWidth</w:t>
              </w:r>
              <w:proofErr w:type="spellEnd"/>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33A87D2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27" w:author="yukina minato" w:date="2025-09-07T17:10:00Z" w16du:dateUtc="2025-09-07T09:10:00Z"/>
                <w:rFonts w:eastAsia="宋体"/>
                <w:color w:val="5C5C5C"/>
                <w:szCs w:val="22"/>
              </w:rPr>
            </w:pPr>
            <w:ins w:id="5428" w:author="yukina minato" w:date="2025-09-07T17:10:00Z" w16du:dateUtc="2025-09-07T09:10:00Z">
              <w:r w:rsidRPr="00002D6B">
                <w:rPr>
                  <w:rFonts w:ascii="Consolas" w:eastAsia="Consolas" w:hAnsi="Consolas" w:cs="Consolas"/>
                  <w:color w:val="5C5C5C"/>
                  <w:sz w:val="21"/>
                </w:rPr>
                <w:t>title(</w:t>
              </w:r>
              <w:r w:rsidRPr="00002D6B">
                <w:rPr>
                  <w:rFonts w:ascii="Consolas" w:eastAsia="Consolas" w:hAnsi="Consolas" w:cs="Consolas"/>
                  <w:color w:val="50A14F"/>
                  <w:sz w:val="21"/>
                </w:rPr>
                <w:t>'</w:t>
              </w:r>
              <w:r w:rsidRPr="00002D6B">
                <w:rPr>
                  <w:rFonts w:ascii="宋体" w:eastAsia="宋体" w:hAnsi="宋体" w:cs="宋体" w:hint="eastAsia"/>
                  <w:color w:val="50A14F"/>
                  <w:sz w:val="21"/>
                </w:rPr>
                <w:t>遗传算法进化过程</w:t>
              </w:r>
              <w:r w:rsidRPr="00002D6B">
                <w:rPr>
                  <w:rFonts w:ascii="Consolas" w:eastAsia="Consolas" w:hAnsi="Consolas" w:cs="Consolas"/>
                  <w:color w:val="50A14F"/>
                  <w:sz w:val="21"/>
                </w:rPr>
                <w:t> (</w:t>
              </w:r>
              <w:r w:rsidRPr="00002D6B">
                <w:rPr>
                  <w:rFonts w:ascii="宋体" w:eastAsia="宋体" w:hAnsi="宋体" w:cs="宋体" w:hint="eastAsia"/>
                  <w:color w:val="50A14F"/>
                  <w:sz w:val="21"/>
                </w:rPr>
                <w:t>三枚烟幕弹</w:t>
              </w:r>
              <w:r w:rsidRPr="00002D6B">
                <w:rPr>
                  <w:rFonts w:ascii="Consolas" w:eastAsia="Consolas" w:hAnsi="Consolas" w:cs="Consolas"/>
                  <w:color w:val="50A14F"/>
                  <w:sz w:val="21"/>
                </w:rPr>
                <w:t>)'</w:t>
              </w:r>
              <w:r w:rsidRPr="00002D6B">
                <w:rPr>
                  <w:rFonts w:ascii="Consolas" w:eastAsia="Consolas" w:hAnsi="Consolas" w:cs="Consolas"/>
                  <w:color w:val="5C5C5C"/>
                  <w:sz w:val="21"/>
                </w:rPr>
                <w:t>);</w:t>
              </w:r>
            </w:ins>
          </w:p>
          <w:p w14:paraId="61D6CEC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29" w:author="yukina minato" w:date="2025-09-07T17:10:00Z" w16du:dateUtc="2025-09-07T09:10:00Z"/>
                <w:rFonts w:eastAsia="宋体"/>
                <w:color w:val="5C5C5C"/>
                <w:szCs w:val="22"/>
              </w:rPr>
            </w:pPr>
            <w:proofErr w:type="spellStart"/>
            <w:ins w:id="5430" w:author="yukina minato" w:date="2025-09-07T17:10:00Z" w16du:dateUtc="2025-09-07T09:10:00Z">
              <w:r w:rsidRPr="00002D6B">
                <w:rPr>
                  <w:rFonts w:ascii="Consolas" w:eastAsia="Consolas" w:hAnsi="Consolas" w:cs="Consolas"/>
                  <w:color w:val="5C5C5C"/>
                  <w:sz w:val="21"/>
                  <w:shd w:val="clear" w:color="auto" w:fill="F8F8F8"/>
                </w:rPr>
                <w:t>xlabel</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代数</w:t>
              </w:r>
              <w:r w:rsidRPr="00002D6B">
                <w:rPr>
                  <w:rFonts w:ascii="Consolas" w:eastAsia="Consolas" w:hAnsi="Consolas" w:cs="Consolas"/>
                  <w:color w:val="50A14F"/>
                  <w:sz w:val="21"/>
                  <w:shd w:val="clear" w:color="auto" w:fill="F8F8F8"/>
                </w:rPr>
                <w:t> (Generation)'</w:t>
              </w:r>
              <w:r w:rsidRPr="00002D6B">
                <w:rPr>
                  <w:rFonts w:ascii="Consolas" w:eastAsia="Consolas" w:hAnsi="Consolas" w:cs="Consolas"/>
                  <w:color w:val="5C5C5C"/>
                  <w:sz w:val="21"/>
                  <w:shd w:val="clear" w:color="auto" w:fill="F8F8F8"/>
                </w:rPr>
                <w:t>);</w:t>
              </w:r>
            </w:ins>
          </w:p>
          <w:p w14:paraId="08C6D72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31" w:author="yukina minato" w:date="2025-09-07T17:10:00Z" w16du:dateUtc="2025-09-07T09:10:00Z"/>
                <w:rFonts w:eastAsia="宋体"/>
                <w:color w:val="5C5C5C"/>
                <w:szCs w:val="22"/>
              </w:rPr>
            </w:pPr>
            <w:proofErr w:type="spellStart"/>
            <w:ins w:id="5432" w:author="yukina minato" w:date="2025-09-07T17:10:00Z" w16du:dateUtc="2025-09-07T09:10:00Z">
              <w:r w:rsidRPr="00002D6B">
                <w:rPr>
                  <w:rFonts w:ascii="Consolas" w:eastAsia="Consolas" w:hAnsi="Consolas" w:cs="Consolas"/>
                  <w:color w:val="5C5C5C"/>
                  <w:sz w:val="21"/>
                </w:rPr>
                <w:t>ylabel</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最优适应度</w:t>
              </w:r>
              <w:r w:rsidRPr="00002D6B">
                <w:rPr>
                  <w:rFonts w:ascii="Consolas" w:eastAsia="Consolas" w:hAnsi="Consolas" w:cs="Consolas"/>
                  <w:color w:val="50A14F"/>
                  <w:sz w:val="21"/>
                </w:rPr>
                <w:t> (</w:t>
              </w:r>
              <w:r w:rsidRPr="00002D6B">
                <w:rPr>
                  <w:rFonts w:ascii="宋体" w:eastAsia="宋体" w:hAnsi="宋体" w:cs="宋体" w:hint="eastAsia"/>
                  <w:color w:val="50A14F"/>
                  <w:sz w:val="21"/>
                </w:rPr>
                <w:t>最大遮蔽时长</w:t>
              </w:r>
              <w:r w:rsidRPr="00002D6B">
                <w:rPr>
                  <w:rFonts w:ascii="Consolas" w:eastAsia="Consolas" w:hAnsi="Consolas" w:cs="Consolas"/>
                  <w:color w:val="50A14F"/>
                  <w:sz w:val="21"/>
                </w:rPr>
                <w:t> s)'</w:t>
              </w:r>
              <w:r w:rsidRPr="00002D6B">
                <w:rPr>
                  <w:rFonts w:ascii="Consolas" w:eastAsia="Consolas" w:hAnsi="Consolas" w:cs="Consolas"/>
                  <w:color w:val="5C5C5C"/>
                  <w:sz w:val="21"/>
                </w:rPr>
                <w:t>);</w:t>
              </w:r>
            </w:ins>
          </w:p>
          <w:p w14:paraId="4F388B2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33" w:author="yukina minato" w:date="2025-09-07T17:10:00Z" w16du:dateUtc="2025-09-07T09:10:00Z"/>
                <w:rFonts w:eastAsia="宋体"/>
                <w:color w:val="5C5C5C"/>
                <w:szCs w:val="22"/>
              </w:rPr>
            </w:pPr>
            <w:ins w:id="5434" w:author="yukina minato" w:date="2025-09-07T17:10:00Z" w16du:dateUtc="2025-09-07T09:10:00Z">
              <w:r w:rsidRPr="00002D6B">
                <w:rPr>
                  <w:rFonts w:ascii="Consolas" w:eastAsia="Consolas" w:hAnsi="Consolas" w:cs="Consolas"/>
                  <w:color w:val="5C5C5C"/>
                  <w:sz w:val="21"/>
                  <w:shd w:val="clear" w:color="auto" w:fill="F8F8F8"/>
                </w:rPr>
                <w:t>grid </w:t>
              </w:r>
              <w:r w:rsidRPr="00002D6B">
                <w:rPr>
                  <w:rFonts w:ascii="Consolas" w:eastAsia="Consolas" w:hAnsi="Consolas" w:cs="Consolas"/>
                  <w:color w:val="A626A4"/>
                  <w:sz w:val="21"/>
                  <w:shd w:val="clear" w:color="auto" w:fill="F8F8F8"/>
                </w:rPr>
                <w:t>on</w:t>
              </w:r>
              <w:r w:rsidRPr="00002D6B">
                <w:rPr>
                  <w:rFonts w:ascii="Consolas" w:eastAsia="Consolas" w:hAnsi="Consolas" w:cs="Consolas"/>
                  <w:color w:val="5C5C5C"/>
                  <w:sz w:val="21"/>
                  <w:shd w:val="clear" w:color="auto" w:fill="F8F8F8"/>
                </w:rPr>
                <w:t>;</w:t>
              </w:r>
            </w:ins>
          </w:p>
          <w:p w14:paraId="473EE91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5435" w:author="yukina minato" w:date="2025-09-07T17:10:00Z" w16du:dateUtc="2025-09-07T09:10:00Z"/>
                <w:rFonts w:eastAsia="宋体"/>
                <w:color w:val="5C5C5C"/>
                <w:szCs w:val="22"/>
              </w:rPr>
            </w:pPr>
          </w:p>
          <w:p w14:paraId="5380678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36" w:author="yukina minato" w:date="2025-09-07T17:10:00Z" w16du:dateUtc="2025-09-07T09:10:00Z"/>
                <w:rFonts w:eastAsia="宋体"/>
                <w:color w:val="5C5C5C"/>
                <w:szCs w:val="22"/>
              </w:rPr>
            </w:pPr>
            <w:ins w:id="5437" w:author="yukina minato" w:date="2025-09-07T17:10:00Z" w16du:dateUtc="2025-09-07T09:10:00Z">
              <w:r w:rsidRPr="00002D6B">
                <w:rPr>
                  <w:rFonts w:ascii="Consolas" w:eastAsia="Consolas" w:hAnsi="Consolas" w:cs="Consolas"/>
                  <w:color w:val="5C5C5C"/>
                  <w:sz w:val="21"/>
                  <w:shd w:val="clear" w:color="auto" w:fill="F8F8F8"/>
                </w:rPr>
                <w:t>filename = </w:t>
              </w:r>
              <w:r w:rsidRPr="00002D6B">
                <w:rPr>
                  <w:rFonts w:ascii="Consolas" w:eastAsia="Consolas" w:hAnsi="Consolas" w:cs="Consolas"/>
                  <w:color w:val="50A14F"/>
                  <w:sz w:val="21"/>
                  <w:shd w:val="clear" w:color="auto" w:fill="F8F8F8"/>
                </w:rPr>
                <w:t>'a3.png'</w:t>
              </w:r>
              <w:r w:rsidRPr="00002D6B">
                <w:rPr>
                  <w:rFonts w:ascii="Consolas" w:eastAsia="Consolas" w:hAnsi="Consolas" w:cs="Consolas"/>
                  <w:color w:val="5C5C5C"/>
                  <w:sz w:val="21"/>
                  <w:shd w:val="clear" w:color="auto" w:fill="F8F8F8"/>
                </w:rPr>
                <w:t>;</w:t>
              </w:r>
            </w:ins>
          </w:p>
          <w:p w14:paraId="00116A6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38" w:author="yukina minato" w:date="2025-09-07T17:10:00Z" w16du:dateUtc="2025-09-07T09:10:00Z"/>
                <w:rFonts w:eastAsia="宋体"/>
                <w:color w:val="5C5C5C"/>
                <w:szCs w:val="22"/>
              </w:rPr>
            </w:pPr>
            <w:proofErr w:type="spellStart"/>
            <w:proofErr w:type="gramStart"/>
            <w:ins w:id="5439" w:author="yukina minato" w:date="2025-09-07T17:10:00Z" w16du:dateUtc="2025-09-07T09:10:00Z">
              <w:r w:rsidRPr="00002D6B">
                <w:rPr>
                  <w:rFonts w:ascii="Consolas" w:eastAsia="Consolas" w:hAnsi="Consolas" w:cs="Consolas"/>
                  <w:color w:val="5C5C5C"/>
                  <w:sz w:val="21"/>
                </w:rPr>
                <w:t>saveas</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gcf</w:t>
              </w:r>
              <w:proofErr w:type="spellEnd"/>
              <w:r w:rsidRPr="00002D6B">
                <w:rPr>
                  <w:rFonts w:ascii="Consolas" w:eastAsia="Consolas" w:hAnsi="Consolas" w:cs="Consolas"/>
                  <w:color w:val="5C5C5C"/>
                  <w:sz w:val="21"/>
                </w:rPr>
                <w:t>, filename);</w:t>
              </w:r>
            </w:ins>
          </w:p>
          <w:p w14:paraId="372BFDF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440" w:author="yukina minato" w:date="2025-09-07T17:10:00Z" w16du:dateUtc="2025-09-07T09:10:00Z"/>
                <w:rFonts w:eastAsia="宋体"/>
                <w:color w:val="5C5C5C"/>
                <w:szCs w:val="22"/>
              </w:rPr>
            </w:pPr>
          </w:p>
          <w:p w14:paraId="2DBB7D1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5441" w:author="yukina minato" w:date="2025-09-07T17:10:00Z" w16du:dateUtc="2025-09-07T09:10:00Z"/>
                <w:rFonts w:eastAsia="宋体"/>
                <w:color w:val="5C5C5C"/>
                <w:szCs w:val="22"/>
              </w:rPr>
            </w:pPr>
          </w:p>
          <w:p w14:paraId="0CBAF35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442" w:author="yukina minato" w:date="2025-09-07T17:10:00Z" w16du:dateUtc="2025-09-07T09:10:00Z"/>
                <w:rFonts w:eastAsia="宋体"/>
                <w:color w:val="5C5C5C"/>
                <w:szCs w:val="22"/>
              </w:rPr>
            </w:pPr>
          </w:p>
          <w:p w14:paraId="7B15059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43" w:author="yukina minato" w:date="2025-09-07T17:10:00Z" w16du:dateUtc="2025-09-07T09:10:00Z"/>
                <w:rFonts w:eastAsia="宋体"/>
                <w:color w:val="5C5C5C"/>
                <w:szCs w:val="22"/>
              </w:rPr>
            </w:pPr>
            <w:ins w:id="5444" w:author="yukina minato" w:date="2025-09-07T17:10:00Z" w16du:dateUtc="2025-09-07T09:10:00Z">
              <w:r w:rsidRPr="00002D6B">
                <w:rPr>
                  <w:rFonts w:ascii="Consolas" w:eastAsia="Consolas" w:hAnsi="Consolas" w:cs="Consolas"/>
                  <w:color w:val="A626A4"/>
                  <w:sz w:val="21"/>
                </w:rPr>
                <w:t>function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o_t_ggg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c_t_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params, </w:t>
              </w:r>
              <w:proofErr w:type="spellStart"/>
              <w:r w:rsidRPr="00002D6B">
                <w:rPr>
                  <w:rFonts w:ascii="Consolas" w:eastAsia="Consolas" w:hAnsi="Consolas" w:cs="Consolas"/>
                  <w:color w:val="5C5C5C"/>
                  <w:sz w:val="21"/>
                </w:rPr>
                <w:t>m_t_ggg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 </w:t>
              </w:r>
            </w:ins>
          </w:p>
          <w:p w14:paraId="7085A27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45" w:author="yukina minato" w:date="2025-09-07T17:10:00Z" w16du:dateUtc="2025-09-07T09:10:00Z"/>
                <w:rFonts w:eastAsia="宋体"/>
                <w:color w:val="5C5C5C"/>
                <w:szCs w:val="22"/>
              </w:rPr>
            </w:pPr>
            <w:ins w:id="5446"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global</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v_down</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r_s</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 dt g;</w:t>
              </w:r>
            </w:ins>
          </w:p>
          <w:p w14:paraId="51B78DD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47" w:author="yukina minato" w:date="2025-09-07T17:10:00Z" w16du:dateUtc="2025-09-07T09:10:00Z"/>
                <w:rFonts w:eastAsia="宋体"/>
                <w:color w:val="5C5C5C"/>
                <w:szCs w:val="22"/>
              </w:rPr>
            </w:pPr>
            <w:ins w:id="5448" w:author="yukina minato" w:date="2025-09-07T17:10:00Z" w16du:dateUtc="2025-09-07T09:10:00Z">
              <w:r w:rsidRPr="00002D6B">
                <w:rPr>
                  <w:rFonts w:ascii="Consolas" w:eastAsia="Consolas" w:hAnsi="Consolas" w:cs="Consolas"/>
                  <w:color w:val="5C5C5C"/>
                  <w:sz w:val="21"/>
                </w:rPr>
                <w:t>    g1 = </w:t>
              </w:r>
              <w:proofErr w:type="gramStart"/>
              <w:r w:rsidRPr="00002D6B">
                <w:rPr>
                  <w:rFonts w:ascii="Consolas" w:eastAsia="Consolas" w:hAnsi="Consolas" w:cs="Consolas"/>
                  <w:color w:val="5C5C5C"/>
                  <w:sz w:val="21"/>
                </w:rPr>
                <w:t>params.grenade</w:t>
              </w:r>
              <w:proofErr w:type="gramEnd"/>
              <w:r w:rsidRPr="00002D6B">
                <w:rPr>
                  <w:rFonts w:ascii="Consolas" w:eastAsia="Consolas" w:hAnsi="Consolas" w:cs="Consolas"/>
                  <w:color w:val="5C5C5C"/>
                  <w:sz w:val="21"/>
                </w:rPr>
                <w:t>1; g2 = </w:t>
              </w:r>
              <w:proofErr w:type="gramStart"/>
              <w:r w:rsidRPr="00002D6B">
                <w:rPr>
                  <w:rFonts w:ascii="Consolas" w:eastAsia="Consolas" w:hAnsi="Consolas" w:cs="Consolas"/>
                  <w:color w:val="5C5C5C"/>
                  <w:sz w:val="21"/>
                </w:rPr>
                <w:t>params.grenade</w:t>
              </w:r>
              <w:proofErr w:type="gramEnd"/>
              <w:r w:rsidRPr="00002D6B">
                <w:rPr>
                  <w:rFonts w:ascii="Consolas" w:eastAsia="Consolas" w:hAnsi="Consolas" w:cs="Consolas"/>
                  <w:color w:val="5C5C5C"/>
                  <w:sz w:val="21"/>
                </w:rPr>
                <w:t>2; g3 = </w:t>
              </w:r>
              <w:proofErr w:type="gramStart"/>
              <w:r w:rsidRPr="00002D6B">
                <w:rPr>
                  <w:rFonts w:ascii="Consolas" w:eastAsia="Consolas" w:hAnsi="Consolas" w:cs="Consolas"/>
                  <w:color w:val="5C5C5C"/>
                  <w:sz w:val="21"/>
                </w:rPr>
                <w:t>params.grenade</w:t>
              </w:r>
              <w:proofErr w:type="gramEnd"/>
              <w:r w:rsidRPr="00002D6B">
                <w:rPr>
                  <w:rFonts w:ascii="Consolas" w:eastAsia="Consolas" w:hAnsi="Consolas" w:cs="Consolas"/>
                  <w:color w:val="5C5C5C"/>
                  <w:sz w:val="21"/>
                </w:rPr>
                <w:t>3;</w:t>
              </w:r>
            </w:ins>
          </w:p>
          <w:p w14:paraId="09C8873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49" w:author="yukina minato" w:date="2025-09-07T17:10:00Z" w16du:dateUtc="2025-09-07T09:10:00Z"/>
                <w:rFonts w:eastAsia="宋体"/>
                <w:color w:val="5C5C5C"/>
                <w:szCs w:val="22"/>
              </w:rPr>
            </w:pPr>
            <w:ins w:id="5450" w:author="yukina minato" w:date="2025-09-07T17:10:00Z" w16du:dateUtc="2025-09-07T09:10:00Z">
              <w:r w:rsidRPr="00002D6B">
                <w:rPr>
                  <w:rFonts w:ascii="Consolas" w:eastAsia="Consolas" w:hAnsi="Consolas" w:cs="Consolas"/>
                  <w:color w:val="5C5C5C"/>
                  <w:sz w:val="21"/>
                  <w:shd w:val="clear" w:color="auto" w:fill="F8F8F8"/>
                </w:rPr>
                <w:t>    t_e1_ggg = g1.t_deploy + g1.t_delay; t_e2_ggg = g2.t_deploy + g2.t_delay; t_e3_ggg = g3.t_deploy + g3.t_delay;</w:t>
              </w:r>
            </w:ins>
          </w:p>
          <w:p w14:paraId="6CF8C96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51" w:author="yukina minato" w:date="2025-09-07T17:10:00Z" w16du:dateUtc="2025-09-07T09:10:00Z"/>
                <w:rFonts w:eastAsia="宋体"/>
                <w:color w:val="5C5C5C"/>
                <w:szCs w:val="22"/>
              </w:rPr>
            </w:pPr>
            <w:ins w:id="5452" w:author="yukina minato" w:date="2025-09-07T17:10:00Z" w16du:dateUtc="2025-09-07T09:10:00Z">
              <w:r w:rsidRPr="00002D6B">
                <w:rPr>
                  <w:rFonts w:ascii="Consolas" w:eastAsia="Consolas" w:hAnsi="Consolas" w:cs="Consolas"/>
                  <w:color w:val="5C5C5C"/>
                  <w:sz w:val="21"/>
                </w:rPr>
                <w:t>    s_p1_ggg = g1.deploy_pos + g1.deploy_v_vec*g1.t_delay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-0.5</w:t>
              </w:r>
              <w:r w:rsidRPr="00002D6B">
                <w:rPr>
                  <w:rFonts w:ascii="Consolas" w:eastAsia="Consolas" w:hAnsi="Consolas" w:cs="Consolas"/>
                  <w:color w:val="5C5C5C"/>
                  <w:sz w:val="21"/>
                </w:rPr>
                <w:t>*g*g1.t_delay^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1F52A479"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53" w:author="yukina minato" w:date="2025-09-07T17:10:00Z" w16du:dateUtc="2025-09-07T09:10:00Z"/>
                <w:rFonts w:eastAsia="宋体"/>
                <w:color w:val="5C5C5C"/>
                <w:szCs w:val="22"/>
              </w:rPr>
            </w:pPr>
            <w:ins w:id="5454" w:author="yukina minato" w:date="2025-09-07T17:10:00Z" w16du:dateUtc="2025-09-07T09:10:00Z">
              <w:r w:rsidRPr="00002D6B">
                <w:rPr>
                  <w:rFonts w:ascii="Consolas" w:eastAsia="Consolas" w:hAnsi="Consolas" w:cs="Consolas"/>
                  <w:color w:val="5C5C5C"/>
                  <w:sz w:val="21"/>
                  <w:shd w:val="clear" w:color="auto" w:fill="F8F8F8"/>
                </w:rPr>
                <w:t>    s_p2_ggg = g2.deploy_pos + g2.deploy_v_vec*g2.t_delay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-0.5</w:t>
              </w:r>
              <w:r w:rsidRPr="00002D6B">
                <w:rPr>
                  <w:rFonts w:ascii="Consolas" w:eastAsia="Consolas" w:hAnsi="Consolas" w:cs="Consolas"/>
                  <w:color w:val="5C5C5C"/>
                  <w:sz w:val="21"/>
                  <w:shd w:val="clear" w:color="auto" w:fill="F8F8F8"/>
                </w:rPr>
                <w:t>*g*g2.t_delay^</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407C70C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55" w:author="yukina minato" w:date="2025-09-07T17:10:00Z" w16du:dateUtc="2025-09-07T09:10:00Z"/>
                <w:rFonts w:eastAsia="宋体"/>
                <w:color w:val="5C5C5C"/>
                <w:szCs w:val="22"/>
              </w:rPr>
            </w:pPr>
            <w:ins w:id="5456" w:author="yukina minato" w:date="2025-09-07T17:10:00Z" w16du:dateUtc="2025-09-07T09:10:00Z">
              <w:r w:rsidRPr="00002D6B">
                <w:rPr>
                  <w:rFonts w:ascii="Consolas" w:eastAsia="Consolas" w:hAnsi="Consolas" w:cs="Consolas"/>
                  <w:color w:val="5C5C5C"/>
                  <w:sz w:val="21"/>
                </w:rPr>
                <w:t>    s_p3_ggg = g3.deploy_pos + g3.deploy_v_vec*g3.t_delay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-0.5</w:t>
              </w:r>
              <w:r w:rsidRPr="00002D6B">
                <w:rPr>
                  <w:rFonts w:ascii="Consolas" w:eastAsia="Consolas" w:hAnsi="Consolas" w:cs="Consolas"/>
                  <w:color w:val="5C5C5C"/>
                  <w:sz w:val="21"/>
                </w:rPr>
                <w:t>*g*g3.t_delay^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00FF4C5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57" w:author="yukina minato" w:date="2025-09-07T17:10:00Z" w16du:dateUtc="2025-09-07T09:10:00Z"/>
                <w:rFonts w:eastAsia="宋体"/>
                <w:color w:val="5C5C5C"/>
                <w:szCs w:val="22"/>
              </w:rPr>
            </w:pPr>
            <w:ins w:id="5458" w:author="yukina minato" w:date="2025-09-07T17:10:00Z" w16du:dateUtc="2025-09-07T09:10:00Z">
              <w:r w:rsidRPr="00002D6B">
                <w:rPr>
                  <w:rFonts w:ascii="Consolas" w:eastAsia="Consolas" w:hAnsi="Consolas" w:cs="Consolas"/>
                  <w:color w:val="5C5C5C"/>
                  <w:sz w:val="21"/>
                  <w:shd w:val="clear" w:color="auto" w:fill="F8F8F8"/>
                </w:rPr>
                <w:t>    t_s1_ggg = t_e1_ggg; t_d1_ggg = t_e1_ggg +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w:t>
              </w:r>
            </w:ins>
          </w:p>
          <w:p w14:paraId="5D1FD14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59" w:author="yukina minato" w:date="2025-09-07T17:10:00Z" w16du:dateUtc="2025-09-07T09:10:00Z"/>
                <w:rFonts w:eastAsia="宋体"/>
                <w:color w:val="5C5C5C"/>
                <w:szCs w:val="22"/>
              </w:rPr>
            </w:pPr>
            <w:ins w:id="5460" w:author="yukina minato" w:date="2025-09-07T17:10:00Z" w16du:dateUtc="2025-09-07T09:10:00Z">
              <w:r w:rsidRPr="00002D6B">
                <w:rPr>
                  <w:rFonts w:ascii="Consolas" w:eastAsia="Consolas" w:hAnsi="Consolas" w:cs="Consolas"/>
                  <w:color w:val="5C5C5C"/>
                  <w:sz w:val="21"/>
                </w:rPr>
                <w:t>    t_s2_ggg = t_e2_ggg; t_d2_ggg = t_e2_ggg + </w:t>
              </w:r>
              <w:proofErr w:type="spellStart"/>
              <w:r w:rsidRPr="00002D6B">
                <w:rPr>
                  <w:rFonts w:ascii="Consolas" w:eastAsia="Consolas" w:hAnsi="Consolas" w:cs="Consolas"/>
                  <w:color w:val="5C5C5C"/>
                  <w:sz w:val="21"/>
                </w:rPr>
                <w:t>t_e_ggg</w:t>
              </w:r>
              <w:proofErr w:type="spellEnd"/>
              <w:r w:rsidRPr="00002D6B">
                <w:rPr>
                  <w:rFonts w:ascii="Consolas" w:eastAsia="Consolas" w:hAnsi="Consolas" w:cs="Consolas"/>
                  <w:color w:val="5C5C5C"/>
                  <w:sz w:val="21"/>
                </w:rPr>
                <w:t>;</w:t>
              </w:r>
            </w:ins>
          </w:p>
          <w:p w14:paraId="28ADB6A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61" w:author="yukina minato" w:date="2025-09-07T17:10:00Z" w16du:dateUtc="2025-09-07T09:10:00Z"/>
                <w:rFonts w:eastAsia="宋体"/>
                <w:color w:val="5C5C5C"/>
                <w:szCs w:val="22"/>
              </w:rPr>
            </w:pPr>
            <w:ins w:id="5462" w:author="yukina minato" w:date="2025-09-07T17:10:00Z" w16du:dateUtc="2025-09-07T09:10:00Z">
              <w:r w:rsidRPr="00002D6B">
                <w:rPr>
                  <w:rFonts w:ascii="Consolas" w:eastAsia="Consolas" w:hAnsi="Consolas" w:cs="Consolas"/>
                  <w:color w:val="5C5C5C"/>
                  <w:sz w:val="21"/>
                  <w:shd w:val="clear" w:color="auto" w:fill="F8F8F8"/>
                </w:rPr>
                <w:t>    t_s3_ggg = t_e3_ggg; t_d3_ggg = t_e3_ggg +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w:t>
              </w:r>
            </w:ins>
          </w:p>
          <w:p w14:paraId="2B4488F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63" w:author="yukina minato" w:date="2025-09-07T17:10:00Z" w16du:dateUtc="2025-09-07T09:10:00Z"/>
                <w:rFonts w:eastAsia="宋体"/>
                <w:color w:val="5C5C5C"/>
                <w:szCs w:val="22"/>
              </w:rPr>
            </w:pPr>
            <w:ins w:id="5464"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m_s_ggg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C18401"/>
                  <w:sz w:val="21"/>
                </w:rPr>
                <w:t>min</w:t>
              </w:r>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[t_s1_ggg, t_s2_ggg, t_s3_ggg]);</w:t>
              </w:r>
            </w:ins>
          </w:p>
          <w:p w14:paraId="7F467DC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65" w:author="yukina minato" w:date="2025-09-07T17:10:00Z" w16du:dateUtc="2025-09-07T09:10:00Z"/>
                <w:rFonts w:eastAsia="宋体"/>
                <w:color w:val="5C5C5C"/>
                <w:szCs w:val="22"/>
              </w:rPr>
            </w:pPr>
            <w:ins w:id="5466"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m_e_ggg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C18401"/>
                  <w:sz w:val="21"/>
                  <w:shd w:val="clear" w:color="auto" w:fill="F8F8F8"/>
                </w:rPr>
                <w:t>max</w:t>
              </w:r>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[t_d1_ggg, t_d2_ggg, t_d3_ggg]);</w:t>
              </w:r>
            </w:ins>
          </w:p>
          <w:p w14:paraId="4E555C7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67" w:author="yukina minato" w:date="2025-09-07T17:10:00Z" w16du:dateUtc="2025-09-07T09:10:00Z"/>
                <w:rFonts w:eastAsia="宋体"/>
                <w:color w:val="5C5C5C"/>
                <w:szCs w:val="22"/>
              </w:rPr>
            </w:pPr>
            <w:ins w:id="5468"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start_idx</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C18401"/>
                  <w:sz w:val="21"/>
                </w:rPr>
                <w:t>floor</w:t>
              </w:r>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m_s_ggg</w:t>
              </w:r>
              <w:proofErr w:type="spellEnd"/>
              <w:r w:rsidRPr="00002D6B">
                <w:rPr>
                  <w:rFonts w:ascii="Consolas" w:eastAsia="Consolas" w:hAnsi="Consolas" w:cs="Consolas"/>
                  <w:color w:val="5C5C5C"/>
                  <w:sz w:val="21"/>
                </w:rPr>
                <w:t> / dt)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3BCA360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69" w:author="yukina minato" w:date="2025-09-07T17:10:00Z" w16du:dateUtc="2025-09-07T09:10:00Z"/>
                <w:rFonts w:eastAsia="宋体"/>
                <w:color w:val="5C5C5C"/>
                <w:szCs w:val="22"/>
              </w:rPr>
            </w:pPr>
            <w:ins w:id="5470"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end_idx</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C18401"/>
                  <w:sz w:val="21"/>
                  <w:shd w:val="clear" w:color="auto" w:fill="F8F8F8"/>
                </w:rPr>
                <w:t>min</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C18401"/>
                  <w:sz w:val="21"/>
                  <w:shd w:val="clear" w:color="auto" w:fill="F8F8F8"/>
                </w:rPr>
                <w:t>floor</w:t>
              </w:r>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m_e_ggg</w:t>
              </w:r>
              <w:proofErr w:type="spellEnd"/>
              <w:r w:rsidRPr="00002D6B">
                <w:rPr>
                  <w:rFonts w:ascii="Consolas" w:eastAsia="Consolas" w:hAnsi="Consolas" w:cs="Consolas"/>
                  <w:color w:val="5C5C5C"/>
                  <w:sz w:val="21"/>
                  <w:shd w:val="clear" w:color="auto" w:fill="F8F8F8"/>
                </w:rPr>
                <w:t> / dt)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length(</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ins>
          </w:p>
          <w:p w14:paraId="57866AE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71" w:author="yukina minato" w:date="2025-09-07T17:10:00Z" w16du:dateUtc="2025-09-07T09:10:00Z"/>
                <w:rFonts w:eastAsia="宋体"/>
                <w:color w:val="5C5C5C"/>
                <w:szCs w:val="22"/>
              </w:rPr>
            </w:pPr>
            <w:ins w:id="5472" w:author="yukina minato" w:date="2025-09-07T17:10:00Z" w16du:dateUtc="2025-09-07T09:10:00Z">
              <w:r w:rsidRPr="00002D6B">
                <w:rPr>
                  <w:rFonts w:ascii="Consolas" w:eastAsia="Consolas" w:hAnsi="Consolas" w:cs="Consolas"/>
                  <w:color w:val="5C5C5C"/>
                  <w:sz w:val="21"/>
                </w:rPr>
                <w:t>    if </w:t>
              </w:r>
              <w:proofErr w:type="spellStart"/>
              <w:r w:rsidRPr="00002D6B">
                <w:rPr>
                  <w:rFonts w:ascii="Consolas" w:eastAsia="Consolas" w:hAnsi="Consolas" w:cs="Consolas"/>
                  <w:color w:val="5C5C5C"/>
                  <w:sz w:val="21"/>
                </w:rPr>
                <w:t>start_idx</w:t>
              </w:r>
              <w:proofErr w:type="spellEnd"/>
              <w:r w:rsidRPr="00002D6B">
                <w:rPr>
                  <w:rFonts w:ascii="Consolas" w:eastAsia="Consolas" w:hAnsi="Consolas" w:cs="Consolas"/>
                  <w:color w:val="5C5C5C"/>
                  <w:sz w:val="21"/>
                </w:rPr>
                <w:t> &gt; </w:t>
              </w:r>
              <w:proofErr w:type="spellStart"/>
              <w:r w:rsidRPr="00002D6B">
                <w:rPr>
                  <w:rFonts w:ascii="Consolas" w:eastAsia="Consolas" w:hAnsi="Consolas" w:cs="Consolas"/>
                  <w:color w:val="5C5C5C"/>
                  <w:sz w:val="21"/>
                </w:rPr>
                <w:t>end_idx</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o_t_ggg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5ABEFB2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73" w:author="yukina minato" w:date="2025-09-07T17:10:00Z" w16du:dateUtc="2025-09-07T09:10:00Z"/>
                <w:rFonts w:eastAsia="宋体"/>
                <w:color w:val="5C5C5C"/>
                <w:szCs w:val="22"/>
              </w:rPr>
            </w:pPr>
            <w:ins w:id="5474"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o_s_ggg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6BB5D09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75" w:author="yukina minato" w:date="2025-09-07T17:10:00Z" w16du:dateUtc="2025-09-07T09:10:00Z"/>
                <w:rFonts w:eastAsia="宋体"/>
                <w:color w:val="5C5C5C"/>
                <w:szCs w:val="22"/>
              </w:rPr>
            </w:pPr>
            <w:ins w:id="5476"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start_</w:t>
              </w:r>
              <w:proofErr w:type="gramStart"/>
              <w:r w:rsidRPr="00002D6B">
                <w:rPr>
                  <w:rFonts w:ascii="Consolas" w:eastAsia="Consolas" w:hAnsi="Consolas" w:cs="Consolas"/>
                  <w:color w:val="5C5C5C"/>
                  <w:sz w:val="21"/>
                </w:rPr>
                <w:t>idx:end</w:t>
              </w:r>
              <w:proofErr w:type="gramEnd"/>
              <w:r w:rsidRPr="00002D6B">
                <w:rPr>
                  <w:rFonts w:ascii="Consolas" w:eastAsia="Consolas" w:hAnsi="Consolas" w:cs="Consolas"/>
                  <w:color w:val="5C5C5C"/>
                  <w:sz w:val="21"/>
                </w:rPr>
                <w:t>_idx</w:t>
              </w:r>
              <w:proofErr w:type="spellEnd"/>
            </w:ins>
          </w:p>
          <w:p w14:paraId="391057B9"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77" w:author="yukina minato" w:date="2025-09-07T17:10:00Z" w16du:dateUtc="2025-09-07T09:10:00Z"/>
                <w:rFonts w:eastAsia="宋体"/>
                <w:color w:val="5C5C5C"/>
                <w:szCs w:val="22"/>
              </w:rPr>
            </w:pPr>
            <w:ins w:id="5478" w:author="yukina minato" w:date="2025-09-07T17:10:00Z" w16du:dateUtc="2025-09-07T09:10:00Z">
              <w:r w:rsidRPr="00002D6B">
                <w:rPr>
                  <w:rFonts w:ascii="Consolas" w:eastAsia="Consolas" w:hAnsi="Consolas" w:cs="Consolas"/>
                  <w:color w:val="5C5C5C"/>
                  <w:sz w:val="21"/>
                  <w:shd w:val="clear" w:color="auto" w:fill="F8F8F8"/>
                </w:rPr>
                <w:t>        t = </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missile_pos</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m_t_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ins>
          </w:p>
          <w:p w14:paraId="43021B7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79" w:author="yukina minato" w:date="2025-09-07T17:10:00Z" w16du:dateUtc="2025-09-07T09:10:00Z"/>
                <w:rFonts w:eastAsia="宋体"/>
                <w:color w:val="5C5C5C"/>
                <w:szCs w:val="22"/>
              </w:rPr>
            </w:pPr>
            <w:ins w:id="5480"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a_c_ggg</w:t>
              </w:r>
              <w:proofErr w:type="spellEnd"/>
              <w:r w:rsidRPr="00002D6B">
                <w:rPr>
                  <w:rFonts w:ascii="Consolas" w:eastAsia="Consolas" w:hAnsi="Consolas" w:cs="Consolas"/>
                  <w:color w:val="5C5C5C"/>
                  <w:sz w:val="21"/>
                </w:rPr>
                <w:t> = [];</w:t>
              </w:r>
            </w:ins>
          </w:p>
          <w:p w14:paraId="42E4741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81" w:author="yukina minato" w:date="2025-09-07T17:10:00Z" w16du:dateUtc="2025-09-07T09:10:00Z"/>
                <w:rFonts w:eastAsia="宋体"/>
                <w:color w:val="5C5C5C"/>
                <w:szCs w:val="22"/>
              </w:rPr>
            </w:pPr>
            <w:ins w:id="5482" w:author="yukina minato" w:date="2025-09-07T17:10:00Z" w16du:dateUtc="2025-09-07T09:10:00Z">
              <w:r w:rsidRPr="00002D6B">
                <w:rPr>
                  <w:rFonts w:ascii="Consolas" w:eastAsia="Consolas" w:hAnsi="Consolas" w:cs="Consolas"/>
                  <w:color w:val="5C5C5C"/>
                  <w:sz w:val="21"/>
                  <w:shd w:val="clear" w:color="auto" w:fill="F8F8F8"/>
                </w:rPr>
                <w:t>        if t &gt;= t_s1_ggg &amp;&amp; t &lt;= t_d1_ggg</w:t>
              </w:r>
            </w:ins>
          </w:p>
          <w:p w14:paraId="5146FB6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83" w:author="yukina minato" w:date="2025-09-07T17:10:00Z" w16du:dateUtc="2025-09-07T09:10:00Z"/>
                <w:rFonts w:eastAsia="宋体"/>
                <w:color w:val="5C5C5C"/>
                <w:szCs w:val="22"/>
              </w:rPr>
            </w:pPr>
            <w:ins w:id="5484" w:author="yukina minato" w:date="2025-09-07T17:10:00Z" w16du:dateUtc="2025-09-07T09:10:00Z">
              <w:r w:rsidRPr="00002D6B">
                <w:rPr>
                  <w:rFonts w:ascii="Consolas" w:eastAsia="Consolas" w:hAnsi="Consolas" w:cs="Consolas"/>
                  <w:color w:val="5C5C5C"/>
                  <w:sz w:val="21"/>
                </w:rPr>
                <w:t>            a_c_ggg = [a_c_ggg; s_p1_ggg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-v_down * (t - t_e1_ggg)]];</w:t>
              </w:r>
            </w:ins>
          </w:p>
          <w:p w14:paraId="2B27CF8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85" w:author="yukina minato" w:date="2025-09-07T17:10:00Z" w16du:dateUtc="2025-09-07T09:10:00Z"/>
                <w:rFonts w:eastAsia="宋体"/>
                <w:color w:val="5C5C5C"/>
                <w:szCs w:val="22"/>
              </w:rPr>
            </w:pPr>
            <w:ins w:id="5486"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315216F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87" w:author="yukina minato" w:date="2025-09-07T17:10:00Z" w16du:dateUtc="2025-09-07T09:10:00Z"/>
                <w:rFonts w:eastAsia="宋体"/>
                <w:color w:val="5C5C5C"/>
                <w:szCs w:val="22"/>
              </w:rPr>
            </w:pPr>
            <w:ins w:id="5488" w:author="yukina minato" w:date="2025-09-07T17:10:00Z" w16du:dateUtc="2025-09-07T09:10:00Z">
              <w:r w:rsidRPr="00002D6B">
                <w:rPr>
                  <w:rFonts w:ascii="Consolas" w:eastAsia="Consolas" w:hAnsi="Consolas" w:cs="Consolas"/>
                  <w:color w:val="5C5C5C"/>
                  <w:sz w:val="21"/>
                </w:rPr>
                <w:t>        if t &gt;= t_s2_ggg &amp;&amp; t &lt;= t_d2_ggg</w:t>
              </w:r>
            </w:ins>
          </w:p>
          <w:p w14:paraId="3548955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89" w:author="yukina minato" w:date="2025-09-07T17:10:00Z" w16du:dateUtc="2025-09-07T09:10:00Z"/>
                <w:rFonts w:eastAsia="宋体"/>
                <w:color w:val="5C5C5C"/>
                <w:szCs w:val="22"/>
              </w:rPr>
            </w:pPr>
            <w:ins w:id="5490" w:author="yukina minato" w:date="2025-09-07T17:10:00Z" w16du:dateUtc="2025-09-07T09:10:00Z">
              <w:r w:rsidRPr="00002D6B">
                <w:rPr>
                  <w:rFonts w:ascii="Consolas" w:eastAsia="Consolas" w:hAnsi="Consolas" w:cs="Consolas"/>
                  <w:color w:val="5C5C5C"/>
                  <w:sz w:val="21"/>
                  <w:shd w:val="clear" w:color="auto" w:fill="F8F8F8"/>
                </w:rPr>
                <w:t>            a_c_ggg = [a_c_ggg; s_p2_ggg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-v_down * (t - t_e2_ggg)]];</w:t>
              </w:r>
            </w:ins>
          </w:p>
          <w:p w14:paraId="3C95211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91" w:author="yukina minato" w:date="2025-09-07T17:10:00Z" w16du:dateUtc="2025-09-07T09:10:00Z"/>
                <w:rFonts w:eastAsia="宋体"/>
                <w:color w:val="5C5C5C"/>
                <w:szCs w:val="22"/>
              </w:rPr>
            </w:pPr>
            <w:ins w:id="5492"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4024237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93" w:author="yukina minato" w:date="2025-09-07T17:10:00Z" w16du:dateUtc="2025-09-07T09:10:00Z"/>
                <w:rFonts w:eastAsia="宋体"/>
                <w:color w:val="5C5C5C"/>
                <w:szCs w:val="22"/>
              </w:rPr>
            </w:pPr>
            <w:ins w:id="5494" w:author="yukina minato" w:date="2025-09-07T17:10:00Z" w16du:dateUtc="2025-09-07T09:10:00Z">
              <w:r w:rsidRPr="00002D6B">
                <w:rPr>
                  <w:rFonts w:ascii="Consolas" w:eastAsia="Consolas" w:hAnsi="Consolas" w:cs="Consolas"/>
                  <w:color w:val="5C5C5C"/>
                  <w:sz w:val="21"/>
                  <w:shd w:val="clear" w:color="auto" w:fill="F8F8F8"/>
                </w:rPr>
                <w:t>        if t &gt;= t_s3_ggg &amp;&amp; t &lt;= t_d3_ggg</w:t>
              </w:r>
            </w:ins>
          </w:p>
          <w:p w14:paraId="45713C1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95" w:author="yukina minato" w:date="2025-09-07T17:10:00Z" w16du:dateUtc="2025-09-07T09:10:00Z"/>
                <w:rFonts w:eastAsia="宋体"/>
                <w:color w:val="5C5C5C"/>
                <w:szCs w:val="22"/>
              </w:rPr>
            </w:pPr>
            <w:ins w:id="5496" w:author="yukina minato" w:date="2025-09-07T17:10:00Z" w16du:dateUtc="2025-09-07T09:10:00Z">
              <w:r w:rsidRPr="00002D6B">
                <w:rPr>
                  <w:rFonts w:ascii="Consolas" w:eastAsia="Consolas" w:hAnsi="Consolas" w:cs="Consolas"/>
                  <w:color w:val="5C5C5C"/>
                  <w:sz w:val="21"/>
                </w:rPr>
                <w:t>            a_c_ggg = [a_c_ggg; s_p3_ggg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-v_down * (t - t_e3_ggg)]];</w:t>
              </w:r>
            </w:ins>
          </w:p>
          <w:p w14:paraId="241BDAA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497" w:author="yukina minato" w:date="2025-09-07T17:10:00Z" w16du:dateUtc="2025-09-07T09:10:00Z"/>
                <w:rFonts w:eastAsia="宋体"/>
                <w:color w:val="5C5C5C"/>
                <w:szCs w:val="22"/>
              </w:rPr>
            </w:pPr>
            <w:ins w:id="5498"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5B9F583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499" w:author="yukina minato" w:date="2025-09-07T17:10:00Z" w16du:dateUtc="2025-09-07T09:10:00Z"/>
                <w:rFonts w:eastAsia="宋体"/>
                <w:color w:val="5C5C5C"/>
                <w:szCs w:val="22"/>
              </w:rPr>
            </w:pPr>
            <w:ins w:id="5500" w:author="yukina minato" w:date="2025-09-07T17:10:00Z" w16du:dateUtc="2025-09-07T09:10:00Z">
              <w:r w:rsidRPr="00002D6B">
                <w:rPr>
                  <w:rFonts w:ascii="Consolas" w:eastAsia="Consolas" w:hAnsi="Consolas" w:cs="Consolas"/>
                  <w:color w:val="5C5C5C"/>
                  <w:sz w:val="21"/>
                </w:rPr>
                <w:t>        if </w:t>
              </w:r>
              <w:proofErr w:type="spellStart"/>
              <w:r w:rsidRPr="00002D6B">
                <w:rPr>
                  <w:rFonts w:ascii="Consolas" w:eastAsia="Consolas" w:hAnsi="Consolas" w:cs="Consolas"/>
                  <w:color w:val="5C5C5C"/>
                  <w:sz w:val="21"/>
                </w:rPr>
                <w:t>isempty</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a_c_ggg</w:t>
              </w:r>
              <w:proofErr w:type="spellEnd"/>
              <w:r w:rsidRPr="00002D6B">
                <w:rPr>
                  <w:rFonts w:ascii="Consolas" w:eastAsia="Consolas" w:hAnsi="Consolas" w:cs="Consolas"/>
                  <w:color w:val="5C5C5C"/>
                  <w:sz w:val="21"/>
                </w:rPr>
                <w:t>); continue; </w:t>
              </w:r>
              <w:r w:rsidRPr="00002D6B">
                <w:rPr>
                  <w:rFonts w:ascii="Consolas" w:eastAsia="Consolas" w:hAnsi="Consolas" w:cs="Consolas"/>
                  <w:color w:val="A626A4"/>
                  <w:sz w:val="21"/>
                </w:rPr>
                <w:t>end</w:t>
              </w:r>
            </w:ins>
          </w:p>
          <w:p w14:paraId="0B08D868"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01" w:author="yukina minato" w:date="2025-09-07T17:10:00Z" w16du:dateUtc="2025-09-07T09:10:00Z"/>
                <w:rFonts w:eastAsia="宋体"/>
                <w:color w:val="5C5C5C"/>
                <w:szCs w:val="22"/>
              </w:rPr>
            </w:pPr>
            <w:ins w:id="5502" w:author="yukina minato" w:date="2025-09-07T17:10:00Z" w16du:dateUtc="2025-09-07T09:10:00Z">
              <w:r w:rsidRPr="00002D6B">
                <w:rPr>
                  <w:rFonts w:ascii="Consolas" w:eastAsia="Consolas" w:hAnsi="Consolas" w:cs="Consolas"/>
                  <w:color w:val="5C5C5C"/>
                  <w:sz w:val="21"/>
                  <w:shd w:val="clear" w:color="auto" w:fill="F8F8F8"/>
                </w:rPr>
                <w:t>        if </w:t>
              </w:r>
              <w:proofErr w:type="spellStart"/>
              <w:r w:rsidRPr="00002D6B">
                <w:rPr>
                  <w:rFonts w:ascii="Consolas" w:eastAsia="Consolas" w:hAnsi="Consolas" w:cs="Consolas"/>
                  <w:color w:val="5C5C5C"/>
                  <w:sz w:val="21"/>
                  <w:shd w:val="clear" w:color="auto" w:fill="F8F8F8"/>
                </w:rPr>
                <w:t>i_f_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missile_pos</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a_p_ggg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a_c_ggg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r_s</w:t>
              </w:r>
              <w:proofErr w:type="spellEnd"/>
              <w:r w:rsidRPr="00002D6B">
                <w:rPr>
                  <w:rFonts w:ascii="Consolas" w:eastAsia="Consolas" w:hAnsi="Consolas" w:cs="Consolas"/>
                  <w:color w:val="5C5C5C"/>
                  <w:sz w:val="21"/>
                  <w:shd w:val="clear" w:color="auto" w:fill="F8F8F8"/>
                </w:rPr>
                <w:t>)</w:t>
              </w:r>
            </w:ins>
          </w:p>
          <w:p w14:paraId="6D62C2C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03" w:author="yukina minato" w:date="2025-09-07T17:10:00Z" w16du:dateUtc="2025-09-07T09:10:00Z"/>
                <w:rFonts w:eastAsia="宋体"/>
                <w:color w:val="5C5C5C"/>
                <w:szCs w:val="22"/>
              </w:rPr>
            </w:pPr>
            <w:ins w:id="5504"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o_s_ggg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o_s_ggg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00D6501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05" w:author="yukina minato" w:date="2025-09-07T17:10:00Z" w16du:dateUtc="2025-09-07T09:10:00Z"/>
                <w:rFonts w:eastAsia="宋体"/>
                <w:color w:val="5C5C5C"/>
                <w:szCs w:val="22"/>
              </w:rPr>
            </w:pPr>
            <w:ins w:id="5506"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38CA49A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07" w:author="yukina minato" w:date="2025-09-07T17:10:00Z" w16du:dateUtc="2025-09-07T09:10:00Z"/>
                <w:rFonts w:eastAsia="宋体"/>
                <w:color w:val="5C5C5C"/>
                <w:szCs w:val="22"/>
              </w:rPr>
            </w:pPr>
            <w:ins w:id="5508"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437895B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09" w:author="yukina minato" w:date="2025-09-07T17:10:00Z" w16du:dateUtc="2025-09-07T09:10:00Z"/>
                <w:rFonts w:eastAsia="宋体"/>
                <w:color w:val="5C5C5C"/>
                <w:szCs w:val="22"/>
              </w:rPr>
            </w:pPr>
            <w:ins w:id="5510"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o_s_ggg</w:t>
              </w:r>
              <w:proofErr w:type="spellEnd"/>
              <w:r w:rsidRPr="00002D6B">
                <w:rPr>
                  <w:rFonts w:ascii="Consolas" w:eastAsia="Consolas" w:hAnsi="Consolas" w:cs="Consolas"/>
                  <w:color w:val="5C5C5C"/>
                  <w:sz w:val="21"/>
                  <w:shd w:val="clear" w:color="auto" w:fill="F8F8F8"/>
                </w:rPr>
                <w:t> * dt;</w:t>
              </w:r>
            </w:ins>
          </w:p>
          <w:p w14:paraId="0413563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11" w:author="yukina minato" w:date="2025-09-07T17:10:00Z" w16du:dateUtc="2025-09-07T09:10:00Z"/>
                <w:rFonts w:eastAsia="宋体"/>
                <w:color w:val="5C5C5C"/>
                <w:szCs w:val="22"/>
              </w:rPr>
            </w:pPr>
            <w:ins w:id="5512" w:author="yukina minato" w:date="2025-09-07T17:10:00Z" w16du:dateUtc="2025-09-07T09:10:00Z">
              <w:r w:rsidRPr="00002D6B">
                <w:rPr>
                  <w:rFonts w:ascii="Consolas" w:eastAsia="Consolas" w:hAnsi="Consolas" w:cs="Consolas"/>
                  <w:color w:val="A626A4"/>
                  <w:sz w:val="21"/>
                </w:rPr>
                <w:t>end</w:t>
              </w:r>
            </w:ins>
          </w:p>
          <w:p w14:paraId="74DEFDD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513" w:author="yukina minato" w:date="2025-09-07T17:10:00Z" w16du:dateUtc="2025-09-07T09:10:00Z"/>
                <w:rFonts w:eastAsia="宋体"/>
                <w:color w:val="5C5C5C"/>
                <w:szCs w:val="22"/>
              </w:rPr>
            </w:pPr>
          </w:p>
          <w:p w14:paraId="29BD82C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14" w:author="yukina minato" w:date="2025-09-07T17:10:00Z" w16du:dateUtc="2025-09-07T09:10:00Z"/>
                <w:rFonts w:eastAsia="宋体"/>
                <w:color w:val="5C5C5C"/>
                <w:szCs w:val="22"/>
              </w:rPr>
            </w:pPr>
            <w:ins w:id="5515" w:author="yukina minato" w:date="2025-09-07T17:10:00Z" w16du:dateUtc="2025-09-07T09:10:00Z">
              <w:r w:rsidRPr="00002D6B">
                <w:rPr>
                  <w:rFonts w:ascii="Consolas" w:eastAsia="Consolas" w:hAnsi="Consolas" w:cs="Consolas"/>
                  <w:color w:val="A626A4"/>
                  <w:sz w:val="21"/>
                </w:rPr>
                <w:t>function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o_t_ggg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c_i_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g_p_ggg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m_t_ggg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w:t>
              </w:r>
            </w:ins>
          </w:p>
          <w:p w14:paraId="664F5D1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16" w:author="yukina minato" w:date="2025-09-07T17:10:00Z" w16du:dateUtc="2025-09-07T09:10:00Z"/>
                <w:rFonts w:eastAsia="宋体"/>
                <w:color w:val="5C5C5C"/>
                <w:szCs w:val="22"/>
              </w:rPr>
            </w:pPr>
            <w:ins w:id="5517"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global</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v_down</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r_s</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 dt g;</w:t>
              </w:r>
            </w:ins>
          </w:p>
          <w:p w14:paraId="0DB42AA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18" w:author="yukina minato" w:date="2025-09-07T17:10:00Z" w16du:dateUtc="2025-09-07T09:10:00Z"/>
                <w:rFonts w:eastAsia="宋体"/>
                <w:color w:val="5C5C5C"/>
                <w:szCs w:val="22"/>
              </w:rPr>
            </w:pPr>
            <w:ins w:id="5519" w:author="yukina minato" w:date="2025-09-07T17:10:00Z" w16du:dateUtc="2025-09-07T09:10:00Z">
              <w:r w:rsidRPr="00002D6B">
                <w:rPr>
                  <w:rFonts w:ascii="Consolas" w:eastAsia="Consolas" w:hAnsi="Consolas" w:cs="Consolas"/>
                  <w:color w:val="5C5C5C"/>
                  <w:sz w:val="21"/>
                </w:rPr>
                <w:t>    g1 = </w:t>
              </w:r>
              <w:proofErr w:type="spellStart"/>
              <w:r w:rsidRPr="00002D6B">
                <w:rPr>
                  <w:rFonts w:ascii="Consolas" w:eastAsia="Consolas" w:hAnsi="Consolas" w:cs="Consolas"/>
                  <w:color w:val="5C5C5C"/>
                  <w:sz w:val="21"/>
                </w:rPr>
                <w:t>g_p_ggg</w:t>
              </w:r>
              <w:proofErr w:type="spellEnd"/>
              <w:r w:rsidRPr="00002D6B">
                <w:rPr>
                  <w:rFonts w:ascii="Consolas" w:eastAsia="Consolas" w:hAnsi="Consolas" w:cs="Consolas"/>
                  <w:color w:val="5C5C5C"/>
                  <w:sz w:val="21"/>
                </w:rPr>
                <w:t>;</w:t>
              </w:r>
            </w:ins>
          </w:p>
          <w:p w14:paraId="53D531F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20" w:author="yukina minato" w:date="2025-09-07T17:10:00Z" w16du:dateUtc="2025-09-07T09:10:00Z"/>
                <w:rFonts w:eastAsia="宋体"/>
                <w:color w:val="5C5C5C"/>
                <w:szCs w:val="22"/>
              </w:rPr>
            </w:pPr>
            <w:ins w:id="5521" w:author="yukina minato" w:date="2025-09-07T17:10:00Z" w16du:dateUtc="2025-09-07T09:10:00Z">
              <w:r w:rsidRPr="00002D6B">
                <w:rPr>
                  <w:rFonts w:ascii="Consolas" w:eastAsia="Consolas" w:hAnsi="Consolas" w:cs="Consolas"/>
                  <w:color w:val="5C5C5C"/>
                  <w:sz w:val="21"/>
                  <w:shd w:val="clear" w:color="auto" w:fill="F8F8F8"/>
                </w:rPr>
                <w:t>    t_e1_ggg = g1.t_deploy + g1.t_delay;</w:t>
              </w:r>
            </w:ins>
          </w:p>
          <w:p w14:paraId="34E9CC4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22" w:author="yukina minato" w:date="2025-09-07T17:10:00Z" w16du:dateUtc="2025-09-07T09:10:00Z"/>
                <w:rFonts w:eastAsia="宋体"/>
                <w:color w:val="5C5C5C"/>
                <w:szCs w:val="22"/>
              </w:rPr>
            </w:pPr>
            <w:ins w:id="5523" w:author="yukina minato" w:date="2025-09-07T17:10:00Z" w16du:dateUtc="2025-09-07T09:10:00Z">
              <w:r w:rsidRPr="00002D6B">
                <w:rPr>
                  <w:rFonts w:ascii="Consolas" w:eastAsia="Consolas" w:hAnsi="Consolas" w:cs="Consolas"/>
                  <w:color w:val="5C5C5C"/>
                  <w:sz w:val="21"/>
                </w:rPr>
                <w:t>    s_p1_ggg = g1.deploy_pos + g1.deploy_v_vec*g1.t_delay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-0.5</w:t>
              </w:r>
              <w:r w:rsidRPr="00002D6B">
                <w:rPr>
                  <w:rFonts w:ascii="Consolas" w:eastAsia="Consolas" w:hAnsi="Consolas" w:cs="Consolas"/>
                  <w:color w:val="5C5C5C"/>
                  <w:sz w:val="21"/>
                </w:rPr>
                <w:t>*g*g1.t_delay^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084DD46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24" w:author="yukina minato" w:date="2025-09-07T17:10:00Z" w16du:dateUtc="2025-09-07T09:10:00Z"/>
                <w:rFonts w:eastAsia="宋体"/>
                <w:color w:val="5C5C5C"/>
                <w:szCs w:val="22"/>
              </w:rPr>
            </w:pPr>
            <w:ins w:id="5525" w:author="yukina minato" w:date="2025-09-07T17:10:00Z" w16du:dateUtc="2025-09-07T09:10:00Z">
              <w:r w:rsidRPr="00002D6B">
                <w:rPr>
                  <w:rFonts w:ascii="Consolas" w:eastAsia="Consolas" w:hAnsi="Consolas" w:cs="Consolas"/>
                  <w:color w:val="5C5C5C"/>
                  <w:sz w:val="21"/>
                  <w:shd w:val="clear" w:color="auto" w:fill="F8F8F8"/>
                </w:rPr>
                <w:t>    t_s1_ggg = t_e1_ggg;</w:t>
              </w:r>
            </w:ins>
          </w:p>
          <w:p w14:paraId="2CDB01E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26" w:author="yukina minato" w:date="2025-09-07T17:10:00Z" w16du:dateUtc="2025-09-07T09:10:00Z"/>
                <w:rFonts w:eastAsia="宋体"/>
                <w:color w:val="5C5C5C"/>
                <w:szCs w:val="22"/>
              </w:rPr>
            </w:pPr>
            <w:ins w:id="5527" w:author="yukina minato" w:date="2025-09-07T17:10:00Z" w16du:dateUtc="2025-09-07T09:10:00Z">
              <w:r w:rsidRPr="00002D6B">
                <w:rPr>
                  <w:rFonts w:ascii="Consolas" w:eastAsia="Consolas" w:hAnsi="Consolas" w:cs="Consolas"/>
                  <w:color w:val="5C5C5C"/>
                  <w:sz w:val="21"/>
                </w:rPr>
                <w:t>    t_d1_ggg = t_e1_ggg + </w:t>
              </w:r>
              <w:proofErr w:type="spellStart"/>
              <w:r w:rsidRPr="00002D6B">
                <w:rPr>
                  <w:rFonts w:ascii="Consolas" w:eastAsia="Consolas" w:hAnsi="Consolas" w:cs="Consolas"/>
                  <w:color w:val="5C5C5C"/>
                  <w:sz w:val="21"/>
                </w:rPr>
                <w:t>t_e_ggg</w:t>
              </w:r>
              <w:proofErr w:type="spellEnd"/>
              <w:r w:rsidRPr="00002D6B">
                <w:rPr>
                  <w:rFonts w:ascii="Consolas" w:eastAsia="Consolas" w:hAnsi="Consolas" w:cs="Consolas"/>
                  <w:color w:val="5C5C5C"/>
                  <w:sz w:val="21"/>
                </w:rPr>
                <w:t>;</w:t>
              </w:r>
            </w:ins>
          </w:p>
          <w:p w14:paraId="68E516D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28" w:author="yukina minato" w:date="2025-09-07T17:10:00Z" w16du:dateUtc="2025-09-07T09:10:00Z"/>
                <w:rFonts w:eastAsia="宋体"/>
                <w:color w:val="5C5C5C"/>
                <w:szCs w:val="22"/>
              </w:rPr>
            </w:pPr>
            <w:ins w:id="5529"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start_idx</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C18401"/>
                  <w:sz w:val="21"/>
                  <w:shd w:val="clear" w:color="auto" w:fill="F8F8F8"/>
                </w:rPr>
                <w:t>floor</w:t>
              </w:r>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t_s1_ggg / dt)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37AA361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30" w:author="yukina minato" w:date="2025-09-07T17:10:00Z" w16du:dateUtc="2025-09-07T09:10:00Z"/>
                <w:rFonts w:eastAsia="宋体"/>
                <w:color w:val="5C5C5C"/>
                <w:szCs w:val="22"/>
              </w:rPr>
            </w:pPr>
            <w:ins w:id="5531"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end_idx</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C18401"/>
                  <w:sz w:val="21"/>
                </w:rPr>
                <w:t>min</w:t>
              </w:r>
              <w:r w:rsidRPr="00002D6B">
                <w:rPr>
                  <w:rFonts w:ascii="Consolas" w:eastAsia="Consolas" w:hAnsi="Consolas" w:cs="Consolas"/>
                  <w:color w:val="5C5C5C"/>
                  <w:sz w:val="21"/>
                </w:rPr>
                <w:t>(</w:t>
              </w:r>
              <w:r w:rsidRPr="00002D6B">
                <w:rPr>
                  <w:rFonts w:ascii="Consolas" w:eastAsia="Consolas" w:hAnsi="Consolas" w:cs="Consolas"/>
                  <w:color w:val="C18401"/>
                  <w:sz w:val="21"/>
                </w:rPr>
                <w:t>floor</w:t>
              </w:r>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t_d1_ggg / dt) + </w:t>
              </w:r>
              <w:r w:rsidRPr="00002D6B">
                <w:rPr>
                  <w:rFonts w:ascii="Consolas" w:eastAsia="Consolas" w:hAnsi="Consolas" w:cs="Consolas"/>
                  <w:color w:val="986801"/>
                  <w:sz w:val="21"/>
                </w:rPr>
                <w:t>1</w:t>
              </w:r>
              <w:r w:rsidRPr="00002D6B">
                <w:rPr>
                  <w:rFonts w:ascii="Consolas" w:eastAsia="Consolas" w:hAnsi="Consolas" w:cs="Consolas"/>
                  <w:color w:val="5C5C5C"/>
                  <w:sz w:val="21"/>
                </w:rPr>
                <w:t>, length(</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w:t>
              </w:r>
            </w:ins>
          </w:p>
          <w:p w14:paraId="17E9A6C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32" w:author="yukina minato" w:date="2025-09-07T17:10:00Z" w16du:dateUtc="2025-09-07T09:10:00Z"/>
                <w:rFonts w:eastAsia="宋体"/>
                <w:color w:val="5C5C5C"/>
                <w:szCs w:val="22"/>
              </w:rPr>
            </w:pPr>
            <w:ins w:id="5533" w:author="yukina minato" w:date="2025-09-07T17:10:00Z" w16du:dateUtc="2025-09-07T09:10:00Z">
              <w:r w:rsidRPr="00002D6B">
                <w:rPr>
                  <w:rFonts w:ascii="Consolas" w:eastAsia="Consolas" w:hAnsi="Consolas" w:cs="Consolas"/>
                  <w:color w:val="5C5C5C"/>
                  <w:sz w:val="21"/>
                  <w:shd w:val="clear" w:color="auto" w:fill="F8F8F8"/>
                </w:rPr>
                <w:t>    if </w:t>
              </w:r>
              <w:proofErr w:type="spellStart"/>
              <w:r w:rsidRPr="00002D6B">
                <w:rPr>
                  <w:rFonts w:ascii="Consolas" w:eastAsia="Consolas" w:hAnsi="Consolas" w:cs="Consolas"/>
                  <w:color w:val="5C5C5C"/>
                  <w:sz w:val="21"/>
                  <w:shd w:val="clear" w:color="auto" w:fill="F8F8F8"/>
                </w:rPr>
                <w:t>start_idx</w:t>
              </w:r>
              <w:proofErr w:type="spellEnd"/>
              <w:r w:rsidRPr="00002D6B">
                <w:rPr>
                  <w:rFonts w:ascii="Consolas" w:eastAsia="Consolas" w:hAnsi="Consolas" w:cs="Consolas"/>
                  <w:color w:val="5C5C5C"/>
                  <w:sz w:val="21"/>
                  <w:shd w:val="clear" w:color="auto" w:fill="F8F8F8"/>
                </w:rPr>
                <w:t> &gt; </w:t>
              </w:r>
              <w:proofErr w:type="spellStart"/>
              <w:r w:rsidRPr="00002D6B">
                <w:rPr>
                  <w:rFonts w:ascii="Consolas" w:eastAsia="Consolas" w:hAnsi="Consolas" w:cs="Consolas"/>
                  <w:color w:val="5C5C5C"/>
                  <w:sz w:val="21"/>
                  <w:shd w:val="clear" w:color="auto" w:fill="F8F8F8"/>
                </w:rPr>
                <w:t>end_idx</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o_t_ggg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79AF463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34" w:author="yukina minato" w:date="2025-09-07T17:10:00Z" w16du:dateUtc="2025-09-07T09:10:00Z"/>
                <w:rFonts w:eastAsia="宋体"/>
                <w:color w:val="5C5C5C"/>
                <w:szCs w:val="22"/>
              </w:rPr>
            </w:pPr>
            <w:ins w:id="5535"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54261289"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36" w:author="yukina minato" w:date="2025-09-07T17:10:00Z" w16du:dateUtc="2025-09-07T09:10:00Z"/>
                <w:rFonts w:eastAsia="宋体"/>
                <w:color w:val="5C5C5C"/>
                <w:szCs w:val="22"/>
              </w:rPr>
            </w:pPr>
            <w:ins w:id="5537"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start_</w:t>
              </w:r>
              <w:proofErr w:type="gramStart"/>
              <w:r w:rsidRPr="00002D6B">
                <w:rPr>
                  <w:rFonts w:ascii="Consolas" w:eastAsia="Consolas" w:hAnsi="Consolas" w:cs="Consolas"/>
                  <w:color w:val="5C5C5C"/>
                  <w:sz w:val="21"/>
                  <w:shd w:val="clear" w:color="auto" w:fill="F8F8F8"/>
                </w:rPr>
                <w:t>idx:end</w:t>
              </w:r>
              <w:proofErr w:type="gramEnd"/>
              <w:r w:rsidRPr="00002D6B">
                <w:rPr>
                  <w:rFonts w:ascii="Consolas" w:eastAsia="Consolas" w:hAnsi="Consolas" w:cs="Consolas"/>
                  <w:color w:val="5C5C5C"/>
                  <w:sz w:val="21"/>
                  <w:shd w:val="clear" w:color="auto" w:fill="F8F8F8"/>
                </w:rPr>
                <w:t>_idx</w:t>
              </w:r>
              <w:proofErr w:type="spellEnd"/>
            </w:ins>
          </w:p>
          <w:p w14:paraId="53A1E82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38" w:author="yukina minato" w:date="2025-09-07T17:10:00Z" w16du:dateUtc="2025-09-07T09:10:00Z"/>
                <w:rFonts w:eastAsia="宋体"/>
                <w:color w:val="5C5C5C"/>
                <w:szCs w:val="22"/>
              </w:rPr>
            </w:pPr>
            <w:ins w:id="5539" w:author="yukina minato" w:date="2025-09-07T17:10:00Z" w16du:dateUtc="2025-09-07T09:10:00Z">
              <w:r w:rsidRPr="00002D6B">
                <w:rPr>
                  <w:rFonts w:ascii="Consolas" w:eastAsia="Consolas" w:hAnsi="Consolas" w:cs="Consolas"/>
                  <w:color w:val="5C5C5C"/>
                  <w:sz w:val="21"/>
                </w:rPr>
                <w:t>        t = </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w:t>
              </w:r>
            </w:ins>
          </w:p>
          <w:p w14:paraId="0554574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40" w:author="yukina minato" w:date="2025-09-07T17:10:00Z" w16du:dateUtc="2025-09-07T09:10:00Z"/>
                <w:rFonts w:eastAsia="宋体"/>
                <w:color w:val="5C5C5C"/>
                <w:szCs w:val="22"/>
              </w:rPr>
            </w:pPr>
            <w:ins w:id="5541"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missile_pos</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m_t_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ins>
          </w:p>
          <w:p w14:paraId="0FA5AF6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42" w:author="yukina minato" w:date="2025-09-07T17:10:00Z" w16du:dateUtc="2025-09-07T09:10:00Z"/>
                <w:rFonts w:eastAsia="宋体"/>
                <w:color w:val="5C5C5C"/>
                <w:szCs w:val="22"/>
              </w:rPr>
            </w:pPr>
            <w:ins w:id="5543"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c_c_ggg</w:t>
              </w:r>
              <w:proofErr w:type="spellEnd"/>
              <w:r w:rsidRPr="00002D6B">
                <w:rPr>
                  <w:rFonts w:ascii="Consolas" w:eastAsia="Consolas" w:hAnsi="Consolas" w:cs="Consolas"/>
                  <w:color w:val="5C5C5C"/>
                  <w:sz w:val="21"/>
                </w:rPr>
                <w:t> = s_p1_ggg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v_down</w:t>
              </w:r>
              <w:proofErr w:type="spellEnd"/>
              <w:r w:rsidRPr="00002D6B">
                <w:rPr>
                  <w:rFonts w:ascii="Consolas" w:eastAsia="Consolas" w:hAnsi="Consolas" w:cs="Consolas"/>
                  <w:color w:val="5C5C5C"/>
                  <w:sz w:val="21"/>
                </w:rPr>
                <w:t> * (t - t_e1_ggg)];</w:t>
              </w:r>
            </w:ins>
          </w:p>
          <w:p w14:paraId="62464C5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44" w:author="yukina minato" w:date="2025-09-07T17:10:00Z" w16du:dateUtc="2025-09-07T09:10:00Z"/>
                <w:rFonts w:eastAsia="宋体"/>
                <w:color w:val="5C5C5C"/>
                <w:szCs w:val="22"/>
              </w:rPr>
            </w:pPr>
            <w:ins w:id="5545" w:author="yukina minato" w:date="2025-09-07T17:10:00Z" w16du:dateUtc="2025-09-07T09:10:00Z">
              <w:r w:rsidRPr="00002D6B">
                <w:rPr>
                  <w:rFonts w:ascii="Consolas" w:eastAsia="Consolas" w:hAnsi="Consolas" w:cs="Consolas"/>
                  <w:color w:val="5C5C5C"/>
                  <w:sz w:val="21"/>
                  <w:shd w:val="clear" w:color="auto" w:fill="F8F8F8"/>
                </w:rPr>
                <w:t>        if </w:t>
              </w:r>
              <w:proofErr w:type="spellStart"/>
              <w:r w:rsidRPr="00002D6B">
                <w:rPr>
                  <w:rFonts w:ascii="Consolas" w:eastAsia="Consolas" w:hAnsi="Consolas" w:cs="Consolas"/>
                  <w:color w:val="5C5C5C"/>
                  <w:sz w:val="21"/>
                  <w:shd w:val="clear" w:color="auto" w:fill="F8F8F8"/>
                </w:rPr>
                <w:t>i_f_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missile_pos</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a_p_ggg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c_c_ggg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r_s</w:t>
              </w:r>
              <w:proofErr w:type="spellEnd"/>
              <w:r w:rsidRPr="00002D6B">
                <w:rPr>
                  <w:rFonts w:ascii="Consolas" w:eastAsia="Consolas" w:hAnsi="Consolas" w:cs="Consolas"/>
                  <w:color w:val="5C5C5C"/>
                  <w:sz w:val="21"/>
                  <w:shd w:val="clear" w:color="auto" w:fill="F8F8F8"/>
                </w:rPr>
                <w:t>)</w:t>
              </w:r>
            </w:ins>
          </w:p>
          <w:p w14:paraId="3DEABA1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46" w:author="yukina minato" w:date="2025-09-07T17:10:00Z" w16du:dateUtc="2025-09-07T09:10:00Z"/>
                <w:rFonts w:eastAsia="宋体"/>
                <w:color w:val="5C5C5C"/>
                <w:szCs w:val="22"/>
              </w:rPr>
            </w:pPr>
            <w:ins w:id="5547"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o_s_ggg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o_s_ggg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70F19EB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48" w:author="yukina minato" w:date="2025-09-07T17:10:00Z" w16du:dateUtc="2025-09-07T09:10:00Z"/>
                <w:rFonts w:eastAsia="宋体"/>
                <w:color w:val="5C5C5C"/>
                <w:szCs w:val="22"/>
              </w:rPr>
            </w:pPr>
            <w:ins w:id="5549"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0063436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50" w:author="yukina minato" w:date="2025-09-07T17:10:00Z" w16du:dateUtc="2025-09-07T09:10:00Z"/>
                <w:rFonts w:eastAsia="宋体"/>
                <w:color w:val="5C5C5C"/>
                <w:szCs w:val="22"/>
              </w:rPr>
            </w:pPr>
            <w:ins w:id="5551"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7B1C92D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52" w:author="yukina minato" w:date="2025-09-07T17:10:00Z" w16du:dateUtc="2025-09-07T09:10:00Z"/>
                <w:rFonts w:eastAsia="宋体"/>
                <w:color w:val="5C5C5C"/>
                <w:szCs w:val="22"/>
              </w:rPr>
            </w:pPr>
            <w:ins w:id="5553"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o_s_ggg</w:t>
              </w:r>
              <w:proofErr w:type="spellEnd"/>
              <w:r w:rsidRPr="00002D6B">
                <w:rPr>
                  <w:rFonts w:ascii="Consolas" w:eastAsia="Consolas" w:hAnsi="Consolas" w:cs="Consolas"/>
                  <w:color w:val="5C5C5C"/>
                  <w:sz w:val="21"/>
                  <w:shd w:val="clear" w:color="auto" w:fill="F8F8F8"/>
                </w:rPr>
                <w:t> * dt;</w:t>
              </w:r>
            </w:ins>
          </w:p>
          <w:p w14:paraId="123926B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54" w:author="yukina minato" w:date="2025-09-07T17:10:00Z" w16du:dateUtc="2025-09-07T09:10:00Z"/>
                <w:rFonts w:eastAsia="宋体"/>
                <w:color w:val="5C5C5C"/>
                <w:szCs w:val="22"/>
              </w:rPr>
            </w:pPr>
            <w:ins w:id="5555" w:author="yukina minato" w:date="2025-09-07T17:10:00Z" w16du:dateUtc="2025-09-07T09:10:00Z">
              <w:r w:rsidRPr="00002D6B">
                <w:rPr>
                  <w:rFonts w:ascii="Consolas" w:eastAsia="Consolas" w:hAnsi="Consolas" w:cs="Consolas"/>
                  <w:color w:val="A626A4"/>
                  <w:sz w:val="21"/>
                </w:rPr>
                <w:t>end</w:t>
              </w:r>
            </w:ins>
          </w:p>
          <w:p w14:paraId="358EBA4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556" w:author="yukina minato" w:date="2025-09-07T17:10:00Z" w16du:dateUtc="2025-09-07T09:10:00Z"/>
                <w:rFonts w:eastAsia="宋体"/>
                <w:color w:val="5C5C5C"/>
                <w:szCs w:val="22"/>
              </w:rPr>
            </w:pPr>
          </w:p>
          <w:p w14:paraId="3F8C3AE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57" w:author="yukina minato" w:date="2025-09-07T17:10:00Z" w16du:dateUtc="2025-09-07T09:10:00Z"/>
                <w:rFonts w:eastAsia="宋体"/>
                <w:color w:val="5C5C5C"/>
                <w:szCs w:val="22"/>
              </w:rPr>
            </w:pPr>
            <w:ins w:id="5558" w:author="yukina minato" w:date="2025-09-07T17:10:00Z" w16du:dateUtc="2025-09-07T09:10:00Z">
              <w:r w:rsidRPr="00002D6B">
                <w:rPr>
                  <w:rFonts w:ascii="Consolas" w:eastAsia="Consolas" w:hAnsi="Consolas" w:cs="Consolas"/>
                  <w:color w:val="A626A4"/>
                  <w:sz w:val="21"/>
                </w:rPr>
                <w:t>function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i_f_ggg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i_f_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missile_pos</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s_c_ggg</w:t>
              </w:r>
              <w:proofErr w:type="spellEnd"/>
              <w:r w:rsidRPr="00002D6B">
                <w:rPr>
                  <w:rFonts w:ascii="Consolas" w:eastAsia="Consolas" w:hAnsi="Consolas" w:cs="Consolas"/>
                  <w:color w:val="5C5C5C"/>
                  <w:sz w:val="21"/>
                </w:rPr>
                <w:t>, r) </w:t>
              </w:r>
            </w:ins>
          </w:p>
          <w:p w14:paraId="01BCDAA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59" w:author="yukina minato" w:date="2025-09-07T17:10:00Z" w16du:dateUtc="2025-09-07T09:10:00Z"/>
                <w:rFonts w:eastAsia="宋体"/>
                <w:color w:val="5C5C5C"/>
                <w:szCs w:val="22"/>
              </w:rPr>
            </w:pPr>
            <w:ins w:id="5560"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n_t_ggg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size(</w:t>
              </w:r>
              <w:proofErr w:type="spellStart"/>
              <w:proofErr w:type="gramEnd"/>
              <w:r w:rsidRPr="00002D6B">
                <w:rPr>
                  <w:rFonts w:ascii="Consolas" w:eastAsia="Consolas" w:hAnsi="Consolas" w:cs="Consolas"/>
                  <w:color w:val="5C5C5C"/>
                  <w:sz w:val="21"/>
                  <w:shd w:val="clear" w:color="auto" w:fill="F8F8F8"/>
                </w:rPr>
                <w:t>t_p_ggg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451E1D7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61" w:author="yukina minato" w:date="2025-09-07T17:10:00Z" w16du:dateUtc="2025-09-07T09:10:00Z"/>
                <w:rFonts w:eastAsia="宋体"/>
                <w:color w:val="5C5C5C"/>
                <w:szCs w:val="22"/>
              </w:rPr>
            </w:pPr>
            <w:ins w:id="5562"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:n</w:t>
              </w:r>
              <w:proofErr w:type="gramEnd"/>
              <w:r w:rsidRPr="00002D6B">
                <w:rPr>
                  <w:rFonts w:ascii="Consolas" w:eastAsia="Consolas" w:hAnsi="Consolas" w:cs="Consolas"/>
                  <w:color w:val="5C5C5C"/>
                  <w:sz w:val="21"/>
                </w:rPr>
                <w:t>_t_ggg</w:t>
              </w:r>
            </w:ins>
          </w:p>
          <w:p w14:paraId="2F5DAA1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63" w:author="yukina minato" w:date="2025-09-07T17:10:00Z" w16du:dateUtc="2025-09-07T09:10:00Z"/>
                <w:rFonts w:eastAsia="宋体"/>
                <w:color w:val="5C5C5C"/>
                <w:szCs w:val="22"/>
              </w:rPr>
            </w:pPr>
            <w:ins w:id="5564"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target_point</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t_p_ggg</w:t>
              </w:r>
              <w:proofErr w:type="spellEnd"/>
              <w:proofErr w:type="gramStart"/>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ins>
          </w:p>
          <w:p w14:paraId="3753EE6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65" w:author="yukina minato" w:date="2025-09-07T17:10:00Z" w16du:dateUtc="2025-09-07T09:10:00Z"/>
                <w:rFonts w:eastAsia="宋体"/>
                <w:color w:val="5C5C5C"/>
                <w:szCs w:val="22"/>
              </w:rPr>
            </w:pPr>
            <w:ins w:id="5566"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i_o_ggg</w:t>
              </w:r>
              <w:proofErr w:type="spellEnd"/>
              <w:r w:rsidRPr="00002D6B">
                <w:rPr>
                  <w:rFonts w:ascii="Consolas" w:eastAsia="Consolas" w:hAnsi="Consolas" w:cs="Consolas"/>
                  <w:color w:val="5C5C5C"/>
                  <w:sz w:val="21"/>
                </w:rPr>
                <w:t> = false;</w:t>
              </w:r>
            </w:ins>
          </w:p>
          <w:p w14:paraId="29ECE2E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67" w:author="yukina minato" w:date="2025-09-07T17:10:00Z" w16du:dateUtc="2025-09-07T09:10:00Z"/>
                <w:rFonts w:eastAsia="宋体"/>
                <w:color w:val="5C5C5C"/>
                <w:szCs w:val="22"/>
              </w:rPr>
            </w:pPr>
            <w:ins w:id="5568" w:author="yukina minato" w:date="2025-09-07T17:10:00Z" w16du:dateUtc="2025-09-07T09:10:00Z">
              <w:r w:rsidRPr="00002D6B">
                <w:rPr>
                  <w:rFonts w:ascii="Consolas" w:eastAsia="Consolas" w:hAnsi="Consolas" w:cs="Consolas"/>
                  <w:color w:val="5C5C5C"/>
                  <w:sz w:val="21"/>
                  <w:shd w:val="clear" w:color="auto" w:fill="F8F8F8"/>
                </w:rPr>
                <w:t>        for j = </w:t>
              </w:r>
              <w:proofErr w:type="gramStart"/>
              <w:r w:rsidRPr="00002D6B">
                <w:rPr>
                  <w:rFonts w:ascii="Consolas" w:eastAsia="Consolas" w:hAnsi="Consolas" w:cs="Consolas"/>
                  <w:color w:val="5C5C5C"/>
                  <w:sz w:val="21"/>
                  <w:shd w:val="clear" w:color="auto" w:fill="F8F8F8"/>
                </w:rPr>
                <w:t>1:size</w:t>
              </w:r>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s_c_ggg</w:t>
              </w:r>
              <w:proofErr w:type="spellEnd"/>
              <w:r w:rsidRPr="00002D6B">
                <w:rPr>
                  <w:rFonts w:ascii="Consolas" w:eastAsia="Consolas" w:hAnsi="Consolas" w:cs="Consolas"/>
                  <w:color w:val="5C5C5C"/>
                  <w:sz w:val="21"/>
                  <w:shd w:val="clear" w:color="auto" w:fill="F8F8F8"/>
                </w:rPr>
                <w:t>, 1)</w:t>
              </w:r>
            </w:ins>
          </w:p>
          <w:p w14:paraId="7FC934F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69" w:author="yukina minato" w:date="2025-09-07T17:10:00Z" w16du:dateUtc="2025-09-07T09:10:00Z"/>
                <w:rFonts w:eastAsia="宋体"/>
                <w:color w:val="5C5C5C"/>
                <w:szCs w:val="22"/>
              </w:rPr>
            </w:pPr>
            <w:ins w:id="5570" w:author="yukina minato" w:date="2025-09-07T17:10:00Z" w16du:dateUtc="2025-09-07T09:10:00Z">
              <w:r w:rsidRPr="00002D6B">
                <w:rPr>
                  <w:rFonts w:ascii="Consolas" w:eastAsia="Consolas" w:hAnsi="Consolas" w:cs="Consolas"/>
                  <w:color w:val="5C5C5C"/>
                  <w:sz w:val="21"/>
                </w:rPr>
                <w:t>            if c_s_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5C5C5C"/>
                  <w:sz w:val="21"/>
                </w:rPr>
                <w:t>missile_pos, target_point, s_c_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5C5C5C"/>
                  <w:sz w:val="21"/>
                </w:rPr>
                <w:t>j, :), r)</w:t>
              </w:r>
            </w:ins>
          </w:p>
          <w:p w14:paraId="6502F14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71" w:author="yukina minato" w:date="2025-09-07T17:10:00Z" w16du:dateUtc="2025-09-07T09:10:00Z"/>
                <w:rFonts w:eastAsia="宋体"/>
                <w:color w:val="5C5C5C"/>
                <w:szCs w:val="22"/>
              </w:rPr>
            </w:pPr>
            <w:ins w:id="5572"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i_o_ggg</w:t>
              </w:r>
              <w:proofErr w:type="spellEnd"/>
              <w:r w:rsidRPr="00002D6B">
                <w:rPr>
                  <w:rFonts w:ascii="Consolas" w:eastAsia="Consolas" w:hAnsi="Consolas" w:cs="Consolas"/>
                  <w:color w:val="5C5C5C"/>
                  <w:sz w:val="21"/>
                  <w:shd w:val="clear" w:color="auto" w:fill="F8F8F8"/>
                </w:rPr>
                <w:t> = true;</w:t>
              </w:r>
            </w:ins>
          </w:p>
          <w:p w14:paraId="3CEE238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73" w:author="yukina minato" w:date="2025-09-07T17:10:00Z" w16du:dateUtc="2025-09-07T09:10:00Z"/>
                <w:rFonts w:eastAsia="宋体"/>
                <w:color w:val="5C5C5C"/>
                <w:szCs w:val="22"/>
              </w:rPr>
            </w:pPr>
            <w:ins w:id="5574" w:author="yukina minato" w:date="2025-09-07T17:10:00Z" w16du:dateUtc="2025-09-07T09:10:00Z">
              <w:r w:rsidRPr="00002D6B">
                <w:rPr>
                  <w:rFonts w:ascii="Consolas" w:eastAsia="Consolas" w:hAnsi="Consolas" w:cs="Consolas"/>
                  <w:color w:val="5C5C5C"/>
                  <w:sz w:val="21"/>
                </w:rPr>
                <w:t>                break;</w:t>
              </w:r>
            </w:ins>
          </w:p>
          <w:p w14:paraId="16D6C95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75" w:author="yukina minato" w:date="2025-09-07T17:10:00Z" w16du:dateUtc="2025-09-07T09:10:00Z"/>
                <w:rFonts w:eastAsia="宋体"/>
                <w:color w:val="5C5C5C"/>
                <w:szCs w:val="22"/>
              </w:rPr>
            </w:pPr>
            <w:ins w:id="5576" w:author="yukina minato" w:date="2025-09-07T17:10:00Z" w16du:dateUtc="2025-09-07T09:10:00Z">
              <w:r w:rsidRPr="00002D6B">
                <w:rPr>
                  <w:rFonts w:ascii="Consolas" w:eastAsia="Consolas" w:hAnsi="Consolas" w:cs="Consolas"/>
                  <w:color w:val="5C5C5C"/>
                  <w:sz w:val="21"/>
                  <w:shd w:val="clear" w:color="auto" w:fill="F8F8F8"/>
                </w:rPr>
                <w:t>            end</w:t>
              </w:r>
            </w:ins>
          </w:p>
          <w:p w14:paraId="48F7D94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77" w:author="yukina minato" w:date="2025-09-07T17:10:00Z" w16du:dateUtc="2025-09-07T09:10:00Z"/>
                <w:rFonts w:eastAsia="宋体"/>
                <w:color w:val="5C5C5C"/>
                <w:szCs w:val="22"/>
              </w:rPr>
            </w:pPr>
            <w:ins w:id="5578" w:author="yukina minato" w:date="2025-09-07T17:10:00Z" w16du:dateUtc="2025-09-07T09:10:00Z">
              <w:r w:rsidRPr="00002D6B">
                <w:rPr>
                  <w:rFonts w:ascii="Consolas" w:eastAsia="Consolas" w:hAnsi="Consolas" w:cs="Consolas"/>
                  <w:color w:val="5C5C5C"/>
                  <w:sz w:val="21"/>
                </w:rPr>
                <w:t>        end</w:t>
              </w:r>
            </w:ins>
          </w:p>
          <w:p w14:paraId="6756CF6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79" w:author="yukina minato" w:date="2025-09-07T17:10:00Z" w16du:dateUtc="2025-09-07T09:10:00Z"/>
                <w:rFonts w:eastAsia="宋体"/>
                <w:color w:val="5C5C5C"/>
                <w:szCs w:val="22"/>
              </w:rPr>
            </w:pPr>
            <w:ins w:id="5580" w:author="yukina minato" w:date="2025-09-07T17:10:00Z" w16du:dateUtc="2025-09-07T09:10:00Z">
              <w:r w:rsidRPr="00002D6B">
                <w:rPr>
                  <w:rFonts w:ascii="Consolas" w:eastAsia="Consolas" w:hAnsi="Consolas" w:cs="Consolas"/>
                  <w:color w:val="5C5C5C"/>
                  <w:sz w:val="21"/>
                  <w:shd w:val="clear" w:color="auto" w:fill="F8F8F8"/>
                </w:rPr>
                <w:t>        if ~</w:t>
              </w:r>
              <w:proofErr w:type="spellStart"/>
              <w:r w:rsidRPr="00002D6B">
                <w:rPr>
                  <w:rFonts w:ascii="Consolas" w:eastAsia="Consolas" w:hAnsi="Consolas" w:cs="Consolas"/>
                  <w:color w:val="5C5C5C"/>
                  <w:sz w:val="21"/>
                  <w:shd w:val="clear" w:color="auto" w:fill="F8F8F8"/>
                </w:rPr>
                <w:t>i_o_ggg</w:t>
              </w:r>
              <w:proofErr w:type="spellEnd"/>
            </w:ins>
          </w:p>
          <w:p w14:paraId="0860A4F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81" w:author="yukina minato" w:date="2025-09-07T17:10:00Z" w16du:dateUtc="2025-09-07T09:10:00Z"/>
                <w:rFonts w:eastAsia="宋体"/>
                <w:color w:val="5C5C5C"/>
                <w:szCs w:val="22"/>
              </w:rPr>
            </w:pPr>
            <w:ins w:id="5582"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i_f_ggg</w:t>
              </w:r>
              <w:proofErr w:type="spellEnd"/>
              <w:r w:rsidRPr="00002D6B">
                <w:rPr>
                  <w:rFonts w:ascii="Consolas" w:eastAsia="Consolas" w:hAnsi="Consolas" w:cs="Consolas"/>
                  <w:color w:val="5C5C5C"/>
                  <w:sz w:val="21"/>
                </w:rPr>
                <w:t> = false;</w:t>
              </w:r>
            </w:ins>
          </w:p>
          <w:p w14:paraId="7EA5C18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83" w:author="yukina minato" w:date="2025-09-07T17:10:00Z" w16du:dateUtc="2025-09-07T09:10:00Z"/>
                <w:rFonts w:eastAsia="宋体"/>
                <w:color w:val="5C5C5C"/>
                <w:szCs w:val="22"/>
              </w:rPr>
            </w:pPr>
            <w:ins w:id="5584" w:author="yukina minato" w:date="2025-09-07T17:10:00Z" w16du:dateUtc="2025-09-07T09:10:00Z">
              <w:r w:rsidRPr="00002D6B">
                <w:rPr>
                  <w:rFonts w:ascii="Consolas" w:eastAsia="Consolas" w:hAnsi="Consolas" w:cs="Consolas"/>
                  <w:color w:val="5C5C5C"/>
                  <w:sz w:val="21"/>
                  <w:shd w:val="clear" w:color="auto" w:fill="F8F8F8"/>
                </w:rPr>
                <w:t>            return;</w:t>
              </w:r>
            </w:ins>
          </w:p>
          <w:p w14:paraId="37FDD5B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85" w:author="yukina minato" w:date="2025-09-07T17:10:00Z" w16du:dateUtc="2025-09-07T09:10:00Z"/>
                <w:rFonts w:eastAsia="宋体"/>
                <w:color w:val="5C5C5C"/>
                <w:szCs w:val="22"/>
              </w:rPr>
            </w:pPr>
            <w:ins w:id="5586" w:author="yukina minato" w:date="2025-09-07T17:10:00Z" w16du:dateUtc="2025-09-07T09:10:00Z">
              <w:r w:rsidRPr="00002D6B">
                <w:rPr>
                  <w:rFonts w:ascii="Consolas" w:eastAsia="Consolas" w:hAnsi="Consolas" w:cs="Consolas"/>
                  <w:color w:val="5C5C5C"/>
                  <w:sz w:val="21"/>
                </w:rPr>
                <w:t>        end</w:t>
              </w:r>
            </w:ins>
          </w:p>
          <w:p w14:paraId="1FFCDBE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87" w:author="yukina minato" w:date="2025-09-07T17:10:00Z" w16du:dateUtc="2025-09-07T09:10:00Z"/>
                <w:rFonts w:eastAsia="宋体"/>
                <w:color w:val="5C5C5C"/>
                <w:szCs w:val="22"/>
              </w:rPr>
            </w:pPr>
            <w:ins w:id="5588" w:author="yukina minato" w:date="2025-09-07T17:10:00Z" w16du:dateUtc="2025-09-07T09:10:00Z">
              <w:r w:rsidRPr="00002D6B">
                <w:rPr>
                  <w:rFonts w:ascii="Consolas" w:eastAsia="Consolas" w:hAnsi="Consolas" w:cs="Consolas"/>
                  <w:color w:val="5C5C5C"/>
                  <w:sz w:val="21"/>
                  <w:shd w:val="clear" w:color="auto" w:fill="F8F8F8"/>
                </w:rPr>
                <w:t>    end</w:t>
              </w:r>
            </w:ins>
          </w:p>
          <w:p w14:paraId="428DABA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89" w:author="yukina minato" w:date="2025-09-07T17:10:00Z" w16du:dateUtc="2025-09-07T09:10:00Z"/>
                <w:rFonts w:eastAsia="宋体"/>
                <w:color w:val="5C5C5C"/>
                <w:szCs w:val="22"/>
              </w:rPr>
            </w:pPr>
            <w:ins w:id="5590"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i_f_ggg</w:t>
              </w:r>
              <w:proofErr w:type="spellEnd"/>
              <w:r w:rsidRPr="00002D6B">
                <w:rPr>
                  <w:rFonts w:ascii="Consolas" w:eastAsia="Consolas" w:hAnsi="Consolas" w:cs="Consolas"/>
                  <w:color w:val="5C5C5C"/>
                  <w:sz w:val="21"/>
                </w:rPr>
                <w:t> = true;</w:t>
              </w:r>
            </w:ins>
          </w:p>
          <w:p w14:paraId="4FFFD58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91" w:author="yukina minato" w:date="2025-09-07T17:10:00Z" w16du:dateUtc="2025-09-07T09:10:00Z"/>
                <w:rFonts w:eastAsia="宋体"/>
                <w:color w:val="5C5C5C"/>
                <w:szCs w:val="22"/>
              </w:rPr>
            </w:pPr>
            <w:ins w:id="5592" w:author="yukina minato" w:date="2025-09-07T17:10:00Z" w16du:dateUtc="2025-09-07T09:10:00Z">
              <w:r w:rsidRPr="00002D6B">
                <w:rPr>
                  <w:rFonts w:ascii="Consolas" w:eastAsia="Consolas" w:hAnsi="Consolas" w:cs="Consolas"/>
                  <w:color w:val="5C5C5C"/>
                  <w:sz w:val="21"/>
                  <w:shd w:val="clear" w:color="auto" w:fill="F8F8F8"/>
                </w:rPr>
                <w:t>end</w:t>
              </w:r>
            </w:ins>
          </w:p>
          <w:p w14:paraId="24AE7E8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5593" w:author="yukina minato" w:date="2025-09-07T17:10:00Z" w16du:dateUtc="2025-09-07T09:10:00Z"/>
                <w:rFonts w:eastAsia="宋体"/>
                <w:color w:val="5C5C5C"/>
                <w:szCs w:val="22"/>
              </w:rPr>
            </w:pPr>
          </w:p>
          <w:p w14:paraId="55397BA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94" w:author="yukina minato" w:date="2025-09-07T17:10:00Z" w16du:dateUtc="2025-09-07T09:10:00Z"/>
                <w:rFonts w:eastAsia="宋体"/>
                <w:color w:val="5C5C5C"/>
                <w:szCs w:val="22"/>
              </w:rPr>
            </w:pPr>
            <w:ins w:id="5595" w:author="yukina minato" w:date="2025-09-07T17:10:00Z" w16du:dateUtc="2025-09-07T09:10:00Z">
              <w:r w:rsidRPr="00002D6B">
                <w:rPr>
                  <w:rFonts w:ascii="Consolas" w:eastAsia="Consolas" w:hAnsi="Consolas" w:cs="Consolas"/>
                  <w:color w:val="5C5C5C"/>
                  <w:sz w:val="21"/>
                  <w:shd w:val="clear" w:color="auto" w:fill="F8F8F8"/>
                </w:rPr>
                <w:t>function </w:t>
              </w:r>
              <w:proofErr w:type="spellStart"/>
              <w:r w:rsidRPr="00002D6B">
                <w:rPr>
                  <w:rFonts w:ascii="Consolas" w:eastAsia="Consolas" w:hAnsi="Consolas" w:cs="Consolas"/>
                  <w:color w:val="5C5C5C"/>
                  <w:sz w:val="21"/>
                  <w:shd w:val="clear" w:color="auto" w:fill="F8F8F8"/>
                </w:rPr>
                <w:t>d_i_ggg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c_s_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P, Q, C, r) </w:t>
              </w:r>
            </w:ins>
          </w:p>
          <w:p w14:paraId="194A8C3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596" w:author="yukina minato" w:date="2025-09-07T17:10:00Z" w16du:dateUtc="2025-09-07T09:10:00Z"/>
                <w:rFonts w:eastAsia="宋体"/>
                <w:color w:val="5C5C5C"/>
                <w:szCs w:val="22"/>
              </w:rPr>
            </w:pPr>
            <w:ins w:id="5597"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v_r_ggg</w:t>
              </w:r>
              <w:proofErr w:type="spellEnd"/>
              <w:r w:rsidRPr="00002D6B">
                <w:rPr>
                  <w:rFonts w:ascii="Consolas" w:eastAsia="Consolas" w:hAnsi="Consolas" w:cs="Consolas"/>
                  <w:color w:val="5C5C5C"/>
                  <w:sz w:val="21"/>
                </w:rPr>
                <w:t> = Q - P; </w:t>
              </w:r>
              <w:proofErr w:type="spellStart"/>
              <w:r w:rsidRPr="00002D6B">
                <w:rPr>
                  <w:rFonts w:ascii="Consolas" w:eastAsia="Consolas" w:hAnsi="Consolas" w:cs="Consolas"/>
                  <w:color w:val="5C5C5C"/>
                  <w:sz w:val="21"/>
                </w:rPr>
                <w:t>v_p_ggg</w:t>
              </w:r>
              <w:proofErr w:type="spellEnd"/>
              <w:r w:rsidRPr="00002D6B">
                <w:rPr>
                  <w:rFonts w:ascii="Consolas" w:eastAsia="Consolas" w:hAnsi="Consolas" w:cs="Consolas"/>
                  <w:color w:val="5C5C5C"/>
                  <w:sz w:val="21"/>
                </w:rPr>
                <w:t> = C - P;</w:t>
              </w:r>
            </w:ins>
          </w:p>
          <w:p w14:paraId="5BF2EBA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598" w:author="yukina minato" w:date="2025-09-07T17:10:00Z" w16du:dateUtc="2025-09-07T09:10:00Z"/>
                <w:rFonts w:eastAsia="宋体"/>
                <w:color w:val="5C5C5C"/>
                <w:szCs w:val="22"/>
              </w:rPr>
            </w:pPr>
            <w:ins w:id="5599" w:author="yukina minato" w:date="2025-09-07T17:10:00Z" w16du:dateUtc="2025-09-07T09:10:00Z">
              <w:r w:rsidRPr="00002D6B">
                <w:rPr>
                  <w:rFonts w:ascii="Consolas" w:eastAsia="Consolas" w:hAnsi="Consolas" w:cs="Consolas"/>
                  <w:color w:val="5C5C5C"/>
                  <w:sz w:val="21"/>
                  <w:shd w:val="clear" w:color="auto" w:fill="F8F8F8"/>
                </w:rPr>
                <w:t>    t = </w:t>
              </w:r>
              <w:proofErr w:type="gramStart"/>
              <w:r w:rsidRPr="00002D6B">
                <w:rPr>
                  <w:rFonts w:ascii="Consolas" w:eastAsia="Consolas" w:hAnsi="Consolas" w:cs="Consolas"/>
                  <w:color w:val="5C5C5C"/>
                  <w:sz w:val="21"/>
                  <w:shd w:val="clear" w:color="auto" w:fill="F8F8F8"/>
                </w:rPr>
                <w:t>dot(</w:t>
              </w:r>
              <w:proofErr w:type="spellStart"/>
              <w:proofErr w:type="gramEnd"/>
              <w:r w:rsidRPr="00002D6B">
                <w:rPr>
                  <w:rFonts w:ascii="Consolas" w:eastAsia="Consolas" w:hAnsi="Consolas" w:cs="Consolas"/>
                  <w:color w:val="5C5C5C"/>
                  <w:sz w:val="21"/>
                  <w:shd w:val="clear" w:color="auto" w:fill="F8F8F8"/>
                </w:rPr>
                <w:t>v_p_ggg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v_r_ggg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dot(</w:t>
              </w:r>
              <w:proofErr w:type="spellStart"/>
              <w:proofErr w:type="gramEnd"/>
              <w:r w:rsidRPr="00002D6B">
                <w:rPr>
                  <w:rFonts w:ascii="Consolas" w:eastAsia="Consolas" w:hAnsi="Consolas" w:cs="Consolas"/>
                  <w:color w:val="5C5C5C"/>
                  <w:sz w:val="21"/>
                  <w:shd w:val="clear" w:color="auto" w:fill="F8F8F8"/>
                </w:rPr>
                <w:t>v_r_ggg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v_r_ggg</w:t>
              </w:r>
              <w:proofErr w:type="spellEnd"/>
              <w:r w:rsidRPr="00002D6B">
                <w:rPr>
                  <w:rFonts w:ascii="Consolas" w:eastAsia="Consolas" w:hAnsi="Consolas" w:cs="Consolas"/>
                  <w:color w:val="5C5C5C"/>
                  <w:sz w:val="21"/>
                  <w:shd w:val="clear" w:color="auto" w:fill="F8F8F8"/>
                </w:rPr>
                <w:t>);</w:t>
              </w:r>
            </w:ins>
          </w:p>
          <w:p w14:paraId="1148652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600" w:author="yukina minato" w:date="2025-09-07T17:10:00Z" w16du:dateUtc="2025-09-07T09:10:00Z"/>
                <w:rFonts w:eastAsia="宋体"/>
                <w:color w:val="5C5C5C"/>
                <w:szCs w:val="22"/>
              </w:rPr>
            </w:pPr>
            <w:ins w:id="5601" w:author="yukina minato" w:date="2025-09-07T17:10:00Z" w16du:dateUtc="2025-09-07T09:10:00Z">
              <w:r w:rsidRPr="00002D6B">
                <w:rPr>
                  <w:rFonts w:ascii="Consolas" w:eastAsia="Consolas" w:hAnsi="Consolas" w:cs="Consolas"/>
                  <w:color w:val="5C5C5C"/>
                  <w:sz w:val="21"/>
                </w:rPr>
                <w:t>    if t &lt; 0 || t &gt; 1</w:t>
              </w:r>
            </w:ins>
          </w:p>
          <w:p w14:paraId="215D551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602" w:author="yukina minato" w:date="2025-09-07T17:10:00Z" w16du:dateUtc="2025-09-07T09:10:00Z"/>
                <w:rFonts w:eastAsia="宋体"/>
                <w:color w:val="5C5C5C"/>
                <w:szCs w:val="22"/>
              </w:rPr>
            </w:pPr>
            <w:ins w:id="5603"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d_p_ggg</w:t>
              </w:r>
              <w:proofErr w:type="spellEnd"/>
              <w:r w:rsidRPr="00002D6B">
                <w:rPr>
                  <w:rFonts w:ascii="Consolas" w:eastAsia="Consolas" w:hAnsi="Consolas" w:cs="Consolas"/>
                  <w:color w:val="5C5C5C"/>
                  <w:sz w:val="21"/>
                  <w:shd w:val="clear" w:color="auto" w:fill="F8F8F8"/>
                </w:rPr>
                <w:t> = sum(v_p_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5C5C5C"/>
                  <w:sz w:val="21"/>
                  <w:shd w:val="clear" w:color="auto" w:fill="F8F8F8"/>
                </w:rPr>
                <w:t>2); </w:t>
              </w:r>
              <w:proofErr w:type="spellStart"/>
              <w:r w:rsidRPr="00002D6B">
                <w:rPr>
                  <w:rFonts w:ascii="Consolas" w:eastAsia="Consolas" w:hAnsi="Consolas" w:cs="Consolas"/>
                  <w:color w:val="5C5C5C"/>
                  <w:sz w:val="21"/>
                  <w:shd w:val="clear" w:color="auto" w:fill="F8F8F8"/>
                </w:rPr>
                <w:t>d_q_ggg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sum(</w:t>
              </w:r>
              <w:proofErr w:type="gramEnd"/>
              <w:r w:rsidRPr="00002D6B">
                <w:rPr>
                  <w:rFonts w:ascii="Consolas" w:eastAsia="Consolas" w:hAnsi="Consolas" w:cs="Consolas"/>
                  <w:color w:val="5C5C5C"/>
                  <w:sz w:val="21"/>
                  <w:shd w:val="clear" w:color="auto" w:fill="F8F8F8"/>
                </w:rPr>
                <w:t>(C - Q</w:t>
              </w:r>
              <w:proofErr w:type="gramStart"/>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2);</w:t>
              </w:r>
            </w:ins>
          </w:p>
          <w:p w14:paraId="14956D7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604" w:author="yukina minato" w:date="2025-09-07T17:10:00Z" w16du:dateUtc="2025-09-07T09:10:00Z"/>
                <w:rFonts w:eastAsia="宋体"/>
                <w:color w:val="5C5C5C"/>
                <w:szCs w:val="22"/>
              </w:rPr>
            </w:pPr>
            <w:ins w:id="5605"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d_i_ggg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d_p_ggg</w:t>
              </w:r>
              <w:proofErr w:type="spellEnd"/>
              <w:r w:rsidRPr="00002D6B">
                <w:rPr>
                  <w:rFonts w:ascii="Consolas" w:eastAsia="Consolas" w:hAnsi="Consolas" w:cs="Consolas"/>
                  <w:color w:val="5C5C5C"/>
                  <w:sz w:val="21"/>
                </w:rPr>
                <w:t> &lt;= r^2) || (</w:t>
              </w:r>
              <w:proofErr w:type="spellStart"/>
              <w:r w:rsidRPr="00002D6B">
                <w:rPr>
                  <w:rFonts w:ascii="Consolas" w:eastAsia="Consolas" w:hAnsi="Consolas" w:cs="Consolas"/>
                  <w:color w:val="5C5C5C"/>
                  <w:sz w:val="21"/>
                </w:rPr>
                <w:t>d_q_ggg</w:t>
              </w:r>
              <w:proofErr w:type="spellEnd"/>
              <w:r w:rsidRPr="00002D6B">
                <w:rPr>
                  <w:rFonts w:ascii="Consolas" w:eastAsia="Consolas" w:hAnsi="Consolas" w:cs="Consolas"/>
                  <w:color w:val="5C5C5C"/>
                  <w:sz w:val="21"/>
                </w:rPr>
                <w:t> &lt;= r^2);</w:t>
              </w:r>
            </w:ins>
          </w:p>
          <w:p w14:paraId="4394D3C8"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606" w:author="yukina minato" w:date="2025-09-07T17:10:00Z" w16du:dateUtc="2025-09-07T09:10:00Z"/>
                <w:rFonts w:eastAsia="宋体"/>
                <w:color w:val="5C5C5C"/>
                <w:szCs w:val="22"/>
              </w:rPr>
            </w:pPr>
            <w:ins w:id="5607" w:author="yukina minato" w:date="2025-09-07T17:10:00Z" w16du:dateUtc="2025-09-07T09:10:00Z">
              <w:r w:rsidRPr="00002D6B">
                <w:rPr>
                  <w:rFonts w:ascii="Consolas" w:eastAsia="Consolas" w:hAnsi="Consolas" w:cs="Consolas"/>
                  <w:color w:val="5C5C5C"/>
                  <w:sz w:val="21"/>
                  <w:shd w:val="clear" w:color="auto" w:fill="F8F8F8"/>
                </w:rPr>
                <w:t>    else</w:t>
              </w:r>
            </w:ins>
          </w:p>
          <w:p w14:paraId="3F8D74E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608" w:author="yukina minato" w:date="2025-09-07T17:10:00Z" w16du:dateUtc="2025-09-07T09:10:00Z"/>
                <w:rFonts w:eastAsia="宋体"/>
                <w:color w:val="5C5C5C"/>
                <w:szCs w:val="22"/>
              </w:rPr>
            </w:pPr>
            <w:ins w:id="5609" w:author="yukina minato" w:date="2025-09-07T17:10:00Z" w16du:dateUtc="2025-09-07T09:10:00Z">
              <w:r w:rsidRPr="00002D6B">
                <w:rPr>
                  <w:rFonts w:ascii="Consolas" w:eastAsia="Consolas" w:hAnsi="Consolas" w:cs="Consolas"/>
                  <w:color w:val="5C5C5C"/>
                  <w:sz w:val="21"/>
                </w:rPr>
                <w:t>        d_s_ggg = sum(v_p_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5C5C5C"/>
                  <w:sz w:val="21"/>
                </w:rPr>
                <w:t>2) - (t^2) * </w:t>
              </w:r>
              <w:proofErr w:type="gramStart"/>
              <w:r w:rsidRPr="00002D6B">
                <w:rPr>
                  <w:rFonts w:ascii="Consolas" w:eastAsia="Consolas" w:hAnsi="Consolas" w:cs="Consolas"/>
                  <w:color w:val="5C5C5C"/>
                  <w:sz w:val="21"/>
                </w:rPr>
                <w:t>dot(</w:t>
              </w:r>
              <w:proofErr w:type="gramEnd"/>
              <w:r w:rsidRPr="00002D6B">
                <w:rPr>
                  <w:rFonts w:ascii="Consolas" w:eastAsia="Consolas" w:hAnsi="Consolas" w:cs="Consolas"/>
                  <w:color w:val="5C5C5C"/>
                  <w:sz w:val="21"/>
                </w:rPr>
                <w:t>v_r_ggg, v_r_ggg);</w:t>
              </w:r>
            </w:ins>
          </w:p>
          <w:p w14:paraId="30CB76B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610" w:author="yukina minato" w:date="2025-09-07T17:10:00Z" w16du:dateUtc="2025-09-07T09:10:00Z"/>
                <w:rFonts w:eastAsia="宋体"/>
                <w:color w:val="5C5C5C"/>
                <w:szCs w:val="22"/>
              </w:rPr>
            </w:pPr>
            <w:ins w:id="5611"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d_i_ggg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d_s_ggg</w:t>
              </w:r>
              <w:proofErr w:type="spellEnd"/>
              <w:r w:rsidRPr="00002D6B">
                <w:rPr>
                  <w:rFonts w:ascii="Consolas" w:eastAsia="Consolas" w:hAnsi="Consolas" w:cs="Consolas"/>
                  <w:color w:val="5C5C5C"/>
                  <w:sz w:val="21"/>
                  <w:shd w:val="clear" w:color="auto" w:fill="F8F8F8"/>
                </w:rPr>
                <w:t> &lt;= r^2);</w:t>
              </w:r>
            </w:ins>
          </w:p>
          <w:p w14:paraId="0895794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612" w:author="yukina minato" w:date="2025-09-07T17:10:00Z" w16du:dateUtc="2025-09-07T09:10:00Z"/>
                <w:rFonts w:eastAsia="宋体"/>
                <w:color w:val="5C5C5C"/>
                <w:szCs w:val="22"/>
              </w:rPr>
            </w:pPr>
            <w:ins w:id="5613" w:author="yukina minato" w:date="2025-09-07T17:10:00Z" w16du:dateUtc="2025-09-07T09:10:00Z">
              <w:r w:rsidRPr="00002D6B">
                <w:rPr>
                  <w:rFonts w:ascii="Consolas" w:eastAsia="Consolas" w:hAnsi="Consolas" w:cs="Consolas"/>
                  <w:color w:val="5C5C5C"/>
                  <w:sz w:val="21"/>
                </w:rPr>
                <w:t>    end</w:t>
              </w:r>
            </w:ins>
          </w:p>
          <w:p w14:paraId="6959B6B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614" w:author="yukina minato" w:date="2025-09-07T17:10:00Z" w16du:dateUtc="2025-09-07T09:10:00Z"/>
                <w:rFonts w:eastAsia="宋体"/>
                <w:color w:val="5C5C5C"/>
                <w:szCs w:val="22"/>
              </w:rPr>
            </w:pPr>
            <w:ins w:id="5615" w:author="yukina minato" w:date="2025-09-07T17:10:00Z" w16du:dateUtc="2025-09-07T09:10:00Z">
              <w:r w:rsidRPr="00002D6B">
                <w:rPr>
                  <w:rFonts w:ascii="Consolas" w:eastAsia="Consolas" w:hAnsi="Consolas" w:cs="Consolas"/>
                  <w:color w:val="5C5C5C"/>
                  <w:sz w:val="21"/>
                  <w:shd w:val="clear" w:color="auto" w:fill="F8F8F8"/>
                </w:rPr>
                <w:t>end</w:t>
              </w:r>
            </w:ins>
          </w:p>
          <w:p w14:paraId="31C346E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5616" w:author="yukina minato" w:date="2025-09-07T17:10:00Z" w16du:dateUtc="2025-09-07T09:10:00Z"/>
                <w:rFonts w:eastAsia="宋体"/>
                <w:color w:val="5C5C5C"/>
                <w:szCs w:val="22"/>
              </w:rPr>
            </w:pPr>
          </w:p>
          <w:p w14:paraId="2B82C24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617" w:author="yukina minato" w:date="2025-09-07T17:10:00Z" w16du:dateUtc="2025-09-07T09:10:00Z"/>
                <w:rFonts w:eastAsia="宋体"/>
                <w:color w:val="5C5C5C"/>
                <w:szCs w:val="22"/>
              </w:rPr>
            </w:pPr>
            <w:ins w:id="5618" w:author="yukina minato" w:date="2025-09-07T17:10:00Z" w16du:dateUtc="2025-09-07T09:10:00Z">
              <w:r w:rsidRPr="00002D6B">
                <w:rPr>
                  <w:rFonts w:ascii="Consolas" w:eastAsia="Consolas" w:hAnsi="Consolas" w:cs="Consolas"/>
                  <w:color w:val="5C5C5C"/>
                  <w:sz w:val="21"/>
                  <w:shd w:val="clear" w:color="auto" w:fill="F8F8F8"/>
                </w:rPr>
                <w:t>function </w:t>
              </w:r>
              <w:proofErr w:type="spellStart"/>
              <w:r w:rsidRPr="00002D6B">
                <w:rPr>
                  <w:rFonts w:ascii="Consolas" w:eastAsia="Consolas" w:hAnsi="Consolas" w:cs="Consolas"/>
                  <w:color w:val="5C5C5C"/>
                  <w:sz w:val="21"/>
                  <w:shd w:val="clear" w:color="auto" w:fill="F8F8F8"/>
                </w:rPr>
                <w:t>p_m_ggg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g_m_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t_v_ggg</w:t>
              </w:r>
              <w:proofErr w:type="spellEnd"/>
              <w:r w:rsidRPr="00002D6B">
                <w:rPr>
                  <w:rFonts w:ascii="Consolas" w:eastAsia="Consolas" w:hAnsi="Consolas" w:cs="Consolas"/>
                  <w:color w:val="5C5C5C"/>
                  <w:sz w:val="21"/>
                  <w:shd w:val="clear" w:color="auto" w:fill="F8F8F8"/>
                </w:rPr>
                <w:t>, M0, </w:t>
              </w:r>
              <w:proofErr w:type="spellStart"/>
              <w:r w:rsidRPr="00002D6B">
                <w:rPr>
                  <w:rFonts w:ascii="Consolas" w:eastAsia="Consolas" w:hAnsi="Consolas" w:cs="Consolas"/>
                  <w:color w:val="5C5C5C"/>
                  <w:sz w:val="21"/>
                  <w:shd w:val="clear" w:color="auto" w:fill="F8F8F8"/>
                </w:rPr>
                <w:t>v_m</w:t>
              </w:r>
              <w:proofErr w:type="spellEnd"/>
              <w:r w:rsidRPr="00002D6B">
                <w:rPr>
                  <w:rFonts w:ascii="Consolas" w:eastAsia="Consolas" w:hAnsi="Consolas" w:cs="Consolas"/>
                  <w:color w:val="5C5C5C"/>
                  <w:sz w:val="21"/>
                  <w:shd w:val="clear" w:color="auto" w:fill="F8F8F8"/>
                </w:rPr>
                <w:t>, O) </w:t>
              </w:r>
            </w:ins>
          </w:p>
          <w:p w14:paraId="52644C3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619" w:author="yukina minato" w:date="2025-09-07T17:10:00Z" w16du:dateUtc="2025-09-07T09:10:00Z"/>
                <w:rFonts w:eastAsia="宋体"/>
                <w:color w:val="5C5C5C"/>
                <w:szCs w:val="22"/>
              </w:rPr>
            </w:pPr>
            <w:ins w:id="5620"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d_v_ggg</w:t>
              </w:r>
              <w:proofErr w:type="spellEnd"/>
              <w:r w:rsidRPr="00002D6B">
                <w:rPr>
                  <w:rFonts w:ascii="Consolas" w:eastAsia="Consolas" w:hAnsi="Consolas" w:cs="Consolas"/>
                  <w:color w:val="5C5C5C"/>
                  <w:sz w:val="21"/>
                </w:rPr>
                <w:t> = (O - M0) / </w:t>
              </w:r>
              <w:proofErr w:type="gramStart"/>
              <w:r w:rsidRPr="00002D6B">
                <w:rPr>
                  <w:rFonts w:ascii="Consolas" w:eastAsia="Consolas" w:hAnsi="Consolas" w:cs="Consolas"/>
                  <w:color w:val="5C5C5C"/>
                  <w:sz w:val="21"/>
                </w:rPr>
                <w:t>norm(</w:t>
              </w:r>
              <w:proofErr w:type="gramEnd"/>
              <w:r w:rsidRPr="00002D6B">
                <w:rPr>
                  <w:rFonts w:ascii="Consolas" w:eastAsia="Consolas" w:hAnsi="Consolas" w:cs="Consolas"/>
                  <w:color w:val="5C5C5C"/>
                  <w:sz w:val="21"/>
                </w:rPr>
                <w:t>O - M0);</w:t>
              </w:r>
            </w:ins>
          </w:p>
          <w:p w14:paraId="6CCD218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621" w:author="yukina minato" w:date="2025-09-07T17:10:00Z" w16du:dateUtc="2025-09-07T09:10:00Z"/>
                <w:rFonts w:eastAsia="宋体"/>
                <w:color w:val="5C5C5C"/>
                <w:szCs w:val="22"/>
              </w:rPr>
            </w:pPr>
            <w:ins w:id="5622"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p_m_ggg</w:t>
              </w:r>
              <w:proofErr w:type="spellEnd"/>
              <w:r w:rsidRPr="00002D6B">
                <w:rPr>
                  <w:rFonts w:ascii="Consolas" w:eastAsia="Consolas" w:hAnsi="Consolas" w:cs="Consolas"/>
                  <w:color w:val="5C5C5C"/>
                  <w:sz w:val="21"/>
                  <w:shd w:val="clear" w:color="auto" w:fill="F8F8F8"/>
                </w:rPr>
                <w:t> = M0 + </w:t>
              </w:r>
              <w:proofErr w:type="spellStart"/>
              <w:r w:rsidRPr="00002D6B">
                <w:rPr>
                  <w:rFonts w:ascii="Consolas" w:eastAsia="Consolas" w:hAnsi="Consolas" w:cs="Consolas"/>
                  <w:color w:val="5C5C5C"/>
                  <w:sz w:val="21"/>
                  <w:shd w:val="clear" w:color="auto" w:fill="F8F8F8"/>
                </w:rPr>
                <w:t>t_v_ggg</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C5C5C"/>
                  <w:sz w:val="21"/>
                  <w:bdr w:val="single" w:sz="18" w:space="0" w:color="6CE26C"/>
                  <w:shd w:val="clear" w:color="auto" w:fill="F8F8F8"/>
                </w:rPr>
                <w:t> </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C5C5C"/>
                  <w:sz w:val="21"/>
                  <w:bdr w:val="single" w:sz="18" w:space="0" w:color="6CE26C"/>
                  <w:shd w:val="clear" w:color="auto" w:fill="F8F8F8"/>
                </w:rPr>
                <w:t> (</w:t>
              </w:r>
              <w:proofErr w:type="spellStart"/>
              <w:r w:rsidRPr="00002D6B">
                <w:rPr>
                  <w:rFonts w:ascii="Consolas" w:eastAsia="Consolas" w:hAnsi="Consolas" w:cs="Consolas"/>
                  <w:color w:val="5C5C5C"/>
                  <w:sz w:val="21"/>
                  <w:bdr w:val="single" w:sz="18" w:space="0" w:color="6CE26C"/>
                  <w:shd w:val="clear" w:color="auto" w:fill="F8F8F8"/>
                </w:rPr>
                <w:t>v_m</w:t>
              </w:r>
              <w:proofErr w:type="spellEnd"/>
              <w:r w:rsidRPr="00002D6B">
                <w:rPr>
                  <w:rFonts w:ascii="Consolas" w:eastAsia="Consolas" w:hAnsi="Consolas" w:cs="Consolas"/>
                  <w:color w:val="5C5C5C"/>
                  <w:sz w:val="21"/>
                  <w:bdr w:val="single" w:sz="18" w:space="0" w:color="6CE26C"/>
                  <w:shd w:val="clear" w:color="auto" w:fill="F8F8F8"/>
                </w:rPr>
                <w:t> </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C5C5C"/>
                  <w:sz w:val="21"/>
                  <w:bdr w:val="single" w:sz="18" w:space="0" w:color="6CE26C"/>
                  <w:shd w:val="clear" w:color="auto" w:fill="F8F8F8"/>
                </w:rPr>
                <w:t> </w:t>
              </w:r>
              <w:proofErr w:type="spellStart"/>
              <w:r w:rsidRPr="00002D6B">
                <w:rPr>
                  <w:rFonts w:ascii="Consolas" w:eastAsia="Consolas" w:hAnsi="Consolas" w:cs="Consolas"/>
                  <w:color w:val="5C5C5C"/>
                  <w:sz w:val="21"/>
                  <w:bdr w:val="single" w:sz="18" w:space="0" w:color="6CE26C"/>
                  <w:shd w:val="clear" w:color="auto" w:fill="F8F8F8"/>
                </w:rPr>
                <w:t>d_v_ggg</w:t>
              </w:r>
              <w:proofErr w:type="spellEnd"/>
              <w:r w:rsidRPr="00002D6B">
                <w:rPr>
                  <w:rFonts w:ascii="Consolas" w:eastAsia="Consolas" w:hAnsi="Consolas" w:cs="Consolas"/>
                  <w:color w:val="5C5C5C"/>
                  <w:sz w:val="21"/>
                  <w:bdr w:val="single" w:sz="18" w:space="0" w:color="6CE26C"/>
                  <w:shd w:val="clear" w:color="auto" w:fill="F8F8F8"/>
                </w:rPr>
                <w:t>);</w:t>
              </w:r>
            </w:ins>
          </w:p>
          <w:p w14:paraId="148B93A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623" w:author="yukina minato" w:date="2025-09-07T17:10:00Z" w16du:dateUtc="2025-09-07T09:10:00Z"/>
                <w:rFonts w:eastAsia="宋体"/>
                <w:color w:val="5C5C5C"/>
                <w:szCs w:val="22"/>
              </w:rPr>
            </w:pPr>
            <w:ins w:id="5624" w:author="yukina minato" w:date="2025-09-07T17:10:00Z" w16du:dateUtc="2025-09-07T09:10:00Z">
              <w:r w:rsidRPr="00002D6B">
                <w:rPr>
                  <w:rFonts w:ascii="Consolas" w:eastAsia="Consolas" w:hAnsi="Consolas" w:cs="Consolas"/>
                  <w:color w:val="A626A4"/>
                  <w:sz w:val="21"/>
                </w:rPr>
                <w:t>end</w:t>
              </w:r>
            </w:ins>
          </w:p>
          <w:p w14:paraId="49AB56D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ins w:id="5625" w:author="yukina minato" w:date="2025-09-07T17:10:00Z" w16du:dateUtc="2025-09-07T09:10:00Z"/>
                <w:rFonts w:eastAsia="宋体"/>
                <w:color w:val="5C5C5C"/>
                <w:szCs w:val="22"/>
              </w:rPr>
            </w:pPr>
          </w:p>
          <w:p w14:paraId="4D2F374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626" w:author="yukina minato" w:date="2025-09-07T17:10:00Z" w16du:dateUtc="2025-09-07T09:10:00Z"/>
                <w:rFonts w:eastAsia="宋体"/>
                <w:color w:val="5C5C5C"/>
                <w:szCs w:val="22"/>
              </w:rPr>
            </w:pPr>
            <w:ins w:id="5627" w:author="yukina minato" w:date="2025-09-07T17:10:00Z" w16du:dateUtc="2025-09-07T09:10:00Z">
              <w:r w:rsidRPr="00002D6B">
                <w:rPr>
                  <w:rFonts w:ascii="Consolas" w:eastAsia="Consolas" w:hAnsi="Consolas" w:cs="Consolas"/>
                  <w:color w:val="A626A4"/>
                  <w:sz w:val="21"/>
                </w:rPr>
                <w:t>function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s_i_ggg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s_t_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fitness, </w:t>
              </w:r>
              <w:proofErr w:type="spellStart"/>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 </w:t>
              </w:r>
            </w:ins>
          </w:p>
          <w:p w14:paraId="2769132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628" w:author="yukina minato" w:date="2025-09-07T17:10:00Z" w16du:dateUtc="2025-09-07T09:10:00Z"/>
                <w:rFonts w:eastAsia="宋体"/>
                <w:color w:val="5C5C5C"/>
                <w:szCs w:val="22"/>
              </w:rPr>
            </w:pPr>
            <w:ins w:id="5629"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p_s_ggg</w:t>
              </w:r>
              <w:proofErr w:type="spellEnd"/>
              <w:r w:rsidRPr="00002D6B">
                <w:rPr>
                  <w:rFonts w:ascii="Consolas" w:eastAsia="Consolas" w:hAnsi="Consolas" w:cs="Consolas"/>
                  <w:color w:val="5C5C5C"/>
                  <w:sz w:val="21"/>
                  <w:shd w:val="clear" w:color="auto" w:fill="F8F8F8"/>
                </w:rPr>
                <w:t> = length(fitness);</w:t>
              </w:r>
            </w:ins>
          </w:p>
          <w:p w14:paraId="050FE5D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630" w:author="yukina minato" w:date="2025-09-07T17:10:00Z" w16du:dateUtc="2025-09-07T09:10:00Z"/>
                <w:rFonts w:eastAsia="宋体"/>
                <w:color w:val="5C5C5C"/>
                <w:szCs w:val="22"/>
              </w:rPr>
            </w:pPr>
            <w:ins w:id="5631" w:author="yukina minato" w:date="2025-09-07T17:10:00Z" w16du:dateUtc="2025-09-07T09:10:00Z">
              <w:r w:rsidRPr="00002D6B">
                <w:rPr>
                  <w:rFonts w:ascii="Consolas" w:eastAsia="Consolas" w:hAnsi="Consolas" w:cs="Consolas"/>
                  <w:color w:val="5C5C5C"/>
                  <w:sz w:val="21"/>
                </w:rPr>
                <w:t>    indices = </w:t>
              </w:r>
              <w:proofErr w:type="spellStart"/>
              <w:proofErr w:type="gramStart"/>
              <w:r w:rsidRPr="00002D6B">
                <w:rPr>
                  <w:rFonts w:ascii="Consolas" w:eastAsia="Consolas" w:hAnsi="Consolas" w:cs="Consolas"/>
                  <w:color w:val="5C5C5C"/>
                  <w:sz w:val="21"/>
                </w:rPr>
                <w:t>randi</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p_s_ggg</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w:t>
              </w:r>
            </w:ins>
          </w:p>
          <w:p w14:paraId="4DF1C89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632" w:author="yukina minato" w:date="2025-09-07T17:10:00Z" w16du:dateUtc="2025-09-07T09:10:00Z"/>
                <w:rFonts w:eastAsia="宋体"/>
                <w:color w:val="5C5C5C"/>
                <w:szCs w:val="22"/>
              </w:rPr>
            </w:pPr>
            <w:ins w:id="5633" w:author="yukina minato" w:date="2025-09-07T17:10:00Z" w16du:dateUtc="2025-09-07T09:10:00Z">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b_i_ggg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C18401"/>
                  <w:sz w:val="21"/>
                  <w:shd w:val="clear" w:color="auto" w:fill="F8F8F8"/>
                </w:rPr>
                <w:t>max</w:t>
              </w:r>
              <w:r w:rsidRPr="00002D6B">
                <w:rPr>
                  <w:rFonts w:ascii="Consolas" w:eastAsia="Consolas" w:hAnsi="Consolas" w:cs="Consolas"/>
                  <w:color w:val="5C5C5C"/>
                  <w:sz w:val="21"/>
                  <w:shd w:val="clear" w:color="auto" w:fill="F8F8F8"/>
                </w:rPr>
                <w:t>(fitness(indices));</w:t>
              </w:r>
            </w:ins>
          </w:p>
          <w:p w14:paraId="4FAA28D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634" w:author="yukina minato" w:date="2025-09-07T17:10:00Z" w16du:dateUtc="2025-09-07T09:10:00Z"/>
                <w:rFonts w:eastAsia="宋体"/>
                <w:color w:val="5C5C5C"/>
                <w:szCs w:val="22"/>
              </w:rPr>
            </w:pPr>
            <w:ins w:id="5635"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s_i_ggg</w:t>
              </w:r>
              <w:proofErr w:type="spellEnd"/>
              <w:r w:rsidRPr="00002D6B">
                <w:rPr>
                  <w:rFonts w:ascii="Consolas" w:eastAsia="Consolas" w:hAnsi="Consolas" w:cs="Consolas"/>
                  <w:color w:val="5C5C5C"/>
                  <w:sz w:val="21"/>
                </w:rPr>
                <w:t> = indices(</w:t>
              </w:r>
              <w:proofErr w:type="spellStart"/>
              <w:r w:rsidRPr="00002D6B">
                <w:rPr>
                  <w:rFonts w:ascii="Consolas" w:eastAsia="Consolas" w:hAnsi="Consolas" w:cs="Consolas"/>
                  <w:color w:val="5C5C5C"/>
                  <w:sz w:val="21"/>
                </w:rPr>
                <w:t>b_i_ggg</w:t>
              </w:r>
              <w:proofErr w:type="spellEnd"/>
              <w:r w:rsidRPr="00002D6B">
                <w:rPr>
                  <w:rFonts w:ascii="Consolas" w:eastAsia="Consolas" w:hAnsi="Consolas" w:cs="Consolas"/>
                  <w:color w:val="5C5C5C"/>
                  <w:sz w:val="21"/>
                </w:rPr>
                <w:t>);</w:t>
              </w:r>
            </w:ins>
          </w:p>
          <w:p w14:paraId="4DEEB3D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636" w:author="yukina minato" w:date="2025-09-07T17:10:00Z" w16du:dateUtc="2025-09-07T09:10:00Z"/>
                <w:rFonts w:eastAsia="宋体"/>
                <w:color w:val="5C5C5C"/>
                <w:szCs w:val="22"/>
              </w:rPr>
            </w:pPr>
            <w:ins w:id="5637" w:author="yukina minato" w:date="2025-09-07T17:10:00Z" w16du:dateUtc="2025-09-07T09:10:00Z">
              <w:r w:rsidRPr="00002D6B">
                <w:rPr>
                  <w:rFonts w:ascii="Consolas" w:eastAsia="Consolas" w:hAnsi="Consolas" w:cs="Consolas"/>
                  <w:color w:val="A626A4"/>
                  <w:sz w:val="21"/>
                  <w:shd w:val="clear" w:color="auto" w:fill="F8F8F8"/>
                </w:rPr>
                <w:t>end</w:t>
              </w:r>
            </w:ins>
          </w:p>
          <w:p w14:paraId="5975841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ins w:id="5638" w:author="yukina minato" w:date="2025-09-07T17:10:00Z" w16du:dateUtc="2025-09-07T09:10:00Z"/>
                <w:rFonts w:eastAsia="宋体"/>
                <w:color w:val="5C5C5C"/>
                <w:szCs w:val="22"/>
              </w:rPr>
            </w:pPr>
          </w:p>
          <w:p w14:paraId="0C582E8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639" w:author="yukina minato" w:date="2025-09-07T17:10:00Z" w16du:dateUtc="2025-09-07T09:10:00Z"/>
                <w:rFonts w:eastAsia="宋体"/>
                <w:color w:val="5C5C5C"/>
                <w:szCs w:val="22"/>
              </w:rPr>
            </w:pPr>
            <w:ins w:id="5640" w:author="yukina minato" w:date="2025-09-07T17:10:00Z" w16du:dateUtc="2025-09-07T09:10:00Z">
              <w:r w:rsidRPr="00002D6B">
                <w:rPr>
                  <w:rFonts w:ascii="Consolas" w:eastAsia="Consolas" w:hAnsi="Consolas" w:cs="Consolas"/>
                  <w:color w:val="A626A4"/>
                  <w:sz w:val="21"/>
                  <w:shd w:val="clear" w:color="auto" w:fill="F8F8F8"/>
                </w:rPr>
                <w:t>function</w:t>
              </w:r>
              <w:r w:rsidRPr="00002D6B">
                <w:rPr>
                  <w:rFonts w:ascii="Consolas" w:eastAsia="Consolas" w:hAnsi="Consolas" w:cs="Consolas"/>
                  <w:color w:val="5C5C5C"/>
                  <w:sz w:val="21"/>
                  <w:shd w:val="clear" w:color="auto" w:fill="F8F8F8"/>
                </w:rPr>
                <w:t> individual = </w:t>
              </w:r>
              <w:proofErr w:type="spellStart"/>
              <w:r w:rsidRPr="00002D6B">
                <w:rPr>
                  <w:rFonts w:ascii="Consolas" w:eastAsia="Consolas" w:hAnsi="Consolas" w:cs="Consolas"/>
                  <w:color w:val="5C5C5C"/>
                  <w:sz w:val="21"/>
                  <w:shd w:val="clear" w:color="auto" w:fill="F8F8F8"/>
                </w:rPr>
                <w:t>m_m_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individual, </w:t>
              </w:r>
              <w:proofErr w:type="spellStart"/>
              <w:r w:rsidRPr="00002D6B">
                <w:rPr>
                  <w:rFonts w:ascii="Consolas" w:eastAsia="Consolas" w:hAnsi="Consolas" w:cs="Consolas"/>
                  <w:color w:val="5C5C5C"/>
                  <w:sz w:val="21"/>
                  <w:shd w:val="clear" w:color="auto" w:fill="F8F8F8"/>
                </w:rPr>
                <w:t>m_r_ggg</w:t>
              </w:r>
              <w:proofErr w:type="spellEnd"/>
              <w:r w:rsidRPr="00002D6B">
                <w:rPr>
                  <w:rFonts w:ascii="Consolas" w:eastAsia="Consolas" w:hAnsi="Consolas" w:cs="Consolas"/>
                  <w:color w:val="5C5C5C"/>
                  <w:sz w:val="21"/>
                  <w:shd w:val="clear" w:color="auto" w:fill="F8F8F8"/>
                </w:rPr>
                <w:t>, bounds) </w:t>
              </w:r>
            </w:ins>
          </w:p>
          <w:p w14:paraId="2DFEE82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641" w:author="yukina minato" w:date="2025-09-07T17:10:00Z" w16du:dateUtc="2025-09-07T09:10:00Z"/>
                <w:rFonts w:eastAsia="宋体"/>
                <w:color w:val="5C5C5C"/>
                <w:szCs w:val="22"/>
              </w:rPr>
            </w:pPr>
            <w:ins w:id="5642"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n_e_ggg</w:t>
              </w:r>
              <w:proofErr w:type="spellEnd"/>
              <w:r w:rsidRPr="00002D6B">
                <w:rPr>
                  <w:rFonts w:ascii="Consolas" w:eastAsia="Consolas" w:hAnsi="Consolas" w:cs="Consolas"/>
                  <w:color w:val="5C5C5C"/>
                  <w:sz w:val="21"/>
                </w:rPr>
                <w:t> = length(individual);</w:t>
              </w:r>
            </w:ins>
          </w:p>
          <w:p w14:paraId="271C456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643" w:author="yukina minato" w:date="2025-09-07T17:10:00Z" w16du:dateUtc="2025-09-07T09:10:00Z"/>
                <w:rFonts w:eastAsia="宋体"/>
                <w:color w:val="5C5C5C"/>
                <w:szCs w:val="22"/>
              </w:rPr>
            </w:pPr>
            <w:ins w:id="5644"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:n</w:t>
              </w:r>
              <w:proofErr w:type="gramEnd"/>
              <w:r w:rsidRPr="00002D6B">
                <w:rPr>
                  <w:rFonts w:ascii="Consolas" w:eastAsia="Consolas" w:hAnsi="Consolas" w:cs="Consolas"/>
                  <w:color w:val="5C5C5C"/>
                  <w:sz w:val="21"/>
                  <w:shd w:val="clear" w:color="auto" w:fill="F8F8F8"/>
                </w:rPr>
                <w:t>_e_ggg</w:t>
              </w:r>
            </w:ins>
          </w:p>
          <w:p w14:paraId="02A0681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645" w:author="yukina minato" w:date="2025-09-07T17:10:00Z" w16du:dateUtc="2025-09-07T09:10:00Z"/>
                <w:rFonts w:eastAsia="宋体"/>
                <w:color w:val="5C5C5C"/>
                <w:szCs w:val="22"/>
              </w:rPr>
            </w:pPr>
            <w:ins w:id="5646" w:author="yukina minato" w:date="2025-09-07T17:10:00Z" w16du:dateUtc="2025-09-07T09:10:00Z">
              <w:r w:rsidRPr="00002D6B">
                <w:rPr>
                  <w:rFonts w:ascii="Consolas" w:eastAsia="Consolas" w:hAnsi="Consolas" w:cs="Consolas"/>
                  <w:color w:val="5C5C5C"/>
                  <w:sz w:val="21"/>
                </w:rPr>
                <w:t>        if rand &lt; </w:t>
              </w:r>
              <w:proofErr w:type="spellStart"/>
              <w:r w:rsidRPr="00002D6B">
                <w:rPr>
                  <w:rFonts w:ascii="Consolas" w:eastAsia="Consolas" w:hAnsi="Consolas" w:cs="Consolas"/>
                  <w:color w:val="5C5C5C"/>
                  <w:sz w:val="21"/>
                </w:rPr>
                <w:t>m_r_ggg</w:t>
              </w:r>
              <w:proofErr w:type="spellEnd"/>
            </w:ins>
          </w:p>
          <w:p w14:paraId="5EC575F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647" w:author="yukina minato" w:date="2025-09-07T17:10:00Z" w16du:dateUtc="2025-09-07T09:10:00Z"/>
                <w:rFonts w:eastAsia="宋体"/>
                <w:color w:val="5C5C5C"/>
                <w:szCs w:val="22"/>
              </w:rPr>
            </w:pPr>
            <w:ins w:id="5648"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range</w:t>
              </w:r>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bounds.</w:t>
              </w:r>
              <w:r w:rsidRPr="00002D6B">
                <w:rPr>
                  <w:rFonts w:ascii="Consolas" w:eastAsia="Consolas" w:hAnsi="Consolas" w:cs="Consolas"/>
                  <w:color w:val="C18401"/>
                  <w:sz w:val="21"/>
                  <w:shd w:val="clear" w:color="auto" w:fill="F8F8F8"/>
                </w:rPr>
                <w:t>upper</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bounds.</w:t>
              </w:r>
              <w:r w:rsidRPr="00002D6B">
                <w:rPr>
                  <w:rFonts w:ascii="Consolas" w:eastAsia="Consolas" w:hAnsi="Consolas" w:cs="Consolas"/>
                  <w:color w:val="C18401"/>
                  <w:sz w:val="21"/>
                  <w:shd w:val="clear" w:color="auto" w:fill="F8F8F8"/>
                </w:rPr>
                <w:t>lower</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w:t>
              </w:r>
            </w:ins>
          </w:p>
          <w:p w14:paraId="584AA4F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649" w:author="yukina minato" w:date="2025-09-07T17:10:00Z" w16du:dateUtc="2025-09-07T09:10:00Z"/>
                <w:rFonts w:eastAsia="宋体"/>
                <w:color w:val="5C5C5C"/>
                <w:szCs w:val="22"/>
              </w:rPr>
            </w:pPr>
            <w:ins w:id="5650"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m_v_ggg</w:t>
              </w:r>
              <w:proofErr w:type="spellEnd"/>
              <w:r w:rsidRPr="00002D6B">
                <w:rPr>
                  <w:rFonts w:ascii="Consolas" w:eastAsia="Consolas" w:hAnsi="Consolas" w:cs="Consolas"/>
                  <w:color w:val="5C5C5C"/>
                  <w:sz w:val="21"/>
                </w:rPr>
                <w:t> = (</w:t>
              </w:r>
              <w:r w:rsidRPr="00002D6B">
                <w:rPr>
                  <w:rFonts w:ascii="Consolas" w:eastAsia="Consolas" w:hAnsi="Consolas" w:cs="Consolas"/>
                  <w:color w:val="A626A4"/>
                  <w:sz w:val="21"/>
                </w:rPr>
                <w:t>range</w:t>
              </w:r>
              <w:r w:rsidRPr="00002D6B">
                <w:rPr>
                  <w:rFonts w:ascii="Consolas" w:eastAsia="Consolas" w:hAnsi="Consolas" w:cs="Consolas"/>
                  <w:color w:val="5C5C5C"/>
                  <w:sz w:val="21"/>
                </w:rPr>
                <w:t> * </w:t>
              </w:r>
              <w:r w:rsidRPr="00002D6B">
                <w:rPr>
                  <w:rFonts w:ascii="Consolas" w:eastAsia="Consolas" w:hAnsi="Consolas" w:cs="Consolas"/>
                  <w:color w:val="986801"/>
                  <w:sz w:val="21"/>
                </w:rPr>
                <w:t>0.1</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randn</w:t>
              </w:r>
              <w:proofErr w:type="spellEnd"/>
              <w:r w:rsidRPr="00002D6B">
                <w:rPr>
                  <w:rFonts w:ascii="Consolas" w:eastAsia="Consolas" w:hAnsi="Consolas" w:cs="Consolas"/>
                  <w:color w:val="5C5C5C"/>
                  <w:sz w:val="21"/>
                </w:rPr>
                <w:t>;</w:t>
              </w:r>
            </w:ins>
          </w:p>
          <w:p w14:paraId="42A7D00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651" w:author="yukina minato" w:date="2025-09-07T17:10:00Z" w16du:dateUtc="2025-09-07T09:10:00Z"/>
                <w:rFonts w:eastAsia="宋体"/>
                <w:color w:val="5C5C5C"/>
                <w:szCs w:val="22"/>
              </w:rPr>
            </w:pPr>
            <w:ins w:id="5652" w:author="yukina minato" w:date="2025-09-07T17:10:00Z" w16du:dateUtc="2025-09-07T09:10:00Z">
              <w:r w:rsidRPr="00002D6B">
                <w:rPr>
                  <w:rFonts w:ascii="Consolas" w:eastAsia="Consolas" w:hAnsi="Consolas" w:cs="Consolas"/>
                  <w:color w:val="5C5C5C"/>
                  <w:sz w:val="21"/>
                  <w:shd w:val="clear" w:color="auto" w:fill="F8F8F8"/>
                </w:rPr>
                <w:t>            individual(</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individual(</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m_v_ggg</w:t>
              </w:r>
              <w:proofErr w:type="spellEnd"/>
              <w:r w:rsidRPr="00002D6B">
                <w:rPr>
                  <w:rFonts w:ascii="Consolas" w:eastAsia="Consolas" w:hAnsi="Consolas" w:cs="Consolas"/>
                  <w:color w:val="5C5C5C"/>
                  <w:sz w:val="21"/>
                  <w:shd w:val="clear" w:color="auto" w:fill="F8F8F8"/>
                </w:rPr>
                <w:t>;</w:t>
              </w:r>
            </w:ins>
          </w:p>
          <w:p w14:paraId="3AE57CA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653" w:author="yukina minato" w:date="2025-09-07T17:10:00Z" w16du:dateUtc="2025-09-07T09:10:00Z"/>
                <w:rFonts w:eastAsia="宋体"/>
                <w:color w:val="5C5C5C"/>
                <w:szCs w:val="22"/>
              </w:rPr>
            </w:pPr>
            <w:ins w:id="5654" w:author="yukina minato" w:date="2025-09-07T17:10:00Z" w16du:dateUtc="2025-09-07T09:10:00Z">
              <w:r w:rsidRPr="00002D6B">
                <w:rPr>
                  <w:rFonts w:ascii="Consolas" w:eastAsia="Consolas" w:hAnsi="Consolas" w:cs="Consolas"/>
                  <w:color w:val="5C5C5C"/>
                  <w:sz w:val="21"/>
                </w:rPr>
                <w:t>            individual(</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r w:rsidRPr="00002D6B">
                <w:rPr>
                  <w:rFonts w:ascii="Consolas" w:eastAsia="Consolas" w:hAnsi="Consolas" w:cs="Consolas"/>
                  <w:color w:val="C18401"/>
                  <w:sz w:val="21"/>
                </w:rPr>
                <w:t>max</w:t>
              </w:r>
              <w:r w:rsidRPr="00002D6B">
                <w:rPr>
                  <w:rFonts w:ascii="Consolas" w:eastAsia="Consolas" w:hAnsi="Consolas" w:cs="Consolas"/>
                  <w:color w:val="5C5C5C"/>
                  <w:sz w:val="21"/>
                </w:rPr>
                <w:t>(individual(</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proofErr w:type="spellStart"/>
              <w:proofErr w:type="gramStart"/>
              <w:r w:rsidRPr="00002D6B">
                <w:rPr>
                  <w:rFonts w:ascii="Consolas" w:eastAsia="Consolas" w:hAnsi="Consolas" w:cs="Consolas"/>
                  <w:color w:val="5C5C5C"/>
                  <w:sz w:val="21"/>
                </w:rPr>
                <w:t>bounds.</w:t>
              </w:r>
              <w:r w:rsidRPr="00002D6B">
                <w:rPr>
                  <w:rFonts w:ascii="Consolas" w:eastAsia="Consolas" w:hAnsi="Consolas" w:cs="Consolas"/>
                  <w:color w:val="C18401"/>
                  <w:sz w:val="21"/>
                </w:rPr>
                <w:t>lower</w:t>
              </w:r>
              <w:proofErr w:type="spellEnd"/>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w:t>
              </w:r>
            </w:ins>
          </w:p>
          <w:p w14:paraId="10EB1AA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655" w:author="yukina minato" w:date="2025-09-07T17:10:00Z" w16du:dateUtc="2025-09-07T09:10:00Z"/>
                <w:rFonts w:eastAsia="宋体"/>
                <w:color w:val="5C5C5C"/>
                <w:szCs w:val="22"/>
              </w:rPr>
            </w:pPr>
            <w:ins w:id="5656" w:author="yukina minato" w:date="2025-09-07T17:10:00Z" w16du:dateUtc="2025-09-07T09:10:00Z">
              <w:r w:rsidRPr="00002D6B">
                <w:rPr>
                  <w:rFonts w:ascii="Consolas" w:eastAsia="Consolas" w:hAnsi="Consolas" w:cs="Consolas"/>
                  <w:color w:val="5C5C5C"/>
                  <w:sz w:val="21"/>
                  <w:shd w:val="clear" w:color="auto" w:fill="F8F8F8"/>
                </w:rPr>
                <w:t>            individual(</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C18401"/>
                  <w:sz w:val="21"/>
                  <w:shd w:val="clear" w:color="auto" w:fill="F8F8F8"/>
                </w:rPr>
                <w:t>min</w:t>
              </w:r>
              <w:r w:rsidRPr="00002D6B">
                <w:rPr>
                  <w:rFonts w:ascii="Consolas" w:eastAsia="Consolas" w:hAnsi="Consolas" w:cs="Consolas"/>
                  <w:color w:val="5C5C5C"/>
                  <w:sz w:val="21"/>
                  <w:shd w:val="clear" w:color="auto" w:fill="F8F8F8"/>
                </w:rPr>
                <w:t>(individual(</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bounds.</w:t>
              </w:r>
              <w:r w:rsidRPr="00002D6B">
                <w:rPr>
                  <w:rFonts w:ascii="Consolas" w:eastAsia="Consolas" w:hAnsi="Consolas" w:cs="Consolas"/>
                  <w:color w:val="C18401"/>
                  <w:sz w:val="21"/>
                  <w:shd w:val="clear" w:color="auto" w:fill="F8F8F8"/>
                </w:rPr>
                <w:t>upper</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w:t>
              </w:r>
            </w:ins>
          </w:p>
          <w:p w14:paraId="2669932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657" w:author="yukina minato" w:date="2025-09-07T17:10:00Z" w16du:dateUtc="2025-09-07T09:10:00Z"/>
                <w:rFonts w:eastAsia="宋体"/>
                <w:color w:val="5C5C5C"/>
                <w:szCs w:val="22"/>
              </w:rPr>
            </w:pPr>
            <w:ins w:id="5658"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end</w:t>
              </w:r>
            </w:ins>
          </w:p>
          <w:p w14:paraId="3B3EA13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ins w:id="5659" w:author="yukina minato" w:date="2025-09-07T17:10:00Z" w16du:dateUtc="2025-09-07T09:10:00Z"/>
                <w:rFonts w:eastAsia="宋体"/>
                <w:color w:val="5C5C5C"/>
                <w:szCs w:val="22"/>
              </w:rPr>
            </w:pPr>
            <w:ins w:id="5660"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ins>
          </w:p>
          <w:p w14:paraId="6CBAE23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ins w:id="5661" w:author="yukina minato" w:date="2025-09-07T17:10:00Z" w16du:dateUtc="2025-09-07T09:10:00Z"/>
                <w:rFonts w:eastAsia="宋体"/>
                <w:color w:val="5C5C5C"/>
                <w:szCs w:val="22"/>
              </w:rPr>
            </w:pPr>
            <w:ins w:id="5662" w:author="yukina minato" w:date="2025-09-07T17:10:00Z" w16du:dateUtc="2025-09-07T09:10:00Z">
              <w:r w:rsidRPr="00002D6B">
                <w:rPr>
                  <w:rFonts w:ascii="Consolas" w:eastAsia="Consolas" w:hAnsi="Consolas" w:cs="Consolas"/>
                  <w:color w:val="A626A4"/>
                  <w:sz w:val="21"/>
                </w:rPr>
                <w:t>end</w:t>
              </w:r>
            </w:ins>
          </w:p>
          <w:p w14:paraId="58844246" w14:textId="77777777" w:rsidR="00002D6B" w:rsidRPr="00002D6B" w:rsidRDefault="00002D6B" w:rsidP="00002D6B">
            <w:pPr>
              <w:widowControl w:val="0"/>
              <w:spacing w:before="0" w:after="0"/>
              <w:jc w:val="both"/>
              <w:rPr>
                <w:ins w:id="5663" w:author="yukina minato" w:date="2025-09-07T17:10:00Z" w16du:dateUtc="2025-09-07T09:10:00Z"/>
                <w:rFonts w:eastAsia="宋体"/>
                <w:szCs w:val="22"/>
              </w:rPr>
            </w:pPr>
          </w:p>
        </w:tc>
      </w:tr>
    </w:tbl>
    <w:p w14:paraId="4C8C100C" w14:textId="77777777" w:rsidR="00002D6B" w:rsidRPr="00002D6B" w:rsidRDefault="00002D6B" w:rsidP="00002D6B">
      <w:pPr>
        <w:widowControl w:val="0"/>
        <w:spacing w:before="0" w:after="0"/>
        <w:jc w:val="both"/>
        <w:rPr>
          <w:ins w:id="5664" w:author="yukina minato" w:date="2025-09-07T17:10:00Z" w16du:dateUtc="2025-09-07T09:10:00Z"/>
          <w:rFonts w:eastAsia="宋体"/>
          <w:szCs w:val="22"/>
        </w:rPr>
      </w:pPr>
    </w:p>
    <w:p w14:paraId="3450803D" w14:textId="77777777" w:rsidR="00002D6B" w:rsidRPr="00002D6B" w:rsidRDefault="00002D6B" w:rsidP="00002D6B">
      <w:pPr>
        <w:widowControl w:val="0"/>
        <w:spacing w:before="0" w:after="0"/>
        <w:jc w:val="both"/>
        <w:rPr>
          <w:ins w:id="5665" w:author="yukina minato" w:date="2025-09-07T17:10:00Z" w16du:dateUtc="2025-09-07T09:10:00Z"/>
          <w:rFonts w:eastAsia="宋体"/>
          <w:szCs w:val="22"/>
        </w:rPr>
      </w:pPr>
    </w:p>
    <w:tbl>
      <w:tblPr>
        <w:tblStyle w:val="20"/>
        <w:tblW w:w="0" w:type="auto"/>
        <w:tblLook w:val="04A0" w:firstRow="1" w:lastRow="0" w:firstColumn="1" w:lastColumn="0" w:noHBand="0" w:noVBand="1"/>
      </w:tblPr>
      <w:tblGrid>
        <w:gridCol w:w="8297"/>
      </w:tblGrid>
      <w:tr w:rsidR="00002D6B" w:rsidRPr="00002D6B" w14:paraId="382D6F44" w14:textId="77777777" w:rsidTr="004E6A00">
        <w:trPr>
          <w:ins w:id="5666" w:author="yukina minato" w:date="2025-09-07T17:10:00Z" w16du:dateUtc="2025-09-07T09:10:00Z"/>
        </w:trPr>
        <w:tc>
          <w:tcPr>
            <w:tcW w:w="8834" w:type="dxa"/>
            <w:shd w:val="clear" w:color="auto" w:fill="BFBFBF" w:themeFill="background1" w:themeFillShade="BF"/>
          </w:tcPr>
          <w:p w14:paraId="0F5482DF" w14:textId="77777777" w:rsidR="00002D6B" w:rsidRPr="00002D6B" w:rsidRDefault="00002D6B" w:rsidP="00002D6B">
            <w:pPr>
              <w:widowControl w:val="0"/>
              <w:spacing w:before="0" w:after="0"/>
              <w:jc w:val="left"/>
              <w:rPr>
                <w:ins w:id="5667" w:author="yukina minato" w:date="2025-09-07T17:10:00Z" w16du:dateUtc="2025-09-07T09:10:00Z"/>
                <w:rFonts w:eastAsia="宋体"/>
                <w:b/>
                <w:sz w:val="21"/>
              </w:rPr>
            </w:pPr>
            <w:ins w:id="5668" w:author="yukina minato" w:date="2025-09-07T17:10:00Z" w16du:dateUtc="2025-09-07T09:10:00Z">
              <w:r w:rsidRPr="00002D6B">
                <w:rPr>
                  <w:rFonts w:eastAsia="宋体" w:hint="eastAsia"/>
                  <w:b/>
                  <w:sz w:val="21"/>
                </w:rPr>
                <w:t>附录</w:t>
              </w:r>
              <w:r w:rsidRPr="00002D6B">
                <w:rPr>
                  <w:rFonts w:eastAsia="宋体" w:hint="eastAsia"/>
                  <w:b/>
                  <w:sz w:val="21"/>
                </w:rPr>
                <w:t>7</w:t>
              </w:r>
            </w:ins>
          </w:p>
        </w:tc>
      </w:tr>
      <w:tr w:rsidR="00002D6B" w:rsidRPr="00002D6B" w14:paraId="55A40EC7" w14:textId="77777777" w:rsidTr="004E6A00">
        <w:trPr>
          <w:ins w:id="5669" w:author="yukina minato" w:date="2025-09-07T17:10:00Z" w16du:dateUtc="2025-09-07T09:10:00Z"/>
        </w:trPr>
        <w:tc>
          <w:tcPr>
            <w:tcW w:w="8834" w:type="dxa"/>
            <w:shd w:val="clear" w:color="auto" w:fill="BFBFBF" w:themeFill="background1" w:themeFillShade="BF"/>
          </w:tcPr>
          <w:p w14:paraId="42125DC4" w14:textId="77777777" w:rsidR="00002D6B" w:rsidRPr="00002D6B" w:rsidRDefault="00002D6B" w:rsidP="00002D6B">
            <w:pPr>
              <w:widowControl w:val="0"/>
              <w:spacing w:before="0" w:after="0"/>
              <w:jc w:val="both"/>
              <w:rPr>
                <w:ins w:id="5670" w:author="yukina minato" w:date="2025-09-07T17:10:00Z" w16du:dateUtc="2025-09-07T09:10:00Z"/>
                <w:rFonts w:eastAsia="宋体"/>
                <w:szCs w:val="22"/>
              </w:rPr>
            </w:pPr>
            <w:ins w:id="5671" w:author="yukina minato" w:date="2025-09-07T17:10:00Z" w16du:dateUtc="2025-09-07T09:10:00Z">
              <w:r w:rsidRPr="00002D6B">
                <w:rPr>
                  <w:rFonts w:eastAsia="宋体" w:hint="eastAsia"/>
                  <w:szCs w:val="22"/>
                </w:rPr>
                <w:t>问题三求解结果</w:t>
              </w:r>
            </w:ins>
          </w:p>
        </w:tc>
      </w:tr>
      <w:tr w:rsidR="00002D6B" w:rsidRPr="00002D6B" w14:paraId="7A1DBE33" w14:textId="77777777" w:rsidTr="004E6A00">
        <w:trPr>
          <w:ins w:id="5672" w:author="yukina minato" w:date="2025-09-07T17:10:00Z" w16du:dateUtc="2025-09-07T09:10:00Z"/>
        </w:trPr>
        <w:tc>
          <w:tcPr>
            <w:tcW w:w="8834" w:type="dxa"/>
          </w:tcPr>
          <w:p w14:paraId="11D7DBB0" w14:textId="77777777" w:rsidR="00002D6B" w:rsidRPr="00002D6B" w:rsidRDefault="00002D6B" w:rsidP="00002D6B">
            <w:pPr>
              <w:widowControl w:val="0"/>
              <w:spacing w:before="0" w:after="0"/>
              <w:jc w:val="both"/>
              <w:rPr>
                <w:ins w:id="5673" w:author="yukina minato" w:date="2025-09-07T17:10:00Z" w16du:dateUtc="2025-09-07T09:10:00Z"/>
                <w:rFonts w:eastAsia="宋体"/>
                <w:szCs w:val="22"/>
              </w:rPr>
            </w:pPr>
            <w:proofErr w:type="gramStart"/>
            <w:ins w:id="5674" w:author="yukina minato" w:date="2025-09-07T17:10:00Z" w16du:dateUtc="2025-09-07T09:10:00Z">
              <w:r w:rsidRPr="00002D6B">
                <w:rPr>
                  <w:rFonts w:eastAsia="宋体"/>
                  <w:szCs w:val="22"/>
                </w:rPr>
                <w:t>最大总</w:t>
              </w:r>
              <w:proofErr w:type="gramEnd"/>
              <w:r w:rsidRPr="00002D6B">
                <w:rPr>
                  <w:rFonts w:eastAsia="宋体"/>
                  <w:szCs w:val="22"/>
                </w:rPr>
                <w:t>遮蔽时长</w:t>
              </w:r>
              <w:r w:rsidRPr="00002D6B">
                <w:rPr>
                  <w:rFonts w:eastAsia="宋体"/>
                  <w:szCs w:val="22"/>
                </w:rPr>
                <w:t>: 6.74 s</w:t>
              </w:r>
            </w:ins>
          </w:p>
          <w:p w14:paraId="211397ED" w14:textId="77777777" w:rsidR="00002D6B" w:rsidRPr="00002D6B" w:rsidRDefault="00002D6B" w:rsidP="00002D6B">
            <w:pPr>
              <w:widowControl w:val="0"/>
              <w:spacing w:before="0" w:after="0"/>
              <w:jc w:val="both"/>
              <w:rPr>
                <w:ins w:id="5675" w:author="yukina minato" w:date="2025-09-07T17:10:00Z" w16du:dateUtc="2025-09-07T09:10:00Z"/>
                <w:rFonts w:eastAsia="宋体"/>
                <w:szCs w:val="22"/>
              </w:rPr>
            </w:pPr>
          </w:p>
          <w:p w14:paraId="07B8204A" w14:textId="77777777" w:rsidR="00002D6B" w:rsidRPr="00002D6B" w:rsidRDefault="00002D6B" w:rsidP="00002D6B">
            <w:pPr>
              <w:widowControl w:val="0"/>
              <w:spacing w:before="0" w:after="0"/>
              <w:jc w:val="both"/>
              <w:rPr>
                <w:ins w:id="5676" w:author="yukina minato" w:date="2025-09-07T17:10:00Z" w16du:dateUtc="2025-09-07T09:10:00Z"/>
                <w:rFonts w:eastAsia="宋体"/>
                <w:szCs w:val="22"/>
              </w:rPr>
            </w:pPr>
            <w:ins w:id="5677" w:author="yukina minato" w:date="2025-09-07T17:10:00Z" w16du:dateUtc="2025-09-07T09:10:00Z">
              <w:r w:rsidRPr="00002D6B">
                <w:rPr>
                  <w:rFonts w:eastAsia="宋体"/>
                  <w:szCs w:val="22"/>
                </w:rPr>
                <w:t xml:space="preserve">--- </w:t>
              </w:r>
              <w:r w:rsidRPr="00002D6B">
                <w:rPr>
                  <w:rFonts w:eastAsia="宋体"/>
                  <w:szCs w:val="22"/>
                </w:rPr>
                <w:t>烟雾弹</w:t>
              </w:r>
              <w:r w:rsidRPr="00002D6B">
                <w:rPr>
                  <w:rFonts w:eastAsia="宋体"/>
                  <w:szCs w:val="22"/>
                </w:rPr>
                <w:t xml:space="preserve"> 1 ---</w:t>
              </w:r>
            </w:ins>
          </w:p>
          <w:p w14:paraId="3DBB6B68" w14:textId="77777777" w:rsidR="00002D6B" w:rsidRPr="00002D6B" w:rsidRDefault="00002D6B" w:rsidP="00002D6B">
            <w:pPr>
              <w:widowControl w:val="0"/>
              <w:spacing w:before="0" w:after="0"/>
              <w:jc w:val="both"/>
              <w:rPr>
                <w:ins w:id="5678" w:author="yukina minato" w:date="2025-09-07T17:10:00Z" w16du:dateUtc="2025-09-07T09:10:00Z"/>
                <w:rFonts w:eastAsia="宋体"/>
                <w:szCs w:val="22"/>
              </w:rPr>
            </w:pPr>
            <w:ins w:id="5679" w:author="yukina minato" w:date="2025-09-07T17:10:00Z" w16du:dateUtc="2025-09-07T09:10:00Z">
              <w:r w:rsidRPr="00002D6B">
                <w:rPr>
                  <w:rFonts w:eastAsia="宋体"/>
                  <w:szCs w:val="22"/>
                </w:rPr>
                <w:t>投放时间</w:t>
              </w:r>
              <w:r w:rsidRPr="00002D6B">
                <w:rPr>
                  <w:rFonts w:eastAsia="宋体"/>
                  <w:szCs w:val="22"/>
                </w:rPr>
                <w:t>: 0.00 s</w:t>
              </w:r>
            </w:ins>
          </w:p>
          <w:p w14:paraId="5A145B48" w14:textId="77777777" w:rsidR="00002D6B" w:rsidRPr="00002D6B" w:rsidRDefault="00002D6B" w:rsidP="00002D6B">
            <w:pPr>
              <w:widowControl w:val="0"/>
              <w:spacing w:before="0" w:after="0"/>
              <w:jc w:val="both"/>
              <w:rPr>
                <w:ins w:id="5680" w:author="yukina minato" w:date="2025-09-07T17:10:00Z" w16du:dateUtc="2025-09-07T09:10:00Z"/>
                <w:rFonts w:eastAsia="宋体"/>
                <w:szCs w:val="22"/>
              </w:rPr>
            </w:pPr>
            <w:ins w:id="5681" w:author="yukina minato" w:date="2025-09-07T17:10:00Z" w16du:dateUtc="2025-09-07T09:10:00Z">
              <w:r w:rsidRPr="00002D6B">
                <w:rPr>
                  <w:rFonts w:eastAsia="宋体"/>
                  <w:szCs w:val="22"/>
                </w:rPr>
                <w:t>投放后无人机速度</w:t>
              </w:r>
              <w:r w:rsidRPr="00002D6B">
                <w:rPr>
                  <w:rFonts w:eastAsia="宋体"/>
                  <w:szCs w:val="22"/>
                </w:rPr>
                <w:t>: 116.98 m/s</w:t>
              </w:r>
            </w:ins>
          </w:p>
          <w:p w14:paraId="59FEC594" w14:textId="77777777" w:rsidR="00002D6B" w:rsidRPr="00002D6B" w:rsidRDefault="00002D6B" w:rsidP="00002D6B">
            <w:pPr>
              <w:widowControl w:val="0"/>
              <w:spacing w:before="0" w:after="0"/>
              <w:jc w:val="both"/>
              <w:rPr>
                <w:ins w:id="5682" w:author="yukina minato" w:date="2025-09-07T17:10:00Z" w16du:dateUtc="2025-09-07T09:10:00Z"/>
                <w:rFonts w:eastAsia="宋体"/>
                <w:szCs w:val="22"/>
              </w:rPr>
            </w:pPr>
            <w:ins w:id="5683" w:author="yukina minato" w:date="2025-09-07T17:10:00Z" w16du:dateUtc="2025-09-07T09:10:00Z">
              <w:r w:rsidRPr="00002D6B">
                <w:rPr>
                  <w:rFonts w:eastAsia="宋体"/>
                  <w:szCs w:val="22"/>
                </w:rPr>
                <w:t>投放后无人机方向</w:t>
              </w:r>
              <w:r w:rsidRPr="00002D6B">
                <w:rPr>
                  <w:rFonts w:eastAsia="宋体"/>
                  <w:szCs w:val="22"/>
                </w:rPr>
                <w:t xml:space="preserve"> (</w:t>
              </w:r>
              <w:r w:rsidRPr="00002D6B">
                <w:rPr>
                  <w:rFonts w:eastAsia="宋体"/>
                  <w:szCs w:val="22"/>
                </w:rPr>
                <w:t>偏航角</w:t>
              </w:r>
              <w:r w:rsidRPr="00002D6B">
                <w:rPr>
                  <w:rFonts w:eastAsia="宋体"/>
                  <w:szCs w:val="22"/>
                </w:rPr>
                <w:t xml:space="preserve">): 0.18 rad (10.31 </w:t>
              </w:r>
              <w:r w:rsidRPr="00002D6B">
                <w:rPr>
                  <w:rFonts w:eastAsia="宋体"/>
                  <w:szCs w:val="22"/>
                </w:rPr>
                <w:t>度</w:t>
              </w:r>
              <w:r w:rsidRPr="00002D6B">
                <w:rPr>
                  <w:rFonts w:eastAsia="宋体"/>
                  <w:szCs w:val="22"/>
                </w:rPr>
                <w:t>)</w:t>
              </w:r>
            </w:ins>
          </w:p>
          <w:p w14:paraId="1DEE923D" w14:textId="77777777" w:rsidR="00002D6B" w:rsidRPr="00002D6B" w:rsidRDefault="00002D6B" w:rsidP="00002D6B">
            <w:pPr>
              <w:widowControl w:val="0"/>
              <w:spacing w:before="0" w:after="0"/>
              <w:jc w:val="both"/>
              <w:rPr>
                <w:ins w:id="5684" w:author="yukina minato" w:date="2025-09-07T17:10:00Z" w16du:dateUtc="2025-09-07T09:10:00Z"/>
                <w:rFonts w:eastAsia="宋体"/>
                <w:szCs w:val="22"/>
              </w:rPr>
            </w:pPr>
            <w:ins w:id="5685" w:author="yukina minato" w:date="2025-09-07T17:10:00Z" w16du:dateUtc="2025-09-07T09:10:00Z">
              <w:r w:rsidRPr="00002D6B">
                <w:rPr>
                  <w:rFonts w:eastAsia="宋体"/>
                  <w:szCs w:val="22"/>
                </w:rPr>
                <w:t>延迟起爆时间</w:t>
              </w:r>
              <w:r w:rsidRPr="00002D6B">
                <w:rPr>
                  <w:rFonts w:eastAsia="宋体"/>
                  <w:szCs w:val="22"/>
                </w:rPr>
                <w:t>: 0.77 s</w:t>
              </w:r>
            </w:ins>
          </w:p>
          <w:p w14:paraId="646CEEF9" w14:textId="77777777" w:rsidR="00002D6B" w:rsidRPr="00002D6B" w:rsidRDefault="00002D6B" w:rsidP="00002D6B">
            <w:pPr>
              <w:widowControl w:val="0"/>
              <w:spacing w:before="0" w:after="0"/>
              <w:jc w:val="both"/>
              <w:rPr>
                <w:ins w:id="5686" w:author="yukina minato" w:date="2025-09-07T17:10:00Z" w16du:dateUtc="2025-09-07T09:10:00Z"/>
                <w:rFonts w:eastAsia="宋体"/>
                <w:szCs w:val="22"/>
              </w:rPr>
            </w:pPr>
            <w:ins w:id="5687" w:author="yukina minato" w:date="2025-09-07T17:10:00Z" w16du:dateUtc="2025-09-07T09:10:00Z">
              <w:r w:rsidRPr="00002D6B">
                <w:rPr>
                  <w:rFonts w:eastAsia="宋体"/>
                  <w:szCs w:val="22"/>
                </w:rPr>
                <w:t>投放点</w:t>
              </w:r>
              <w:r w:rsidRPr="00002D6B">
                <w:rPr>
                  <w:rFonts w:eastAsia="宋体"/>
                  <w:szCs w:val="22"/>
                </w:rPr>
                <w:t>: (17800.00, 0.00, 1800.00)</w:t>
              </w:r>
            </w:ins>
          </w:p>
          <w:p w14:paraId="4218A4DE" w14:textId="77777777" w:rsidR="00002D6B" w:rsidRPr="00002D6B" w:rsidRDefault="00002D6B" w:rsidP="00002D6B">
            <w:pPr>
              <w:widowControl w:val="0"/>
              <w:spacing w:before="0" w:after="0"/>
              <w:jc w:val="both"/>
              <w:rPr>
                <w:ins w:id="5688" w:author="yukina minato" w:date="2025-09-07T17:10:00Z" w16du:dateUtc="2025-09-07T09:10:00Z"/>
                <w:rFonts w:eastAsia="宋体"/>
                <w:szCs w:val="22"/>
              </w:rPr>
            </w:pPr>
            <w:ins w:id="5689" w:author="yukina minato" w:date="2025-09-07T17:10:00Z" w16du:dateUtc="2025-09-07T09:10:00Z">
              <w:r w:rsidRPr="00002D6B">
                <w:rPr>
                  <w:rFonts w:eastAsia="宋体"/>
                  <w:szCs w:val="22"/>
                </w:rPr>
                <w:t>起爆点</w:t>
              </w:r>
              <w:r w:rsidRPr="00002D6B">
                <w:rPr>
                  <w:rFonts w:eastAsia="宋体"/>
                  <w:szCs w:val="22"/>
                </w:rPr>
                <w:t>: (17888.19, 16.04, 1797.12)</w:t>
              </w:r>
            </w:ins>
          </w:p>
          <w:p w14:paraId="4679AD64" w14:textId="77777777" w:rsidR="00002D6B" w:rsidRPr="00002D6B" w:rsidRDefault="00002D6B" w:rsidP="00002D6B">
            <w:pPr>
              <w:widowControl w:val="0"/>
              <w:spacing w:before="0" w:after="0"/>
              <w:jc w:val="both"/>
              <w:rPr>
                <w:ins w:id="5690" w:author="yukina minato" w:date="2025-09-07T17:10:00Z" w16du:dateUtc="2025-09-07T09:10:00Z"/>
                <w:rFonts w:eastAsia="宋体"/>
                <w:szCs w:val="22"/>
              </w:rPr>
            </w:pPr>
            <w:ins w:id="5691" w:author="yukina minato" w:date="2025-09-07T17:10:00Z" w16du:dateUtc="2025-09-07T09:10:00Z">
              <w:r w:rsidRPr="00002D6B">
                <w:rPr>
                  <w:rFonts w:eastAsia="宋体"/>
                  <w:szCs w:val="22"/>
                </w:rPr>
                <w:t xml:space="preserve">** </w:t>
              </w:r>
              <w:r w:rsidRPr="00002D6B">
                <w:rPr>
                  <w:rFonts w:eastAsia="宋体"/>
                  <w:szCs w:val="22"/>
                </w:rPr>
                <w:t>该弹单独有效遮蔽时长</w:t>
              </w:r>
              <w:r w:rsidRPr="00002D6B">
                <w:rPr>
                  <w:rFonts w:eastAsia="宋体"/>
                  <w:szCs w:val="22"/>
                </w:rPr>
                <w:t>: 4.09 s **</w:t>
              </w:r>
            </w:ins>
          </w:p>
          <w:p w14:paraId="44FDBFE0" w14:textId="77777777" w:rsidR="00002D6B" w:rsidRPr="00002D6B" w:rsidRDefault="00002D6B" w:rsidP="00002D6B">
            <w:pPr>
              <w:widowControl w:val="0"/>
              <w:spacing w:before="0" w:after="0"/>
              <w:jc w:val="both"/>
              <w:rPr>
                <w:ins w:id="5692" w:author="yukina minato" w:date="2025-09-07T17:10:00Z" w16du:dateUtc="2025-09-07T09:10:00Z"/>
                <w:rFonts w:eastAsia="宋体"/>
                <w:szCs w:val="22"/>
              </w:rPr>
            </w:pPr>
          </w:p>
          <w:p w14:paraId="55B6D974" w14:textId="77777777" w:rsidR="00002D6B" w:rsidRPr="00002D6B" w:rsidRDefault="00002D6B" w:rsidP="00002D6B">
            <w:pPr>
              <w:widowControl w:val="0"/>
              <w:spacing w:before="0" w:after="0"/>
              <w:jc w:val="both"/>
              <w:rPr>
                <w:ins w:id="5693" w:author="yukina minato" w:date="2025-09-07T17:10:00Z" w16du:dateUtc="2025-09-07T09:10:00Z"/>
                <w:rFonts w:eastAsia="宋体"/>
                <w:szCs w:val="22"/>
              </w:rPr>
            </w:pPr>
            <w:ins w:id="5694" w:author="yukina minato" w:date="2025-09-07T17:10:00Z" w16du:dateUtc="2025-09-07T09:10:00Z">
              <w:r w:rsidRPr="00002D6B">
                <w:rPr>
                  <w:rFonts w:eastAsia="宋体"/>
                  <w:szCs w:val="22"/>
                </w:rPr>
                <w:t xml:space="preserve">--- </w:t>
              </w:r>
              <w:r w:rsidRPr="00002D6B">
                <w:rPr>
                  <w:rFonts w:eastAsia="宋体"/>
                  <w:szCs w:val="22"/>
                </w:rPr>
                <w:t>烟雾弹</w:t>
              </w:r>
              <w:r w:rsidRPr="00002D6B">
                <w:rPr>
                  <w:rFonts w:eastAsia="宋体"/>
                  <w:szCs w:val="22"/>
                </w:rPr>
                <w:t xml:space="preserve"> 2 ---</w:t>
              </w:r>
            </w:ins>
          </w:p>
          <w:p w14:paraId="62C11240" w14:textId="77777777" w:rsidR="00002D6B" w:rsidRPr="00002D6B" w:rsidRDefault="00002D6B" w:rsidP="00002D6B">
            <w:pPr>
              <w:widowControl w:val="0"/>
              <w:spacing w:before="0" w:after="0"/>
              <w:jc w:val="both"/>
              <w:rPr>
                <w:ins w:id="5695" w:author="yukina minato" w:date="2025-09-07T17:10:00Z" w16du:dateUtc="2025-09-07T09:10:00Z"/>
                <w:rFonts w:eastAsia="宋体"/>
                <w:szCs w:val="22"/>
              </w:rPr>
            </w:pPr>
            <w:ins w:id="5696" w:author="yukina minato" w:date="2025-09-07T17:10:00Z" w16du:dateUtc="2025-09-07T09:10:00Z">
              <w:r w:rsidRPr="00002D6B">
                <w:rPr>
                  <w:rFonts w:eastAsia="宋体"/>
                  <w:szCs w:val="22"/>
                </w:rPr>
                <w:t>投放时间</w:t>
              </w:r>
              <w:r w:rsidRPr="00002D6B">
                <w:rPr>
                  <w:rFonts w:eastAsia="宋体"/>
                  <w:szCs w:val="22"/>
                </w:rPr>
                <w:t>: 2.00 s</w:t>
              </w:r>
            </w:ins>
          </w:p>
          <w:p w14:paraId="23E61CA9" w14:textId="77777777" w:rsidR="00002D6B" w:rsidRPr="00002D6B" w:rsidRDefault="00002D6B" w:rsidP="00002D6B">
            <w:pPr>
              <w:widowControl w:val="0"/>
              <w:spacing w:before="0" w:after="0"/>
              <w:jc w:val="both"/>
              <w:rPr>
                <w:ins w:id="5697" w:author="yukina minato" w:date="2025-09-07T17:10:00Z" w16du:dateUtc="2025-09-07T09:10:00Z"/>
                <w:rFonts w:eastAsia="宋体"/>
                <w:szCs w:val="22"/>
              </w:rPr>
            </w:pPr>
            <w:ins w:id="5698" w:author="yukina minato" w:date="2025-09-07T17:10:00Z" w16du:dateUtc="2025-09-07T09:10:00Z">
              <w:r w:rsidRPr="00002D6B">
                <w:rPr>
                  <w:rFonts w:eastAsia="宋体"/>
                  <w:szCs w:val="22"/>
                </w:rPr>
                <w:t>投放后无人机速度</w:t>
              </w:r>
              <w:r w:rsidRPr="00002D6B">
                <w:rPr>
                  <w:rFonts w:eastAsia="宋体"/>
                  <w:szCs w:val="22"/>
                </w:rPr>
                <w:t>: 131.17 m/s</w:t>
              </w:r>
            </w:ins>
          </w:p>
          <w:p w14:paraId="4DE63917" w14:textId="77777777" w:rsidR="00002D6B" w:rsidRPr="00002D6B" w:rsidRDefault="00002D6B" w:rsidP="00002D6B">
            <w:pPr>
              <w:widowControl w:val="0"/>
              <w:spacing w:before="0" w:after="0"/>
              <w:jc w:val="both"/>
              <w:rPr>
                <w:ins w:id="5699" w:author="yukina minato" w:date="2025-09-07T17:10:00Z" w16du:dateUtc="2025-09-07T09:10:00Z"/>
                <w:rFonts w:eastAsia="宋体"/>
                <w:szCs w:val="22"/>
              </w:rPr>
            </w:pPr>
            <w:ins w:id="5700" w:author="yukina minato" w:date="2025-09-07T17:10:00Z" w16du:dateUtc="2025-09-07T09:10:00Z">
              <w:r w:rsidRPr="00002D6B">
                <w:rPr>
                  <w:rFonts w:eastAsia="宋体"/>
                  <w:szCs w:val="22"/>
                </w:rPr>
                <w:t>投放后无人机方向</w:t>
              </w:r>
              <w:r w:rsidRPr="00002D6B">
                <w:rPr>
                  <w:rFonts w:eastAsia="宋体"/>
                  <w:szCs w:val="22"/>
                </w:rPr>
                <w:t xml:space="preserve"> (</w:t>
              </w:r>
              <w:r w:rsidRPr="00002D6B">
                <w:rPr>
                  <w:rFonts w:eastAsia="宋体"/>
                  <w:szCs w:val="22"/>
                </w:rPr>
                <w:t>偏航角</w:t>
              </w:r>
              <w:r w:rsidRPr="00002D6B">
                <w:rPr>
                  <w:rFonts w:eastAsia="宋体"/>
                  <w:szCs w:val="22"/>
                </w:rPr>
                <w:t xml:space="preserve">): 3.30 rad (188.84 </w:t>
              </w:r>
              <w:r w:rsidRPr="00002D6B">
                <w:rPr>
                  <w:rFonts w:eastAsia="宋体"/>
                  <w:szCs w:val="22"/>
                </w:rPr>
                <w:t>度</w:t>
              </w:r>
              <w:r w:rsidRPr="00002D6B">
                <w:rPr>
                  <w:rFonts w:eastAsia="宋体"/>
                  <w:szCs w:val="22"/>
                </w:rPr>
                <w:t>)</w:t>
              </w:r>
            </w:ins>
          </w:p>
          <w:p w14:paraId="1428FBF4" w14:textId="77777777" w:rsidR="00002D6B" w:rsidRPr="00002D6B" w:rsidRDefault="00002D6B" w:rsidP="00002D6B">
            <w:pPr>
              <w:widowControl w:val="0"/>
              <w:spacing w:before="0" w:after="0"/>
              <w:jc w:val="both"/>
              <w:rPr>
                <w:ins w:id="5701" w:author="yukina minato" w:date="2025-09-07T17:10:00Z" w16du:dateUtc="2025-09-07T09:10:00Z"/>
                <w:rFonts w:eastAsia="宋体"/>
                <w:szCs w:val="22"/>
              </w:rPr>
            </w:pPr>
            <w:ins w:id="5702" w:author="yukina minato" w:date="2025-09-07T17:10:00Z" w16du:dateUtc="2025-09-07T09:10:00Z">
              <w:r w:rsidRPr="00002D6B">
                <w:rPr>
                  <w:rFonts w:eastAsia="宋体"/>
                  <w:szCs w:val="22"/>
                </w:rPr>
                <w:t>延迟起爆时间</w:t>
              </w:r>
              <w:r w:rsidRPr="00002D6B">
                <w:rPr>
                  <w:rFonts w:eastAsia="宋体"/>
                  <w:szCs w:val="22"/>
                </w:rPr>
                <w:t>: 2.02 s</w:t>
              </w:r>
            </w:ins>
          </w:p>
          <w:p w14:paraId="035675E5" w14:textId="77777777" w:rsidR="00002D6B" w:rsidRPr="00002D6B" w:rsidRDefault="00002D6B" w:rsidP="00002D6B">
            <w:pPr>
              <w:widowControl w:val="0"/>
              <w:spacing w:before="0" w:after="0"/>
              <w:jc w:val="both"/>
              <w:rPr>
                <w:ins w:id="5703" w:author="yukina minato" w:date="2025-09-07T17:10:00Z" w16du:dateUtc="2025-09-07T09:10:00Z"/>
                <w:rFonts w:eastAsia="宋体"/>
                <w:szCs w:val="22"/>
              </w:rPr>
            </w:pPr>
            <w:ins w:id="5704" w:author="yukina minato" w:date="2025-09-07T17:10:00Z" w16du:dateUtc="2025-09-07T09:10:00Z">
              <w:r w:rsidRPr="00002D6B">
                <w:rPr>
                  <w:rFonts w:eastAsia="宋体"/>
                  <w:szCs w:val="22"/>
                </w:rPr>
                <w:t>投放点</w:t>
              </w:r>
              <w:r w:rsidRPr="00002D6B">
                <w:rPr>
                  <w:rFonts w:eastAsia="宋体"/>
                  <w:szCs w:val="22"/>
                </w:rPr>
                <w:t>: (18030.17, 41.87, 1800.00)</w:t>
              </w:r>
            </w:ins>
          </w:p>
          <w:p w14:paraId="26F572C9" w14:textId="77777777" w:rsidR="00002D6B" w:rsidRPr="00002D6B" w:rsidRDefault="00002D6B" w:rsidP="00002D6B">
            <w:pPr>
              <w:widowControl w:val="0"/>
              <w:spacing w:before="0" w:after="0"/>
              <w:jc w:val="both"/>
              <w:rPr>
                <w:ins w:id="5705" w:author="yukina minato" w:date="2025-09-07T17:10:00Z" w16du:dateUtc="2025-09-07T09:10:00Z"/>
                <w:rFonts w:eastAsia="宋体"/>
                <w:szCs w:val="22"/>
              </w:rPr>
            </w:pPr>
            <w:ins w:id="5706" w:author="yukina minato" w:date="2025-09-07T17:10:00Z" w16du:dateUtc="2025-09-07T09:10:00Z">
              <w:r w:rsidRPr="00002D6B">
                <w:rPr>
                  <w:rFonts w:eastAsia="宋体"/>
                  <w:szCs w:val="22"/>
                </w:rPr>
                <w:t>起爆点</w:t>
              </w:r>
              <w:r w:rsidRPr="00002D6B">
                <w:rPr>
                  <w:rFonts w:eastAsia="宋体"/>
                  <w:szCs w:val="22"/>
                </w:rPr>
                <w:t>: (17768.55, 1.17, 1780.04)</w:t>
              </w:r>
            </w:ins>
          </w:p>
          <w:p w14:paraId="31416362" w14:textId="77777777" w:rsidR="00002D6B" w:rsidRPr="00002D6B" w:rsidRDefault="00002D6B" w:rsidP="00002D6B">
            <w:pPr>
              <w:widowControl w:val="0"/>
              <w:spacing w:before="0" w:after="0"/>
              <w:jc w:val="both"/>
              <w:rPr>
                <w:ins w:id="5707" w:author="yukina minato" w:date="2025-09-07T17:10:00Z" w16du:dateUtc="2025-09-07T09:10:00Z"/>
                <w:rFonts w:eastAsia="宋体"/>
                <w:szCs w:val="22"/>
              </w:rPr>
            </w:pPr>
            <w:ins w:id="5708" w:author="yukina minato" w:date="2025-09-07T17:10:00Z" w16du:dateUtc="2025-09-07T09:10:00Z">
              <w:r w:rsidRPr="00002D6B">
                <w:rPr>
                  <w:rFonts w:eastAsia="宋体"/>
                  <w:szCs w:val="22"/>
                </w:rPr>
                <w:t xml:space="preserve">** </w:t>
              </w:r>
              <w:r w:rsidRPr="00002D6B">
                <w:rPr>
                  <w:rFonts w:eastAsia="宋体"/>
                  <w:szCs w:val="22"/>
                </w:rPr>
                <w:t>该弹单独有效遮蔽时长</w:t>
              </w:r>
              <w:r w:rsidRPr="00002D6B">
                <w:rPr>
                  <w:rFonts w:eastAsia="宋体"/>
                  <w:szCs w:val="22"/>
                </w:rPr>
                <w:t>: 3.29 s **</w:t>
              </w:r>
            </w:ins>
          </w:p>
          <w:p w14:paraId="348E82B1" w14:textId="77777777" w:rsidR="00002D6B" w:rsidRPr="00002D6B" w:rsidRDefault="00002D6B" w:rsidP="00002D6B">
            <w:pPr>
              <w:widowControl w:val="0"/>
              <w:spacing w:before="0" w:after="0"/>
              <w:jc w:val="both"/>
              <w:rPr>
                <w:ins w:id="5709" w:author="yukina minato" w:date="2025-09-07T17:10:00Z" w16du:dateUtc="2025-09-07T09:10:00Z"/>
                <w:rFonts w:eastAsia="宋体"/>
                <w:szCs w:val="22"/>
              </w:rPr>
            </w:pPr>
          </w:p>
          <w:p w14:paraId="5A387CD7" w14:textId="77777777" w:rsidR="00002D6B" w:rsidRPr="00002D6B" w:rsidRDefault="00002D6B" w:rsidP="00002D6B">
            <w:pPr>
              <w:widowControl w:val="0"/>
              <w:spacing w:before="0" w:after="0"/>
              <w:jc w:val="both"/>
              <w:rPr>
                <w:ins w:id="5710" w:author="yukina minato" w:date="2025-09-07T17:10:00Z" w16du:dateUtc="2025-09-07T09:10:00Z"/>
                <w:rFonts w:eastAsia="宋体"/>
                <w:szCs w:val="22"/>
              </w:rPr>
            </w:pPr>
            <w:ins w:id="5711" w:author="yukina minato" w:date="2025-09-07T17:10:00Z" w16du:dateUtc="2025-09-07T09:10:00Z">
              <w:r w:rsidRPr="00002D6B">
                <w:rPr>
                  <w:rFonts w:eastAsia="宋体"/>
                  <w:szCs w:val="22"/>
                </w:rPr>
                <w:t xml:space="preserve">--- </w:t>
              </w:r>
              <w:r w:rsidRPr="00002D6B">
                <w:rPr>
                  <w:rFonts w:eastAsia="宋体"/>
                  <w:szCs w:val="22"/>
                </w:rPr>
                <w:t>烟雾弹</w:t>
              </w:r>
              <w:r w:rsidRPr="00002D6B">
                <w:rPr>
                  <w:rFonts w:eastAsia="宋体"/>
                  <w:szCs w:val="22"/>
                </w:rPr>
                <w:t xml:space="preserve"> 3 ---</w:t>
              </w:r>
            </w:ins>
          </w:p>
          <w:p w14:paraId="441A3B51" w14:textId="77777777" w:rsidR="00002D6B" w:rsidRPr="00002D6B" w:rsidRDefault="00002D6B" w:rsidP="00002D6B">
            <w:pPr>
              <w:widowControl w:val="0"/>
              <w:spacing w:before="0" w:after="0"/>
              <w:jc w:val="both"/>
              <w:rPr>
                <w:ins w:id="5712" w:author="yukina minato" w:date="2025-09-07T17:10:00Z" w16du:dateUtc="2025-09-07T09:10:00Z"/>
                <w:rFonts w:eastAsia="宋体"/>
                <w:szCs w:val="22"/>
              </w:rPr>
            </w:pPr>
            <w:ins w:id="5713" w:author="yukina minato" w:date="2025-09-07T17:10:00Z" w16du:dateUtc="2025-09-07T09:10:00Z">
              <w:r w:rsidRPr="00002D6B">
                <w:rPr>
                  <w:rFonts w:eastAsia="宋体"/>
                  <w:szCs w:val="22"/>
                </w:rPr>
                <w:t>投放时间</w:t>
              </w:r>
              <w:r w:rsidRPr="00002D6B">
                <w:rPr>
                  <w:rFonts w:eastAsia="宋体"/>
                  <w:szCs w:val="22"/>
                </w:rPr>
                <w:t>: 18.93 s</w:t>
              </w:r>
            </w:ins>
          </w:p>
          <w:p w14:paraId="3D626BE4" w14:textId="77777777" w:rsidR="00002D6B" w:rsidRPr="00002D6B" w:rsidRDefault="00002D6B" w:rsidP="00002D6B">
            <w:pPr>
              <w:widowControl w:val="0"/>
              <w:spacing w:before="0" w:after="0"/>
              <w:jc w:val="both"/>
              <w:rPr>
                <w:ins w:id="5714" w:author="yukina minato" w:date="2025-09-07T17:10:00Z" w16du:dateUtc="2025-09-07T09:10:00Z"/>
                <w:rFonts w:eastAsia="宋体"/>
                <w:szCs w:val="22"/>
              </w:rPr>
            </w:pPr>
            <w:ins w:id="5715" w:author="yukina minato" w:date="2025-09-07T17:10:00Z" w16du:dateUtc="2025-09-07T09:10:00Z">
              <w:r w:rsidRPr="00002D6B">
                <w:rPr>
                  <w:rFonts w:eastAsia="宋体"/>
                  <w:szCs w:val="22"/>
                </w:rPr>
                <w:t>投放后无人机速度</w:t>
              </w:r>
              <w:r w:rsidRPr="00002D6B">
                <w:rPr>
                  <w:rFonts w:eastAsia="宋体"/>
                  <w:szCs w:val="22"/>
                </w:rPr>
                <w:t>: 95.22 m/s</w:t>
              </w:r>
            </w:ins>
          </w:p>
          <w:p w14:paraId="03D1DF07" w14:textId="77777777" w:rsidR="00002D6B" w:rsidRPr="00002D6B" w:rsidRDefault="00002D6B" w:rsidP="00002D6B">
            <w:pPr>
              <w:widowControl w:val="0"/>
              <w:spacing w:before="0" w:after="0"/>
              <w:jc w:val="both"/>
              <w:rPr>
                <w:ins w:id="5716" w:author="yukina minato" w:date="2025-09-07T17:10:00Z" w16du:dateUtc="2025-09-07T09:10:00Z"/>
                <w:rFonts w:eastAsia="宋体"/>
                <w:szCs w:val="22"/>
              </w:rPr>
            </w:pPr>
            <w:ins w:id="5717" w:author="yukina minato" w:date="2025-09-07T17:10:00Z" w16du:dateUtc="2025-09-07T09:10:00Z">
              <w:r w:rsidRPr="00002D6B">
                <w:rPr>
                  <w:rFonts w:eastAsia="宋体"/>
                  <w:szCs w:val="22"/>
                </w:rPr>
                <w:t>投放后无人机方向</w:t>
              </w:r>
              <w:r w:rsidRPr="00002D6B">
                <w:rPr>
                  <w:rFonts w:eastAsia="宋体"/>
                  <w:szCs w:val="22"/>
                </w:rPr>
                <w:t xml:space="preserve"> (</w:t>
              </w:r>
              <w:r w:rsidRPr="00002D6B">
                <w:rPr>
                  <w:rFonts w:eastAsia="宋体"/>
                  <w:szCs w:val="22"/>
                </w:rPr>
                <w:t>偏航角</w:t>
              </w:r>
              <w:r w:rsidRPr="00002D6B">
                <w:rPr>
                  <w:rFonts w:eastAsia="宋体"/>
                  <w:szCs w:val="22"/>
                </w:rPr>
                <w:t xml:space="preserve">): 0.00 rad (0.00 </w:t>
              </w:r>
              <w:r w:rsidRPr="00002D6B">
                <w:rPr>
                  <w:rFonts w:eastAsia="宋体"/>
                  <w:szCs w:val="22"/>
                </w:rPr>
                <w:t>度</w:t>
              </w:r>
              <w:r w:rsidRPr="00002D6B">
                <w:rPr>
                  <w:rFonts w:eastAsia="宋体"/>
                  <w:szCs w:val="22"/>
                </w:rPr>
                <w:t>)</w:t>
              </w:r>
            </w:ins>
          </w:p>
          <w:p w14:paraId="2565B0D0" w14:textId="77777777" w:rsidR="00002D6B" w:rsidRPr="00002D6B" w:rsidRDefault="00002D6B" w:rsidP="00002D6B">
            <w:pPr>
              <w:widowControl w:val="0"/>
              <w:spacing w:before="0" w:after="0"/>
              <w:jc w:val="both"/>
              <w:rPr>
                <w:ins w:id="5718" w:author="yukina minato" w:date="2025-09-07T17:10:00Z" w16du:dateUtc="2025-09-07T09:10:00Z"/>
                <w:rFonts w:eastAsia="宋体"/>
                <w:szCs w:val="22"/>
              </w:rPr>
            </w:pPr>
            <w:ins w:id="5719" w:author="yukina minato" w:date="2025-09-07T17:10:00Z" w16du:dateUtc="2025-09-07T09:10:00Z">
              <w:r w:rsidRPr="00002D6B">
                <w:rPr>
                  <w:rFonts w:eastAsia="宋体"/>
                  <w:szCs w:val="22"/>
                </w:rPr>
                <w:t>延迟起爆时间</w:t>
              </w:r>
              <w:r w:rsidRPr="00002D6B">
                <w:rPr>
                  <w:rFonts w:eastAsia="宋体"/>
                  <w:szCs w:val="22"/>
                </w:rPr>
                <w:t>: 2.74 s</w:t>
              </w:r>
            </w:ins>
          </w:p>
          <w:p w14:paraId="493CE7EA" w14:textId="77777777" w:rsidR="00002D6B" w:rsidRPr="00002D6B" w:rsidRDefault="00002D6B" w:rsidP="00002D6B">
            <w:pPr>
              <w:widowControl w:val="0"/>
              <w:spacing w:before="0" w:after="0"/>
              <w:jc w:val="both"/>
              <w:rPr>
                <w:ins w:id="5720" w:author="yukina minato" w:date="2025-09-07T17:10:00Z" w16du:dateUtc="2025-09-07T09:10:00Z"/>
                <w:rFonts w:eastAsia="宋体"/>
                <w:szCs w:val="22"/>
              </w:rPr>
            </w:pPr>
            <w:ins w:id="5721" w:author="yukina minato" w:date="2025-09-07T17:10:00Z" w16du:dateUtc="2025-09-07T09:10:00Z">
              <w:r w:rsidRPr="00002D6B">
                <w:rPr>
                  <w:rFonts w:eastAsia="宋体"/>
                  <w:szCs w:val="22"/>
                </w:rPr>
                <w:t>投放点</w:t>
              </w:r>
              <w:r w:rsidRPr="00002D6B">
                <w:rPr>
                  <w:rFonts w:eastAsia="宋体"/>
                  <w:szCs w:val="22"/>
                </w:rPr>
                <w:t>: (15835.58, -299.58, 1800.00)</w:t>
              </w:r>
            </w:ins>
          </w:p>
          <w:p w14:paraId="4099D95E" w14:textId="77777777" w:rsidR="00002D6B" w:rsidRPr="00002D6B" w:rsidRDefault="00002D6B" w:rsidP="00002D6B">
            <w:pPr>
              <w:widowControl w:val="0"/>
              <w:spacing w:before="0" w:after="0"/>
              <w:jc w:val="both"/>
              <w:rPr>
                <w:ins w:id="5722" w:author="yukina minato" w:date="2025-09-07T17:10:00Z" w16du:dateUtc="2025-09-07T09:10:00Z"/>
                <w:rFonts w:eastAsia="宋体"/>
                <w:szCs w:val="22"/>
              </w:rPr>
            </w:pPr>
            <w:ins w:id="5723" w:author="yukina minato" w:date="2025-09-07T17:10:00Z" w16du:dateUtc="2025-09-07T09:10:00Z">
              <w:r w:rsidRPr="00002D6B">
                <w:rPr>
                  <w:rFonts w:eastAsia="宋体"/>
                  <w:szCs w:val="22"/>
                </w:rPr>
                <w:t>起爆点</w:t>
              </w:r>
              <w:r w:rsidRPr="00002D6B">
                <w:rPr>
                  <w:rFonts w:eastAsia="宋体"/>
                  <w:szCs w:val="22"/>
                </w:rPr>
                <w:t>: (16096.23, -299.58, 1763.28)</w:t>
              </w:r>
            </w:ins>
          </w:p>
          <w:p w14:paraId="6934D16C" w14:textId="77777777" w:rsidR="00002D6B" w:rsidRPr="00002D6B" w:rsidRDefault="00002D6B" w:rsidP="00002D6B">
            <w:pPr>
              <w:widowControl w:val="0"/>
              <w:spacing w:before="0" w:after="0"/>
              <w:jc w:val="both"/>
              <w:rPr>
                <w:ins w:id="5724" w:author="yukina minato" w:date="2025-09-07T17:10:00Z" w16du:dateUtc="2025-09-07T09:10:00Z"/>
                <w:rFonts w:eastAsia="宋体"/>
                <w:szCs w:val="22"/>
              </w:rPr>
            </w:pPr>
            <w:ins w:id="5725" w:author="yukina minato" w:date="2025-09-07T17:10:00Z" w16du:dateUtc="2025-09-07T09:10:00Z">
              <w:r w:rsidRPr="00002D6B">
                <w:rPr>
                  <w:rFonts w:eastAsia="宋体"/>
                  <w:szCs w:val="22"/>
                </w:rPr>
                <w:t xml:space="preserve">** </w:t>
              </w:r>
              <w:r w:rsidRPr="00002D6B">
                <w:rPr>
                  <w:rFonts w:eastAsia="宋体"/>
                  <w:szCs w:val="22"/>
                </w:rPr>
                <w:t>该弹单独有效遮蔽时长</w:t>
              </w:r>
              <w:r w:rsidRPr="00002D6B">
                <w:rPr>
                  <w:rFonts w:eastAsia="宋体"/>
                  <w:szCs w:val="22"/>
                </w:rPr>
                <w:t>: 0.00 s **</w:t>
              </w:r>
            </w:ins>
          </w:p>
          <w:p w14:paraId="2A531A1E" w14:textId="77777777" w:rsidR="00002D6B" w:rsidRPr="00002D6B" w:rsidRDefault="00002D6B" w:rsidP="00002D6B">
            <w:pPr>
              <w:widowControl w:val="0"/>
              <w:spacing w:before="0" w:after="0"/>
              <w:jc w:val="both"/>
              <w:rPr>
                <w:ins w:id="5726" w:author="yukina minato" w:date="2025-09-07T17:10:00Z" w16du:dateUtc="2025-09-07T09:10:00Z"/>
                <w:rFonts w:eastAsia="宋体"/>
                <w:szCs w:val="22"/>
              </w:rPr>
            </w:pPr>
          </w:p>
          <w:p w14:paraId="511DAA5E" w14:textId="77777777" w:rsidR="00002D6B" w:rsidRPr="00002D6B" w:rsidRDefault="00002D6B" w:rsidP="00002D6B">
            <w:pPr>
              <w:widowControl w:val="0"/>
              <w:spacing w:before="0" w:after="0"/>
              <w:jc w:val="both"/>
              <w:rPr>
                <w:ins w:id="5727" w:author="yukina minato" w:date="2025-09-07T17:10:00Z" w16du:dateUtc="2025-09-07T09:10:00Z"/>
                <w:rFonts w:eastAsia="宋体"/>
                <w:szCs w:val="22"/>
              </w:rPr>
            </w:pPr>
            <w:ins w:id="5728" w:author="yukina minato" w:date="2025-09-07T17:10:00Z" w16du:dateUtc="2025-09-07T09:10:00Z">
              <w:r w:rsidRPr="00002D6B">
                <w:rPr>
                  <w:rFonts w:eastAsia="宋体"/>
                  <w:szCs w:val="22"/>
                </w:rPr>
                <w:t>历时</w:t>
              </w:r>
              <w:r w:rsidRPr="00002D6B">
                <w:rPr>
                  <w:rFonts w:eastAsia="宋体"/>
                  <w:szCs w:val="22"/>
                </w:rPr>
                <w:t xml:space="preserve"> 5840.696119 </w:t>
              </w:r>
              <w:r w:rsidRPr="00002D6B">
                <w:rPr>
                  <w:rFonts w:eastAsia="宋体"/>
                  <w:szCs w:val="22"/>
                </w:rPr>
                <w:t>秒。</w:t>
              </w:r>
            </w:ins>
          </w:p>
        </w:tc>
      </w:tr>
    </w:tbl>
    <w:p w14:paraId="62169380" w14:textId="77777777" w:rsidR="00002D6B" w:rsidRPr="00002D6B" w:rsidRDefault="00002D6B" w:rsidP="00002D6B">
      <w:pPr>
        <w:widowControl w:val="0"/>
        <w:spacing w:before="0" w:after="0"/>
        <w:jc w:val="both"/>
        <w:rPr>
          <w:ins w:id="5729" w:author="yukina minato" w:date="2025-09-07T17:10:00Z" w16du:dateUtc="2025-09-07T09:10:00Z"/>
          <w:rFonts w:eastAsia="宋体"/>
          <w:szCs w:val="22"/>
        </w:rPr>
      </w:pPr>
    </w:p>
    <w:p w14:paraId="172581C6" w14:textId="77777777" w:rsidR="00002D6B" w:rsidRPr="00002D6B" w:rsidRDefault="00002D6B" w:rsidP="00002D6B">
      <w:pPr>
        <w:widowControl w:val="0"/>
        <w:spacing w:before="0" w:after="0"/>
        <w:jc w:val="both"/>
        <w:rPr>
          <w:ins w:id="5730" w:author="yukina minato" w:date="2025-09-07T17:10:00Z" w16du:dateUtc="2025-09-07T09:10:00Z"/>
          <w:rFonts w:eastAsia="宋体"/>
          <w:szCs w:val="22"/>
        </w:rPr>
      </w:pPr>
    </w:p>
    <w:tbl>
      <w:tblPr>
        <w:tblStyle w:val="20"/>
        <w:tblW w:w="0" w:type="auto"/>
        <w:tblLook w:val="04A0" w:firstRow="1" w:lastRow="0" w:firstColumn="1" w:lastColumn="0" w:noHBand="0" w:noVBand="1"/>
      </w:tblPr>
      <w:tblGrid>
        <w:gridCol w:w="8297"/>
      </w:tblGrid>
      <w:tr w:rsidR="00002D6B" w:rsidRPr="00002D6B" w14:paraId="61FEF449" w14:textId="77777777" w:rsidTr="004E6A00">
        <w:trPr>
          <w:ins w:id="5731" w:author="yukina minato" w:date="2025-09-07T17:10:00Z" w16du:dateUtc="2025-09-07T09:10:00Z"/>
        </w:trPr>
        <w:tc>
          <w:tcPr>
            <w:tcW w:w="8834" w:type="dxa"/>
            <w:shd w:val="clear" w:color="auto" w:fill="BFBFBF" w:themeFill="background1" w:themeFillShade="BF"/>
          </w:tcPr>
          <w:p w14:paraId="14F04E77" w14:textId="77777777" w:rsidR="00002D6B" w:rsidRPr="00002D6B" w:rsidRDefault="00002D6B" w:rsidP="00002D6B">
            <w:pPr>
              <w:widowControl w:val="0"/>
              <w:spacing w:before="0" w:after="0"/>
              <w:jc w:val="left"/>
              <w:rPr>
                <w:ins w:id="5732" w:author="yukina minato" w:date="2025-09-07T17:10:00Z" w16du:dateUtc="2025-09-07T09:10:00Z"/>
                <w:rFonts w:eastAsia="宋体"/>
                <w:b/>
                <w:sz w:val="21"/>
              </w:rPr>
            </w:pPr>
            <w:ins w:id="5733" w:author="yukina minato" w:date="2025-09-07T17:10:00Z" w16du:dateUtc="2025-09-07T09:10:00Z">
              <w:r w:rsidRPr="00002D6B">
                <w:rPr>
                  <w:rFonts w:eastAsia="宋体" w:hint="eastAsia"/>
                  <w:b/>
                  <w:sz w:val="21"/>
                </w:rPr>
                <w:t>附录</w:t>
              </w:r>
              <w:r w:rsidRPr="00002D6B">
                <w:rPr>
                  <w:rFonts w:eastAsia="宋体" w:hint="eastAsia"/>
                  <w:b/>
                  <w:sz w:val="21"/>
                </w:rPr>
                <w:t>8</w:t>
              </w:r>
            </w:ins>
          </w:p>
        </w:tc>
      </w:tr>
      <w:tr w:rsidR="00002D6B" w:rsidRPr="00002D6B" w14:paraId="329F2A80" w14:textId="77777777" w:rsidTr="004E6A00">
        <w:trPr>
          <w:ins w:id="5734" w:author="yukina minato" w:date="2025-09-07T17:10:00Z" w16du:dateUtc="2025-09-07T09:10:00Z"/>
        </w:trPr>
        <w:tc>
          <w:tcPr>
            <w:tcW w:w="8834" w:type="dxa"/>
            <w:shd w:val="clear" w:color="auto" w:fill="BFBFBF" w:themeFill="background1" w:themeFillShade="BF"/>
          </w:tcPr>
          <w:p w14:paraId="0CEE722F" w14:textId="77777777" w:rsidR="00002D6B" w:rsidRPr="00002D6B" w:rsidRDefault="00002D6B" w:rsidP="00002D6B">
            <w:pPr>
              <w:widowControl w:val="0"/>
              <w:spacing w:before="0" w:after="0"/>
              <w:jc w:val="both"/>
              <w:rPr>
                <w:ins w:id="5735" w:author="yukina minato" w:date="2025-09-07T17:10:00Z" w16du:dateUtc="2025-09-07T09:10:00Z"/>
                <w:rFonts w:eastAsia="宋体"/>
                <w:szCs w:val="22"/>
              </w:rPr>
            </w:pPr>
            <w:ins w:id="5736" w:author="yukina minato" w:date="2025-09-07T17:10:00Z" w16du:dateUtc="2025-09-07T09:10:00Z">
              <w:r w:rsidRPr="00002D6B">
                <w:rPr>
                  <w:rFonts w:eastAsia="宋体" w:hint="eastAsia"/>
                  <w:szCs w:val="22"/>
                </w:rPr>
                <w:t>问题四求解（</w:t>
              </w:r>
              <w:r w:rsidRPr="00002D6B">
                <w:rPr>
                  <w:rFonts w:eastAsia="宋体" w:hint="eastAsia"/>
                  <w:szCs w:val="22"/>
                </w:rPr>
                <w:t>MATLAB</w:t>
              </w:r>
              <w:r w:rsidRPr="00002D6B">
                <w:rPr>
                  <w:rFonts w:eastAsia="宋体" w:hint="eastAsia"/>
                  <w:szCs w:val="22"/>
                </w:rPr>
                <w:t>源码）</w:t>
              </w:r>
            </w:ins>
          </w:p>
        </w:tc>
      </w:tr>
      <w:tr w:rsidR="00002D6B" w:rsidRPr="00002D6B" w14:paraId="6DFA4F43" w14:textId="77777777" w:rsidTr="004E6A00">
        <w:trPr>
          <w:ins w:id="5737" w:author="yukina minato" w:date="2025-09-07T17:10:00Z" w16du:dateUtc="2025-09-07T09:10:00Z"/>
        </w:trPr>
        <w:tc>
          <w:tcPr>
            <w:tcW w:w="8834" w:type="dxa"/>
          </w:tcPr>
          <w:p w14:paraId="1F2E378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738" w:author="yukina minato" w:date="2025-09-07T17:10:00Z" w16du:dateUtc="2025-09-07T09:10:00Z"/>
                <w:rFonts w:eastAsia="宋体"/>
                <w:color w:val="5C5C5C"/>
                <w:szCs w:val="22"/>
              </w:rPr>
            </w:pPr>
            <w:ins w:id="5739" w:author="yukina minato" w:date="2025-09-07T17:10:00Z" w16du:dateUtc="2025-09-07T09:10:00Z">
              <w:r w:rsidRPr="00002D6B">
                <w:rPr>
                  <w:rFonts w:ascii="Consolas" w:eastAsia="Consolas" w:hAnsi="Consolas" w:cs="Consolas"/>
                  <w:color w:val="5C5C5C"/>
                  <w:sz w:val="21"/>
                </w:rPr>
                <w:t>clear; </w:t>
              </w:r>
              <w:proofErr w:type="spellStart"/>
              <w:r w:rsidRPr="00002D6B">
                <w:rPr>
                  <w:rFonts w:ascii="Consolas" w:eastAsia="Consolas" w:hAnsi="Consolas" w:cs="Consolas"/>
                  <w:color w:val="5C5C5C"/>
                  <w:sz w:val="21"/>
                </w:rPr>
                <w:t>clc</w:t>
              </w:r>
              <w:proofErr w:type="spellEnd"/>
              <w:r w:rsidRPr="00002D6B">
                <w:rPr>
                  <w:rFonts w:ascii="Consolas" w:eastAsia="Consolas" w:hAnsi="Consolas" w:cs="Consolas"/>
                  <w:color w:val="5C5C5C"/>
                  <w:sz w:val="21"/>
                </w:rPr>
                <w:t>;</w:t>
              </w:r>
            </w:ins>
          </w:p>
          <w:p w14:paraId="4B153DB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740" w:author="yukina minato" w:date="2025-09-07T17:10:00Z" w16du:dateUtc="2025-09-07T09:10:00Z"/>
                <w:rFonts w:eastAsia="宋体"/>
                <w:color w:val="5C5C5C"/>
                <w:szCs w:val="22"/>
              </w:rPr>
            </w:pPr>
            <w:ins w:id="5741" w:author="yukina minato" w:date="2025-09-07T17:10:00Z" w16du:dateUtc="2025-09-07T09:10:00Z">
              <w:r w:rsidRPr="00002D6B">
                <w:rPr>
                  <w:rFonts w:ascii="Consolas" w:eastAsia="Consolas" w:hAnsi="Consolas" w:cs="Consolas"/>
                  <w:color w:val="5C5C5C"/>
                  <w:sz w:val="21"/>
                  <w:shd w:val="clear" w:color="auto" w:fill="F8F8F8"/>
                </w:rPr>
                <w:t>tic;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计</w:t>
              </w:r>
              <w:r w:rsidRPr="00002D6B">
                <w:rPr>
                  <w:rFonts w:ascii="宋体" w:eastAsia="宋体" w:hAnsi="宋体" w:cs="宋体" w:hint="eastAsia"/>
                  <w:color w:val="5C5C5C"/>
                  <w:sz w:val="21"/>
                  <w:shd w:val="clear" w:color="auto" w:fill="F8F8F8"/>
                </w:rPr>
                <w:t>时</w:t>
              </w:r>
            </w:ins>
          </w:p>
          <w:p w14:paraId="08EE53A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5742" w:author="yukina minato" w:date="2025-09-07T17:10:00Z" w16du:dateUtc="2025-09-07T09:10:00Z"/>
                <w:rFonts w:eastAsia="宋体"/>
                <w:color w:val="5C5C5C"/>
                <w:szCs w:val="22"/>
              </w:rPr>
            </w:pPr>
          </w:p>
          <w:p w14:paraId="3A0B046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743" w:author="yukina minato" w:date="2025-09-07T17:10:00Z" w16du:dateUtc="2025-09-07T09:10:00Z"/>
                <w:rFonts w:eastAsia="宋体"/>
                <w:color w:val="5C5C5C"/>
                <w:szCs w:val="22"/>
              </w:rPr>
            </w:pPr>
            <w:ins w:id="5744" w:author="yukina minato" w:date="2025-09-07T17:10:00Z" w16du:dateUtc="2025-09-07T09:10:00Z">
              <w:r w:rsidRPr="00002D6B">
                <w:rPr>
                  <w:rFonts w:ascii="Consolas" w:eastAsia="Consolas" w:hAnsi="Consolas" w:cs="Consolas"/>
                  <w:color w:val="5C5C5C"/>
                  <w:sz w:val="21"/>
                  <w:shd w:val="clear" w:color="auto" w:fill="F8F8F8"/>
                </w:rPr>
                <w:t>global M0 </w:t>
              </w:r>
              <w:proofErr w:type="spellStart"/>
              <w:r w:rsidRPr="00002D6B">
                <w:rPr>
                  <w:rFonts w:ascii="Consolas" w:eastAsia="Consolas" w:hAnsi="Consolas" w:cs="Consolas"/>
                  <w:color w:val="5C5C5C"/>
                  <w:sz w:val="21"/>
                  <w:shd w:val="clear" w:color="auto" w:fill="F8F8F8"/>
                </w:rPr>
                <w:t>v_m</w:t>
              </w:r>
              <w:proofErr w:type="spellEnd"/>
              <w:r w:rsidRPr="00002D6B">
                <w:rPr>
                  <w:rFonts w:ascii="Consolas" w:eastAsia="Consolas" w:hAnsi="Consolas" w:cs="Consolas"/>
                  <w:color w:val="5C5C5C"/>
                  <w:sz w:val="21"/>
                  <w:shd w:val="clear" w:color="auto" w:fill="F8F8F8"/>
                </w:rPr>
                <w:t> O </w:t>
              </w:r>
              <w:proofErr w:type="spellStart"/>
              <w:r w:rsidRPr="00002D6B">
                <w:rPr>
                  <w:rFonts w:ascii="Consolas" w:eastAsia="Consolas" w:hAnsi="Consolas" w:cs="Consolas"/>
                  <w:color w:val="5C5C5C"/>
                  <w:sz w:val="21"/>
                  <w:shd w:val="clear" w:color="auto" w:fill="F8F8F8"/>
                </w:rPr>
                <w:t>T_c</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r_t</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h_t</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v_down</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r_s</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 dt g; </w:t>
              </w:r>
            </w:ins>
          </w:p>
          <w:p w14:paraId="53B4D71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745" w:author="yukina minato" w:date="2025-09-07T17:10:00Z" w16du:dateUtc="2025-09-07T09:10:00Z"/>
                <w:rFonts w:eastAsia="宋体"/>
                <w:color w:val="5C5C5C"/>
                <w:szCs w:val="22"/>
              </w:rPr>
            </w:pPr>
            <w:ins w:id="5746" w:author="yukina minato" w:date="2025-09-07T17:10:00Z" w16du:dateUtc="2025-09-07T09:10:00Z">
              <w:r w:rsidRPr="00002D6B">
                <w:rPr>
                  <w:rFonts w:ascii="Consolas" w:eastAsia="Consolas" w:hAnsi="Consolas" w:cs="Consolas"/>
                  <w:color w:val="5C5C5C"/>
                  <w:sz w:val="21"/>
                </w:rPr>
                <w:t>global A0_1 A0_2 A0_3; </w:t>
              </w:r>
              <w:r w:rsidRPr="00002D6B">
                <w:rPr>
                  <w:rFonts w:ascii="Consolas" w:eastAsia="Consolas" w:hAnsi="Consolas" w:cs="Consolas"/>
                  <w:color w:val="986801"/>
                  <w:sz w:val="21"/>
                </w:rPr>
                <w:t>%</w:t>
              </w:r>
              <w:r w:rsidRPr="00002D6B">
                <w:rPr>
                  <w:rFonts w:ascii="宋体" w:eastAsia="宋体" w:hAnsi="宋体" w:cs="宋体" w:hint="eastAsia"/>
                  <w:color w:val="986801"/>
                  <w:sz w:val="21"/>
                </w:rPr>
                <w:t>无</w:t>
              </w:r>
              <w:r w:rsidRPr="00002D6B">
                <w:rPr>
                  <w:rFonts w:ascii="宋体" w:eastAsia="宋体" w:hAnsi="宋体" w:cs="宋体" w:hint="eastAsia"/>
                  <w:color w:val="5C5C5C"/>
                  <w:sz w:val="21"/>
                </w:rPr>
                <w:t>人机</w:t>
              </w:r>
              <w:r w:rsidRPr="00002D6B">
                <w:rPr>
                  <w:rFonts w:ascii="Consolas" w:eastAsia="Consolas" w:hAnsi="Consolas" w:cs="Consolas"/>
                  <w:color w:val="5C5C5C"/>
                  <w:sz w:val="21"/>
                </w:rPr>
                <w:t>   </w:t>
              </w:r>
              <w:r w:rsidRPr="00002D6B">
                <w:rPr>
                  <w:rFonts w:ascii="宋体" w:eastAsia="宋体" w:hAnsi="宋体" w:cs="宋体" w:hint="eastAsia"/>
                  <w:color w:val="5C5C5C"/>
                  <w:sz w:val="21"/>
                </w:rPr>
                <w:t>初始</w:t>
              </w:r>
              <w:r w:rsidRPr="00002D6B">
                <w:rPr>
                  <w:rFonts w:ascii="Consolas" w:eastAsia="Consolas" w:hAnsi="Consolas" w:cs="Consolas"/>
                  <w:color w:val="5C5C5C"/>
                  <w:sz w:val="21"/>
                </w:rPr>
                <w:t>   </w:t>
              </w:r>
              <w:r w:rsidRPr="00002D6B">
                <w:rPr>
                  <w:rFonts w:ascii="宋体" w:eastAsia="宋体" w:hAnsi="宋体" w:cs="宋体" w:hint="eastAsia"/>
                  <w:color w:val="5C5C5C"/>
                  <w:sz w:val="21"/>
                </w:rPr>
                <w:t>位置</w:t>
              </w:r>
            </w:ins>
          </w:p>
          <w:p w14:paraId="5BAD120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5747" w:author="yukina minato" w:date="2025-09-07T17:10:00Z" w16du:dateUtc="2025-09-07T09:10:00Z"/>
                <w:rFonts w:eastAsia="宋体"/>
                <w:color w:val="5C5C5C"/>
                <w:szCs w:val="22"/>
              </w:rPr>
            </w:pPr>
          </w:p>
          <w:p w14:paraId="199993F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748" w:author="yukina minato" w:date="2025-09-07T17:10:00Z" w16du:dateUtc="2025-09-07T09:10:00Z"/>
                <w:rFonts w:eastAsia="宋体"/>
                <w:color w:val="5C5C5C"/>
                <w:szCs w:val="22"/>
              </w:rPr>
            </w:pPr>
            <w:ins w:id="5749" w:author="yukina minato" w:date="2025-09-07T17:10:00Z" w16du:dateUtc="2025-09-07T09:10:00Z">
              <w:r w:rsidRPr="00002D6B">
                <w:rPr>
                  <w:rFonts w:ascii="Consolas" w:eastAsia="Consolas" w:hAnsi="Consolas" w:cs="Consolas"/>
                  <w:color w:val="5C5C5C"/>
                  <w:sz w:val="21"/>
                </w:rPr>
                <w:t>% </w:t>
              </w:r>
              <w:r w:rsidRPr="00002D6B">
                <w:rPr>
                  <w:rFonts w:ascii="宋体" w:eastAsia="宋体" w:hAnsi="宋体" w:cs="宋体" w:hint="eastAsia"/>
                  <w:color w:val="5C5C5C"/>
                  <w:sz w:val="21"/>
                </w:rPr>
                <w:t>导弹</w:t>
              </w:r>
              <w:r w:rsidRPr="00002D6B">
                <w:rPr>
                  <w:rFonts w:ascii="Consolas" w:eastAsia="Consolas" w:hAnsi="Consolas" w:cs="Consolas"/>
                  <w:color w:val="5C5C5C"/>
                  <w:sz w:val="21"/>
                </w:rPr>
                <w:t>   </w:t>
              </w:r>
              <w:r w:rsidRPr="00002D6B">
                <w:rPr>
                  <w:rFonts w:ascii="宋体" w:eastAsia="宋体" w:hAnsi="宋体" w:cs="宋体" w:hint="eastAsia"/>
                  <w:color w:val="5C5C5C"/>
                  <w:sz w:val="21"/>
                </w:rPr>
                <w:t>信息</w:t>
              </w:r>
            </w:ins>
          </w:p>
          <w:p w14:paraId="33CE93D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750" w:author="yukina minato" w:date="2025-09-07T17:10:00Z" w16du:dateUtc="2025-09-07T09:10:00Z"/>
                <w:rFonts w:eastAsia="宋体"/>
                <w:color w:val="5C5C5C"/>
                <w:szCs w:val="22"/>
              </w:rPr>
            </w:pPr>
            <w:ins w:id="5751" w:author="yukina minato" w:date="2025-09-07T17:10:00Z" w16du:dateUtc="2025-09-07T09:10:00Z">
              <w:r w:rsidRPr="00002D6B">
                <w:rPr>
                  <w:rFonts w:ascii="Consolas" w:eastAsia="Consolas" w:hAnsi="Consolas" w:cs="Consolas"/>
                  <w:color w:val="5C5C5C"/>
                  <w:sz w:val="21"/>
                  <w:shd w:val="clear" w:color="auto" w:fill="F8F8F8"/>
                </w:rPr>
                <w:t>M0 = [</w:t>
              </w:r>
              <w:r w:rsidRPr="00002D6B">
                <w:rPr>
                  <w:rFonts w:ascii="Consolas" w:eastAsia="Consolas" w:hAnsi="Consolas" w:cs="Consolas"/>
                  <w:color w:val="986801"/>
                  <w:sz w:val="21"/>
                  <w:shd w:val="clear" w:color="auto" w:fill="F8F8F8"/>
                </w:rPr>
                <w:t>20000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导</w:t>
              </w:r>
              <w:r w:rsidRPr="00002D6B">
                <w:rPr>
                  <w:rFonts w:ascii="宋体" w:eastAsia="宋体" w:hAnsi="宋体" w:cs="宋体" w:hint="eastAsia"/>
                  <w:color w:val="5C5C5C"/>
                  <w:sz w:val="21"/>
                  <w:shd w:val="clear" w:color="auto" w:fill="F8F8F8"/>
                </w:rPr>
                <w:t>弹初始坐标</w:t>
              </w:r>
            </w:ins>
          </w:p>
          <w:p w14:paraId="170A9DE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752" w:author="yukina minato" w:date="2025-09-07T17:10:00Z" w16du:dateUtc="2025-09-07T09:10:00Z"/>
                <w:rFonts w:eastAsia="宋体"/>
                <w:color w:val="5C5C5C"/>
                <w:szCs w:val="22"/>
              </w:rPr>
            </w:pPr>
            <w:proofErr w:type="spellStart"/>
            <w:ins w:id="5753" w:author="yukina minato" w:date="2025-09-07T17:10:00Z" w16du:dateUtc="2025-09-07T09:10:00Z">
              <w:r w:rsidRPr="00002D6B">
                <w:rPr>
                  <w:rFonts w:ascii="Consolas" w:eastAsia="Consolas" w:hAnsi="Consolas" w:cs="Consolas"/>
                  <w:color w:val="5C5C5C"/>
                  <w:sz w:val="21"/>
                </w:rPr>
                <w:t>v_m</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300</w:t>
              </w:r>
              <w:r w:rsidRPr="00002D6B">
                <w:rPr>
                  <w:rFonts w:ascii="Consolas" w:eastAsia="Consolas" w:hAnsi="Consolas" w:cs="Consolas"/>
                  <w:color w:val="5C5C5C"/>
                  <w:sz w:val="21"/>
                </w:rPr>
                <w:t>;               </w:t>
              </w:r>
              <w:r w:rsidRPr="00002D6B">
                <w:rPr>
                  <w:rFonts w:ascii="Consolas" w:eastAsia="Consolas" w:hAnsi="Consolas" w:cs="Consolas"/>
                  <w:color w:val="986801"/>
                  <w:sz w:val="21"/>
                </w:rPr>
                <w:t>%</w:t>
              </w:r>
              <w:r w:rsidRPr="00002D6B">
                <w:rPr>
                  <w:rFonts w:ascii="宋体" w:eastAsia="宋体" w:hAnsi="宋体" w:cs="宋体" w:hint="eastAsia"/>
                  <w:color w:val="986801"/>
                  <w:sz w:val="21"/>
                </w:rPr>
                <w:t>导</w:t>
              </w:r>
              <w:r w:rsidRPr="00002D6B">
                <w:rPr>
                  <w:rFonts w:ascii="宋体" w:eastAsia="宋体" w:hAnsi="宋体" w:cs="宋体" w:hint="eastAsia"/>
                  <w:color w:val="5C5C5C"/>
                  <w:sz w:val="21"/>
                </w:rPr>
                <w:t>弹速度</w:t>
              </w:r>
            </w:ins>
          </w:p>
          <w:p w14:paraId="0D57CDD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754" w:author="yukina minato" w:date="2025-09-07T17:10:00Z" w16du:dateUtc="2025-09-07T09:10:00Z"/>
                <w:rFonts w:eastAsia="宋体"/>
                <w:color w:val="5C5C5C"/>
                <w:szCs w:val="22"/>
              </w:rPr>
            </w:pPr>
            <w:ins w:id="5755" w:author="yukina minato" w:date="2025-09-07T17:10:00Z" w16du:dateUtc="2025-09-07T09:10:00Z">
              <w:r w:rsidRPr="00002D6B">
                <w:rPr>
                  <w:rFonts w:ascii="Consolas" w:eastAsia="Consolas" w:hAnsi="Consolas" w:cs="Consolas"/>
                  <w:color w:val="5C5C5C"/>
                  <w:sz w:val="21"/>
                  <w:shd w:val="clear" w:color="auto" w:fill="F8F8F8"/>
                </w:rPr>
                <w:t>O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ins>
          </w:p>
          <w:p w14:paraId="7C8018F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5756" w:author="yukina minato" w:date="2025-09-07T17:10:00Z" w16du:dateUtc="2025-09-07T09:10:00Z"/>
                <w:rFonts w:eastAsia="宋体"/>
                <w:color w:val="5C5C5C"/>
                <w:szCs w:val="22"/>
              </w:rPr>
            </w:pPr>
          </w:p>
          <w:p w14:paraId="594B1C4A"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757" w:author="yukina minato" w:date="2025-09-07T17:10:00Z" w16du:dateUtc="2025-09-07T09:10:00Z"/>
                <w:rFonts w:eastAsia="宋体"/>
                <w:color w:val="5C5C5C"/>
                <w:szCs w:val="22"/>
              </w:rPr>
            </w:pPr>
            <w:ins w:id="5758" w:author="yukina minato" w:date="2025-09-07T17:10:00Z" w16du:dateUtc="2025-09-07T09:10:00Z">
              <w:r w:rsidRPr="00002D6B">
                <w:rPr>
                  <w:rFonts w:ascii="Consolas" w:eastAsia="Consolas" w:hAnsi="Consolas" w:cs="Consolas"/>
                  <w:color w:val="5C5C5C"/>
                  <w:sz w:val="21"/>
                  <w:shd w:val="clear" w:color="auto" w:fill="F8F8F8"/>
                </w:rPr>
                <w:t>A0_1 = [</w:t>
              </w:r>
              <w:r w:rsidRPr="00002D6B">
                <w:rPr>
                  <w:rFonts w:ascii="Consolas" w:eastAsia="Consolas" w:hAnsi="Consolas" w:cs="Consolas"/>
                  <w:color w:val="986801"/>
                  <w:sz w:val="21"/>
                  <w:shd w:val="clear" w:color="auto" w:fill="F8F8F8"/>
                </w:rPr>
                <w:t>17800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1800</w:t>
              </w:r>
              <w:r w:rsidRPr="00002D6B">
                <w:rPr>
                  <w:rFonts w:ascii="Consolas" w:eastAsia="Consolas" w:hAnsi="Consolas" w:cs="Consolas"/>
                  <w:color w:val="5C5C5C"/>
                  <w:sz w:val="21"/>
                  <w:shd w:val="clear" w:color="auto" w:fill="F8F8F8"/>
                </w:rPr>
                <w:t>];    </w:t>
              </w:r>
            </w:ins>
          </w:p>
          <w:p w14:paraId="31892B42"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759" w:author="yukina minato" w:date="2025-09-07T17:10:00Z" w16du:dateUtc="2025-09-07T09:10:00Z"/>
                <w:rFonts w:eastAsia="宋体"/>
                <w:color w:val="5C5C5C"/>
                <w:szCs w:val="22"/>
              </w:rPr>
            </w:pPr>
            <w:ins w:id="5760" w:author="yukina minato" w:date="2025-09-07T17:10:00Z" w16du:dateUtc="2025-09-07T09:10:00Z">
              <w:r w:rsidRPr="00002D6B">
                <w:rPr>
                  <w:rFonts w:ascii="Consolas" w:eastAsia="Consolas" w:hAnsi="Consolas" w:cs="Consolas"/>
                  <w:color w:val="5C5C5C"/>
                  <w:sz w:val="21"/>
                </w:rPr>
                <w:t>A0_2 = [</w:t>
              </w:r>
              <w:r w:rsidRPr="00002D6B">
                <w:rPr>
                  <w:rFonts w:ascii="Consolas" w:eastAsia="Consolas" w:hAnsi="Consolas" w:cs="Consolas"/>
                  <w:color w:val="986801"/>
                  <w:sz w:val="21"/>
                </w:rPr>
                <w:t>12000</w:t>
              </w:r>
              <w:r w:rsidRPr="00002D6B">
                <w:rPr>
                  <w:rFonts w:ascii="Consolas" w:eastAsia="Consolas" w:hAnsi="Consolas" w:cs="Consolas"/>
                  <w:color w:val="5C5C5C"/>
                  <w:sz w:val="21"/>
                </w:rPr>
                <w:t>, </w:t>
              </w:r>
              <w:r w:rsidRPr="00002D6B">
                <w:rPr>
                  <w:rFonts w:ascii="Consolas" w:eastAsia="Consolas" w:hAnsi="Consolas" w:cs="Consolas"/>
                  <w:color w:val="986801"/>
                  <w:sz w:val="21"/>
                </w:rPr>
                <w:t>1400</w:t>
              </w:r>
              <w:r w:rsidRPr="00002D6B">
                <w:rPr>
                  <w:rFonts w:ascii="Consolas" w:eastAsia="Consolas" w:hAnsi="Consolas" w:cs="Consolas"/>
                  <w:color w:val="5C5C5C"/>
                  <w:sz w:val="21"/>
                </w:rPr>
                <w:t>, </w:t>
              </w:r>
              <w:r w:rsidRPr="00002D6B">
                <w:rPr>
                  <w:rFonts w:ascii="Consolas" w:eastAsia="Consolas" w:hAnsi="Consolas" w:cs="Consolas"/>
                  <w:color w:val="986801"/>
                  <w:sz w:val="21"/>
                </w:rPr>
                <w:t>1400</w:t>
              </w:r>
              <w:r w:rsidRPr="00002D6B">
                <w:rPr>
                  <w:rFonts w:ascii="Consolas" w:eastAsia="Consolas" w:hAnsi="Consolas" w:cs="Consolas"/>
                  <w:color w:val="5C5C5C"/>
                  <w:sz w:val="21"/>
                </w:rPr>
                <w:t>];   </w:t>
              </w:r>
            </w:ins>
          </w:p>
          <w:p w14:paraId="764D5DC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761" w:author="yukina minato" w:date="2025-09-07T17:10:00Z" w16du:dateUtc="2025-09-07T09:10:00Z"/>
                <w:rFonts w:eastAsia="宋体"/>
                <w:color w:val="5C5C5C"/>
                <w:szCs w:val="22"/>
              </w:rPr>
            </w:pPr>
            <w:ins w:id="5762" w:author="yukina minato" w:date="2025-09-07T17:10:00Z" w16du:dateUtc="2025-09-07T09:10:00Z">
              <w:r w:rsidRPr="00002D6B">
                <w:rPr>
                  <w:rFonts w:ascii="Consolas" w:eastAsia="Consolas" w:hAnsi="Consolas" w:cs="Consolas"/>
                  <w:color w:val="5C5C5C"/>
                  <w:sz w:val="21"/>
                  <w:shd w:val="clear" w:color="auto" w:fill="F8F8F8"/>
                </w:rPr>
                <w:t>A0_3 = [</w:t>
              </w:r>
              <w:r w:rsidRPr="00002D6B">
                <w:rPr>
                  <w:rFonts w:ascii="Consolas" w:eastAsia="Consolas" w:hAnsi="Consolas" w:cs="Consolas"/>
                  <w:color w:val="986801"/>
                  <w:sz w:val="21"/>
                  <w:shd w:val="clear" w:color="auto" w:fill="F8F8F8"/>
                </w:rPr>
                <w:t>6000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3000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700</w:t>
              </w:r>
              <w:r w:rsidRPr="00002D6B">
                <w:rPr>
                  <w:rFonts w:ascii="Consolas" w:eastAsia="Consolas" w:hAnsi="Consolas" w:cs="Consolas"/>
                  <w:color w:val="5C5C5C"/>
                  <w:sz w:val="21"/>
                  <w:shd w:val="clear" w:color="auto" w:fill="F8F8F8"/>
                </w:rPr>
                <w:t>];    </w:t>
              </w:r>
            </w:ins>
          </w:p>
          <w:p w14:paraId="1113EDE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5763" w:author="yukina minato" w:date="2025-09-07T17:10:00Z" w16du:dateUtc="2025-09-07T09:10:00Z"/>
                <w:rFonts w:eastAsia="宋体"/>
                <w:color w:val="5C5C5C"/>
                <w:szCs w:val="22"/>
              </w:rPr>
            </w:pPr>
          </w:p>
          <w:p w14:paraId="449B1AA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764" w:author="yukina minato" w:date="2025-09-07T17:10:00Z" w16du:dateUtc="2025-09-07T09:10:00Z"/>
                <w:rFonts w:eastAsia="宋体"/>
                <w:color w:val="5C5C5C"/>
                <w:szCs w:val="22"/>
              </w:rPr>
            </w:pPr>
            <w:ins w:id="5765" w:author="yukina minato" w:date="2025-09-07T17:10:00Z" w16du:dateUtc="2025-09-07T09:10:00Z">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真</w:t>
              </w:r>
              <w:r w:rsidRPr="00002D6B">
                <w:rPr>
                  <w:rFonts w:ascii="宋体" w:eastAsia="宋体" w:hAnsi="宋体" w:cs="宋体" w:hint="eastAsia"/>
                  <w:color w:val="5C5C5C"/>
                  <w:sz w:val="21"/>
                  <w:shd w:val="clear" w:color="auto" w:fill="F8F8F8"/>
                </w:rPr>
                <w:t>实目标</w:t>
              </w:r>
            </w:ins>
          </w:p>
          <w:p w14:paraId="0D59463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766" w:author="yukina minato" w:date="2025-09-07T17:10:00Z" w16du:dateUtc="2025-09-07T09:10:00Z"/>
                <w:rFonts w:eastAsia="宋体"/>
                <w:color w:val="5C5C5C"/>
                <w:szCs w:val="22"/>
              </w:rPr>
            </w:pPr>
            <w:proofErr w:type="spellStart"/>
            <w:ins w:id="5767" w:author="yukina minato" w:date="2025-09-07T17:10:00Z" w16du:dateUtc="2025-09-07T09:10:00Z">
              <w:r w:rsidRPr="00002D6B">
                <w:rPr>
                  <w:rFonts w:ascii="Consolas" w:eastAsia="Consolas" w:hAnsi="Consolas" w:cs="Consolas"/>
                  <w:color w:val="5C5C5C"/>
                  <w:sz w:val="21"/>
                </w:rPr>
                <w:t>T_c</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200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ins>
          </w:p>
          <w:p w14:paraId="34E6860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768" w:author="yukina minato" w:date="2025-09-07T17:10:00Z" w16du:dateUtc="2025-09-07T09:10:00Z"/>
                <w:rFonts w:eastAsia="宋体"/>
                <w:color w:val="5C5C5C"/>
                <w:szCs w:val="22"/>
              </w:rPr>
            </w:pPr>
            <w:proofErr w:type="spellStart"/>
            <w:ins w:id="5769" w:author="yukina minato" w:date="2025-09-07T17:10:00Z" w16du:dateUtc="2025-09-07T09:10:00Z">
              <w:r w:rsidRPr="00002D6B">
                <w:rPr>
                  <w:rFonts w:ascii="Consolas" w:eastAsia="Consolas" w:hAnsi="Consolas" w:cs="Consolas"/>
                  <w:color w:val="5C5C5C"/>
                  <w:sz w:val="21"/>
                  <w:shd w:val="clear" w:color="auto" w:fill="F8F8F8"/>
                </w:rPr>
                <w:t>r_t</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7</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半</w:t>
              </w:r>
              <w:r w:rsidRPr="00002D6B">
                <w:rPr>
                  <w:rFonts w:ascii="宋体" w:eastAsia="宋体" w:hAnsi="宋体" w:cs="宋体" w:hint="eastAsia"/>
                  <w:color w:val="5C5C5C"/>
                  <w:sz w:val="21"/>
                  <w:shd w:val="clear" w:color="auto" w:fill="F8F8F8"/>
                </w:rPr>
                <w:t>径</w:t>
              </w:r>
            </w:ins>
          </w:p>
          <w:p w14:paraId="0AB0147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770" w:author="yukina minato" w:date="2025-09-07T17:10:00Z" w16du:dateUtc="2025-09-07T09:10:00Z"/>
                <w:rFonts w:eastAsia="宋体"/>
                <w:color w:val="5C5C5C"/>
                <w:szCs w:val="22"/>
              </w:rPr>
            </w:pPr>
            <w:proofErr w:type="spellStart"/>
            <w:ins w:id="5771" w:author="yukina minato" w:date="2025-09-07T17:10:00Z" w16du:dateUtc="2025-09-07T09:10:00Z">
              <w:r w:rsidRPr="00002D6B">
                <w:rPr>
                  <w:rFonts w:ascii="Consolas" w:eastAsia="Consolas" w:hAnsi="Consolas" w:cs="Consolas"/>
                  <w:color w:val="5C5C5C"/>
                  <w:sz w:val="21"/>
                </w:rPr>
                <w:t>h_t</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Consolas" w:eastAsia="Consolas" w:hAnsi="Consolas" w:cs="Consolas"/>
                  <w:color w:val="986801"/>
                  <w:sz w:val="21"/>
                </w:rPr>
                <w:t>%</w:t>
              </w:r>
              <w:r w:rsidRPr="00002D6B">
                <w:rPr>
                  <w:rFonts w:ascii="宋体" w:eastAsia="宋体" w:hAnsi="宋体" w:cs="宋体" w:hint="eastAsia"/>
                  <w:color w:val="986801"/>
                  <w:sz w:val="21"/>
                </w:rPr>
                <w:t>高</w:t>
              </w:r>
              <w:r w:rsidRPr="00002D6B">
                <w:rPr>
                  <w:rFonts w:ascii="宋体" w:eastAsia="宋体" w:hAnsi="宋体" w:cs="宋体" w:hint="eastAsia"/>
                  <w:color w:val="5C5C5C"/>
                  <w:sz w:val="21"/>
                </w:rPr>
                <w:t>度</w:t>
              </w:r>
            </w:ins>
          </w:p>
          <w:p w14:paraId="200E820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5772" w:author="yukina minato" w:date="2025-09-07T17:10:00Z" w16du:dateUtc="2025-09-07T09:10:00Z"/>
                <w:rFonts w:eastAsia="宋体"/>
                <w:color w:val="5C5C5C"/>
                <w:szCs w:val="22"/>
              </w:rPr>
            </w:pPr>
          </w:p>
          <w:p w14:paraId="679F547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5773" w:author="yukina minato" w:date="2025-09-07T17:10:00Z" w16du:dateUtc="2025-09-07T09:10:00Z"/>
                <w:rFonts w:eastAsia="宋体"/>
                <w:color w:val="5C5C5C"/>
                <w:szCs w:val="22"/>
              </w:rPr>
            </w:pPr>
          </w:p>
          <w:p w14:paraId="6677E76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774" w:author="yukina minato" w:date="2025-09-07T17:10:00Z" w16du:dateUtc="2025-09-07T09:10:00Z"/>
                <w:rFonts w:eastAsia="宋体"/>
                <w:color w:val="5C5C5C"/>
                <w:szCs w:val="22"/>
              </w:rPr>
            </w:pPr>
            <w:proofErr w:type="spellStart"/>
            <w:ins w:id="5775" w:author="yukina minato" w:date="2025-09-07T17:10:00Z" w16du:dateUtc="2025-09-07T09:10:00Z">
              <w:r w:rsidRPr="00002D6B">
                <w:rPr>
                  <w:rFonts w:ascii="Consolas" w:eastAsia="Consolas" w:hAnsi="Consolas" w:cs="Consolas"/>
                  <w:color w:val="5C5C5C"/>
                  <w:sz w:val="21"/>
                  <w:shd w:val="clear" w:color="auto" w:fill="F8F8F8"/>
                </w:rPr>
                <w:t>v_down</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下</w:t>
              </w:r>
              <w:r w:rsidRPr="00002D6B">
                <w:rPr>
                  <w:rFonts w:ascii="宋体" w:eastAsia="宋体" w:hAnsi="宋体" w:cs="宋体" w:hint="eastAsia"/>
                  <w:color w:val="5C5C5C"/>
                  <w:sz w:val="21"/>
                  <w:shd w:val="clear" w:color="auto" w:fill="F8F8F8"/>
                </w:rPr>
                <w:t>沉速度</w:t>
              </w:r>
            </w:ins>
          </w:p>
          <w:p w14:paraId="20F4CDD5"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776" w:author="yukina minato" w:date="2025-09-07T17:10:00Z" w16du:dateUtc="2025-09-07T09:10:00Z"/>
                <w:rFonts w:eastAsia="宋体"/>
                <w:color w:val="5C5C5C"/>
                <w:szCs w:val="22"/>
              </w:rPr>
            </w:pPr>
            <w:proofErr w:type="spellStart"/>
            <w:ins w:id="5777" w:author="yukina minato" w:date="2025-09-07T17:10:00Z" w16du:dateUtc="2025-09-07T09:10:00Z">
              <w:r w:rsidRPr="00002D6B">
                <w:rPr>
                  <w:rFonts w:ascii="Consolas" w:eastAsia="Consolas" w:hAnsi="Consolas" w:cs="Consolas"/>
                  <w:color w:val="5C5C5C"/>
                  <w:sz w:val="21"/>
                </w:rPr>
                <w:t>r_s</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Consolas" w:eastAsia="Consolas" w:hAnsi="Consolas" w:cs="Consolas"/>
                  <w:color w:val="986801"/>
                  <w:sz w:val="21"/>
                </w:rPr>
                <w:t>%</w:t>
              </w:r>
              <w:r w:rsidRPr="00002D6B">
                <w:rPr>
                  <w:rFonts w:ascii="宋体" w:eastAsia="宋体" w:hAnsi="宋体" w:cs="宋体" w:hint="eastAsia"/>
                  <w:color w:val="986801"/>
                  <w:sz w:val="21"/>
                </w:rPr>
                <w:t>遮</w:t>
              </w:r>
              <w:r w:rsidRPr="00002D6B">
                <w:rPr>
                  <w:rFonts w:ascii="宋体" w:eastAsia="宋体" w:hAnsi="宋体" w:cs="宋体" w:hint="eastAsia"/>
                  <w:color w:val="5C5C5C"/>
                  <w:sz w:val="21"/>
                </w:rPr>
                <w:t>蔽半径</w:t>
              </w:r>
            </w:ins>
          </w:p>
          <w:p w14:paraId="6A892A6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778" w:author="yukina minato" w:date="2025-09-07T17:10:00Z" w16du:dateUtc="2025-09-07T09:10:00Z"/>
                <w:rFonts w:eastAsia="宋体"/>
                <w:color w:val="5C5C5C"/>
                <w:szCs w:val="22"/>
              </w:rPr>
            </w:pPr>
            <w:proofErr w:type="spellStart"/>
            <w:ins w:id="5779" w:author="yukina minato" w:date="2025-09-07T17:10:00Z" w16du:dateUtc="2025-09-07T09:10:00Z">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遮</w:t>
              </w:r>
              <w:r w:rsidRPr="00002D6B">
                <w:rPr>
                  <w:rFonts w:ascii="宋体" w:eastAsia="宋体" w:hAnsi="宋体" w:cs="宋体" w:hint="eastAsia"/>
                  <w:color w:val="5C5C5C"/>
                  <w:sz w:val="21"/>
                  <w:shd w:val="clear" w:color="auto" w:fill="F8F8F8"/>
                </w:rPr>
                <w:t>蔽时长</w:t>
              </w:r>
              <w:r w:rsidRPr="00002D6B">
                <w:rPr>
                  <w:rFonts w:ascii="Consolas" w:eastAsia="Consolas" w:hAnsi="Consolas" w:cs="Consolas"/>
                  <w:color w:val="5C5C5C"/>
                  <w:sz w:val="21"/>
                  <w:shd w:val="clear" w:color="auto" w:fill="F8F8F8"/>
                </w:rPr>
                <w:t> </w:t>
              </w:r>
            </w:ins>
          </w:p>
          <w:p w14:paraId="2B2DDE2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780" w:author="yukina minato" w:date="2025-09-07T17:10:00Z" w16du:dateUtc="2025-09-07T09:10:00Z"/>
                <w:rFonts w:eastAsia="宋体"/>
                <w:color w:val="5C5C5C"/>
                <w:szCs w:val="22"/>
              </w:rPr>
            </w:pPr>
            <w:ins w:id="5781" w:author="yukina minato" w:date="2025-09-07T17:10:00Z" w16du:dateUtc="2025-09-07T09:10:00Z">
              <w:r w:rsidRPr="00002D6B">
                <w:rPr>
                  <w:rFonts w:ascii="Consolas" w:eastAsia="Consolas" w:hAnsi="Consolas" w:cs="Consolas"/>
                  <w:color w:val="5C5C5C"/>
                  <w:sz w:val="21"/>
                </w:rPr>
                <w:t>g = </w:t>
              </w:r>
              <w:r w:rsidRPr="00002D6B">
                <w:rPr>
                  <w:rFonts w:ascii="Consolas" w:eastAsia="Consolas" w:hAnsi="Consolas" w:cs="Consolas"/>
                  <w:color w:val="986801"/>
                  <w:sz w:val="21"/>
                </w:rPr>
                <w:t>9.8</w:t>
              </w:r>
              <w:r w:rsidRPr="00002D6B">
                <w:rPr>
                  <w:rFonts w:ascii="Consolas" w:eastAsia="Consolas" w:hAnsi="Consolas" w:cs="Consolas"/>
                  <w:color w:val="5C5C5C"/>
                  <w:sz w:val="21"/>
                </w:rPr>
                <w:t>;               </w:t>
              </w:r>
            </w:ins>
          </w:p>
          <w:p w14:paraId="19B08BB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5782" w:author="yukina minato" w:date="2025-09-07T17:10:00Z" w16du:dateUtc="2025-09-07T09:10:00Z"/>
                <w:rFonts w:eastAsia="宋体"/>
                <w:color w:val="5C5C5C"/>
                <w:szCs w:val="22"/>
              </w:rPr>
            </w:pPr>
          </w:p>
          <w:p w14:paraId="24EC7D2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783" w:author="yukina minato" w:date="2025-09-07T17:10:00Z" w16du:dateUtc="2025-09-07T09:10:00Z"/>
                <w:rFonts w:eastAsia="宋体"/>
                <w:color w:val="5C5C5C"/>
                <w:szCs w:val="22"/>
              </w:rPr>
            </w:pPr>
            <w:ins w:id="5784" w:author="yukina minato" w:date="2025-09-07T17:10:00Z" w16du:dateUtc="2025-09-07T09:10:00Z">
              <w:r w:rsidRPr="00002D6B">
                <w:rPr>
                  <w:rFonts w:ascii="Consolas" w:eastAsia="Consolas" w:hAnsi="Consolas" w:cs="Consolas"/>
                  <w:color w:val="986801"/>
                  <w:sz w:val="21"/>
                </w:rPr>
                <w:t>%</w:t>
              </w:r>
              <w:r w:rsidRPr="00002D6B">
                <w:rPr>
                  <w:rFonts w:ascii="宋体" w:eastAsia="宋体" w:hAnsi="宋体" w:cs="宋体" w:hint="eastAsia"/>
                  <w:color w:val="986801"/>
                  <w:sz w:val="21"/>
                </w:rPr>
                <w:t>时</w:t>
              </w:r>
              <w:r w:rsidRPr="00002D6B">
                <w:rPr>
                  <w:rFonts w:ascii="宋体" w:eastAsia="宋体" w:hAnsi="宋体" w:cs="宋体" w:hint="eastAsia"/>
                  <w:color w:val="5C5C5C"/>
                  <w:sz w:val="21"/>
                </w:rPr>
                <w:t>间参数</w:t>
              </w:r>
            </w:ins>
          </w:p>
          <w:p w14:paraId="1F8A890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785" w:author="yukina minato" w:date="2025-09-07T17:10:00Z" w16du:dateUtc="2025-09-07T09:10:00Z"/>
                <w:rFonts w:eastAsia="宋体"/>
                <w:color w:val="5C5C5C"/>
                <w:szCs w:val="22"/>
              </w:rPr>
            </w:pPr>
            <w:proofErr w:type="spellStart"/>
            <w:ins w:id="5786" w:author="yukina minato" w:date="2025-09-07T17:10:00Z" w16du:dateUtc="2025-09-07T09:10:00Z">
              <w:r w:rsidRPr="00002D6B">
                <w:rPr>
                  <w:rFonts w:ascii="Consolas" w:eastAsia="Consolas" w:hAnsi="Consolas" w:cs="Consolas"/>
                  <w:color w:val="5C5C5C"/>
                  <w:sz w:val="21"/>
                  <w:shd w:val="clear" w:color="auto" w:fill="F8F8F8"/>
                </w:rPr>
                <w:t>t_start</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20B6AF8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787" w:author="yukina minato" w:date="2025-09-07T17:10:00Z" w16du:dateUtc="2025-09-07T09:10:00Z"/>
                <w:rFonts w:eastAsia="宋体"/>
                <w:color w:val="5C5C5C"/>
                <w:szCs w:val="22"/>
              </w:rPr>
            </w:pPr>
            <w:proofErr w:type="spellStart"/>
            <w:ins w:id="5788" w:author="yukina minato" w:date="2025-09-07T17:10:00Z" w16du:dateUtc="2025-09-07T09:10:00Z">
              <w:r w:rsidRPr="00002D6B">
                <w:rPr>
                  <w:rFonts w:ascii="Consolas" w:eastAsia="Consolas" w:hAnsi="Consolas" w:cs="Consolas"/>
                  <w:color w:val="5C5C5C"/>
                  <w:sz w:val="21"/>
                </w:rPr>
                <w:t>t_end</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70</w:t>
              </w:r>
              <w:r w:rsidRPr="00002D6B">
                <w:rPr>
                  <w:rFonts w:ascii="Consolas" w:eastAsia="Consolas" w:hAnsi="Consolas" w:cs="Consolas"/>
                  <w:color w:val="5C5C5C"/>
                  <w:sz w:val="21"/>
                </w:rPr>
                <w:t>;              </w:t>
              </w:r>
              <w:r w:rsidRPr="00002D6B">
                <w:rPr>
                  <w:rFonts w:ascii="Consolas" w:eastAsia="Consolas" w:hAnsi="Consolas" w:cs="Consolas"/>
                  <w:color w:val="986801"/>
                  <w:sz w:val="21"/>
                </w:rPr>
                <w:t>%</w:t>
              </w:r>
              <w:r w:rsidRPr="00002D6B">
                <w:rPr>
                  <w:rFonts w:ascii="宋体" w:eastAsia="宋体" w:hAnsi="宋体" w:cs="宋体" w:hint="eastAsia"/>
                  <w:color w:val="986801"/>
                  <w:sz w:val="21"/>
                </w:rPr>
                <w:t>总</w:t>
              </w:r>
              <w:r w:rsidRPr="00002D6B">
                <w:rPr>
                  <w:rFonts w:ascii="宋体" w:eastAsia="宋体" w:hAnsi="宋体" w:cs="宋体" w:hint="eastAsia"/>
                  <w:color w:val="5C5C5C"/>
                  <w:sz w:val="21"/>
                </w:rPr>
                <w:t>时长</w:t>
              </w:r>
            </w:ins>
          </w:p>
          <w:p w14:paraId="1B7972F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789" w:author="yukina minato" w:date="2025-09-07T17:10:00Z" w16du:dateUtc="2025-09-07T09:10:00Z"/>
                <w:rFonts w:eastAsia="宋体"/>
                <w:color w:val="5C5C5C"/>
                <w:szCs w:val="22"/>
              </w:rPr>
            </w:pPr>
            <w:ins w:id="5790" w:author="yukina minato" w:date="2025-09-07T17:10:00Z" w16du:dateUtc="2025-09-07T09:10:00Z">
              <w:r w:rsidRPr="00002D6B">
                <w:rPr>
                  <w:rFonts w:ascii="Consolas" w:eastAsia="Consolas" w:hAnsi="Consolas" w:cs="Consolas"/>
                  <w:color w:val="5C5C5C"/>
                  <w:sz w:val="21"/>
                  <w:shd w:val="clear" w:color="auto" w:fill="F8F8F8"/>
                </w:rPr>
                <w:t>dt = </w:t>
              </w:r>
              <w:r w:rsidRPr="00002D6B">
                <w:rPr>
                  <w:rFonts w:ascii="Consolas" w:eastAsia="Consolas" w:hAnsi="Consolas" w:cs="Consolas"/>
                  <w:color w:val="986801"/>
                  <w:sz w:val="21"/>
                  <w:shd w:val="clear" w:color="auto" w:fill="F8F8F8"/>
                </w:rPr>
                <w:t>0.01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时</w:t>
              </w:r>
              <w:r w:rsidRPr="00002D6B">
                <w:rPr>
                  <w:rFonts w:ascii="宋体" w:eastAsia="宋体" w:hAnsi="宋体" w:cs="宋体" w:hint="eastAsia"/>
                  <w:color w:val="5C5C5C"/>
                  <w:sz w:val="21"/>
                  <w:shd w:val="clear" w:color="auto" w:fill="F8F8F8"/>
                </w:rPr>
                <w:t>间</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步长</w:t>
              </w:r>
              <w:r w:rsidRPr="00002D6B">
                <w:rPr>
                  <w:rFonts w:ascii="Consolas" w:eastAsia="Consolas" w:hAnsi="Consolas" w:cs="Consolas"/>
                  <w:color w:val="5C5C5C"/>
                  <w:sz w:val="21"/>
                  <w:shd w:val="clear" w:color="auto" w:fill="F8F8F8"/>
                </w:rPr>
                <w:t> </w:t>
              </w:r>
            </w:ins>
          </w:p>
          <w:p w14:paraId="1D3B3C4E"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791" w:author="yukina minato" w:date="2025-09-07T17:10:00Z" w16du:dateUtc="2025-09-07T09:10:00Z"/>
                <w:rFonts w:eastAsia="宋体"/>
                <w:color w:val="5C5C5C"/>
                <w:szCs w:val="22"/>
              </w:rPr>
            </w:pPr>
            <w:proofErr w:type="spellStart"/>
            <w:ins w:id="5792" w:author="yukina minato" w:date="2025-09-07T17:10:00Z" w16du:dateUtc="2025-09-07T09:10:00Z">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w:t>
              </w:r>
              <w:proofErr w:type="gramStart"/>
              <w:r w:rsidRPr="00002D6B">
                <w:rPr>
                  <w:rFonts w:ascii="Consolas" w:eastAsia="Consolas" w:hAnsi="Consolas" w:cs="Consolas"/>
                  <w:color w:val="5C5C5C"/>
                  <w:sz w:val="21"/>
                </w:rPr>
                <w:t>start:dt</w:t>
              </w:r>
              <w:proofErr w:type="gramEnd"/>
              <w:r w:rsidRPr="00002D6B">
                <w:rPr>
                  <w:rFonts w:ascii="Consolas" w:eastAsia="Consolas" w:hAnsi="Consolas" w:cs="Consolas"/>
                  <w:color w:val="5C5C5C"/>
                  <w:sz w:val="21"/>
                </w:rPr>
                <w:t>:t_end</w:t>
              </w:r>
              <w:proofErr w:type="spellEnd"/>
              <w:r w:rsidRPr="00002D6B">
                <w:rPr>
                  <w:rFonts w:ascii="Consolas" w:eastAsia="Consolas" w:hAnsi="Consolas" w:cs="Consolas"/>
                  <w:color w:val="5C5C5C"/>
                  <w:sz w:val="21"/>
                </w:rPr>
                <w:t>;</w:t>
              </w:r>
            </w:ins>
          </w:p>
          <w:p w14:paraId="04852B0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5793" w:author="yukina minato" w:date="2025-09-07T17:10:00Z" w16du:dateUtc="2025-09-07T09:10:00Z"/>
                <w:rFonts w:eastAsia="宋体"/>
                <w:color w:val="5C5C5C"/>
                <w:szCs w:val="22"/>
              </w:rPr>
            </w:pPr>
          </w:p>
          <w:p w14:paraId="03D0188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794" w:author="yukina minato" w:date="2025-09-07T17:10:00Z" w16du:dateUtc="2025-09-07T09:10:00Z"/>
                <w:rFonts w:eastAsia="宋体"/>
                <w:color w:val="5C5C5C"/>
                <w:szCs w:val="22"/>
              </w:rPr>
            </w:pPr>
            <w:proofErr w:type="spellStart"/>
            <w:ins w:id="5795" w:author="yukina minato" w:date="2025-09-07T17:10:00Z" w16du:dateUtc="2025-09-07T09:10:00Z">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进行</w:t>
              </w:r>
              <w:proofErr w:type="gramStart"/>
              <w:r w:rsidRPr="00002D6B">
                <w:rPr>
                  <w:rFonts w:ascii="宋体" w:eastAsia="宋体" w:hAnsi="宋体" w:cs="宋体" w:hint="eastAsia"/>
                  <w:color w:val="50A14F"/>
                  <w:sz w:val="21"/>
                </w:rPr>
                <w:t>预计算以加速</w:t>
              </w:r>
              <w:proofErr w:type="gramEnd"/>
              <w:r w:rsidRPr="00002D6B">
                <w:rPr>
                  <w:rFonts w:ascii="宋体" w:eastAsia="宋体" w:hAnsi="宋体" w:cs="宋体" w:hint="eastAsia"/>
                  <w:color w:val="50A14F"/>
                  <w:sz w:val="21"/>
                </w:rPr>
                <w:t>优化过程</w:t>
              </w:r>
              <w:r w:rsidRPr="00002D6B">
                <w:rPr>
                  <w:rFonts w:ascii="Consolas" w:eastAsia="Consolas" w:hAnsi="Consolas" w:cs="Consolas"/>
                  <w:color w:val="50A14F"/>
                  <w:sz w:val="21"/>
                </w:rPr>
                <w:t>...\n'</w:t>
              </w:r>
              <w:r w:rsidRPr="00002D6B">
                <w:rPr>
                  <w:rFonts w:ascii="Consolas" w:eastAsia="Consolas" w:hAnsi="Consolas" w:cs="Consolas"/>
                  <w:color w:val="5C5C5C"/>
                  <w:sz w:val="21"/>
                </w:rPr>
                <w:t>);</w:t>
              </w:r>
            </w:ins>
          </w:p>
          <w:p w14:paraId="61492E2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796" w:author="yukina minato" w:date="2025-09-07T17:10:00Z" w16du:dateUtc="2025-09-07T09:10:00Z"/>
                <w:rFonts w:eastAsia="宋体"/>
                <w:color w:val="5C5C5C"/>
                <w:szCs w:val="22"/>
              </w:rPr>
            </w:pPr>
            <w:proofErr w:type="spellStart"/>
            <w:ins w:id="5797" w:author="yukina minato" w:date="2025-09-07T17:10:00Z" w16du:dateUtc="2025-09-07T09:10:00Z">
              <w:r w:rsidRPr="00002D6B">
                <w:rPr>
                  <w:rFonts w:ascii="Consolas" w:eastAsia="Consolas" w:hAnsi="Consolas" w:cs="Consolas"/>
                  <w:color w:val="5C5C5C"/>
                  <w:sz w:val="21"/>
                  <w:shd w:val="clear" w:color="auto" w:fill="F8F8F8"/>
                </w:rPr>
                <w:t>m_t_ggg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g_m_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 M0, </w:t>
              </w:r>
              <w:proofErr w:type="spellStart"/>
              <w:r w:rsidRPr="00002D6B">
                <w:rPr>
                  <w:rFonts w:ascii="Consolas" w:eastAsia="Consolas" w:hAnsi="Consolas" w:cs="Consolas"/>
                  <w:color w:val="5C5C5C"/>
                  <w:sz w:val="21"/>
                  <w:shd w:val="clear" w:color="auto" w:fill="F8F8F8"/>
                </w:rPr>
                <w:t>v_m</w:t>
              </w:r>
              <w:proofErr w:type="spellEnd"/>
              <w:r w:rsidRPr="00002D6B">
                <w:rPr>
                  <w:rFonts w:ascii="Consolas" w:eastAsia="Consolas" w:hAnsi="Consolas" w:cs="Consolas"/>
                  <w:color w:val="5C5C5C"/>
                  <w:sz w:val="21"/>
                  <w:shd w:val="clear" w:color="auto" w:fill="F8F8F8"/>
                </w:rPr>
                <w:t>, O); </w:t>
              </w:r>
            </w:ins>
          </w:p>
          <w:p w14:paraId="4F7D9DA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798" w:author="yukina minato" w:date="2025-09-07T17:10:00Z" w16du:dateUtc="2025-09-07T09:10:00Z"/>
                <w:rFonts w:eastAsia="宋体"/>
                <w:color w:val="5C5C5C"/>
                <w:szCs w:val="22"/>
              </w:rPr>
            </w:pPr>
            <w:proofErr w:type="spellStart"/>
            <w:ins w:id="5799" w:author="yukina minato" w:date="2025-09-07T17:10:00Z" w16du:dateUtc="2025-09-07T09:10:00Z">
              <w:r w:rsidRPr="00002D6B">
                <w:rPr>
                  <w:rFonts w:ascii="Consolas" w:eastAsia="Consolas" w:hAnsi="Consolas" w:cs="Consolas"/>
                  <w:color w:val="5C5C5C"/>
                  <w:sz w:val="21"/>
                </w:rPr>
                <w:t>n_s_ggg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50</w:t>
              </w:r>
              <w:r w:rsidRPr="00002D6B">
                <w:rPr>
                  <w:rFonts w:ascii="Consolas" w:eastAsia="Consolas" w:hAnsi="Consolas" w:cs="Consolas"/>
                  <w:color w:val="5C5C5C"/>
                  <w:sz w:val="21"/>
                </w:rPr>
                <w:t>; </w:t>
              </w:r>
            </w:ins>
          </w:p>
          <w:p w14:paraId="21172FE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00" w:author="yukina minato" w:date="2025-09-07T17:10:00Z" w16du:dateUtc="2025-09-07T09:10:00Z"/>
                <w:rFonts w:eastAsia="宋体"/>
                <w:color w:val="5C5C5C"/>
                <w:szCs w:val="22"/>
              </w:rPr>
            </w:pPr>
            <w:proofErr w:type="spellStart"/>
            <w:ins w:id="5801" w:author="yukina minato" w:date="2025-09-07T17:10:00Z" w16du:dateUtc="2025-09-07T09:10:00Z">
              <w:r w:rsidRPr="00002D6B">
                <w:rPr>
                  <w:rFonts w:ascii="Consolas" w:eastAsia="Consolas" w:hAnsi="Consolas" w:cs="Consolas"/>
                  <w:color w:val="5C5C5C"/>
                  <w:sz w:val="21"/>
                  <w:shd w:val="clear" w:color="auto" w:fill="F8F8F8"/>
                </w:rPr>
                <w:t>t_v_ggg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linspace</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*pi, </w:t>
              </w:r>
              <w:proofErr w:type="spellStart"/>
              <w:r w:rsidRPr="00002D6B">
                <w:rPr>
                  <w:rFonts w:ascii="Consolas" w:eastAsia="Consolas" w:hAnsi="Consolas" w:cs="Consolas"/>
                  <w:color w:val="5C5C5C"/>
                  <w:sz w:val="21"/>
                  <w:shd w:val="clear" w:color="auto" w:fill="F8F8F8"/>
                </w:rPr>
                <w:t>n_s_ggg</w:t>
              </w:r>
              <w:proofErr w:type="spellEnd"/>
              <w:r w:rsidRPr="00002D6B">
                <w:rPr>
                  <w:rFonts w:ascii="Consolas" w:eastAsia="Consolas" w:hAnsi="Consolas" w:cs="Consolas"/>
                  <w:color w:val="5C5C5C"/>
                  <w:sz w:val="21"/>
                  <w:shd w:val="clear" w:color="auto" w:fill="F8F8F8"/>
                </w:rPr>
                <w:t>); </w:t>
              </w:r>
            </w:ins>
          </w:p>
          <w:p w14:paraId="11953E8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02" w:author="yukina minato" w:date="2025-09-07T17:10:00Z" w16du:dateUtc="2025-09-07T09:10:00Z"/>
                <w:rFonts w:eastAsia="宋体"/>
                <w:color w:val="5C5C5C"/>
                <w:szCs w:val="22"/>
              </w:rPr>
            </w:pPr>
            <w:ins w:id="5803" w:author="yukina minato" w:date="2025-09-07T17:10:00Z" w16du:dateUtc="2025-09-07T09:10:00Z">
              <w:r w:rsidRPr="00002D6B">
                <w:rPr>
                  <w:rFonts w:ascii="Consolas" w:eastAsia="Consolas" w:hAnsi="Consolas" w:cs="Consolas"/>
                  <w:color w:val="5C5C5C"/>
                  <w:sz w:val="21"/>
                </w:rPr>
                <w:t>t_b_ggg = [T_</w:t>
              </w:r>
              <w:proofErr w:type="gramStart"/>
              <w:r w:rsidRPr="00002D6B">
                <w:rPr>
                  <w:rFonts w:ascii="Consolas" w:eastAsia="Consolas" w:hAnsi="Consolas" w:cs="Consolas"/>
                  <w:color w:val="5C5C5C"/>
                  <w:sz w:val="21"/>
                </w:rPr>
                <w:t>c(</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 r_t * </w:t>
              </w:r>
              <w:r w:rsidRPr="00002D6B">
                <w:rPr>
                  <w:rFonts w:ascii="Consolas" w:eastAsia="Consolas" w:hAnsi="Consolas" w:cs="Consolas"/>
                  <w:color w:val="A626A4"/>
                  <w:sz w:val="21"/>
                </w:rPr>
                <w:t>cos</w:t>
              </w:r>
              <w:r w:rsidRPr="00002D6B">
                <w:rPr>
                  <w:rFonts w:ascii="Consolas" w:eastAsia="Consolas" w:hAnsi="Consolas" w:cs="Consolas"/>
                  <w:color w:val="5C5C5C"/>
                  <w:sz w:val="21"/>
                </w:rPr>
                <w:t>(t_v_ggg); T_</w:t>
              </w:r>
              <w:proofErr w:type="gramStart"/>
              <w:r w:rsidRPr="00002D6B">
                <w:rPr>
                  <w:rFonts w:ascii="Consolas" w:eastAsia="Consolas" w:hAnsi="Consolas" w:cs="Consolas"/>
                  <w:color w:val="5C5C5C"/>
                  <w:sz w:val="21"/>
                </w:rPr>
                <w:t>c(</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 r_t * </w:t>
              </w:r>
              <w:r w:rsidRPr="00002D6B">
                <w:rPr>
                  <w:rFonts w:ascii="Consolas" w:eastAsia="Consolas" w:hAnsi="Consolas" w:cs="Consolas"/>
                  <w:color w:val="A626A4"/>
                  <w:sz w:val="21"/>
                </w:rPr>
                <w:t>sin</w:t>
              </w:r>
              <w:r w:rsidRPr="00002D6B">
                <w:rPr>
                  <w:rFonts w:ascii="Consolas" w:eastAsia="Consolas" w:hAnsi="Consolas" w:cs="Consolas"/>
                  <w:color w:val="5C5C5C"/>
                  <w:sz w:val="21"/>
                </w:rPr>
                <w:t>(t_v_ggg); repmat(T_</w:t>
              </w:r>
              <w:proofErr w:type="gramStart"/>
              <w:r w:rsidRPr="00002D6B">
                <w:rPr>
                  <w:rFonts w:ascii="Consolas" w:eastAsia="Consolas" w:hAnsi="Consolas" w:cs="Consolas"/>
                  <w:color w:val="5C5C5C"/>
                  <w:sz w:val="21"/>
                </w:rPr>
                <w:t>c(</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 - h_t/</w:t>
              </w:r>
              <w:r w:rsidRPr="00002D6B">
                <w:rPr>
                  <w:rFonts w:ascii="Consolas" w:eastAsia="Consolas" w:hAnsi="Consolas" w:cs="Consolas"/>
                  <w:color w:val="986801"/>
                  <w:sz w:val="21"/>
                </w:rPr>
                <w:t>2</w:t>
              </w:r>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 n_s_ggg)]; </w:t>
              </w:r>
            </w:ins>
          </w:p>
          <w:p w14:paraId="258DA9A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04" w:author="yukina minato" w:date="2025-09-07T17:10:00Z" w16du:dateUtc="2025-09-07T09:10:00Z"/>
                <w:rFonts w:eastAsia="宋体"/>
                <w:color w:val="5C5C5C"/>
                <w:szCs w:val="22"/>
              </w:rPr>
            </w:pPr>
            <w:ins w:id="5805" w:author="yukina minato" w:date="2025-09-07T17:10:00Z" w16du:dateUtc="2025-09-07T09:10:00Z">
              <w:r w:rsidRPr="00002D6B">
                <w:rPr>
                  <w:rFonts w:ascii="Consolas" w:eastAsia="Consolas" w:hAnsi="Consolas" w:cs="Consolas"/>
                  <w:color w:val="5C5C5C"/>
                  <w:sz w:val="21"/>
                  <w:shd w:val="clear" w:color="auto" w:fill="F8F8F8"/>
                </w:rPr>
                <w:t>t_t_ggg = [T_</w:t>
              </w:r>
              <w:proofErr w:type="gramStart"/>
              <w:r w:rsidRPr="00002D6B">
                <w:rPr>
                  <w:rFonts w:ascii="Consolas" w:eastAsia="Consolas" w:hAnsi="Consolas" w:cs="Consolas"/>
                  <w:color w:val="5C5C5C"/>
                  <w:sz w:val="21"/>
                  <w:shd w:val="clear" w:color="auto" w:fill="F8F8F8"/>
                </w:rPr>
                <w:t>c(</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r_t * </w:t>
              </w:r>
              <w:r w:rsidRPr="00002D6B">
                <w:rPr>
                  <w:rFonts w:ascii="Consolas" w:eastAsia="Consolas" w:hAnsi="Consolas" w:cs="Consolas"/>
                  <w:color w:val="A626A4"/>
                  <w:sz w:val="21"/>
                  <w:shd w:val="clear" w:color="auto" w:fill="F8F8F8"/>
                </w:rPr>
                <w:t>sin</w:t>
              </w:r>
              <w:r w:rsidRPr="00002D6B">
                <w:rPr>
                  <w:rFonts w:ascii="Consolas" w:eastAsia="Consolas" w:hAnsi="Consolas" w:cs="Consolas"/>
                  <w:color w:val="5C5C5C"/>
                  <w:sz w:val="21"/>
                  <w:shd w:val="clear" w:color="auto" w:fill="F8F8F8"/>
                </w:rPr>
                <w:t>(t_v_ggg); T_</w:t>
              </w:r>
              <w:proofErr w:type="gramStart"/>
              <w:r w:rsidRPr="00002D6B">
                <w:rPr>
                  <w:rFonts w:ascii="Consolas" w:eastAsia="Consolas" w:hAnsi="Consolas" w:cs="Consolas"/>
                  <w:color w:val="5C5C5C"/>
                  <w:sz w:val="21"/>
                  <w:shd w:val="clear" w:color="auto" w:fill="F8F8F8"/>
                </w:rPr>
                <w:t>c(</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r_t * </w:t>
              </w:r>
              <w:r w:rsidRPr="00002D6B">
                <w:rPr>
                  <w:rFonts w:ascii="Consolas" w:eastAsia="Consolas" w:hAnsi="Consolas" w:cs="Consolas"/>
                  <w:color w:val="A626A4"/>
                  <w:sz w:val="21"/>
                  <w:shd w:val="clear" w:color="auto" w:fill="F8F8F8"/>
                </w:rPr>
                <w:t>cos</w:t>
              </w:r>
              <w:r w:rsidRPr="00002D6B">
                <w:rPr>
                  <w:rFonts w:ascii="Consolas" w:eastAsia="Consolas" w:hAnsi="Consolas" w:cs="Consolas"/>
                  <w:color w:val="5C5C5C"/>
                  <w:sz w:val="21"/>
                  <w:shd w:val="clear" w:color="auto" w:fill="F8F8F8"/>
                </w:rPr>
                <w:t>(t_v_ggg); repmat(T_</w:t>
              </w:r>
              <w:proofErr w:type="gramStart"/>
              <w:r w:rsidRPr="00002D6B">
                <w:rPr>
                  <w:rFonts w:ascii="Consolas" w:eastAsia="Consolas" w:hAnsi="Consolas" w:cs="Consolas"/>
                  <w:color w:val="5C5C5C"/>
                  <w:sz w:val="21"/>
                  <w:shd w:val="clear" w:color="auto" w:fill="F8F8F8"/>
                </w:rPr>
                <w:t>c(</w:t>
              </w:r>
              <w:proofErr w:type="gramEnd"/>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 h_t/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n_s_ggg)]; </w:t>
              </w:r>
            </w:ins>
          </w:p>
          <w:p w14:paraId="46B30E6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06" w:author="yukina minato" w:date="2025-09-07T17:10:00Z" w16du:dateUtc="2025-09-07T09:10:00Z"/>
                <w:rFonts w:eastAsia="宋体"/>
                <w:color w:val="5C5C5C"/>
                <w:szCs w:val="22"/>
              </w:rPr>
            </w:pPr>
            <w:proofErr w:type="spellStart"/>
            <w:ins w:id="5807" w:author="yukina minato" w:date="2025-09-07T17:10:00Z" w16du:dateUtc="2025-09-07T09:10:00Z">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t_b_ggg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t_t_ggg</w:t>
              </w:r>
              <w:proofErr w:type="spellEnd"/>
              <w:r w:rsidRPr="00002D6B">
                <w:rPr>
                  <w:rFonts w:ascii="Consolas" w:eastAsia="Consolas" w:hAnsi="Consolas" w:cs="Consolas"/>
                  <w:color w:val="5C5C5C"/>
                  <w:sz w:val="21"/>
                </w:rPr>
                <w:t>]; </w:t>
              </w:r>
            </w:ins>
          </w:p>
          <w:p w14:paraId="5E3BE32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5808" w:author="yukina minato" w:date="2025-09-07T17:10:00Z" w16du:dateUtc="2025-09-07T09:10:00Z"/>
                <w:rFonts w:eastAsia="宋体"/>
                <w:color w:val="5C5C5C"/>
                <w:szCs w:val="22"/>
              </w:rPr>
            </w:pPr>
          </w:p>
          <w:p w14:paraId="3A870ED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5809" w:author="yukina minato" w:date="2025-09-07T17:10:00Z" w16du:dateUtc="2025-09-07T09:10:00Z"/>
                <w:rFonts w:eastAsia="宋体"/>
                <w:color w:val="5C5C5C"/>
                <w:szCs w:val="22"/>
              </w:rPr>
            </w:pPr>
          </w:p>
          <w:p w14:paraId="6A5016C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10" w:author="yukina minato" w:date="2025-09-07T17:10:00Z" w16du:dateUtc="2025-09-07T09:10:00Z"/>
                <w:rFonts w:eastAsia="宋体"/>
                <w:color w:val="5C5C5C"/>
                <w:szCs w:val="22"/>
              </w:rPr>
            </w:pPr>
            <w:proofErr w:type="spellStart"/>
            <w:ins w:id="5811" w:author="yukina minato" w:date="2025-09-07T17:10:00Z" w16du:dateUtc="2025-09-07T09:10: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开始进行三无人机协同干扰方案优化</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遗传算法</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w:t>
              </w:r>
            </w:ins>
          </w:p>
          <w:p w14:paraId="1D85D81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5812" w:author="yukina minato" w:date="2025-09-07T17:10:00Z" w16du:dateUtc="2025-09-07T09:10:00Z"/>
                <w:rFonts w:eastAsia="宋体"/>
                <w:color w:val="5C5C5C"/>
                <w:szCs w:val="22"/>
              </w:rPr>
            </w:pPr>
          </w:p>
          <w:p w14:paraId="32C0768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13" w:author="yukina minato" w:date="2025-09-07T17:10:00Z" w16du:dateUtc="2025-09-07T09:10:00Z"/>
                <w:rFonts w:eastAsia="宋体"/>
                <w:color w:val="5C5C5C"/>
                <w:szCs w:val="22"/>
              </w:rPr>
            </w:pPr>
            <w:proofErr w:type="spellStart"/>
            <w:ins w:id="5814" w:author="yukina minato" w:date="2025-09-07T17:10:00Z" w16du:dateUtc="2025-09-07T09:10:00Z">
              <w:r w:rsidRPr="00002D6B">
                <w:rPr>
                  <w:rFonts w:ascii="Consolas" w:eastAsia="Consolas" w:hAnsi="Consolas" w:cs="Consolas"/>
                  <w:color w:val="5C5C5C"/>
                  <w:sz w:val="21"/>
                  <w:shd w:val="clear" w:color="auto" w:fill="F8F8F8"/>
                </w:rPr>
                <w:t>p_s_ggg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900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种</w:t>
              </w:r>
              <w:r w:rsidRPr="00002D6B">
                <w:rPr>
                  <w:rFonts w:ascii="宋体" w:eastAsia="宋体" w:hAnsi="宋体" w:cs="宋体" w:hint="eastAsia"/>
                  <w:color w:val="5C5C5C"/>
                  <w:sz w:val="21"/>
                  <w:shd w:val="clear" w:color="auto" w:fill="F8F8F8"/>
                </w:rPr>
                <w:t>群</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大小</w:t>
              </w:r>
            </w:ins>
          </w:p>
          <w:p w14:paraId="1C8FD00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15" w:author="yukina minato" w:date="2025-09-07T17:10:00Z" w16du:dateUtc="2025-09-07T09:10:00Z"/>
                <w:rFonts w:eastAsia="宋体"/>
                <w:color w:val="5C5C5C"/>
                <w:szCs w:val="22"/>
              </w:rPr>
            </w:pPr>
            <w:proofErr w:type="spellStart"/>
            <w:ins w:id="5816" w:author="yukina minato" w:date="2025-09-07T17:10:00Z" w16du:dateUtc="2025-09-07T09:10:00Z">
              <w:r w:rsidRPr="00002D6B">
                <w:rPr>
                  <w:rFonts w:ascii="Consolas" w:eastAsia="Consolas" w:hAnsi="Consolas" w:cs="Consolas"/>
                  <w:color w:val="5C5C5C"/>
                  <w:sz w:val="21"/>
                </w:rPr>
                <w:t>n_g_ggg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350</w:t>
              </w:r>
              <w:r w:rsidRPr="00002D6B">
                <w:rPr>
                  <w:rFonts w:ascii="Consolas" w:eastAsia="Consolas" w:hAnsi="Consolas" w:cs="Consolas"/>
                  <w:color w:val="5C5C5C"/>
                  <w:sz w:val="21"/>
                </w:rPr>
                <w:t>;      </w:t>
              </w:r>
              <w:r w:rsidRPr="00002D6B">
                <w:rPr>
                  <w:rFonts w:ascii="Consolas" w:eastAsia="Consolas" w:hAnsi="Consolas" w:cs="Consolas"/>
                  <w:color w:val="986801"/>
                  <w:sz w:val="21"/>
                </w:rPr>
                <w:t>%</w:t>
              </w:r>
              <w:r w:rsidRPr="00002D6B">
                <w:rPr>
                  <w:rFonts w:ascii="宋体" w:eastAsia="宋体" w:hAnsi="宋体" w:cs="宋体" w:hint="eastAsia"/>
                  <w:color w:val="986801"/>
                  <w:sz w:val="21"/>
                </w:rPr>
                <w:t>迭</w:t>
              </w:r>
              <w:r w:rsidRPr="00002D6B">
                <w:rPr>
                  <w:rFonts w:ascii="宋体" w:eastAsia="宋体" w:hAnsi="宋体" w:cs="宋体" w:hint="eastAsia"/>
                  <w:color w:val="5C5C5C"/>
                  <w:sz w:val="21"/>
                </w:rPr>
                <w:t>代</w:t>
              </w:r>
              <w:r w:rsidRPr="00002D6B">
                <w:rPr>
                  <w:rFonts w:ascii="Consolas" w:eastAsia="Consolas" w:hAnsi="Consolas" w:cs="Consolas"/>
                  <w:color w:val="5C5C5C"/>
                  <w:sz w:val="21"/>
                </w:rPr>
                <w:t>   </w:t>
              </w:r>
              <w:r w:rsidRPr="00002D6B">
                <w:rPr>
                  <w:rFonts w:ascii="宋体" w:eastAsia="宋体" w:hAnsi="宋体" w:cs="宋体" w:hint="eastAsia"/>
                  <w:color w:val="5C5C5C"/>
                  <w:sz w:val="21"/>
                </w:rPr>
                <w:t>代数</w:t>
              </w:r>
            </w:ins>
          </w:p>
          <w:p w14:paraId="542CF5E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17" w:author="yukina minato" w:date="2025-09-07T17:10:00Z" w16du:dateUtc="2025-09-07T09:10:00Z"/>
                <w:rFonts w:eastAsia="宋体"/>
                <w:color w:val="5C5C5C"/>
                <w:szCs w:val="22"/>
              </w:rPr>
            </w:pPr>
            <w:proofErr w:type="spellStart"/>
            <w:ins w:id="5818" w:author="yukina minato" w:date="2025-09-07T17:10:00Z" w16du:dateUtc="2025-09-07T09:10:00Z">
              <w:r w:rsidRPr="00002D6B">
                <w:rPr>
                  <w:rFonts w:ascii="Consolas" w:eastAsia="Consolas" w:hAnsi="Consolas" w:cs="Consolas"/>
                  <w:color w:val="5C5C5C"/>
                  <w:sz w:val="21"/>
                  <w:shd w:val="clear" w:color="auto" w:fill="F8F8F8"/>
                </w:rPr>
                <w:t>n_e_ggg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12</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基</w:t>
              </w:r>
              <w:r w:rsidRPr="00002D6B">
                <w:rPr>
                  <w:rFonts w:ascii="宋体" w:eastAsia="宋体" w:hAnsi="宋体" w:cs="宋体" w:hint="eastAsia"/>
                  <w:color w:val="5C5C5C"/>
                  <w:sz w:val="21"/>
                  <w:shd w:val="clear" w:color="auto" w:fill="F8F8F8"/>
                </w:rPr>
                <w:t>因</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数量</w:t>
              </w:r>
            </w:ins>
          </w:p>
          <w:p w14:paraId="5BE2C32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19" w:author="yukina minato" w:date="2025-09-07T17:10:00Z" w16du:dateUtc="2025-09-07T09:10:00Z"/>
                <w:rFonts w:eastAsia="宋体"/>
                <w:color w:val="5C5C5C"/>
                <w:szCs w:val="22"/>
              </w:rPr>
            </w:pPr>
            <w:proofErr w:type="spellStart"/>
            <w:ins w:id="5820" w:author="yukina minato" w:date="2025-09-07T17:10:00Z" w16du:dateUtc="2025-09-07T09:10:00Z">
              <w:r w:rsidRPr="00002D6B">
                <w:rPr>
                  <w:rFonts w:ascii="Consolas" w:eastAsia="Consolas" w:hAnsi="Consolas" w:cs="Consolas"/>
                  <w:color w:val="5C5C5C"/>
                  <w:sz w:val="21"/>
                </w:rPr>
                <w:t>c_r_ggg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w:t>
              </w:r>
              <w:r w:rsidRPr="00002D6B">
                <w:rPr>
                  <w:rFonts w:ascii="Consolas" w:eastAsia="Consolas" w:hAnsi="Consolas" w:cs="Consolas"/>
                  <w:color w:val="986801"/>
                  <w:sz w:val="21"/>
                </w:rPr>
                <w:t>8</w:t>
              </w:r>
              <w:r w:rsidRPr="00002D6B">
                <w:rPr>
                  <w:rFonts w:ascii="Consolas" w:eastAsia="Consolas" w:hAnsi="Consolas" w:cs="Consolas"/>
                  <w:color w:val="5C5C5C"/>
                  <w:sz w:val="21"/>
                </w:rPr>
                <w:t>;      </w:t>
              </w:r>
              <w:r w:rsidRPr="00002D6B">
                <w:rPr>
                  <w:rFonts w:ascii="Consolas" w:eastAsia="Consolas" w:hAnsi="Consolas" w:cs="Consolas"/>
                  <w:color w:val="986801"/>
                  <w:sz w:val="21"/>
                </w:rPr>
                <w:t>%</w:t>
              </w:r>
              <w:r w:rsidRPr="00002D6B">
                <w:rPr>
                  <w:rFonts w:ascii="宋体" w:eastAsia="宋体" w:hAnsi="宋体" w:cs="宋体" w:hint="eastAsia"/>
                  <w:color w:val="986801"/>
                  <w:sz w:val="21"/>
                </w:rPr>
                <w:t>交</w:t>
              </w:r>
              <w:r w:rsidRPr="00002D6B">
                <w:rPr>
                  <w:rFonts w:ascii="宋体" w:eastAsia="宋体" w:hAnsi="宋体" w:cs="宋体" w:hint="eastAsia"/>
                  <w:color w:val="5C5C5C"/>
                  <w:sz w:val="21"/>
                </w:rPr>
                <w:t>叉</w:t>
              </w:r>
              <w:r w:rsidRPr="00002D6B">
                <w:rPr>
                  <w:rFonts w:ascii="Consolas" w:eastAsia="Consolas" w:hAnsi="Consolas" w:cs="Consolas"/>
                  <w:color w:val="5C5C5C"/>
                  <w:sz w:val="21"/>
                </w:rPr>
                <w:t>  </w:t>
              </w:r>
              <w:r w:rsidRPr="00002D6B">
                <w:rPr>
                  <w:rFonts w:ascii="宋体" w:eastAsia="宋体" w:hAnsi="宋体" w:cs="宋体" w:hint="eastAsia"/>
                  <w:color w:val="5C5C5C"/>
                  <w:sz w:val="21"/>
                </w:rPr>
                <w:t>概率</w:t>
              </w:r>
            </w:ins>
          </w:p>
          <w:p w14:paraId="2565DBBB"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21" w:author="yukina minato" w:date="2025-09-07T17:10:00Z" w16du:dateUtc="2025-09-07T09:10:00Z"/>
                <w:rFonts w:eastAsia="宋体"/>
                <w:color w:val="5C5C5C"/>
                <w:szCs w:val="22"/>
              </w:rPr>
            </w:pPr>
            <w:proofErr w:type="spellStart"/>
            <w:ins w:id="5822" w:author="yukina minato" w:date="2025-09-07T17:10:00Z" w16du:dateUtc="2025-09-07T09:10:00Z">
              <w:r w:rsidRPr="00002D6B">
                <w:rPr>
                  <w:rFonts w:ascii="Consolas" w:eastAsia="Consolas" w:hAnsi="Consolas" w:cs="Consolas"/>
                  <w:color w:val="5C5C5C"/>
                  <w:sz w:val="21"/>
                  <w:shd w:val="clear" w:color="auto" w:fill="F8F8F8"/>
                </w:rPr>
                <w:t>m_r_ggg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0.25</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变</w:t>
              </w:r>
              <w:r w:rsidRPr="00002D6B">
                <w:rPr>
                  <w:rFonts w:ascii="宋体" w:eastAsia="宋体" w:hAnsi="宋体" w:cs="宋体" w:hint="eastAsia"/>
                  <w:color w:val="5C5C5C"/>
                  <w:sz w:val="21"/>
                  <w:shd w:val="clear" w:color="auto" w:fill="F8F8F8"/>
                </w:rPr>
                <w:t>异</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概率</w:t>
              </w:r>
            </w:ins>
          </w:p>
          <w:p w14:paraId="4FAB549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23" w:author="yukina minato" w:date="2025-09-07T17:10:00Z" w16du:dateUtc="2025-09-07T09:10:00Z"/>
                <w:rFonts w:eastAsia="宋体"/>
                <w:color w:val="5C5C5C"/>
                <w:szCs w:val="22"/>
              </w:rPr>
            </w:pPr>
            <w:proofErr w:type="spellStart"/>
            <w:ins w:id="5824" w:author="yukina minato" w:date="2025-09-07T17:10:00Z" w16du:dateUtc="2025-09-07T09:10:00Z">
              <w:r w:rsidRPr="00002D6B">
                <w:rPr>
                  <w:rFonts w:ascii="Consolas" w:eastAsia="Consolas" w:hAnsi="Consolas" w:cs="Consolas"/>
                  <w:color w:val="5C5C5C"/>
                  <w:sz w:val="21"/>
                </w:rPr>
                <w:t>e_c_ggg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2</w:t>
              </w:r>
              <w:r w:rsidRPr="00002D6B">
                <w:rPr>
                  <w:rFonts w:ascii="Consolas" w:eastAsia="Consolas" w:hAnsi="Consolas" w:cs="Consolas"/>
                  <w:color w:val="5C5C5C"/>
                  <w:sz w:val="21"/>
                </w:rPr>
                <w:t>;        </w:t>
              </w:r>
              <w:r w:rsidRPr="00002D6B">
                <w:rPr>
                  <w:rFonts w:ascii="Consolas" w:eastAsia="Consolas" w:hAnsi="Consolas" w:cs="Consolas"/>
                  <w:color w:val="986801"/>
                  <w:sz w:val="21"/>
                </w:rPr>
                <w:t>%</w:t>
              </w:r>
              <w:r w:rsidRPr="00002D6B">
                <w:rPr>
                  <w:rFonts w:ascii="宋体" w:eastAsia="宋体" w:hAnsi="宋体" w:cs="宋体" w:hint="eastAsia"/>
                  <w:color w:val="986801"/>
                  <w:sz w:val="21"/>
                </w:rPr>
                <w:t>精</w:t>
              </w:r>
              <w:r w:rsidRPr="00002D6B">
                <w:rPr>
                  <w:rFonts w:ascii="宋体" w:eastAsia="宋体" w:hAnsi="宋体" w:cs="宋体" w:hint="eastAsia"/>
                  <w:color w:val="5C5C5C"/>
                  <w:sz w:val="21"/>
                </w:rPr>
                <w:t>英</w:t>
              </w:r>
              <w:r w:rsidRPr="00002D6B">
                <w:rPr>
                  <w:rFonts w:ascii="Consolas" w:eastAsia="Consolas" w:hAnsi="Consolas" w:cs="Consolas"/>
                  <w:color w:val="5C5C5C"/>
                  <w:sz w:val="21"/>
                </w:rPr>
                <w:t>  </w:t>
              </w:r>
              <w:r w:rsidRPr="00002D6B">
                <w:rPr>
                  <w:rFonts w:ascii="宋体" w:eastAsia="宋体" w:hAnsi="宋体" w:cs="宋体" w:hint="eastAsia"/>
                  <w:color w:val="5C5C5C"/>
                  <w:sz w:val="21"/>
                </w:rPr>
                <w:t>个体</w:t>
              </w:r>
              <w:r w:rsidRPr="00002D6B">
                <w:rPr>
                  <w:rFonts w:ascii="Consolas" w:eastAsia="Consolas" w:hAnsi="Consolas" w:cs="Consolas"/>
                  <w:color w:val="5C5C5C"/>
                  <w:sz w:val="21"/>
                </w:rPr>
                <w:t>  </w:t>
              </w:r>
              <w:r w:rsidRPr="00002D6B">
                <w:rPr>
                  <w:rFonts w:ascii="宋体" w:eastAsia="宋体" w:hAnsi="宋体" w:cs="宋体" w:hint="eastAsia"/>
                  <w:color w:val="5C5C5C"/>
                  <w:sz w:val="21"/>
                </w:rPr>
                <w:t>数量</w:t>
              </w:r>
            </w:ins>
          </w:p>
          <w:p w14:paraId="7ADA40B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25" w:author="yukina minato" w:date="2025-09-07T17:10:00Z" w16du:dateUtc="2025-09-07T09:10:00Z"/>
                <w:rFonts w:eastAsia="宋体"/>
                <w:color w:val="5C5C5C"/>
                <w:szCs w:val="22"/>
              </w:rPr>
            </w:pPr>
            <w:proofErr w:type="spellStart"/>
            <w:ins w:id="5826" w:author="yukina minato" w:date="2025-09-07T17:10:00Z" w16du:dateUtc="2025-09-07T09:10:00Z">
              <w:r w:rsidRPr="00002D6B">
                <w:rPr>
                  <w:rFonts w:ascii="Consolas" w:eastAsia="Consolas" w:hAnsi="Consolas" w:cs="Consolas"/>
                  <w:color w:val="5C5C5C"/>
                  <w:sz w:val="21"/>
                  <w:shd w:val="clear" w:color="auto" w:fill="F8F8F8"/>
                </w:rPr>
                <w:t>t_s_ggg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锦</w:t>
              </w:r>
              <w:r w:rsidRPr="00002D6B">
                <w:rPr>
                  <w:rFonts w:ascii="宋体" w:eastAsia="宋体" w:hAnsi="宋体" w:cs="宋体" w:hint="eastAsia"/>
                  <w:color w:val="5C5C5C"/>
                  <w:sz w:val="21"/>
                  <w:shd w:val="clear" w:color="auto" w:fill="F8F8F8"/>
                </w:rPr>
                <w:t>标赛</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选择</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规模</w:t>
              </w:r>
            </w:ins>
          </w:p>
          <w:p w14:paraId="21F2587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5827" w:author="yukina minato" w:date="2025-09-07T17:10:00Z" w16du:dateUtc="2025-09-07T09:10:00Z"/>
                <w:rFonts w:eastAsia="宋体"/>
                <w:color w:val="5C5C5C"/>
                <w:szCs w:val="22"/>
              </w:rPr>
            </w:pPr>
          </w:p>
          <w:p w14:paraId="6939BEB3"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5828" w:author="yukina minato" w:date="2025-09-07T17:10:00Z" w16du:dateUtc="2025-09-07T09:10:00Z"/>
                <w:rFonts w:eastAsia="宋体"/>
                <w:color w:val="5C5C5C"/>
                <w:szCs w:val="22"/>
              </w:rPr>
            </w:pPr>
          </w:p>
          <w:p w14:paraId="6755CC9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29" w:author="yukina minato" w:date="2025-09-07T17:10:00Z" w16du:dateUtc="2025-09-07T09:10:00Z"/>
                <w:rFonts w:eastAsia="宋体"/>
                <w:color w:val="5C5C5C"/>
                <w:szCs w:val="22"/>
              </w:rPr>
            </w:pPr>
            <w:proofErr w:type="spellStart"/>
            <w:proofErr w:type="gramStart"/>
            <w:ins w:id="5830" w:author="yukina minato" w:date="2025-09-07T17:10:00Z" w16du:dateUtc="2025-09-07T09:10:00Z">
              <w:r w:rsidRPr="00002D6B">
                <w:rPr>
                  <w:rFonts w:ascii="Consolas" w:eastAsia="Consolas" w:hAnsi="Consolas" w:cs="Consolas"/>
                  <w:color w:val="5C5C5C"/>
                  <w:sz w:val="21"/>
                </w:rPr>
                <w:t>bounds.lower</w:t>
              </w:r>
              <w:proofErr w:type="spellEnd"/>
              <w:proofErr w:type="gramEnd"/>
              <w:r w:rsidRPr="00002D6B">
                <w:rPr>
                  <w:rFonts w:ascii="Consolas" w:eastAsia="Consolas" w:hAnsi="Consolas" w:cs="Consolas"/>
                  <w:color w:val="5C5C5C"/>
                  <w:sz w:val="21"/>
                </w:rPr>
                <w:t> = [</w:t>
              </w:r>
              <w:r w:rsidRPr="00002D6B">
                <w:rPr>
                  <w:rFonts w:ascii="Consolas" w:eastAsia="Consolas" w:hAnsi="Consolas" w:cs="Consolas"/>
                  <w:color w:val="986801"/>
                  <w:sz w:val="21"/>
                </w:rPr>
                <w:t>70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proofErr w:type="gramStart"/>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70</w:t>
              </w:r>
              <w:proofErr w:type="gramEnd"/>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proofErr w:type="gramStart"/>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70</w:t>
              </w:r>
              <w:proofErr w:type="gramEnd"/>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6195B3F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31" w:author="yukina minato" w:date="2025-09-07T17:10:00Z" w16du:dateUtc="2025-09-07T09:10:00Z"/>
                <w:rFonts w:eastAsia="宋体"/>
                <w:color w:val="5C5C5C"/>
                <w:szCs w:val="22"/>
              </w:rPr>
            </w:pPr>
            <w:proofErr w:type="gramStart"/>
            <w:ins w:id="5832" w:author="yukina minato" w:date="2025-09-07T17:10:00Z" w16du:dateUtc="2025-09-07T09:10:00Z">
              <w:r w:rsidRPr="00002D6B">
                <w:rPr>
                  <w:rFonts w:ascii="Consolas" w:eastAsia="Consolas" w:hAnsi="Consolas" w:cs="Consolas"/>
                  <w:color w:val="5C5C5C"/>
                  <w:sz w:val="21"/>
                  <w:shd w:val="clear" w:color="auto" w:fill="F8F8F8"/>
                </w:rPr>
                <w:t>bounds.upper</w:t>
              </w:r>
              <w:proofErr w:type="gram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140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15</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*pi, </w:t>
              </w:r>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140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15</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*pi, </w:t>
              </w:r>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140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15</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*pi, </w:t>
              </w:r>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w:t>
              </w:r>
            </w:ins>
          </w:p>
          <w:p w14:paraId="4725C3A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5833" w:author="yukina minato" w:date="2025-09-07T17:10:00Z" w16du:dateUtc="2025-09-07T09:10:00Z"/>
                <w:rFonts w:eastAsia="宋体"/>
                <w:color w:val="5C5C5C"/>
                <w:szCs w:val="22"/>
              </w:rPr>
            </w:pPr>
          </w:p>
          <w:p w14:paraId="0ED09F7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34" w:author="yukina minato" w:date="2025-09-07T17:10:00Z" w16du:dateUtc="2025-09-07T09:10:00Z"/>
                <w:rFonts w:eastAsia="宋体"/>
                <w:color w:val="5C5C5C"/>
                <w:szCs w:val="22"/>
              </w:rPr>
            </w:pPr>
            <w:proofErr w:type="spellStart"/>
            <w:ins w:id="5835" w:author="yukina minato" w:date="2025-09-07T17:10:00Z" w16du:dateUtc="2025-09-07T09:10:00Z">
              <w:r w:rsidRPr="00002D6B">
                <w:rPr>
                  <w:rFonts w:ascii="Consolas" w:eastAsia="Consolas" w:hAnsi="Consolas" w:cs="Consolas"/>
                  <w:color w:val="5C5C5C"/>
                  <w:sz w:val="21"/>
                  <w:shd w:val="clear" w:color="auto" w:fill="F8F8F8"/>
                </w:rPr>
                <w:t>p_p_ggg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zeros(</w:t>
              </w:r>
              <w:proofErr w:type="spellStart"/>
              <w:proofErr w:type="gramEnd"/>
              <w:r w:rsidRPr="00002D6B">
                <w:rPr>
                  <w:rFonts w:ascii="Consolas" w:eastAsia="Consolas" w:hAnsi="Consolas" w:cs="Consolas"/>
                  <w:color w:val="5C5C5C"/>
                  <w:sz w:val="21"/>
                  <w:shd w:val="clear" w:color="auto" w:fill="F8F8F8"/>
                </w:rPr>
                <w:t>p_s_ggg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n_e_ggg</w:t>
              </w:r>
              <w:proofErr w:type="spellEnd"/>
              <w:r w:rsidRPr="00002D6B">
                <w:rPr>
                  <w:rFonts w:ascii="Consolas" w:eastAsia="Consolas" w:hAnsi="Consolas" w:cs="Consolas"/>
                  <w:color w:val="5C5C5C"/>
                  <w:sz w:val="21"/>
                  <w:shd w:val="clear" w:color="auto" w:fill="F8F8F8"/>
                </w:rPr>
                <w:t>); </w:t>
              </w:r>
            </w:ins>
          </w:p>
          <w:p w14:paraId="7483378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36" w:author="yukina minato" w:date="2025-09-07T17:10:00Z" w16du:dateUtc="2025-09-07T09:10:00Z"/>
                <w:rFonts w:eastAsia="宋体"/>
                <w:color w:val="5C5C5C"/>
                <w:szCs w:val="22"/>
              </w:rPr>
            </w:pPr>
            <w:ins w:id="5837" w:author="yukina minato" w:date="2025-09-07T17:10:00Z" w16du:dateUtc="2025-09-07T09:10:00Z">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:n</w:t>
              </w:r>
              <w:proofErr w:type="gramEnd"/>
              <w:r w:rsidRPr="00002D6B">
                <w:rPr>
                  <w:rFonts w:ascii="Consolas" w:eastAsia="Consolas" w:hAnsi="Consolas" w:cs="Consolas"/>
                  <w:color w:val="5C5C5C"/>
                  <w:sz w:val="21"/>
                </w:rPr>
                <w:t>_e_ggg</w:t>
              </w:r>
            </w:ins>
          </w:p>
          <w:p w14:paraId="68F5396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38" w:author="yukina minato" w:date="2025-09-07T17:10:00Z" w16du:dateUtc="2025-09-07T09:10:00Z"/>
                <w:rFonts w:eastAsia="宋体"/>
                <w:color w:val="5C5C5C"/>
                <w:szCs w:val="22"/>
              </w:rPr>
            </w:pPr>
            <w:ins w:id="5839" w:author="yukina minato" w:date="2025-09-07T17:10:00Z" w16du:dateUtc="2025-09-07T09:10:00Z">
              <w:r w:rsidRPr="00002D6B">
                <w:rPr>
                  <w:rFonts w:ascii="Consolas" w:eastAsia="Consolas" w:hAnsi="Consolas" w:cs="Consolas"/>
                  <w:color w:val="5C5C5C"/>
                  <w:sz w:val="21"/>
                  <w:shd w:val="clear" w:color="auto" w:fill="F8F8F8"/>
                </w:rPr>
                <w:t>    p_p_ggg</w:t>
              </w:r>
              <w:proofErr w:type="gramStart"/>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 i) = </w:t>
              </w:r>
              <w:proofErr w:type="gramStart"/>
              <w:r w:rsidRPr="00002D6B">
                <w:rPr>
                  <w:rFonts w:ascii="Consolas" w:eastAsia="Consolas" w:hAnsi="Consolas" w:cs="Consolas"/>
                  <w:color w:val="5C5C5C"/>
                  <w:sz w:val="21"/>
                  <w:shd w:val="clear" w:color="auto" w:fill="F8F8F8"/>
                </w:rPr>
                <w:t>bounds.lower</w:t>
              </w:r>
              <w:proofErr w:type="gramEnd"/>
              <w:r w:rsidRPr="00002D6B">
                <w:rPr>
                  <w:rFonts w:ascii="Consolas" w:eastAsia="Consolas" w:hAnsi="Consolas" w:cs="Consolas"/>
                  <w:color w:val="5C5C5C"/>
                  <w:sz w:val="21"/>
                  <w:shd w:val="clear" w:color="auto" w:fill="F8F8F8"/>
                </w:rPr>
                <w:t>(i) + (</w:t>
              </w:r>
              <w:proofErr w:type="gramStart"/>
              <w:r w:rsidRPr="00002D6B">
                <w:rPr>
                  <w:rFonts w:ascii="Consolas" w:eastAsia="Consolas" w:hAnsi="Consolas" w:cs="Consolas"/>
                  <w:color w:val="5C5C5C"/>
                  <w:sz w:val="21"/>
                  <w:shd w:val="clear" w:color="auto" w:fill="F8F8F8"/>
                </w:rPr>
                <w:t>bounds.upper</w:t>
              </w:r>
              <w:proofErr w:type="gramEnd"/>
              <w:r w:rsidRPr="00002D6B">
                <w:rPr>
                  <w:rFonts w:ascii="Consolas" w:eastAsia="Consolas" w:hAnsi="Consolas" w:cs="Consolas"/>
                  <w:color w:val="5C5C5C"/>
                  <w:sz w:val="21"/>
                  <w:shd w:val="clear" w:color="auto" w:fill="F8F8F8"/>
                </w:rPr>
                <w:t>(i) - </w:t>
              </w:r>
              <w:proofErr w:type="gramStart"/>
              <w:r w:rsidRPr="00002D6B">
                <w:rPr>
                  <w:rFonts w:ascii="Consolas" w:eastAsia="Consolas" w:hAnsi="Consolas" w:cs="Consolas"/>
                  <w:color w:val="5C5C5C"/>
                  <w:sz w:val="21"/>
                  <w:shd w:val="clear" w:color="auto" w:fill="F8F8F8"/>
                </w:rPr>
                <w:t>bounds.lower</w:t>
              </w:r>
              <w:proofErr w:type="gramEnd"/>
              <w:r w:rsidRPr="00002D6B">
                <w:rPr>
                  <w:rFonts w:ascii="Consolas" w:eastAsia="Consolas" w:hAnsi="Consolas" w:cs="Consolas"/>
                  <w:color w:val="5C5C5C"/>
                  <w:sz w:val="21"/>
                  <w:shd w:val="clear" w:color="auto" w:fill="F8F8F8"/>
                </w:rPr>
                <w:t>(i)) * </w:t>
              </w:r>
              <w:proofErr w:type="gramStart"/>
              <w:r w:rsidRPr="00002D6B">
                <w:rPr>
                  <w:rFonts w:ascii="Consolas" w:eastAsia="Consolas" w:hAnsi="Consolas" w:cs="Consolas"/>
                  <w:color w:val="A626A4"/>
                  <w:sz w:val="21"/>
                  <w:shd w:val="clear" w:color="auto" w:fill="F8F8F8"/>
                </w:rPr>
                <w:t>rand</w:t>
              </w:r>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p_s_ggg,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22A954F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40" w:author="yukina minato" w:date="2025-09-07T17:10:00Z" w16du:dateUtc="2025-09-07T09:10:00Z"/>
                <w:rFonts w:eastAsia="宋体"/>
                <w:color w:val="5C5C5C"/>
                <w:szCs w:val="22"/>
              </w:rPr>
            </w:pPr>
            <w:ins w:id="5841" w:author="yukina minato" w:date="2025-09-07T17:10:00Z" w16du:dateUtc="2025-09-07T09:10:00Z">
              <w:r w:rsidRPr="00002D6B">
                <w:rPr>
                  <w:rFonts w:ascii="Consolas" w:eastAsia="Consolas" w:hAnsi="Consolas" w:cs="Consolas"/>
                  <w:color w:val="5C5C5C"/>
                  <w:sz w:val="21"/>
                </w:rPr>
                <w:t>end</w:t>
              </w:r>
            </w:ins>
          </w:p>
          <w:p w14:paraId="552DEC1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5842" w:author="yukina minato" w:date="2025-09-07T17:10:00Z" w16du:dateUtc="2025-09-07T09:10:00Z"/>
                <w:rFonts w:eastAsia="宋体"/>
                <w:color w:val="5C5C5C"/>
                <w:szCs w:val="22"/>
              </w:rPr>
            </w:pPr>
          </w:p>
          <w:p w14:paraId="5DC7E09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43" w:author="yukina minato" w:date="2025-09-07T17:10:00Z" w16du:dateUtc="2025-09-07T09:10:00Z"/>
                <w:rFonts w:eastAsia="宋体"/>
                <w:color w:val="5C5C5C"/>
                <w:szCs w:val="22"/>
              </w:rPr>
            </w:pPr>
            <w:proofErr w:type="spellStart"/>
            <w:ins w:id="5844" w:author="yukina minato" w:date="2025-09-07T17:10:00Z" w16du:dateUtc="2025-09-07T09:10:00Z">
              <w:r w:rsidRPr="00002D6B">
                <w:rPr>
                  <w:rFonts w:ascii="Consolas" w:eastAsia="Consolas" w:hAnsi="Consolas" w:cs="Consolas"/>
                  <w:color w:val="5C5C5C"/>
                  <w:sz w:val="21"/>
                </w:rPr>
                <w:t>b_h_ggg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zeros(</w:t>
              </w:r>
              <w:proofErr w:type="spellStart"/>
              <w:proofErr w:type="gramEnd"/>
              <w:r w:rsidRPr="00002D6B">
                <w:rPr>
                  <w:rFonts w:ascii="Consolas" w:eastAsia="Consolas" w:hAnsi="Consolas" w:cs="Consolas"/>
                  <w:color w:val="5C5C5C"/>
                  <w:sz w:val="21"/>
                </w:rPr>
                <w:t>n_g_ggg</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ins>
          </w:p>
          <w:p w14:paraId="57FFC25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45" w:author="yukina minato" w:date="2025-09-07T17:10:00Z" w16du:dateUtc="2025-09-07T09:10:00Z"/>
                <w:rFonts w:eastAsia="宋体"/>
                <w:color w:val="5C5C5C"/>
                <w:szCs w:val="22"/>
              </w:rPr>
            </w:pPr>
            <w:proofErr w:type="spellStart"/>
            <w:ins w:id="5846" w:author="yukina minato" w:date="2025-09-07T17:10:00Z" w16du:dateUtc="2025-09-07T09:10:00Z">
              <w:r w:rsidRPr="00002D6B">
                <w:rPr>
                  <w:rFonts w:ascii="Consolas" w:eastAsia="Consolas" w:hAnsi="Consolas" w:cs="Consolas"/>
                  <w:color w:val="5C5C5C"/>
                  <w:sz w:val="21"/>
                  <w:shd w:val="clear" w:color="auto" w:fill="F8F8F8"/>
                </w:rPr>
                <w:t>g_f_ggg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ins>
          </w:p>
          <w:p w14:paraId="09CF7A5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47" w:author="yukina minato" w:date="2025-09-07T17:10:00Z" w16du:dateUtc="2025-09-07T09:10:00Z"/>
                <w:rFonts w:eastAsia="宋体"/>
                <w:color w:val="5C5C5C"/>
                <w:szCs w:val="22"/>
              </w:rPr>
            </w:pPr>
            <w:proofErr w:type="spellStart"/>
            <w:ins w:id="5848" w:author="yukina minato" w:date="2025-09-07T17:10:00Z" w16du:dateUtc="2025-09-07T09:10:00Z">
              <w:r w:rsidRPr="00002D6B">
                <w:rPr>
                  <w:rFonts w:ascii="Consolas" w:eastAsia="Consolas" w:hAnsi="Consolas" w:cs="Consolas"/>
                  <w:color w:val="5C5C5C"/>
                  <w:sz w:val="21"/>
                </w:rPr>
                <w:t>g_i_ggg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zeros(</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n_e_ggg</w:t>
              </w:r>
              <w:proofErr w:type="spellEnd"/>
              <w:r w:rsidRPr="00002D6B">
                <w:rPr>
                  <w:rFonts w:ascii="Consolas" w:eastAsia="Consolas" w:hAnsi="Consolas" w:cs="Consolas"/>
                  <w:color w:val="5C5C5C"/>
                  <w:sz w:val="21"/>
                </w:rPr>
                <w:t>); </w:t>
              </w:r>
            </w:ins>
          </w:p>
          <w:p w14:paraId="77963E2A"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5849" w:author="yukina minato" w:date="2025-09-07T17:10:00Z" w16du:dateUtc="2025-09-07T09:10:00Z"/>
                <w:rFonts w:eastAsia="宋体"/>
                <w:color w:val="5C5C5C"/>
                <w:szCs w:val="22"/>
              </w:rPr>
            </w:pPr>
          </w:p>
          <w:p w14:paraId="59DBBF2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50" w:author="yukina minato" w:date="2025-09-07T17:10:00Z" w16du:dateUtc="2025-09-07T09:10:00Z"/>
                <w:rFonts w:eastAsia="宋体"/>
                <w:color w:val="5C5C5C"/>
                <w:szCs w:val="22"/>
              </w:rPr>
            </w:pPr>
            <w:ins w:id="5851" w:author="yukina minato" w:date="2025-09-07T17:10:00Z" w16du:dateUtc="2025-09-07T09:10:00Z">
              <w:r w:rsidRPr="00002D6B">
                <w:rPr>
                  <w:rFonts w:ascii="Consolas" w:eastAsia="Consolas" w:hAnsi="Consolas" w:cs="Consolas"/>
                  <w:color w:val="A626A4"/>
                  <w:sz w:val="21"/>
                </w:rPr>
                <w:t>for</w:t>
              </w:r>
              <w:r w:rsidRPr="00002D6B">
                <w:rPr>
                  <w:rFonts w:ascii="Consolas" w:eastAsia="Consolas" w:hAnsi="Consolas" w:cs="Consolas"/>
                  <w:color w:val="5C5C5C"/>
                  <w:sz w:val="21"/>
                </w:rPr>
                <w:t> gen = </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:n</w:t>
              </w:r>
              <w:proofErr w:type="gramEnd"/>
              <w:r w:rsidRPr="00002D6B">
                <w:rPr>
                  <w:rFonts w:ascii="Consolas" w:eastAsia="Consolas" w:hAnsi="Consolas" w:cs="Consolas"/>
                  <w:color w:val="5C5C5C"/>
                  <w:sz w:val="21"/>
                </w:rPr>
                <w:t>_g_ggg</w:t>
              </w:r>
            </w:ins>
          </w:p>
          <w:p w14:paraId="5E420D2B"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5852" w:author="yukina minato" w:date="2025-09-07T17:10:00Z" w16du:dateUtc="2025-09-07T09:10:00Z"/>
                <w:rFonts w:eastAsia="宋体"/>
                <w:color w:val="5C5C5C"/>
                <w:szCs w:val="22"/>
              </w:rPr>
            </w:pPr>
          </w:p>
          <w:p w14:paraId="2700131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53" w:author="yukina minato" w:date="2025-09-07T17:10:00Z" w16du:dateUtc="2025-09-07T09:10:00Z"/>
                <w:rFonts w:eastAsia="宋体"/>
                <w:color w:val="5C5C5C"/>
                <w:szCs w:val="22"/>
              </w:rPr>
            </w:pPr>
            <w:ins w:id="5854" w:author="yukina minato" w:date="2025-09-07T17:10:00Z" w16du:dateUtc="2025-09-07T09:10:00Z">
              <w:r w:rsidRPr="00002D6B">
                <w:rPr>
                  <w:rFonts w:ascii="Consolas" w:eastAsia="Consolas" w:hAnsi="Consolas" w:cs="Consolas"/>
                  <w:color w:val="5C5C5C"/>
                  <w:sz w:val="21"/>
                </w:rPr>
                <w:t>    fitness = </w:t>
              </w:r>
              <w:proofErr w:type="gramStart"/>
              <w:r w:rsidRPr="00002D6B">
                <w:rPr>
                  <w:rFonts w:ascii="Consolas" w:eastAsia="Consolas" w:hAnsi="Consolas" w:cs="Consolas"/>
                  <w:color w:val="5C5C5C"/>
                  <w:sz w:val="21"/>
                </w:rPr>
                <w:t>zeros(</w:t>
              </w:r>
              <w:proofErr w:type="spellStart"/>
              <w:proofErr w:type="gramEnd"/>
              <w:r w:rsidRPr="00002D6B">
                <w:rPr>
                  <w:rFonts w:ascii="Consolas" w:eastAsia="Consolas" w:hAnsi="Consolas" w:cs="Consolas"/>
                  <w:color w:val="5C5C5C"/>
                  <w:sz w:val="21"/>
                </w:rPr>
                <w:t>p_s_ggg</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48E87B5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55" w:author="yukina minato" w:date="2025-09-07T17:10:00Z" w16du:dateUtc="2025-09-07T09:10:00Z"/>
                <w:rFonts w:eastAsia="宋体"/>
                <w:color w:val="5C5C5C"/>
                <w:szCs w:val="22"/>
              </w:rPr>
            </w:pPr>
            <w:ins w:id="5856"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:p</w:t>
              </w:r>
              <w:proofErr w:type="gramEnd"/>
              <w:r w:rsidRPr="00002D6B">
                <w:rPr>
                  <w:rFonts w:ascii="Consolas" w:eastAsia="Consolas" w:hAnsi="Consolas" w:cs="Consolas"/>
                  <w:color w:val="5C5C5C"/>
                  <w:sz w:val="21"/>
                  <w:shd w:val="clear" w:color="auto" w:fill="F8F8F8"/>
                </w:rPr>
                <w:t>_s_ggg</w:t>
              </w:r>
            </w:ins>
          </w:p>
          <w:p w14:paraId="19CFD43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57" w:author="yukina minato" w:date="2025-09-07T17:10:00Z" w16du:dateUtc="2025-09-07T09:10:00Z"/>
                <w:rFonts w:eastAsia="宋体"/>
                <w:color w:val="5C5C5C"/>
                <w:szCs w:val="22"/>
              </w:rPr>
            </w:pPr>
            <w:ins w:id="5858"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ind</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p_p_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ins>
          </w:p>
          <w:p w14:paraId="550C997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59" w:author="yukina minato" w:date="2025-09-07T17:10:00Z" w16du:dateUtc="2025-09-07T09:10:00Z"/>
                <w:rFonts w:eastAsia="宋体"/>
                <w:color w:val="5C5C5C"/>
                <w:szCs w:val="22"/>
              </w:rPr>
            </w:pPr>
            <w:ins w:id="5860" w:author="yukina minato" w:date="2025-09-07T17:10:00Z" w16du:dateUtc="2025-09-07T09:10:00Z">
              <w:r w:rsidRPr="00002D6B">
                <w:rPr>
                  <w:rFonts w:ascii="Consolas" w:eastAsia="Consolas" w:hAnsi="Consolas" w:cs="Consolas"/>
                  <w:color w:val="5C5C5C"/>
                  <w:sz w:val="21"/>
                  <w:shd w:val="clear" w:color="auto" w:fill="F8F8F8"/>
                </w:rPr>
                <w:t>        </w:t>
              </w:r>
            </w:ins>
          </w:p>
          <w:p w14:paraId="5F6779F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61" w:author="yukina minato" w:date="2025-09-07T17:10:00Z" w16du:dateUtc="2025-09-07T09:10:00Z"/>
                <w:rFonts w:eastAsia="宋体"/>
                <w:color w:val="5C5C5C"/>
                <w:szCs w:val="22"/>
              </w:rPr>
            </w:pPr>
            <w:ins w:id="5862" w:author="yukina minato" w:date="2025-09-07T17:10:00Z" w16du:dateUtc="2025-09-07T09:10:00Z">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params.p</w:t>
              </w:r>
              <w:proofErr w:type="gramEnd"/>
              <w:r w:rsidRPr="00002D6B">
                <w:rPr>
                  <w:rFonts w:ascii="Consolas" w:eastAsia="Consolas" w:hAnsi="Consolas" w:cs="Consolas"/>
                  <w:color w:val="5C5C5C"/>
                  <w:sz w:val="21"/>
                </w:rPr>
                <w:t>1 = </w:t>
              </w:r>
              <w:proofErr w:type="gramStart"/>
              <w:r w:rsidRPr="00002D6B">
                <w:rPr>
                  <w:rFonts w:ascii="Consolas" w:eastAsia="Consolas" w:hAnsi="Consolas" w:cs="Consolas"/>
                  <w:color w:val="5C5C5C"/>
                  <w:sz w:val="21"/>
                </w:rPr>
                <w:t>struct(</w:t>
              </w:r>
              <w:proofErr w:type="gramEnd"/>
              <w:r w:rsidRPr="00002D6B">
                <w:rPr>
                  <w:rFonts w:ascii="Consolas" w:eastAsia="Consolas" w:hAnsi="Consolas" w:cs="Consolas"/>
                  <w:color w:val="50A14F"/>
                  <w:sz w:val="21"/>
                </w:rPr>
                <w:t>'v_fy'</w:t>
              </w:r>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w:t>
              </w:r>
              <w:r w:rsidRPr="00002D6B">
                <w:rPr>
                  <w:rFonts w:ascii="Consolas" w:eastAsia="Consolas" w:hAnsi="Consolas" w:cs="Consolas"/>
                  <w:color w:val="50A14F"/>
                  <w:sz w:val="21"/>
                </w:rPr>
                <w:t>'t_deploy'</w:t>
              </w:r>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w:t>
              </w:r>
              <w:r w:rsidRPr="00002D6B">
                <w:rPr>
                  <w:rFonts w:ascii="Consolas" w:eastAsia="Consolas" w:hAnsi="Consolas" w:cs="Consolas"/>
                  <w:color w:val="50A14F"/>
                  <w:sz w:val="21"/>
                </w:rPr>
                <w:t>'theta_yaw'</w:t>
              </w:r>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 </w:t>
              </w:r>
              <w:r w:rsidRPr="00002D6B">
                <w:rPr>
                  <w:rFonts w:ascii="Consolas" w:eastAsia="Consolas" w:hAnsi="Consolas" w:cs="Consolas"/>
                  <w:color w:val="50A14F"/>
                  <w:sz w:val="21"/>
                </w:rPr>
                <w:t>'t_delay'</w:t>
              </w:r>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4</w:t>
              </w:r>
              <w:r w:rsidRPr="00002D6B">
                <w:rPr>
                  <w:rFonts w:ascii="Consolas" w:eastAsia="Consolas" w:hAnsi="Consolas" w:cs="Consolas"/>
                  <w:color w:val="5C5C5C"/>
                  <w:sz w:val="21"/>
                </w:rPr>
                <w:t>), </w:t>
              </w:r>
              <w:r w:rsidRPr="00002D6B">
                <w:rPr>
                  <w:rFonts w:ascii="Consolas" w:eastAsia="Consolas" w:hAnsi="Consolas" w:cs="Consolas"/>
                  <w:color w:val="50A14F"/>
                  <w:sz w:val="21"/>
                </w:rPr>
                <w:t>'A0'</w:t>
              </w:r>
              <w:r w:rsidRPr="00002D6B">
                <w:rPr>
                  <w:rFonts w:ascii="Consolas" w:eastAsia="Consolas" w:hAnsi="Consolas" w:cs="Consolas"/>
                  <w:color w:val="5C5C5C"/>
                  <w:sz w:val="21"/>
                </w:rPr>
                <w:t>, A0_1);</w:t>
              </w:r>
            </w:ins>
          </w:p>
          <w:p w14:paraId="1FBFB50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63" w:author="yukina minato" w:date="2025-09-07T17:10:00Z" w16du:dateUtc="2025-09-07T09:10:00Z"/>
                <w:rFonts w:eastAsia="宋体"/>
                <w:color w:val="5C5C5C"/>
                <w:szCs w:val="22"/>
              </w:rPr>
            </w:pPr>
            <w:ins w:id="5864" w:author="yukina minato" w:date="2025-09-07T17:10:00Z" w16du:dateUtc="2025-09-07T09:10:00Z">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5C5C5C"/>
                  <w:sz w:val="21"/>
                  <w:shd w:val="clear" w:color="auto" w:fill="F8F8F8"/>
                </w:rPr>
                <w:t>params.p</w:t>
              </w:r>
              <w:proofErr w:type="gramEnd"/>
              <w:r w:rsidRPr="00002D6B">
                <w:rPr>
                  <w:rFonts w:ascii="Consolas" w:eastAsia="Consolas" w:hAnsi="Consolas" w:cs="Consolas"/>
                  <w:color w:val="5C5C5C"/>
                  <w:sz w:val="21"/>
                  <w:shd w:val="clear" w:color="auto" w:fill="F8F8F8"/>
                </w:rPr>
                <w:t>2 = </w:t>
              </w:r>
              <w:proofErr w:type="gramStart"/>
              <w:r w:rsidRPr="00002D6B">
                <w:rPr>
                  <w:rFonts w:ascii="Consolas" w:eastAsia="Consolas" w:hAnsi="Consolas" w:cs="Consolas"/>
                  <w:color w:val="5C5C5C"/>
                  <w:sz w:val="21"/>
                  <w:shd w:val="clear" w:color="auto" w:fill="F8F8F8"/>
                </w:rPr>
                <w:t>struct(</w:t>
              </w:r>
              <w:proofErr w:type="gramEnd"/>
              <w:r w:rsidRPr="00002D6B">
                <w:rPr>
                  <w:rFonts w:ascii="Consolas" w:eastAsia="Consolas" w:hAnsi="Consolas" w:cs="Consolas"/>
                  <w:color w:val="50A14F"/>
                  <w:sz w:val="21"/>
                  <w:shd w:val="clear" w:color="auto" w:fill="F8F8F8"/>
                </w:rPr>
                <w:t>'v_fy'</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5</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't_deploy'</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6</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'theta_yaw'</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7</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't_delay'</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'A0'</w:t>
              </w:r>
              <w:r w:rsidRPr="00002D6B">
                <w:rPr>
                  <w:rFonts w:ascii="Consolas" w:eastAsia="Consolas" w:hAnsi="Consolas" w:cs="Consolas"/>
                  <w:color w:val="5C5C5C"/>
                  <w:sz w:val="21"/>
                  <w:shd w:val="clear" w:color="auto" w:fill="F8F8F8"/>
                </w:rPr>
                <w:t>, A0_2);</w:t>
              </w:r>
            </w:ins>
          </w:p>
          <w:p w14:paraId="188FB5E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65" w:author="yukina minato" w:date="2025-09-07T17:10:00Z" w16du:dateUtc="2025-09-07T09:10:00Z"/>
                <w:rFonts w:eastAsia="宋体"/>
                <w:color w:val="5C5C5C"/>
                <w:szCs w:val="22"/>
              </w:rPr>
            </w:pPr>
            <w:ins w:id="5866" w:author="yukina minato" w:date="2025-09-07T17:10:00Z" w16du:dateUtc="2025-09-07T09:10:00Z">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params.p</w:t>
              </w:r>
              <w:proofErr w:type="gramEnd"/>
              <w:r w:rsidRPr="00002D6B">
                <w:rPr>
                  <w:rFonts w:ascii="Consolas" w:eastAsia="Consolas" w:hAnsi="Consolas" w:cs="Consolas"/>
                  <w:color w:val="5C5C5C"/>
                  <w:sz w:val="21"/>
                </w:rPr>
                <w:t>3 = </w:t>
              </w:r>
              <w:proofErr w:type="gramStart"/>
              <w:r w:rsidRPr="00002D6B">
                <w:rPr>
                  <w:rFonts w:ascii="Consolas" w:eastAsia="Consolas" w:hAnsi="Consolas" w:cs="Consolas"/>
                  <w:color w:val="5C5C5C"/>
                  <w:sz w:val="21"/>
                </w:rPr>
                <w:t>struct(</w:t>
              </w:r>
              <w:proofErr w:type="gramEnd"/>
              <w:r w:rsidRPr="00002D6B">
                <w:rPr>
                  <w:rFonts w:ascii="Consolas" w:eastAsia="Consolas" w:hAnsi="Consolas" w:cs="Consolas"/>
                  <w:color w:val="50A14F"/>
                  <w:sz w:val="21"/>
                </w:rPr>
                <w:t>'v_fy'</w:t>
              </w:r>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9</w:t>
              </w:r>
              <w:r w:rsidRPr="00002D6B">
                <w:rPr>
                  <w:rFonts w:ascii="Consolas" w:eastAsia="Consolas" w:hAnsi="Consolas" w:cs="Consolas"/>
                  <w:color w:val="5C5C5C"/>
                  <w:sz w:val="21"/>
                </w:rPr>
                <w:t>), </w:t>
              </w:r>
              <w:r w:rsidRPr="00002D6B">
                <w:rPr>
                  <w:rFonts w:ascii="Consolas" w:eastAsia="Consolas" w:hAnsi="Consolas" w:cs="Consolas"/>
                  <w:color w:val="50A14F"/>
                  <w:sz w:val="21"/>
                </w:rPr>
                <w:t>'t_deploy'</w:t>
              </w:r>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Consolas" w:eastAsia="Consolas" w:hAnsi="Consolas" w:cs="Consolas"/>
                  <w:color w:val="50A14F"/>
                  <w:sz w:val="21"/>
                </w:rPr>
                <w:t>'theta_yaw'</w:t>
              </w:r>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11</w:t>
              </w:r>
              <w:r w:rsidRPr="00002D6B">
                <w:rPr>
                  <w:rFonts w:ascii="Consolas" w:eastAsia="Consolas" w:hAnsi="Consolas" w:cs="Consolas"/>
                  <w:color w:val="5C5C5C"/>
                  <w:sz w:val="21"/>
                </w:rPr>
                <w:t>), </w:t>
              </w:r>
              <w:r w:rsidRPr="00002D6B">
                <w:rPr>
                  <w:rFonts w:ascii="Consolas" w:eastAsia="Consolas" w:hAnsi="Consolas" w:cs="Consolas"/>
                  <w:color w:val="50A14F"/>
                  <w:sz w:val="21"/>
                </w:rPr>
                <w:t>'t_delay'</w:t>
              </w:r>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12</w:t>
              </w:r>
              <w:r w:rsidRPr="00002D6B">
                <w:rPr>
                  <w:rFonts w:ascii="Consolas" w:eastAsia="Consolas" w:hAnsi="Consolas" w:cs="Consolas"/>
                  <w:color w:val="5C5C5C"/>
                  <w:sz w:val="21"/>
                </w:rPr>
                <w:t>), </w:t>
              </w:r>
              <w:r w:rsidRPr="00002D6B">
                <w:rPr>
                  <w:rFonts w:ascii="Consolas" w:eastAsia="Consolas" w:hAnsi="Consolas" w:cs="Consolas"/>
                  <w:color w:val="50A14F"/>
                  <w:sz w:val="21"/>
                </w:rPr>
                <w:t>'A0'</w:t>
              </w:r>
              <w:r w:rsidRPr="00002D6B">
                <w:rPr>
                  <w:rFonts w:ascii="Consolas" w:eastAsia="Consolas" w:hAnsi="Consolas" w:cs="Consolas"/>
                  <w:color w:val="5C5C5C"/>
                  <w:sz w:val="21"/>
                </w:rPr>
                <w:t>, A0_3);</w:t>
              </w:r>
            </w:ins>
          </w:p>
          <w:p w14:paraId="5C41AD1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5867" w:author="yukina minato" w:date="2025-09-07T17:10:00Z" w16du:dateUtc="2025-09-07T09:10:00Z"/>
                <w:rFonts w:eastAsia="宋体"/>
                <w:color w:val="5C5C5C"/>
                <w:szCs w:val="22"/>
              </w:rPr>
            </w:pPr>
          </w:p>
          <w:p w14:paraId="5E9A2D3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68" w:author="yukina minato" w:date="2025-09-07T17:10:00Z" w16du:dateUtc="2025-09-07T09:10:00Z"/>
                <w:rFonts w:eastAsia="宋体"/>
                <w:color w:val="5C5C5C"/>
                <w:szCs w:val="22"/>
              </w:rPr>
            </w:pPr>
            <w:ins w:id="5869" w:author="yukina minato" w:date="2025-09-07T17:10:00Z" w16du:dateUtc="2025-09-07T09:10:00Z">
              <w:r w:rsidRPr="00002D6B">
                <w:rPr>
                  <w:rFonts w:ascii="Consolas" w:eastAsia="Consolas" w:hAnsi="Consolas" w:cs="Consolas"/>
                  <w:color w:val="5C5C5C"/>
                  <w:sz w:val="21"/>
                </w:rPr>
                <w:t>        fitness(</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c_o_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params, </w:t>
              </w:r>
              <w:proofErr w:type="spellStart"/>
              <w:r w:rsidRPr="00002D6B">
                <w:rPr>
                  <w:rFonts w:ascii="Consolas" w:eastAsia="Consolas" w:hAnsi="Consolas" w:cs="Consolas"/>
                  <w:color w:val="5C5C5C"/>
                  <w:sz w:val="21"/>
                </w:rPr>
                <w:t>m_t_ggg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w:t>
              </w:r>
            </w:ins>
          </w:p>
          <w:p w14:paraId="5BC552F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70" w:author="yukina minato" w:date="2025-09-07T17:10:00Z" w16du:dateUtc="2025-09-07T09:10:00Z"/>
                <w:rFonts w:eastAsia="宋体"/>
                <w:color w:val="5C5C5C"/>
                <w:szCs w:val="22"/>
              </w:rPr>
            </w:pPr>
            <w:ins w:id="5871" w:author="yukina minato" w:date="2025-09-07T17:10:00Z" w16du:dateUtc="2025-09-07T09:10:00Z">
              <w:r w:rsidRPr="00002D6B">
                <w:rPr>
                  <w:rFonts w:ascii="Consolas" w:eastAsia="Consolas" w:hAnsi="Consolas" w:cs="Consolas"/>
                  <w:color w:val="5C5C5C"/>
                  <w:sz w:val="21"/>
                  <w:shd w:val="clear" w:color="auto" w:fill="F8F8F8"/>
                </w:rPr>
                <w:t>    end</w:t>
              </w:r>
            </w:ins>
          </w:p>
          <w:p w14:paraId="3C0DED6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72" w:author="yukina minato" w:date="2025-09-07T17:10:00Z" w16du:dateUtc="2025-09-07T09:10:00Z"/>
                <w:rFonts w:eastAsia="宋体"/>
                <w:color w:val="5C5C5C"/>
                <w:szCs w:val="22"/>
              </w:rPr>
            </w:pPr>
            <w:ins w:id="5873" w:author="yukina minato" w:date="2025-09-07T17:10:00Z" w16du:dateUtc="2025-09-07T09:10:00Z">
              <w:r w:rsidRPr="00002D6B">
                <w:rPr>
                  <w:rFonts w:ascii="Consolas" w:eastAsia="Consolas" w:hAnsi="Consolas" w:cs="Consolas"/>
                  <w:color w:val="5C5C5C"/>
                  <w:sz w:val="21"/>
                </w:rPr>
                <w:t>    </w:t>
              </w:r>
            </w:ins>
          </w:p>
          <w:p w14:paraId="7D5A8B4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74" w:author="yukina minato" w:date="2025-09-07T17:10:00Z" w16du:dateUtc="2025-09-07T09:10:00Z"/>
                <w:rFonts w:eastAsia="宋体"/>
                <w:color w:val="5C5C5C"/>
                <w:szCs w:val="22"/>
              </w:rPr>
            </w:pPr>
            <w:ins w:id="5875"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m_c_ggg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idx</w:t>
              </w:r>
              <w:proofErr w:type="spellEnd"/>
              <w:r w:rsidRPr="00002D6B">
                <w:rPr>
                  <w:rFonts w:ascii="Consolas" w:eastAsia="Consolas" w:hAnsi="Consolas" w:cs="Consolas"/>
                  <w:color w:val="5C5C5C"/>
                  <w:sz w:val="21"/>
                  <w:shd w:val="clear" w:color="auto" w:fill="F8F8F8"/>
                </w:rPr>
                <w:t>] = max(fitness);</w:t>
              </w:r>
            </w:ins>
          </w:p>
          <w:p w14:paraId="159DCF0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76" w:author="yukina minato" w:date="2025-09-07T17:10:00Z" w16du:dateUtc="2025-09-07T09:10:00Z"/>
                <w:rFonts w:eastAsia="宋体"/>
                <w:color w:val="5C5C5C"/>
                <w:szCs w:val="22"/>
              </w:rPr>
            </w:pPr>
            <w:ins w:id="5877"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m_c_ggg</w:t>
              </w:r>
              <w:proofErr w:type="spellEnd"/>
              <w:r w:rsidRPr="00002D6B">
                <w:rPr>
                  <w:rFonts w:ascii="Consolas" w:eastAsia="Consolas" w:hAnsi="Consolas" w:cs="Consolas"/>
                  <w:color w:val="5C5C5C"/>
                  <w:sz w:val="21"/>
                </w:rPr>
                <w:t> &gt; </w:t>
              </w:r>
              <w:proofErr w:type="spellStart"/>
              <w:r w:rsidRPr="00002D6B">
                <w:rPr>
                  <w:rFonts w:ascii="Consolas" w:eastAsia="Consolas" w:hAnsi="Consolas" w:cs="Consolas"/>
                  <w:color w:val="5C5C5C"/>
                  <w:sz w:val="21"/>
                </w:rPr>
                <w:t>g_f_ggg</w:t>
              </w:r>
              <w:proofErr w:type="spellEnd"/>
            </w:ins>
          </w:p>
          <w:p w14:paraId="621B136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78" w:author="yukina minato" w:date="2025-09-07T17:10:00Z" w16du:dateUtc="2025-09-07T09:10:00Z"/>
                <w:rFonts w:eastAsia="宋体"/>
                <w:color w:val="5C5C5C"/>
                <w:szCs w:val="22"/>
              </w:rPr>
            </w:pPr>
            <w:ins w:id="5879"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g_f_ggg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m_c_ggg</w:t>
              </w:r>
              <w:proofErr w:type="spellEnd"/>
              <w:r w:rsidRPr="00002D6B">
                <w:rPr>
                  <w:rFonts w:ascii="Consolas" w:eastAsia="Consolas" w:hAnsi="Consolas" w:cs="Consolas"/>
                  <w:color w:val="5C5C5C"/>
                  <w:sz w:val="21"/>
                  <w:shd w:val="clear" w:color="auto" w:fill="F8F8F8"/>
                </w:rPr>
                <w:t>;</w:t>
              </w:r>
            </w:ins>
          </w:p>
          <w:p w14:paraId="43C55A6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80" w:author="yukina minato" w:date="2025-09-07T17:10:00Z" w16du:dateUtc="2025-09-07T09:10:00Z"/>
                <w:rFonts w:eastAsia="宋体"/>
                <w:color w:val="5C5C5C"/>
                <w:szCs w:val="22"/>
              </w:rPr>
            </w:pPr>
            <w:ins w:id="5881"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g_i_ggg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p_p_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idx</w:t>
              </w:r>
              <w:proofErr w:type="spellEnd"/>
              <w:r w:rsidRPr="00002D6B">
                <w:rPr>
                  <w:rFonts w:ascii="Consolas" w:eastAsia="Consolas" w:hAnsi="Consolas" w:cs="Consolas"/>
                  <w:color w:val="5C5C5C"/>
                  <w:sz w:val="21"/>
                </w:rPr>
                <w:t>, :);</w:t>
              </w:r>
            </w:ins>
          </w:p>
          <w:p w14:paraId="0529C31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82" w:author="yukina minato" w:date="2025-09-07T17:10:00Z" w16du:dateUtc="2025-09-07T09:10:00Z"/>
                <w:rFonts w:eastAsia="宋体"/>
                <w:color w:val="5C5C5C"/>
                <w:szCs w:val="22"/>
              </w:rPr>
            </w:pPr>
            <w:ins w:id="5883" w:author="yukina minato" w:date="2025-09-07T17:10:00Z" w16du:dateUtc="2025-09-07T09:10:00Z">
              <w:r w:rsidRPr="00002D6B">
                <w:rPr>
                  <w:rFonts w:ascii="Consolas" w:eastAsia="Consolas" w:hAnsi="Consolas" w:cs="Consolas"/>
                  <w:color w:val="5C5C5C"/>
                  <w:sz w:val="21"/>
                  <w:shd w:val="clear" w:color="auto" w:fill="F8F8F8"/>
                </w:rPr>
                <w:t>    end</w:t>
              </w:r>
            </w:ins>
          </w:p>
          <w:p w14:paraId="2E2D05A5"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84" w:author="yukina minato" w:date="2025-09-07T17:10:00Z" w16du:dateUtc="2025-09-07T09:10:00Z"/>
                <w:rFonts w:eastAsia="宋体"/>
                <w:color w:val="5C5C5C"/>
                <w:szCs w:val="22"/>
              </w:rPr>
            </w:pPr>
            <w:ins w:id="5885"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b_h_ggg</w:t>
              </w:r>
              <w:proofErr w:type="spellEnd"/>
              <w:r w:rsidRPr="00002D6B">
                <w:rPr>
                  <w:rFonts w:ascii="Consolas" w:eastAsia="Consolas" w:hAnsi="Consolas" w:cs="Consolas"/>
                  <w:color w:val="5C5C5C"/>
                  <w:sz w:val="21"/>
                </w:rPr>
                <w:t>(gen) = </w:t>
              </w:r>
              <w:proofErr w:type="spellStart"/>
              <w:r w:rsidRPr="00002D6B">
                <w:rPr>
                  <w:rFonts w:ascii="Consolas" w:eastAsia="Consolas" w:hAnsi="Consolas" w:cs="Consolas"/>
                  <w:color w:val="5C5C5C"/>
                  <w:sz w:val="21"/>
                </w:rPr>
                <w:t>g_f_ggg</w:t>
              </w:r>
              <w:proofErr w:type="spellEnd"/>
              <w:r w:rsidRPr="00002D6B">
                <w:rPr>
                  <w:rFonts w:ascii="Consolas" w:eastAsia="Consolas" w:hAnsi="Consolas" w:cs="Consolas"/>
                  <w:color w:val="5C5C5C"/>
                  <w:sz w:val="21"/>
                </w:rPr>
                <w:t>;</w:t>
              </w:r>
            </w:ins>
          </w:p>
          <w:p w14:paraId="103E53B3"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86" w:author="yukina minato" w:date="2025-09-07T17:10:00Z" w16du:dateUtc="2025-09-07T09:10:00Z"/>
                <w:rFonts w:eastAsia="宋体"/>
                <w:color w:val="5C5C5C"/>
                <w:szCs w:val="22"/>
              </w:rPr>
            </w:pPr>
            <w:ins w:id="5887"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第</w:t>
              </w:r>
              <w:r w:rsidRPr="00002D6B">
                <w:rPr>
                  <w:rFonts w:ascii="Consolas" w:eastAsia="Consolas" w:hAnsi="Consolas" w:cs="Consolas"/>
                  <w:color w:val="50A14F"/>
                  <w:sz w:val="21"/>
                  <w:shd w:val="clear" w:color="auto" w:fill="F8F8F8"/>
                </w:rPr>
                <w:t> %d </w:t>
              </w:r>
              <w:r w:rsidRPr="00002D6B">
                <w:rPr>
                  <w:rFonts w:ascii="宋体" w:eastAsia="宋体" w:hAnsi="宋体" w:cs="宋体" w:hint="eastAsia"/>
                  <w:color w:val="50A14F"/>
                  <w:sz w:val="21"/>
                  <w:shd w:val="clear" w:color="auto" w:fill="F8F8F8"/>
                </w:rPr>
                <w:t>代</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当前最优遮蔽时间</w:t>
              </w:r>
              <w:r w:rsidRPr="00002D6B">
                <w:rPr>
                  <w:rFonts w:ascii="Consolas" w:eastAsia="Consolas" w:hAnsi="Consolas" w:cs="Consolas"/>
                  <w:color w:val="50A14F"/>
                  <w:sz w:val="21"/>
                  <w:shd w:val="clear" w:color="auto" w:fill="F8F8F8"/>
                </w:rPr>
                <w:t> = %.4f s, </w:t>
              </w:r>
              <w:r w:rsidRPr="00002D6B">
                <w:rPr>
                  <w:rFonts w:ascii="宋体" w:eastAsia="宋体" w:hAnsi="宋体" w:cs="宋体" w:hint="eastAsia"/>
                  <w:color w:val="50A14F"/>
                  <w:sz w:val="21"/>
                  <w:shd w:val="clear" w:color="auto" w:fill="F8F8F8"/>
                </w:rPr>
                <w:t>全局最优</w:t>
              </w:r>
              <w:r w:rsidRPr="00002D6B">
                <w:rPr>
                  <w:rFonts w:ascii="Consolas" w:eastAsia="Consolas" w:hAnsi="Consolas" w:cs="Consolas"/>
                  <w:color w:val="50A14F"/>
                  <w:sz w:val="21"/>
                  <w:shd w:val="clear" w:color="auto" w:fill="F8F8F8"/>
                </w:rPr>
                <w:t> = %.4f s\n'</w:t>
              </w:r>
              <w:r w:rsidRPr="00002D6B">
                <w:rPr>
                  <w:rFonts w:ascii="Consolas" w:eastAsia="Consolas" w:hAnsi="Consolas" w:cs="Consolas"/>
                  <w:color w:val="5C5C5C"/>
                  <w:sz w:val="21"/>
                  <w:shd w:val="clear" w:color="auto" w:fill="F8F8F8"/>
                </w:rPr>
                <w:t>, gen, </w:t>
              </w:r>
              <w:proofErr w:type="spellStart"/>
              <w:r w:rsidRPr="00002D6B">
                <w:rPr>
                  <w:rFonts w:ascii="Consolas" w:eastAsia="Consolas" w:hAnsi="Consolas" w:cs="Consolas"/>
                  <w:color w:val="5C5C5C"/>
                  <w:sz w:val="21"/>
                  <w:shd w:val="clear" w:color="auto" w:fill="F8F8F8"/>
                </w:rPr>
                <w:t>m_c_ggg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g_f_ggg</w:t>
              </w:r>
              <w:proofErr w:type="spellEnd"/>
              <w:r w:rsidRPr="00002D6B">
                <w:rPr>
                  <w:rFonts w:ascii="Consolas" w:eastAsia="Consolas" w:hAnsi="Consolas" w:cs="Consolas"/>
                  <w:color w:val="5C5C5C"/>
                  <w:sz w:val="21"/>
                  <w:shd w:val="clear" w:color="auto" w:fill="F8F8F8"/>
                </w:rPr>
                <w:t>);</w:t>
              </w:r>
            </w:ins>
          </w:p>
          <w:p w14:paraId="421DBBD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5888" w:author="yukina minato" w:date="2025-09-07T17:10:00Z" w16du:dateUtc="2025-09-07T09:10:00Z"/>
                <w:rFonts w:eastAsia="宋体"/>
                <w:color w:val="5C5C5C"/>
                <w:szCs w:val="22"/>
              </w:rPr>
            </w:pPr>
          </w:p>
          <w:p w14:paraId="09BB06D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89" w:author="yukina minato" w:date="2025-09-07T17:10:00Z" w16du:dateUtc="2025-09-07T09:10:00Z"/>
                <w:rFonts w:eastAsia="宋体"/>
                <w:color w:val="5C5C5C"/>
                <w:szCs w:val="22"/>
              </w:rPr>
            </w:pPr>
            <w:ins w:id="5890"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n_p_ggg</w:t>
              </w:r>
              <w:proofErr w:type="spellEnd"/>
              <w:r w:rsidRPr="00002D6B">
                <w:rPr>
                  <w:rFonts w:ascii="Consolas" w:eastAsia="Consolas" w:hAnsi="Consolas" w:cs="Consolas"/>
                  <w:color w:val="5C5C5C"/>
                  <w:sz w:val="21"/>
                  <w:shd w:val="clear" w:color="auto" w:fill="F8F8F8"/>
                </w:rPr>
                <w:t> = zeros(size(</w:t>
              </w:r>
              <w:proofErr w:type="spellStart"/>
              <w:r w:rsidRPr="00002D6B">
                <w:rPr>
                  <w:rFonts w:ascii="Consolas" w:eastAsia="Consolas" w:hAnsi="Consolas" w:cs="Consolas"/>
                  <w:color w:val="5C5C5C"/>
                  <w:sz w:val="21"/>
                  <w:shd w:val="clear" w:color="auto" w:fill="F8F8F8"/>
                </w:rPr>
                <w:t>p_p_ggg</w:t>
              </w:r>
              <w:proofErr w:type="spellEnd"/>
              <w:r w:rsidRPr="00002D6B">
                <w:rPr>
                  <w:rFonts w:ascii="Consolas" w:eastAsia="Consolas" w:hAnsi="Consolas" w:cs="Consolas"/>
                  <w:color w:val="5C5C5C"/>
                  <w:sz w:val="21"/>
                  <w:shd w:val="clear" w:color="auto" w:fill="F8F8F8"/>
                </w:rPr>
                <w:t>)); </w:t>
              </w:r>
            </w:ins>
          </w:p>
          <w:p w14:paraId="6702054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91" w:author="yukina minato" w:date="2025-09-07T17:10:00Z" w16du:dateUtc="2025-09-07T09:10:00Z"/>
                <w:rFonts w:eastAsia="宋体"/>
                <w:color w:val="5C5C5C"/>
                <w:szCs w:val="22"/>
              </w:rPr>
            </w:pPr>
            <w:ins w:id="5892" w:author="yukina minato" w:date="2025-09-07T17:10:00Z" w16du:dateUtc="2025-09-07T09:10:00Z">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s_i_ggg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A626A4"/>
                  <w:sz w:val="21"/>
                </w:rPr>
                <w:t>sort</w:t>
              </w:r>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fitness, </w:t>
              </w:r>
              <w:r w:rsidRPr="00002D6B">
                <w:rPr>
                  <w:rFonts w:ascii="Consolas" w:eastAsia="Consolas" w:hAnsi="Consolas" w:cs="Consolas"/>
                  <w:color w:val="50A14F"/>
                  <w:sz w:val="21"/>
                </w:rPr>
                <w:t>'descend'</w:t>
              </w:r>
              <w:r w:rsidRPr="00002D6B">
                <w:rPr>
                  <w:rFonts w:ascii="Consolas" w:eastAsia="Consolas" w:hAnsi="Consolas" w:cs="Consolas"/>
                  <w:color w:val="5C5C5C"/>
                  <w:sz w:val="21"/>
                </w:rPr>
                <w:t>); </w:t>
              </w:r>
            </w:ins>
          </w:p>
          <w:p w14:paraId="53913DD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93" w:author="yukina minato" w:date="2025-09-07T17:10:00Z" w16du:dateUtc="2025-09-07T09:10:00Z"/>
                <w:rFonts w:eastAsia="宋体"/>
                <w:color w:val="5C5C5C"/>
                <w:szCs w:val="22"/>
              </w:rPr>
            </w:pPr>
            <w:ins w:id="5894"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:e</w:t>
              </w:r>
              <w:proofErr w:type="gramEnd"/>
              <w:r w:rsidRPr="00002D6B">
                <w:rPr>
                  <w:rFonts w:ascii="Consolas" w:eastAsia="Consolas" w:hAnsi="Consolas" w:cs="Consolas"/>
                  <w:color w:val="5C5C5C"/>
                  <w:sz w:val="21"/>
                  <w:shd w:val="clear" w:color="auto" w:fill="F8F8F8"/>
                </w:rPr>
                <w:t>_c_ggg, :) = </w:t>
              </w:r>
              <w:proofErr w:type="spellStart"/>
              <w:r w:rsidRPr="00002D6B">
                <w:rPr>
                  <w:rFonts w:ascii="Consolas" w:eastAsia="Consolas" w:hAnsi="Consolas" w:cs="Consolas"/>
                  <w:color w:val="5C5C5C"/>
                  <w:sz w:val="21"/>
                  <w:shd w:val="clear" w:color="auto" w:fill="F8F8F8"/>
                </w:rPr>
                <w:t>p_p_ggg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s_i_ggg</w:t>
              </w:r>
              <w:proofErr w:type="spellEnd"/>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:e</w:t>
              </w:r>
              <w:proofErr w:type="gramEnd"/>
              <w:r w:rsidRPr="00002D6B">
                <w:rPr>
                  <w:rFonts w:ascii="Consolas" w:eastAsia="Consolas" w:hAnsi="Consolas" w:cs="Consolas"/>
                  <w:color w:val="5C5C5C"/>
                  <w:sz w:val="21"/>
                  <w:shd w:val="clear" w:color="auto" w:fill="F8F8F8"/>
                </w:rPr>
                <w:t>_c_ggg), :);</w:t>
              </w:r>
            </w:ins>
          </w:p>
          <w:p w14:paraId="05FE8B7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895" w:author="yukina minato" w:date="2025-09-07T17:10:00Z" w16du:dateUtc="2025-09-07T09:10:00Z"/>
                <w:rFonts w:eastAsia="宋体"/>
                <w:color w:val="5C5C5C"/>
                <w:szCs w:val="22"/>
              </w:rPr>
            </w:pPr>
            <w:ins w:id="5896" w:author="yukina minato" w:date="2025-09-07T17:10:00Z" w16du:dateUtc="2025-09-07T09:10:00Z">
              <w:r w:rsidRPr="00002D6B">
                <w:rPr>
                  <w:rFonts w:ascii="Consolas" w:eastAsia="Consolas" w:hAnsi="Consolas" w:cs="Consolas"/>
                  <w:color w:val="5C5C5C"/>
                  <w:sz w:val="21"/>
                </w:rPr>
                <w:t>    </w:t>
              </w:r>
            </w:ins>
          </w:p>
          <w:p w14:paraId="113A3C9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897" w:author="yukina minato" w:date="2025-09-07T17:10:00Z" w16du:dateUtc="2025-09-07T09:10:00Z"/>
                <w:rFonts w:eastAsia="宋体"/>
                <w:color w:val="5C5C5C"/>
                <w:szCs w:val="22"/>
              </w:rPr>
            </w:pPr>
            <w:ins w:id="5898"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e_c_ggg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:p</w:t>
              </w:r>
              <w:proofErr w:type="gramEnd"/>
              <w:r w:rsidRPr="00002D6B">
                <w:rPr>
                  <w:rFonts w:ascii="Consolas" w:eastAsia="Consolas" w:hAnsi="Consolas" w:cs="Consolas"/>
                  <w:color w:val="5C5C5C"/>
                  <w:sz w:val="21"/>
                  <w:shd w:val="clear" w:color="auto" w:fill="F8F8F8"/>
                </w:rPr>
                <w:t>_s_ggg</w:t>
              </w:r>
            </w:ins>
          </w:p>
          <w:p w14:paraId="0232275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5899" w:author="yukina minato" w:date="2025-09-07T17:10:00Z" w16du:dateUtc="2025-09-07T09:10:00Z"/>
                <w:rFonts w:eastAsia="宋体"/>
                <w:color w:val="5C5C5C"/>
                <w:szCs w:val="22"/>
              </w:rPr>
            </w:pPr>
          </w:p>
          <w:p w14:paraId="591C3C4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00" w:author="yukina minato" w:date="2025-09-07T17:10:00Z" w16du:dateUtc="2025-09-07T09:10:00Z"/>
                <w:rFonts w:eastAsia="宋体"/>
                <w:color w:val="5C5C5C"/>
                <w:szCs w:val="22"/>
              </w:rPr>
            </w:pPr>
            <w:ins w:id="5901" w:author="yukina minato" w:date="2025-09-07T17:10:00Z" w16du:dateUtc="2025-09-07T09:10:00Z">
              <w:r w:rsidRPr="00002D6B">
                <w:rPr>
                  <w:rFonts w:ascii="Consolas" w:eastAsia="Consolas" w:hAnsi="Consolas" w:cs="Consolas"/>
                  <w:color w:val="5C5C5C"/>
                  <w:sz w:val="21"/>
                  <w:shd w:val="clear" w:color="auto" w:fill="F8F8F8"/>
                </w:rPr>
                <w:t>        parent1 = </w:t>
              </w:r>
              <w:proofErr w:type="spellStart"/>
              <w:r w:rsidRPr="00002D6B">
                <w:rPr>
                  <w:rFonts w:ascii="Consolas" w:eastAsia="Consolas" w:hAnsi="Consolas" w:cs="Consolas"/>
                  <w:color w:val="5C5C5C"/>
                  <w:sz w:val="21"/>
                  <w:shd w:val="clear" w:color="auto" w:fill="F8F8F8"/>
                </w:rPr>
                <w:t>p_p_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s_t_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fitness, </w:t>
              </w:r>
              <w:proofErr w:type="spellStart"/>
              <w:r w:rsidRPr="00002D6B">
                <w:rPr>
                  <w:rFonts w:ascii="Consolas" w:eastAsia="Consolas" w:hAnsi="Consolas" w:cs="Consolas"/>
                  <w:color w:val="5C5C5C"/>
                  <w:sz w:val="21"/>
                  <w:shd w:val="clear" w:color="auto" w:fill="F8F8F8"/>
                </w:rPr>
                <w:t>t_s_ggg</w:t>
              </w:r>
              <w:proofErr w:type="spellEnd"/>
              <w:r w:rsidRPr="00002D6B">
                <w:rPr>
                  <w:rFonts w:ascii="Consolas" w:eastAsia="Consolas" w:hAnsi="Consolas" w:cs="Consolas"/>
                  <w:color w:val="5C5C5C"/>
                  <w:sz w:val="21"/>
                  <w:shd w:val="clear" w:color="auto" w:fill="F8F8F8"/>
                </w:rPr>
                <w:t>), :); </w:t>
              </w:r>
            </w:ins>
          </w:p>
          <w:p w14:paraId="2B422DF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02" w:author="yukina minato" w:date="2025-09-07T17:10:00Z" w16du:dateUtc="2025-09-07T09:10:00Z"/>
                <w:rFonts w:eastAsia="宋体"/>
                <w:color w:val="5C5C5C"/>
                <w:szCs w:val="22"/>
              </w:rPr>
            </w:pPr>
            <w:ins w:id="5903" w:author="yukina minato" w:date="2025-09-07T17:10:00Z" w16du:dateUtc="2025-09-07T09:10:00Z">
              <w:r w:rsidRPr="00002D6B">
                <w:rPr>
                  <w:rFonts w:ascii="Consolas" w:eastAsia="Consolas" w:hAnsi="Consolas" w:cs="Consolas"/>
                  <w:color w:val="5C5C5C"/>
                  <w:sz w:val="21"/>
                </w:rPr>
                <w:t>        parent2 = </w:t>
              </w:r>
              <w:proofErr w:type="spellStart"/>
              <w:r w:rsidRPr="00002D6B">
                <w:rPr>
                  <w:rFonts w:ascii="Consolas" w:eastAsia="Consolas" w:hAnsi="Consolas" w:cs="Consolas"/>
                  <w:color w:val="5C5C5C"/>
                  <w:sz w:val="21"/>
                </w:rPr>
                <w:t>p_p_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s_t_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fitness, </w:t>
              </w:r>
              <w:proofErr w:type="spellStart"/>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 :);</w:t>
              </w:r>
            </w:ins>
          </w:p>
          <w:p w14:paraId="24E94A7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04" w:author="yukina minato" w:date="2025-09-07T17:10:00Z" w16du:dateUtc="2025-09-07T09:10:00Z"/>
                <w:rFonts w:eastAsia="宋体"/>
                <w:color w:val="5C5C5C"/>
                <w:szCs w:val="22"/>
              </w:rPr>
            </w:pPr>
            <w:ins w:id="5905" w:author="yukina minato" w:date="2025-09-07T17:10:00Z" w16du:dateUtc="2025-09-07T09:10:00Z">
              <w:r w:rsidRPr="00002D6B">
                <w:rPr>
                  <w:rFonts w:ascii="Consolas" w:eastAsia="Consolas" w:hAnsi="Consolas" w:cs="Consolas"/>
                  <w:color w:val="5C5C5C"/>
                  <w:sz w:val="21"/>
                  <w:shd w:val="clear" w:color="auto" w:fill="F8F8F8"/>
                </w:rPr>
                <w:t>        </w:t>
              </w:r>
            </w:ins>
          </w:p>
          <w:p w14:paraId="24DAC83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06" w:author="yukina minato" w:date="2025-09-07T17:10:00Z" w16du:dateUtc="2025-09-07T09:10:00Z"/>
                <w:rFonts w:eastAsia="宋体"/>
                <w:color w:val="5C5C5C"/>
                <w:szCs w:val="22"/>
              </w:rPr>
            </w:pPr>
            <w:ins w:id="5907" w:author="yukina minato" w:date="2025-09-07T17:10:00Z" w16du:dateUtc="2025-09-07T09:10:00Z">
              <w:r w:rsidRPr="00002D6B">
                <w:rPr>
                  <w:rFonts w:ascii="Consolas" w:eastAsia="Consolas" w:hAnsi="Consolas" w:cs="Consolas"/>
                  <w:color w:val="5C5C5C"/>
                  <w:sz w:val="21"/>
                </w:rPr>
                <w:t>        child1 = parent1; child2 = parent2;</w:t>
              </w:r>
            </w:ins>
          </w:p>
          <w:p w14:paraId="783FD20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08" w:author="yukina minato" w:date="2025-09-07T17:10:00Z" w16du:dateUtc="2025-09-07T09:10:00Z"/>
                <w:rFonts w:eastAsia="宋体"/>
                <w:color w:val="5C5C5C"/>
                <w:szCs w:val="22"/>
              </w:rPr>
            </w:pPr>
            <w:ins w:id="5909"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rand</w:t>
              </w:r>
              <w:r w:rsidRPr="00002D6B">
                <w:rPr>
                  <w:rFonts w:ascii="Consolas" w:eastAsia="Consolas" w:hAnsi="Consolas" w:cs="Consolas"/>
                  <w:color w:val="5C5C5C"/>
                  <w:sz w:val="21"/>
                  <w:shd w:val="clear" w:color="auto" w:fill="F8F8F8"/>
                </w:rPr>
                <w:t> &lt; </w:t>
              </w:r>
              <w:proofErr w:type="spellStart"/>
              <w:r w:rsidRPr="00002D6B">
                <w:rPr>
                  <w:rFonts w:ascii="Consolas" w:eastAsia="Consolas" w:hAnsi="Consolas" w:cs="Consolas"/>
                  <w:color w:val="5C5C5C"/>
                  <w:sz w:val="21"/>
                  <w:shd w:val="clear" w:color="auto" w:fill="F8F8F8"/>
                </w:rPr>
                <w:t>c_r_ggg</w:t>
              </w:r>
              <w:proofErr w:type="spellEnd"/>
            </w:ins>
          </w:p>
          <w:p w14:paraId="43692D8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10" w:author="yukina minato" w:date="2025-09-07T17:10:00Z" w16du:dateUtc="2025-09-07T09:10:00Z"/>
                <w:rFonts w:eastAsia="宋体"/>
                <w:color w:val="5C5C5C"/>
                <w:szCs w:val="22"/>
              </w:rPr>
            </w:pPr>
            <w:ins w:id="5911" w:author="yukina minato" w:date="2025-09-07T17:10:00Z" w16du:dateUtc="2025-09-07T09:10:00Z">
              <w:r w:rsidRPr="00002D6B">
                <w:rPr>
                  <w:rFonts w:ascii="Consolas" w:eastAsia="Consolas" w:hAnsi="Consolas" w:cs="Consolas"/>
                  <w:color w:val="5C5C5C"/>
                  <w:sz w:val="21"/>
                </w:rPr>
                <w:t>            alpha = </w:t>
              </w:r>
              <w:r w:rsidRPr="00002D6B">
                <w:rPr>
                  <w:rFonts w:ascii="Consolas" w:eastAsia="Consolas" w:hAnsi="Consolas" w:cs="Consolas"/>
                  <w:color w:val="A626A4"/>
                  <w:sz w:val="21"/>
                </w:rPr>
                <w:t>rand</w:t>
              </w:r>
              <w:r w:rsidRPr="00002D6B">
                <w:rPr>
                  <w:rFonts w:ascii="Consolas" w:eastAsia="Consolas" w:hAnsi="Consolas" w:cs="Consolas"/>
                  <w:color w:val="5C5C5C"/>
                  <w:sz w:val="21"/>
                </w:rPr>
                <w:t>;</w:t>
              </w:r>
            </w:ins>
          </w:p>
          <w:p w14:paraId="3504B64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12" w:author="yukina minato" w:date="2025-09-07T17:10:00Z" w16du:dateUtc="2025-09-07T09:10:00Z"/>
                <w:rFonts w:eastAsia="宋体"/>
                <w:color w:val="5C5C5C"/>
                <w:szCs w:val="22"/>
              </w:rPr>
            </w:pPr>
            <w:ins w:id="5913" w:author="yukina minato" w:date="2025-09-07T17:10:00Z" w16du:dateUtc="2025-09-07T09:10:00Z">
              <w:r w:rsidRPr="00002D6B">
                <w:rPr>
                  <w:rFonts w:ascii="Consolas" w:eastAsia="Consolas" w:hAnsi="Consolas" w:cs="Consolas"/>
                  <w:color w:val="5C5C5C"/>
                  <w:sz w:val="21"/>
                  <w:shd w:val="clear" w:color="auto" w:fill="F8F8F8"/>
                </w:rPr>
                <w:t>            child1 = alpha * parent1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alpha) * parent2;</w:t>
              </w:r>
            </w:ins>
          </w:p>
          <w:p w14:paraId="10D10BD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14" w:author="yukina minato" w:date="2025-09-07T17:10:00Z" w16du:dateUtc="2025-09-07T09:10:00Z"/>
                <w:rFonts w:eastAsia="宋体"/>
                <w:color w:val="5C5C5C"/>
                <w:szCs w:val="22"/>
              </w:rPr>
            </w:pPr>
            <w:ins w:id="5915" w:author="yukina minato" w:date="2025-09-07T17:10:00Z" w16du:dateUtc="2025-09-07T09:10:00Z">
              <w:r w:rsidRPr="00002D6B">
                <w:rPr>
                  <w:rFonts w:ascii="Consolas" w:eastAsia="Consolas" w:hAnsi="Consolas" w:cs="Consolas"/>
                  <w:color w:val="5C5C5C"/>
                  <w:sz w:val="21"/>
                </w:rPr>
                <w:t>            child2 = alpha * parent2 + (</w:t>
              </w:r>
              <w:r w:rsidRPr="00002D6B">
                <w:rPr>
                  <w:rFonts w:ascii="Consolas" w:eastAsia="Consolas" w:hAnsi="Consolas" w:cs="Consolas"/>
                  <w:color w:val="986801"/>
                  <w:sz w:val="21"/>
                </w:rPr>
                <w:t>1</w:t>
              </w:r>
              <w:r w:rsidRPr="00002D6B">
                <w:rPr>
                  <w:rFonts w:ascii="Consolas" w:eastAsia="Consolas" w:hAnsi="Consolas" w:cs="Consolas"/>
                  <w:color w:val="5C5C5C"/>
                  <w:sz w:val="21"/>
                </w:rPr>
                <w:t> - alpha) * parent1;</w:t>
              </w:r>
            </w:ins>
          </w:p>
          <w:p w14:paraId="3EC03FB3"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16" w:author="yukina minato" w:date="2025-09-07T17:10:00Z" w16du:dateUtc="2025-09-07T09:10:00Z"/>
                <w:rFonts w:eastAsia="宋体"/>
                <w:color w:val="5C5C5C"/>
                <w:szCs w:val="22"/>
              </w:rPr>
            </w:pPr>
            <w:ins w:id="5917" w:author="yukina minato" w:date="2025-09-07T17:10:00Z" w16du:dateUtc="2025-09-07T09:10:00Z">
              <w:r w:rsidRPr="00002D6B">
                <w:rPr>
                  <w:rFonts w:ascii="Consolas" w:eastAsia="Consolas" w:hAnsi="Consolas" w:cs="Consolas"/>
                  <w:color w:val="5C5C5C"/>
                  <w:sz w:val="21"/>
                  <w:shd w:val="clear" w:color="auto" w:fill="F8F8F8"/>
                </w:rPr>
                <w:t>        end</w:t>
              </w:r>
            </w:ins>
          </w:p>
          <w:p w14:paraId="705894E2"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18" w:author="yukina minato" w:date="2025-09-07T17:10:00Z" w16du:dateUtc="2025-09-07T09:10:00Z"/>
                <w:rFonts w:eastAsia="宋体"/>
                <w:color w:val="5C5C5C"/>
                <w:szCs w:val="22"/>
              </w:rPr>
            </w:pPr>
            <w:ins w:id="5919" w:author="yukina minato" w:date="2025-09-07T17:10:00Z" w16du:dateUtc="2025-09-07T09:10:00Z">
              <w:r w:rsidRPr="00002D6B">
                <w:rPr>
                  <w:rFonts w:ascii="Consolas" w:eastAsia="Consolas" w:hAnsi="Consolas" w:cs="Consolas"/>
                  <w:color w:val="5C5C5C"/>
                  <w:sz w:val="21"/>
                </w:rPr>
                <w:t>        </w:t>
              </w:r>
            </w:ins>
          </w:p>
          <w:p w14:paraId="1154A0A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20" w:author="yukina minato" w:date="2025-09-07T17:10:00Z" w16du:dateUtc="2025-09-07T09:10:00Z"/>
                <w:rFonts w:eastAsia="宋体"/>
                <w:color w:val="5C5C5C"/>
                <w:szCs w:val="22"/>
              </w:rPr>
            </w:pPr>
            <w:ins w:id="5921"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 </w:t>
              </w:r>
              <w:proofErr w:type="spellStart"/>
              <w:r w:rsidRPr="00002D6B">
                <w:rPr>
                  <w:rFonts w:ascii="Consolas" w:eastAsia="Consolas" w:hAnsi="Consolas" w:cs="Consolas"/>
                  <w:color w:val="5C5C5C"/>
                  <w:sz w:val="21"/>
                  <w:shd w:val="clear" w:color="auto" w:fill="F8F8F8"/>
                </w:rPr>
                <w:t>m_m_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child1, </w:t>
              </w:r>
              <w:proofErr w:type="spellStart"/>
              <w:r w:rsidRPr="00002D6B">
                <w:rPr>
                  <w:rFonts w:ascii="Consolas" w:eastAsia="Consolas" w:hAnsi="Consolas" w:cs="Consolas"/>
                  <w:color w:val="5C5C5C"/>
                  <w:sz w:val="21"/>
                  <w:shd w:val="clear" w:color="auto" w:fill="F8F8F8"/>
                </w:rPr>
                <w:t>m_r_ggg</w:t>
              </w:r>
              <w:proofErr w:type="spellEnd"/>
              <w:r w:rsidRPr="00002D6B">
                <w:rPr>
                  <w:rFonts w:ascii="Consolas" w:eastAsia="Consolas" w:hAnsi="Consolas" w:cs="Consolas"/>
                  <w:color w:val="5C5C5C"/>
                  <w:sz w:val="21"/>
                  <w:shd w:val="clear" w:color="auto" w:fill="F8F8F8"/>
                </w:rPr>
                <w:t>, bounds); </w:t>
              </w:r>
            </w:ins>
          </w:p>
          <w:p w14:paraId="76A41EE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22" w:author="yukina minato" w:date="2025-09-07T17:10:00Z" w16du:dateUtc="2025-09-07T09:10:00Z"/>
                <w:rFonts w:eastAsia="宋体"/>
                <w:color w:val="5C5C5C"/>
                <w:szCs w:val="22"/>
              </w:rPr>
            </w:pPr>
            <w:ins w:id="5923"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i+</w:t>
              </w:r>
              <w:r w:rsidRPr="00002D6B">
                <w:rPr>
                  <w:rFonts w:ascii="Consolas" w:eastAsia="Consolas" w:hAnsi="Consolas" w:cs="Consolas"/>
                  <w:color w:val="986801"/>
                  <w:sz w:val="21"/>
                </w:rPr>
                <w:t>1</w:t>
              </w:r>
              <w:r w:rsidRPr="00002D6B">
                <w:rPr>
                  <w:rFonts w:ascii="Consolas" w:eastAsia="Consolas" w:hAnsi="Consolas" w:cs="Consolas"/>
                  <w:color w:val="5C5C5C"/>
                  <w:sz w:val="21"/>
                </w:rPr>
                <w:t> &lt;= </w:t>
              </w:r>
              <w:proofErr w:type="spellStart"/>
              <w:r w:rsidRPr="00002D6B">
                <w:rPr>
                  <w:rFonts w:ascii="Consolas" w:eastAsia="Consolas" w:hAnsi="Consolas" w:cs="Consolas"/>
                  <w:color w:val="5C5C5C"/>
                  <w:sz w:val="21"/>
                </w:rPr>
                <w:t>p_s_ggg</w:t>
              </w:r>
              <w:proofErr w:type="spellEnd"/>
            </w:ins>
          </w:p>
          <w:p w14:paraId="1143586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24" w:author="yukina minato" w:date="2025-09-07T17:10:00Z" w16du:dateUtc="2025-09-07T09:10:00Z"/>
                <w:rFonts w:eastAsia="宋体"/>
                <w:color w:val="5C5C5C"/>
                <w:szCs w:val="22"/>
              </w:rPr>
            </w:pPr>
            <w:ins w:id="5925"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i+</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 </w:t>
              </w:r>
              <w:proofErr w:type="spellStart"/>
              <w:r w:rsidRPr="00002D6B">
                <w:rPr>
                  <w:rFonts w:ascii="Consolas" w:eastAsia="Consolas" w:hAnsi="Consolas" w:cs="Consolas"/>
                  <w:color w:val="5C5C5C"/>
                  <w:sz w:val="21"/>
                  <w:shd w:val="clear" w:color="auto" w:fill="F8F8F8"/>
                </w:rPr>
                <w:t>m_m_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child2, </w:t>
              </w:r>
              <w:proofErr w:type="spellStart"/>
              <w:r w:rsidRPr="00002D6B">
                <w:rPr>
                  <w:rFonts w:ascii="Consolas" w:eastAsia="Consolas" w:hAnsi="Consolas" w:cs="Consolas"/>
                  <w:color w:val="5C5C5C"/>
                  <w:sz w:val="21"/>
                  <w:shd w:val="clear" w:color="auto" w:fill="F8F8F8"/>
                </w:rPr>
                <w:t>m_r_ggg</w:t>
              </w:r>
              <w:proofErr w:type="spellEnd"/>
              <w:r w:rsidRPr="00002D6B">
                <w:rPr>
                  <w:rFonts w:ascii="Consolas" w:eastAsia="Consolas" w:hAnsi="Consolas" w:cs="Consolas"/>
                  <w:color w:val="5C5C5C"/>
                  <w:sz w:val="21"/>
                  <w:shd w:val="clear" w:color="auto" w:fill="F8F8F8"/>
                </w:rPr>
                <w:t>, bounds);</w:t>
              </w:r>
            </w:ins>
          </w:p>
          <w:p w14:paraId="5FA2DC8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26" w:author="yukina minato" w:date="2025-09-07T17:10:00Z" w16du:dateUtc="2025-09-07T09:10:00Z"/>
                <w:rFonts w:eastAsia="宋体"/>
                <w:color w:val="5C5C5C"/>
                <w:szCs w:val="22"/>
              </w:rPr>
            </w:pPr>
            <w:ins w:id="5927" w:author="yukina minato" w:date="2025-09-07T17:10:00Z" w16du:dateUtc="2025-09-07T09:10:00Z">
              <w:r w:rsidRPr="00002D6B">
                <w:rPr>
                  <w:rFonts w:ascii="Consolas" w:eastAsia="Consolas" w:hAnsi="Consolas" w:cs="Consolas"/>
                  <w:color w:val="5C5C5C"/>
                  <w:sz w:val="21"/>
                </w:rPr>
                <w:t>        end</w:t>
              </w:r>
            </w:ins>
          </w:p>
          <w:p w14:paraId="05F4007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28" w:author="yukina minato" w:date="2025-09-07T17:10:00Z" w16du:dateUtc="2025-09-07T09:10:00Z"/>
                <w:rFonts w:eastAsia="宋体"/>
                <w:color w:val="5C5C5C"/>
                <w:szCs w:val="22"/>
              </w:rPr>
            </w:pPr>
            <w:ins w:id="5929" w:author="yukina minato" w:date="2025-09-07T17:10:00Z" w16du:dateUtc="2025-09-07T09:10:00Z">
              <w:r w:rsidRPr="00002D6B">
                <w:rPr>
                  <w:rFonts w:ascii="Consolas" w:eastAsia="Consolas" w:hAnsi="Consolas" w:cs="Consolas"/>
                  <w:color w:val="5C5C5C"/>
                  <w:sz w:val="21"/>
                  <w:shd w:val="clear" w:color="auto" w:fill="F8F8F8"/>
                </w:rPr>
                <w:t>    end</w:t>
              </w:r>
            </w:ins>
          </w:p>
          <w:p w14:paraId="7CC296A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30" w:author="yukina minato" w:date="2025-09-07T17:10:00Z" w16du:dateUtc="2025-09-07T09:10:00Z"/>
                <w:rFonts w:eastAsia="宋体"/>
                <w:color w:val="5C5C5C"/>
                <w:szCs w:val="22"/>
              </w:rPr>
            </w:pPr>
            <w:ins w:id="5931"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p_p_ggg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n_p_ggg</w:t>
              </w:r>
              <w:proofErr w:type="spellEnd"/>
              <w:r w:rsidRPr="00002D6B">
                <w:rPr>
                  <w:rFonts w:ascii="Consolas" w:eastAsia="Consolas" w:hAnsi="Consolas" w:cs="Consolas"/>
                  <w:color w:val="5C5C5C"/>
                  <w:sz w:val="21"/>
                </w:rPr>
                <w:t>;</w:t>
              </w:r>
            </w:ins>
          </w:p>
          <w:p w14:paraId="501A015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32" w:author="yukina minato" w:date="2025-09-07T17:10:00Z" w16du:dateUtc="2025-09-07T09:10:00Z"/>
                <w:rFonts w:eastAsia="宋体"/>
                <w:color w:val="5C5C5C"/>
                <w:szCs w:val="22"/>
              </w:rPr>
            </w:pPr>
            <w:ins w:id="5933" w:author="yukina minato" w:date="2025-09-07T17:10:00Z" w16du:dateUtc="2025-09-07T09:10:00Z">
              <w:r w:rsidRPr="00002D6B">
                <w:rPr>
                  <w:rFonts w:ascii="Consolas" w:eastAsia="Consolas" w:hAnsi="Consolas" w:cs="Consolas"/>
                  <w:color w:val="5C5C5C"/>
                  <w:sz w:val="21"/>
                  <w:shd w:val="clear" w:color="auto" w:fill="F8F8F8"/>
                </w:rPr>
                <w:t>end</w:t>
              </w:r>
            </w:ins>
          </w:p>
          <w:p w14:paraId="10B373A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5934" w:author="yukina minato" w:date="2025-09-07T17:10:00Z" w16du:dateUtc="2025-09-07T09:10:00Z"/>
                <w:rFonts w:eastAsia="宋体"/>
                <w:color w:val="5C5C5C"/>
                <w:szCs w:val="22"/>
              </w:rPr>
            </w:pPr>
          </w:p>
          <w:p w14:paraId="4F6894D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35" w:author="yukina minato" w:date="2025-09-07T17:10:00Z" w16du:dateUtc="2025-09-07T09:10:00Z"/>
                <w:rFonts w:eastAsia="宋体"/>
                <w:color w:val="5C5C5C"/>
                <w:szCs w:val="22"/>
              </w:rPr>
            </w:pPr>
            <w:proofErr w:type="spellStart"/>
            <w:ins w:id="5936" w:author="yukina minato" w:date="2025-09-07T17:10:00Z" w16du:dateUtc="2025-09-07T09:10:00Z">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'\n</w:t>
              </w:r>
              <w:r w:rsidRPr="00002D6B">
                <w:rPr>
                  <w:rFonts w:ascii="宋体" w:eastAsia="宋体" w:hAnsi="宋体" w:cs="宋体" w:hint="eastAsia"/>
                  <w:color w:val="50A14F"/>
                  <w:sz w:val="21"/>
                  <w:shd w:val="clear" w:color="auto" w:fill="F8F8F8"/>
                </w:rPr>
                <w:t>遗传算法优化完成！</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w:t>
              </w:r>
            </w:ins>
          </w:p>
          <w:p w14:paraId="7A23381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5937" w:author="yukina minato" w:date="2025-09-07T17:10:00Z" w16du:dateUtc="2025-09-07T09:10:00Z"/>
                <w:rFonts w:eastAsia="宋体"/>
                <w:color w:val="5C5C5C"/>
                <w:szCs w:val="22"/>
              </w:rPr>
            </w:pPr>
          </w:p>
          <w:p w14:paraId="342C0D2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38" w:author="yukina minato" w:date="2025-09-07T17:10:00Z" w16du:dateUtc="2025-09-07T09:10:00Z"/>
                <w:rFonts w:eastAsia="宋体"/>
                <w:color w:val="5C5C5C"/>
                <w:szCs w:val="22"/>
              </w:rPr>
            </w:pPr>
            <w:proofErr w:type="spellStart"/>
            <w:ins w:id="5939" w:author="yukina minato" w:date="2025-09-07T17:10:00Z" w16du:dateUtc="2025-09-07T09:10:00Z">
              <w:r w:rsidRPr="00002D6B">
                <w:rPr>
                  <w:rFonts w:ascii="Consolas" w:eastAsia="Consolas" w:hAnsi="Consolas" w:cs="Consolas"/>
                  <w:color w:val="5C5C5C"/>
                  <w:sz w:val="21"/>
                  <w:shd w:val="clear" w:color="auto" w:fill="F8F8F8"/>
                </w:rPr>
                <w:t>best_ind</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g_i_ggg</w:t>
              </w:r>
              <w:proofErr w:type="spellEnd"/>
              <w:r w:rsidRPr="00002D6B">
                <w:rPr>
                  <w:rFonts w:ascii="Consolas" w:eastAsia="Consolas" w:hAnsi="Consolas" w:cs="Consolas"/>
                  <w:color w:val="5C5C5C"/>
                  <w:sz w:val="21"/>
                  <w:shd w:val="clear" w:color="auto" w:fill="F8F8F8"/>
                </w:rPr>
                <w:t>;</w:t>
              </w:r>
            </w:ins>
          </w:p>
          <w:p w14:paraId="19020EA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40" w:author="yukina minato" w:date="2025-09-07T17:10:00Z" w16du:dateUtc="2025-09-07T09:10:00Z"/>
                <w:rFonts w:eastAsia="宋体"/>
                <w:color w:val="5C5C5C"/>
                <w:szCs w:val="22"/>
              </w:rPr>
            </w:pPr>
            <w:ins w:id="5941" w:author="yukina minato" w:date="2025-09-07T17:10:00Z" w16du:dateUtc="2025-09-07T09:10:00Z">
              <w:r w:rsidRPr="00002D6B">
                <w:rPr>
                  <w:rFonts w:ascii="Consolas" w:eastAsia="Consolas" w:hAnsi="Consolas" w:cs="Consolas"/>
                  <w:color w:val="5C5C5C"/>
                  <w:sz w:val="21"/>
                </w:rPr>
                <w:t>b_p_</w:t>
              </w:r>
              <w:proofErr w:type="gramStart"/>
              <w:r w:rsidRPr="00002D6B">
                <w:rPr>
                  <w:rFonts w:ascii="Consolas" w:eastAsia="Consolas" w:hAnsi="Consolas" w:cs="Consolas"/>
                  <w:color w:val="5C5C5C"/>
                  <w:sz w:val="21"/>
                </w:rPr>
                <w:t>ggg.p</w:t>
              </w:r>
              <w:proofErr w:type="gramEnd"/>
              <w:r w:rsidRPr="00002D6B">
                <w:rPr>
                  <w:rFonts w:ascii="Consolas" w:eastAsia="Consolas" w:hAnsi="Consolas" w:cs="Consolas"/>
                  <w:color w:val="5C5C5C"/>
                  <w:sz w:val="21"/>
                </w:rPr>
                <w:t>1 = </w:t>
              </w:r>
              <w:proofErr w:type="gramStart"/>
              <w:r w:rsidRPr="00002D6B">
                <w:rPr>
                  <w:rFonts w:ascii="Consolas" w:eastAsia="Consolas" w:hAnsi="Consolas" w:cs="Consolas"/>
                  <w:color w:val="5C5C5C"/>
                  <w:sz w:val="21"/>
                </w:rPr>
                <w:t>struct(</w:t>
              </w:r>
              <w:proofErr w:type="gramEnd"/>
              <w:r w:rsidRPr="00002D6B">
                <w:rPr>
                  <w:rFonts w:ascii="Consolas" w:eastAsia="Consolas" w:hAnsi="Consolas" w:cs="Consolas"/>
                  <w:color w:val="50A14F"/>
                  <w:sz w:val="21"/>
                </w:rPr>
                <w:t>'v_fy'</w:t>
              </w:r>
              <w:r w:rsidRPr="00002D6B">
                <w:rPr>
                  <w:rFonts w:ascii="Consolas" w:eastAsia="Consolas" w:hAnsi="Consolas" w:cs="Consolas"/>
                  <w:color w:val="5C5C5C"/>
                  <w:sz w:val="21"/>
                </w:rPr>
                <w:t>,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w:t>
              </w:r>
              <w:r w:rsidRPr="00002D6B">
                <w:rPr>
                  <w:rFonts w:ascii="Consolas" w:eastAsia="Consolas" w:hAnsi="Consolas" w:cs="Consolas"/>
                  <w:color w:val="50A14F"/>
                  <w:sz w:val="21"/>
                </w:rPr>
                <w:t>'t_deploy'</w:t>
              </w:r>
              <w:r w:rsidRPr="00002D6B">
                <w:rPr>
                  <w:rFonts w:ascii="Consolas" w:eastAsia="Consolas" w:hAnsi="Consolas" w:cs="Consolas"/>
                  <w:color w:val="5C5C5C"/>
                  <w:sz w:val="21"/>
                </w:rPr>
                <w:t>,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w:t>
              </w:r>
              <w:r w:rsidRPr="00002D6B">
                <w:rPr>
                  <w:rFonts w:ascii="Consolas" w:eastAsia="Consolas" w:hAnsi="Consolas" w:cs="Consolas"/>
                  <w:color w:val="50A14F"/>
                  <w:sz w:val="21"/>
                </w:rPr>
                <w:t>'theta_yaw'</w:t>
              </w:r>
              <w:r w:rsidRPr="00002D6B">
                <w:rPr>
                  <w:rFonts w:ascii="Consolas" w:eastAsia="Consolas" w:hAnsi="Consolas" w:cs="Consolas"/>
                  <w:color w:val="5C5C5C"/>
                  <w:sz w:val="21"/>
                </w:rPr>
                <w:t>,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 </w:t>
              </w:r>
              <w:r w:rsidRPr="00002D6B">
                <w:rPr>
                  <w:rFonts w:ascii="Consolas" w:eastAsia="Consolas" w:hAnsi="Consolas" w:cs="Consolas"/>
                  <w:color w:val="50A14F"/>
                  <w:sz w:val="21"/>
                </w:rPr>
                <w:t>'t_delay'</w:t>
              </w:r>
              <w:r w:rsidRPr="00002D6B">
                <w:rPr>
                  <w:rFonts w:ascii="Consolas" w:eastAsia="Consolas" w:hAnsi="Consolas" w:cs="Consolas"/>
                  <w:color w:val="5C5C5C"/>
                  <w:sz w:val="21"/>
                </w:rPr>
                <w:t>,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4</w:t>
              </w:r>
              <w:r w:rsidRPr="00002D6B">
                <w:rPr>
                  <w:rFonts w:ascii="Consolas" w:eastAsia="Consolas" w:hAnsi="Consolas" w:cs="Consolas"/>
                  <w:color w:val="5C5C5C"/>
                  <w:sz w:val="21"/>
                </w:rPr>
                <w:t>), </w:t>
              </w:r>
              <w:r w:rsidRPr="00002D6B">
                <w:rPr>
                  <w:rFonts w:ascii="Consolas" w:eastAsia="Consolas" w:hAnsi="Consolas" w:cs="Consolas"/>
                  <w:color w:val="50A14F"/>
                  <w:sz w:val="21"/>
                </w:rPr>
                <w:t>'A0'</w:t>
              </w:r>
              <w:r w:rsidRPr="00002D6B">
                <w:rPr>
                  <w:rFonts w:ascii="Consolas" w:eastAsia="Consolas" w:hAnsi="Consolas" w:cs="Consolas"/>
                  <w:color w:val="5C5C5C"/>
                  <w:sz w:val="21"/>
                </w:rPr>
                <w:t>, A0_1);</w:t>
              </w:r>
            </w:ins>
          </w:p>
          <w:p w14:paraId="7EF8E2F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42" w:author="yukina minato" w:date="2025-09-07T17:10:00Z" w16du:dateUtc="2025-09-07T09:10:00Z"/>
                <w:rFonts w:eastAsia="宋体"/>
                <w:color w:val="5C5C5C"/>
                <w:szCs w:val="22"/>
              </w:rPr>
            </w:pPr>
            <w:ins w:id="5943" w:author="yukina minato" w:date="2025-09-07T17:10:00Z" w16du:dateUtc="2025-09-07T09:10:00Z">
              <w:r w:rsidRPr="00002D6B">
                <w:rPr>
                  <w:rFonts w:ascii="Consolas" w:eastAsia="Consolas" w:hAnsi="Consolas" w:cs="Consolas"/>
                  <w:color w:val="5C5C5C"/>
                  <w:sz w:val="21"/>
                  <w:shd w:val="clear" w:color="auto" w:fill="F8F8F8"/>
                </w:rPr>
                <w:t>b_p_</w:t>
              </w:r>
              <w:proofErr w:type="gramStart"/>
              <w:r w:rsidRPr="00002D6B">
                <w:rPr>
                  <w:rFonts w:ascii="Consolas" w:eastAsia="Consolas" w:hAnsi="Consolas" w:cs="Consolas"/>
                  <w:color w:val="5C5C5C"/>
                  <w:sz w:val="21"/>
                  <w:shd w:val="clear" w:color="auto" w:fill="F8F8F8"/>
                </w:rPr>
                <w:t>ggg.p</w:t>
              </w:r>
              <w:proofErr w:type="gramEnd"/>
              <w:r w:rsidRPr="00002D6B">
                <w:rPr>
                  <w:rFonts w:ascii="Consolas" w:eastAsia="Consolas" w:hAnsi="Consolas" w:cs="Consolas"/>
                  <w:color w:val="5C5C5C"/>
                  <w:sz w:val="21"/>
                  <w:shd w:val="clear" w:color="auto" w:fill="F8F8F8"/>
                </w:rPr>
                <w:t>2 = </w:t>
              </w:r>
              <w:proofErr w:type="gramStart"/>
              <w:r w:rsidRPr="00002D6B">
                <w:rPr>
                  <w:rFonts w:ascii="Consolas" w:eastAsia="Consolas" w:hAnsi="Consolas" w:cs="Consolas"/>
                  <w:color w:val="5C5C5C"/>
                  <w:sz w:val="21"/>
                  <w:shd w:val="clear" w:color="auto" w:fill="F8F8F8"/>
                </w:rPr>
                <w:t>struct(</w:t>
              </w:r>
              <w:proofErr w:type="gramEnd"/>
              <w:r w:rsidRPr="00002D6B">
                <w:rPr>
                  <w:rFonts w:ascii="Consolas" w:eastAsia="Consolas" w:hAnsi="Consolas" w:cs="Consolas"/>
                  <w:color w:val="50A14F"/>
                  <w:sz w:val="21"/>
                  <w:shd w:val="clear" w:color="auto" w:fill="F8F8F8"/>
                </w:rPr>
                <w:t>'v_fy'</w:t>
              </w:r>
              <w:r w:rsidRPr="00002D6B">
                <w:rPr>
                  <w:rFonts w:ascii="Consolas" w:eastAsia="Consolas" w:hAnsi="Consolas" w:cs="Consolas"/>
                  <w:color w:val="5C5C5C"/>
                  <w:sz w:val="21"/>
                  <w:shd w:val="clear" w:color="auto" w:fill="F8F8F8"/>
                </w:rPr>
                <w:t>, best_</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5</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't_deploy'</w:t>
              </w:r>
              <w:r w:rsidRPr="00002D6B">
                <w:rPr>
                  <w:rFonts w:ascii="Consolas" w:eastAsia="Consolas" w:hAnsi="Consolas" w:cs="Consolas"/>
                  <w:color w:val="5C5C5C"/>
                  <w:sz w:val="21"/>
                  <w:shd w:val="clear" w:color="auto" w:fill="F8F8F8"/>
                </w:rPr>
                <w:t>, best_</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6</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'theta_yaw'</w:t>
              </w:r>
              <w:r w:rsidRPr="00002D6B">
                <w:rPr>
                  <w:rFonts w:ascii="Consolas" w:eastAsia="Consolas" w:hAnsi="Consolas" w:cs="Consolas"/>
                  <w:color w:val="5C5C5C"/>
                  <w:sz w:val="21"/>
                  <w:shd w:val="clear" w:color="auto" w:fill="F8F8F8"/>
                </w:rPr>
                <w:t>, best_</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7</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't_delay'</w:t>
              </w:r>
              <w:r w:rsidRPr="00002D6B">
                <w:rPr>
                  <w:rFonts w:ascii="Consolas" w:eastAsia="Consolas" w:hAnsi="Consolas" w:cs="Consolas"/>
                  <w:color w:val="5C5C5C"/>
                  <w:sz w:val="21"/>
                  <w:shd w:val="clear" w:color="auto" w:fill="F8F8F8"/>
                </w:rPr>
                <w:t>, best_</w:t>
              </w:r>
              <w:proofErr w:type="gramStart"/>
              <w:r w:rsidRPr="00002D6B">
                <w:rPr>
                  <w:rFonts w:ascii="Consolas" w:eastAsia="Consolas" w:hAnsi="Consolas" w:cs="Consolas"/>
                  <w:color w:val="5C5C5C"/>
                  <w:sz w:val="21"/>
                  <w:shd w:val="clear" w:color="auto" w:fill="F8F8F8"/>
                </w:rPr>
                <w:t>ind(</w:t>
              </w:r>
              <w:proofErr w:type="gramEnd"/>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'A0'</w:t>
              </w:r>
              <w:r w:rsidRPr="00002D6B">
                <w:rPr>
                  <w:rFonts w:ascii="Consolas" w:eastAsia="Consolas" w:hAnsi="Consolas" w:cs="Consolas"/>
                  <w:color w:val="5C5C5C"/>
                  <w:sz w:val="21"/>
                  <w:shd w:val="clear" w:color="auto" w:fill="F8F8F8"/>
                </w:rPr>
                <w:t>, A0_2);</w:t>
              </w:r>
            </w:ins>
          </w:p>
          <w:p w14:paraId="2D276CA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44" w:author="yukina minato" w:date="2025-09-07T17:10:00Z" w16du:dateUtc="2025-09-07T09:10:00Z"/>
                <w:rFonts w:eastAsia="宋体"/>
                <w:color w:val="5C5C5C"/>
                <w:szCs w:val="22"/>
              </w:rPr>
            </w:pPr>
            <w:ins w:id="5945" w:author="yukina minato" w:date="2025-09-07T17:10:00Z" w16du:dateUtc="2025-09-07T09:10:00Z">
              <w:r w:rsidRPr="00002D6B">
                <w:rPr>
                  <w:rFonts w:ascii="Consolas" w:eastAsia="Consolas" w:hAnsi="Consolas" w:cs="Consolas"/>
                  <w:color w:val="5C5C5C"/>
                  <w:sz w:val="21"/>
                </w:rPr>
                <w:t>b_p_</w:t>
              </w:r>
              <w:proofErr w:type="gramStart"/>
              <w:r w:rsidRPr="00002D6B">
                <w:rPr>
                  <w:rFonts w:ascii="Consolas" w:eastAsia="Consolas" w:hAnsi="Consolas" w:cs="Consolas"/>
                  <w:color w:val="5C5C5C"/>
                  <w:sz w:val="21"/>
                </w:rPr>
                <w:t>ggg.p</w:t>
              </w:r>
              <w:proofErr w:type="gramEnd"/>
              <w:r w:rsidRPr="00002D6B">
                <w:rPr>
                  <w:rFonts w:ascii="Consolas" w:eastAsia="Consolas" w:hAnsi="Consolas" w:cs="Consolas"/>
                  <w:color w:val="5C5C5C"/>
                  <w:sz w:val="21"/>
                </w:rPr>
                <w:t>3 = </w:t>
              </w:r>
              <w:proofErr w:type="gramStart"/>
              <w:r w:rsidRPr="00002D6B">
                <w:rPr>
                  <w:rFonts w:ascii="Consolas" w:eastAsia="Consolas" w:hAnsi="Consolas" w:cs="Consolas"/>
                  <w:color w:val="5C5C5C"/>
                  <w:sz w:val="21"/>
                </w:rPr>
                <w:t>struct(</w:t>
              </w:r>
              <w:proofErr w:type="gramEnd"/>
              <w:r w:rsidRPr="00002D6B">
                <w:rPr>
                  <w:rFonts w:ascii="Consolas" w:eastAsia="Consolas" w:hAnsi="Consolas" w:cs="Consolas"/>
                  <w:color w:val="50A14F"/>
                  <w:sz w:val="21"/>
                </w:rPr>
                <w:t>'v_fy'</w:t>
              </w:r>
              <w:r w:rsidRPr="00002D6B">
                <w:rPr>
                  <w:rFonts w:ascii="Consolas" w:eastAsia="Consolas" w:hAnsi="Consolas" w:cs="Consolas"/>
                  <w:color w:val="5C5C5C"/>
                  <w:sz w:val="21"/>
                </w:rPr>
                <w:t>,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9</w:t>
              </w:r>
              <w:r w:rsidRPr="00002D6B">
                <w:rPr>
                  <w:rFonts w:ascii="Consolas" w:eastAsia="Consolas" w:hAnsi="Consolas" w:cs="Consolas"/>
                  <w:color w:val="5C5C5C"/>
                  <w:sz w:val="21"/>
                </w:rPr>
                <w:t>), </w:t>
              </w:r>
              <w:r w:rsidRPr="00002D6B">
                <w:rPr>
                  <w:rFonts w:ascii="Consolas" w:eastAsia="Consolas" w:hAnsi="Consolas" w:cs="Consolas"/>
                  <w:color w:val="50A14F"/>
                  <w:sz w:val="21"/>
                </w:rPr>
                <w:t>'t_deploy'</w:t>
              </w:r>
              <w:r w:rsidRPr="00002D6B">
                <w:rPr>
                  <w:rFonts w:ascii="Consolas" w:eastAsia="Consolas" w:hAnsi="Consolas" w:cs="Consolas"/>
                  <w:color w:val="5C5C5C"/>
                  <w:sz w:val="21"/>
                </w:rPr>
                <w:t>,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Consolas" w:eastAsia="Consolas" w:hAnsi="Consolas" w:cs="Consolas"/>
                  <w:color w:val="50A14F"/>
                  <w:sz w:val="21"/>
                </w:rPr>
                <w:t>'theta_yaw'</w:t>
              </w:r>
              <w:r w:rsidRPr="00002D6B">
                <w:rPr>
                  <w:rFonts w:ascii="Consolas" w:eastAsia="Consolas" w:hAnsi="Consolas" w:cs="Consolas"/>
                  <w:color w:val="5C5C5C"/>
                  <w:sz w:val="21"/>
                </w:rPr>
                <w:t>,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11</w:t>
              </w:r>
              <w:r w:rsidRPr="00002D6B">
                <w:rPr>
                  <w:rFonts w:ascii="Consolas" w:eastAsia="Consolas" w:hAnsi="Consolas" w:cs="Consolas"/>
                  <w:color w:val="5C5C5C"/>
                  <w:sz w:val="21"/>
                </w:rPr>
                <w:t>), </w:t>
              </w:r>
              <w:r w:rsidRPr="00002D6B">
                <w:rPr>
                  <w:rFonts w:ascii="Consolas" w:eastAsia="Consolas" w:hAnsi="Consolas" w:cs="Consolas"/>
                  <w:color w:val="50A14F"/>
                  <w:sz w:val="21"/>
                </w:rPr>
                <w:t>'t_delay'</w:t>
              </w:r>
              <w:r w:rsidRPr="00002D6B">
                <w:rPr>
                  <w:rFonts w:ascii="Consolas" w:eastAsia="Consolas" w:hAnsi="Consolas" w:cs="Consolas"/>
                  <w:color w:val="5C5C5C"/>
                  <w:sz w:val="21"/>
                </w:rPr>
                <w:t>, best_</w:t>
              </w:r>
              <w:proofErr w:type="gramStart"/>
              <w:r w:rsidRPr="00002D6B">
                <w:rPr>
                  <w:rFonts w:ascii="Consolas" w:eastAsia="Consolas" w:hAnsi="Consolas" w:cs="Consolas"/>
                  <w:color w:val="5C5C5C"/>
                  <w:sz w:val="21"/>
                </w:rPr>
                <w:t>ind(</w:t>
              </w:r>
              <w:proofErr w:type="gramEnd"/>
              <w:r w:rsidRPr="00002D6B">
                <w:rPr>
                  <w:rFonts w:ascii="Consolas" w:eastAsia="Consolas" w:hAnsi="Consolas" w:cs="Consolas"/>
                  <w:color w:val="986801"/>
                  <w:sz w:val="21"/>
                </w:rPr>
                <w:t>12</w:t>
              </w:r>
              <w:r w:rsidRPr="00002D6B">
                <w:rPr>
                  <w:rFonts w:ascii="Consolas" w:eastAsia="Consolas" w:hAnsi="Consolas" w:cs="Consolas"/>
                  <w:color w:val="5C5C5C"/>
                  <w:sz w:val="21"/>
                </w:rPr>
                <w:t>), </w:t>
              </w:r>
              <w:r w:rsidRPr="00002D6B">
                <w:rPr>
                  <w:rFonts w:ascii="Consolas" w:eastAsia="Consolas" w:hAnsi="Consolas" w:cs="Consolas"/>
                  <w:color w:val="50A14F"/>
                  <w:sz w:val="21"/>
                </w:rPr>
                <w:t>'A0'</w:t>
              </w:r>
              <w:r w:rsidRPr="00002D6B">
                <w:rPr>
                  <w:rFonts w:ascii="Consolas" w:eastAsia="Consolas" w:hAnsi="Consolas" w:cs="Consolas"/>
                  <w:color w:val="5C5C5C"/>
                  <w:sz w:val="21"/>
                </w:rPr>
                <w:t>, A0_3);</w:t>
              </w:r>
            </w:ins>
          </w:p>
          <w:p w14:paraId="5C801D8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5946" w:author="yukina minato" w:date="2025-09-07T17:10:00Z" w16du:dateUtc="2025-09-07T09:10:00Z"/>
                <w:rFonts w:eastAsia="宋体"/>
                <w:color w:val="5C5C5C"/>
                <w:szCs w:val="22"/>
              </w:rPr>
            </w:pPr>
          </w:p>
          <w:p w14:paraId="39FAB71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47" w:author="yukina minato" w:date="2025-09-07T17:10:00Z" w16du:dateUtc="2025-09-07T09:10:00Z"/>
                <w:rFonts w:eastAsia="宋体"/>
                <w:color w:val="5C5C5C"/>
                <w:szCs w:val="22"/>
              </w:rPr>
            </w:pPr>
            <w:ins w:id="5948" w:author="yukina minato" w:date="2025-09-07T17:10:00Z" w16du:dateUtc="2025-09-07T09:10:00Z">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g_f_ggg</w:t>
              </w:r>
              <w:proofErr w:type="spellEnd"/>
              <w:r w:rsidRPr="00002D6B">
                <w:rPr>
                  <w:rFonts w:ascii="Consolas" w:eastAsia="Consolas" w:hAnsi="Consolas" w:cs="Consolas"/>
                  <w:color w:val="5C5C5C"/>
                  <w:sz w:val="21"/>
                </w:rPr>
                <w:t> &gt; </w:t>
              </w:r>
              <w:r w:rsidRPr="00002D6B">
                <w:rPr>
                  <w:rFonts w:ascii="Consolas" w:eastAsia="Consolas" w:hAnsi="Consolas" w:cs="Consolas"/>
                  <w:color w:val="986801"/>
                  <w:sz w:val="21"/>
                </w:rPr>
                <w:t>0</w:t>
              </w:r>
            </w:ins>
          </w:p>
          <w:p w14:paraId="624EB36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49" w:author="yukina minato" w:date="2025-09-07T17:10:00Z" w16du:dateUtc="2025-09-07T09:10:00Z"/>
                <w:rFonts w:eastAsia="宋体"/>
                <w:color w:val="5C5C5C"/>
                <w:szCs w:val="22"/>
              </w:rPr>
            </w:pPr>
            <w:ins w:id="5950"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proofErr w:type="gramStart"/>
              <w:r w:rsidRPr="00002D6B">
                <w:rPr>
                  <w:rFonts w:ascii="宋体" w:eastAsia="宋体" w:hAnsi="宋体" w:cs="宋体" w:hint="eastAsia"/>
                  <w:color w:val="50A14F"/>
                  <w:sz w:val="21"/>
                  <w:shd w:val="clear" w:color="auto" w:fill="F8F8F8"/>
                </w:rPr>
                <w:t>最大总</w:t>
              </w:r>
              <w:proofErr w:type="gramEnd"/>
              <w:r w:rsidRPr="00002D6B">
                <w:rPr>
                  <w:rFonts w:ascii="宋体" w:eastAsia="宋体" w:hAnsi="宋体" w:cs="宋体" w:hint="eastAsia"/>
                  <w:color w:val="50A14F"/>
                  <w:sz w:val="21"/>
                  <w:shd w:val="clear" w:color="auto" w:fill="F8F8F8"/>
                </w:rPr>
                <w:t>遮蔽时长</w:t>
              </w:r>
              <w:r w:rsidRPr="00002D6B">
                <w:rPr>
                  <w:rFonts w:ascii="Consolas" w:eastAsia="Consolas" w:hAnsi="Consolas" w:cs="Consolas"/>
                  <w:color w:val="50A14F"/>
                  <w:sz w:val="21"/>
                  <w:shd w:val="clear" w:color="auto" w:fill="F8F8F8"/>
                </w:rPr>
                <w:t>: %.2f s\n\n'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g_f_ggg</w:t>
              </w:r>
              <w:proofErr w:type="spellEnd"/>
              <w:r w:rsidRPr="00002D6B">
                <w:rPr>
                  <w:rFonts w:ascii="Consolas" w:eastAsia="Consolas" w:hAnsi="Consolas" w:cs="Consolas"/>
                  <w:color w:val="5C5C5C"/>
                  <w:sz w:val="21"/>
                  <w:shd w:val="clear" w:color="auto" w:fill="F8F8F8"/>
                </w:rPr>
                <w:t>);</w:t>
              </w:r>
            </w:ins>
          </w:p>
          <w:p w14:paraId="0045BCF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51" w:author="yukina minato" w:date="2025-09-07T17:10:00Z" w16du:dateUtc="2025-09-07T09:10:00Z"/>
                <w:rFonts w:eastAsia="宋体"/>
                <w:color w:val="5C5C5C"/>
                <w:szCs w:val="22"/>
              </w:rPr>
            </w:pPr>
            <w:ins w:id="5952" w:author="yukina minato" w:date="2025-09-07T17:10:00Z" w16du:dateUtc="2025-09-07T09:10:00Z">
              <w:r w:rsidRPr="00002D6B">
                <w:rPr>
                  <w:rFonts w:ascii="Consolas" w:eastAsia="Consolas" w:hAnsi="Consolas" w:cs="Consolas"/>
                  <w:color w:val="5C5C5C"/>
                  <w:sz w:val="21"/>
                </w:rPr>
                <w:t>    </w:t>
              </w:r>
            </w:ins>
          </w:p>
          <w:p w14:paraId="0E6FAA0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53" w:author="yukina minato" w:date="2025-09-07T17:10:00Z" w16du:dateUtc="2025-09-07T09:10:00Z"/>
                <w:rFonts w:eastAsia="宋体"/>
                <w:color w:val="5C5C5C"/>
                <w:szCs w:val="22"/>
              </w:rPr>
            </w:pPr>
            <w:ins w:id="5954"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uavs</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50A14F"/>
                  <w:sz w:val="21"/>
                  <w:shd w:val="clear" w:color="auto" w:fill="F8F8F8"/>
                </w:rPr>
                <w:t>'FY1'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'FY2'</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'FY3'</w:t>
              </w:r>
              <w:r w:rsidRPr="00002D6B">
                <w:rPr>
                  <w:rFonts w:ascii="Consolas" w:eastAsia="Consolas" w:hAnsi="Consolas" w:cs="Consolas"/>
                  <w:color w:val="5C5C5C"/>
                  <w:sz w:val="21"/>
                  <w:shd w:val="clear" w:color="auto" w:fill="F8F8F8"/>
                </w:rPr>
                <w:t>};</w:t>
              </w:r>
            </w:ins>
          </w:p>
          <w:p w14:paraId="6CD97A0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55" w:author="yukina minato" w:date="2025-09-07T17:10:00Z" w16du:dateUtc="2025-09-07T09:10:00Z"/>
                <w:rFonts w:eastAsia="宋体"/>
                <w:color w:val="5C5C5C"/>
                <w:szCs w:val="22"/>
              </w:rPr>
            </w:pPr>
            <w:ins w:id="5956"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ps</w:t>
              </w:r>
              <w:proofErr w:type="spellEnd"/>
              <w:r w:rsidRPr="00002D6B">
                <w:rPr>
                  <w:rFonts w:ascii="Consolas" w:eastAsia="Consolas" w:hAnsi="Consolas" w:cs="Consolas"/>
                  <w:color w:val="5C5C5C"/>
                  <w:sz w:val="21"/>
                </w:rPr>
                <w:t> = {b_p_</w:t>
              </w:r>
              <w:proofErr w:type="gramStart"/>
              <w:r w:rsidRPr="00002D6B">
                <w:rPr>
                  <w:rFonts w:ascii="Consolas" w:eastAsia="Consolas" w:hAnsi="Consolas" w:cs="Consolas"/>
                  <w:color w:val="5C5C5C"/>
                  <w:sz w:val="21"/>
                </w:rPr>
                <w:t>ggg.p</w:t>
              </w:r>
              <w:proofErr w:type="gramEnd"/>
              <w:r w:rsidRPr="00002D6B">
                <w:rPr>
                  <w:rFonts w:ascii="Consolas" w:eastAsia="Consolas" w:hAnsi="Consolas" w:cs="Consolas"/>
                  <w:color w:val="5C5C5C"/>
                  <w:sz w:val="21"/>
                </w:rPr>
                <w:t>1, b_p_</w:t>
              </w:r>
              <w:proofErr w:type="gramStart"/>
              <w:r w:rsidRPr="00002D6B">
                <w:rPr>
                  <w:rFonts w:ascii="Consolas" w:eastAsia="Consolas" w:hAnsi="Consolas" w:cs="Consolas"/>
                  <w:color w:val="5C5C5C"/>
                  <w:sz w:val="21"/>
                </w:rPr>
                <w:t>ggg.p</w:t>
              </w:r>
              <w:proofErr w:type="gramEnd"/>
              <w:r w:rsidRPr="00002D6B">
                <w:rPr>
                  <w:rFonts w:ascii="Consolas" w:eastAsia="Consolas" w:hAnsi="Consolas" w:cs="Consolas"/>
                  <w:color w:val="5C5C5C"/>
                  <w:sz w:val="21"/>
                </w:rPr>
                <w:t>2, b_p_</w:t>
              </w:r>
              <w:proofErr w:type="gramStart"/>
              <w:r w:rsidRPr="00002D6B">
                <w:rPr>
                  <w:rFonts w:ascii="Consolas" w:eastAsia="Consolas" w:hAnsi="Consolas" w:cs="Consolas"/>
                  <w:color w:val="5C5C5C"/>
                  <w:sz w:val="21"/>
                </w:rPr>
                <w:t>ggg.p</w:t>
              </w:r>
              <w:proofErr w:type="gramEnd"/>
              <w:r w:rsidRPr="00002D6B">
                <w:rPr>
                  <w:rFonts w:ascii="Consolas" w:eastAsia="Consolas" w:hAnsi="Consolas" w:cs="Consolas"/>
                  <w:color w:val="5C5C5C"/>
                  <w:sz w:val="21"/>
                </w:rPr>
                <w:t>3};</w:t>
              </w:r>
            </w:ins>
          </w:p>
          <w:p w14:paraId="6E2C017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57" w:author="yukina minato" w:date="2025-09-07T17:10:00Z" w16du:dateUtc="2025-09-07T09:10:00Z"/>
                <w:rFonts w:eastAsia="宋体"/>
                <w:color w:val="5C5C5C"/>
                <w:szCs w:val="22"/>
              </w:rPr>
            </w:pPr>
            <w:ins w:id="5958" w:author="yukina minato" w:date="2025-09-07T17:10:00Z" w16du:dateUtc="2025-09-07T09:10:00Z">
              <w:r w:rsidRPr="00002D6B">
                <w:rPr>
                  <w:rFonts w:ascii="Consolas" w:eastAsia="Consolas" w:hAnsi="Consolas" w:cs="Consolas"/>
                  <w:color w:val="5C5C5C"/>
                  <w:sz w:val="21"/>
                  <w:shd w:val="clear" w:color="auto" w:fill="F8F8F8"/>
                </w:rPr>
                <w:t>    </w:t>
              </w:r>
            </w:ins>
          </w:p>
          <w:p w14:paraId="2941463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59" w:author="yukina minato" w:date="2025-09-07T17:10:00Z" w16du:dateUtc="2025-09-07T09:10:00Z"/>
                <w:rFonts w:eastAsia="宋体"/>
                <w:color w:val="5C5C5C"/>
                <w:szCs w:val="22"/>
              </w:rPr>
            </w:pPr>
            <w:ins w:id="5960"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r w:rsidRPr="00002D6B">
                <w:rPr>
                  <w:rFonts w:ascii="Consolas" w:eastAsia="Consolas" w:hAnsi="Consolas" w:cs="Consolas"/>
                  <w:color w:val="986801"/>
                  <w:sz w:val="21"/>
                </w:rPr>
                <w:t>3</w:t>
              </w:r>
            </w:ins>
          </w:p>
          <w:p w14:paraId="482F7BE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61" w:author="yukina minato" w:date="2025-09-07T17:10:00Z" w16du:dateUtc="2025-09-07T09:10:00Z"/>
                <w:rFonts w:eastAsia="宋体"/>
                <w:color w:val="5C5C5C"/>
                <w:szCs w:val="22"/>
              </w:rPr>
            </w:pPr>
            <w:ins w:id="5962" w:author="yukina minato" w:date="2025-09-07T17:10:00Z" w16du:dateUtc="2025-09-07T09:10:00Z">
              <w:r w:rsidRPr="00002D6B">
                <w:rPr>
                  <w:rFonts w:ascii="Consolas" w:eastAsia="Consolas" w:hAnsi="Consolas" w:cs="Consolas"/>
                  <w:color w:val="5C5C5C"/>
                  <w:sz w:val="21"/>
                  <w:shd w:val="clear" w:color="auto" w:fill="F8F8F8"/>
                </w:rPr>
                <w:t>        p = </w:t>
              </w:r>
              <w:proofErr w:type="spellStart"/>
              <w:r w:rsidRPr="00002D6B">
                <w:rPr>
                  <w:rFonts w:ascii="Consolas" w:eastAsia="Consolas" w:hAnsi="Consolas" w:cs="Consolas"/>
                  <w:color w:val="5C5C5C"/>
                  <w:sz w:val="21"/>
                  <w:shd w:val="clear" w:color="auto" w:fill="F8F8F8"/>
                </w:rPr>
                <w:t>ps</w:t>
              </w:r>
              <w:proofErr w:type="spellEnd"/>
              <w:r w:rsidRPr="00002D6B">
                <w:rPr>
                  <w:rFonts w:ascii="Consolas" w:eastAsia="Consolas" w:hAnsi="Consolas" w:cs="Consolas"/>
                  <w:color w:val="50A14F"/>
                  <w:sz w:val="21"/>
                  <w:shd w:val="clear" w:color="auto" w:fill="F8F8F8"/>
                </w:rPr>
                <w:t>{</w:t>
              </w:r>
              <w:proofErr w:type="spellStart"/>
              <w:r w:rsidRPr="00002D6B">
                <w:rPr>
                  <w:rFonts w:ascii="Consolas" w:eastAsia="Consolas" w:hAnsi="Consolas" w:cs="Consolas"/>
                  <w:color w:val="50A14F"/>
                  <w:sz w:val="21"/>
                  <w:shd w:val="clear" w:color="auto" w:fill="F8F8F8"/>
                </w:rPr>
                <w:t>i</w:t>
              </w:r>
              <w:proofErr w:type="spellEnd"/>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w:t>
              </w:r>
            </w:ins>
          </w:p>
          <w:p w14:paraId="60B22C0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63" w:author="yukina minato" w:date="2025-09-07T17:10:00Z" w16du:dateUtc="2025-09-07T09:10:00Z"/>
                <w:rFonts w:eastAsia="宋体"/>
                <w:color w:val="5C5C5C"/>
                <w:szCs w:val="22"/>
              </w:rPr>
            </w:pPr>
            <w:ins w:id="5964" w:author="yukina minato" w:date="2025-09-07T17:10:00Z" w16du:dateUtc="2025-09-07T09:10:00Z">
              <w:r w:rsidRPr="00002D6B">
                <w:rPr>
                  <w:rFonts w:ascii="Consolas" w:eastAsia="Consolas" w:hAnsi="Consolas" w:cs="Consolas"/>
                  <w:color w:val="5C5C5C"/>
                  <w:sz w:val="21"/>
                </w:rPr>
                <w:t>        d_v_ggg = [</w:t>
              </w:r>
              <w:proofErr w:type="gramStart"/>
              <w:r w:rsidRPr="00002D6B">
                <w:rPr>
                  <w:rFonts w:ascii="Consolas" w:eastAsia="Consolas" w:hAnsi="Consolas" w:cs="Consolas"/>
                  <w:color w:val="5C5C5C"/>
                  <w:sz w:val="21"/>
                </w:rPr>
                <w:t>p.v</w:t>
              </w:r>
              <w:proofErr w:type="gramEnd"/>
              <w:r w:rsidRPr="00002D6B">
                <w:rPr>
                  <w:rFonts w:ascii="Consolas" w:eastAsia="Consolas" w:hAnsi="Consolas" w:cs="Consolas"/>
                  <w:color w:val="5C5C5C"/>
                  <w:sz w:val="21"/>
                </w:rPr>
                <w:t>_fy * </w:t>
              </w:r>
              <w:r w:rsidRPr="00002D6B">
                <w:rPr>
                  <w:rFonts w:ascii="Consolas" w:eastAsia="Consolas" w:hAnsi="Consolas" w:cs="Consolas"/>
                  <w:color w:val="A626A4"/>
                  <w:sz w:val="21"/>
                </w:rPr>
                <w:t>cos</w:t>
              </w:r>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p.theta</w:t>
              </w:r>
              <w:proofErr w:type="gramEnd"/>
              <w:r w:rsidRPr="00002D6B">
                <w:rPr>
                  <w:rFonts w:ascii="Consolas" w:eastAsia="Consolas" w:hAnsi="Consolas" w:cs="Consolas"/>
                  <w:color w:val="5C5C5C"/>
                  <w:sz w:val="21"/>
                </w:rPr>
                <w:t>_yaw), </w:t>
              </w:r>
              <w:proofErr w:type="gramStart"/>
              <w:r w:rsidRPr="00002D6B">
                <w:rPr>
                  <w:rFonts w:ascii="Consolas" w:eastAsia="Consolas" w:hAnsi="Consolas" w:cs="Consolas"/>
                  <w:color w:val="5C5C5C"/>
                  <w:sz w:val="21"/>
                </w:rPr>
                <w:t>p.v</w:t>
              </w:r>
              <w:proofErr w:type="gramEnd"/>
              <w:r w:rsidRPr="00002D6B">
                <w:rPr>
                  <w:rFonts w:ascii="Consolas" w:eastAsia="Consolas" w:hAnsi="Consolas" w:cs="Consolas"/>
                  <w:color w:val="5C5C5C"/>
                  <w:sz w:val="21"/>
                </w:rPr>
                <w:t>_fy * </w:t>
              </w:r>
              <w:r w:rsidRPr="00002D6B">
                <w:rPr>
                  <w:rFonts w:ascii="Consolas" w:eastAsia="Consolas" w:hAnsi="Consolas" w:cs="Consolas"/>
                  <w:color w:val="A626A4"/>
                  <w:sz w:val="21"/>
                </w:rPr>
                <w:t>sin</w:t>
              </w:r>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p.theta</w:t>
              </w:r>
              <w:proofErr w:type="gramEnd"/>
              <w:r w:rsidRPr="00002D6B">
                <w:rPr>
                  <w:rFonts w:ascii="Consolas" w:eastAsia="Consolas" w:hAnsi="Consolas" w:cs="Consolas"/>
                  <w:color w:val="5C5C5C"/>
                  <w:sz w:val="21"/>
                </w:rPr>
                <w:t>_yaw),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2E500F3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65" w:author="yukina minato" w:date="2025-09-07T17:10:00Z" w16du:dateUtc="2025-09-07T09:10:00Z"/>
                <w:rFonts w:eastAsia="宋体"/>
                <w:color w:val="5C5C5C"/>
                <w:szCs w:val="22"/>
              </w:rPr>
            </w:pPr>
            <w:ins w:id="5966"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d_p_ggg</w:t>
              </w:r>
              <w:proofErr w:type="spellEnd"/>
              <w:r w:rsidRPr="00002D6B">
                <w:rPr>
                  <w:rFonts w:ascii="Consolas" w:eastAsia="Consolas" w:hAnsi="Consolas" w:cs="Consolas"/>
                  <w:color w:val="5C5C5C"/>
                  <w:sz w:val="21"/>
                  <w:shd w:val="clear" w:color="auto" w:fill="F8F8F8"/>
                </w:rPr>
                <w:t> = p.A0 + </w:t>
              </w:r>
              <w:proofErr w:type="spellStart"/>
              <w:r w:rsidRPr="00002D6B">
                <w:rPr>
                  <w:rFonts w:ascii="Consolas" w:eastAsia="Consolas" w:hAnsi="Consolas" w:cs="Consolas"/>
                  <w:color w:val="5C5C5C"/>
                  <w:sz w:val="21"/>
                  <w:shd w:val="clear" w:color="auto" w:fill="F8F8F8"/>
                </w:rPr>
                <w:t>d_v_ggg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p.t_deploy</w:t>
              </w:r>
              <w:proofErr w:type="spellEnd"/>
              <w:r w:rsidRPr="00002D6B">
                <w:rPr>
                  <w:rFonts w:ascii="Consolas" w:eastAsia="Consolas" w:hAnsi="Consolas" w:cs="Consolas"/>
                  <w:color w:val="5C5C5C"/>
                  <w:sz w:val="21"/>
                  <w:shd w:val="clear" w:color="auto" w:fill="F8F8F8"/>
                </w:rPr>
                <w:t>;</w:t>
              </w:r>
            </w:ins>
          </w:p>
          <w:p w14:paraId="50638DF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67" w:author="yukina minato" w:date="2025-09-07T17:10:00Z" w16du:dateUtc="2025-09-07T09:10:00Z"/>
                <w:rFonts w:eastAsia="宋体"/>
                <w:color w:val="5C5C5C"/>
                <w:szCs w:val="22"/>
              </w:rPr>
            </w:pPr>
            <w:ins w:id="5968" w:author="yukina minato" w:date="2025-09-07T17:10:00Z" w16du:dateUtc="2025-09-07T09:10:00Z">
              <w:r w:rsidRPr="00002D6B">
                <w:rPr>
                  <w:rFonts w:ascii="Consolas" w:eastAsia="Consolas" w:hAnsi="Consolas" w:cs="Consolas"/>
                  <w:color w:val="5C5C5C"/>
                  <w:sz w:val="21"/>
                </w:rPr>
                <w:t>        e_p_ggg = d_p_ggg + d_v_ggg * p.t_delay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w:t>
              </w:r>
              <w:r w:rsidRPr="00002D6B">
                <w:rPr>
                  <w:rFonts w:ascii="Consolas" w:eastAsia="Consolas" w:hAnsi="Consolas" w:cs="Consolas"/>
                  <w:color w:val="986801"/>
                  <w:sz w:val="21"/>
                </w:rPr>
                <w:t>5</w:t>
              </w:r>
              <w:r w:rsidRPr="00002D6B">
                <w:rPr>
                  <w:rFonts w:ascii="Consolas" w:eastAsia="Consolas" w:hAnsi="Consolas" w:cs="Consolas"/>
                  <w:color w:val="5C5C5C"/>
                  <w:sz w:val="21"/>
                </w:rPr>
                <w:t> * g * p.t_delay^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1649007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69" w:author="yukina minato" w:date="2025-09-07T17:10:00Z" w16du:dateUtc="2025-09-07T09:10:00Z"/>
                <w:rFonts w:eastAsia="宋体"/>
                <w:color w:val="5C5C5C"/>
                <w:szCs w:val="22"/>
              </w:rPr>
            </w:pPr>
            <w:ins w:id="5970" w:author="yukina minato" w:date="2025-09-07T17:10:00Z" w16du:dateUtc="2025-09-07T09:10:00Z">
              <w:r w:rsidRPr="00002D6B">
                <w:rPr>
                  <w:rFonts w:ascii="Consolas" w:eastAsia="Consolas" w:hAnsi="Consolas" w:cs="Consolas"/>
                  <w:color w:val="5C5C5C"/>
                  <w:sz w:val="21"/>
                  <w:shd w:val="clear" w:color="auto" w:fill="F8F8F8"/>
                </w:rPr>
                <w:t>        </w:t>
              </w:r>
            </w:ins>
          </w:p>
          <w:p w14:paraId="09A290C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71" w:author="yukina minato" w:date="2025-09-07T17:10:00Z" w16du:dateUtc="2025-09-07T09:10:00Z"/>
                <w:rFonts w:eastAsia="宋体"/>
                <w:color w:val="5C5C5C"/>
                <w:szCs w:val="22"/>
              </w:rPr>
            </w:pPr>
            <w:ins w:id="5972"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i_t_ggg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c_i_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p, </w:t>
              </w:r>
              <w:proofErr w:type="spellStart"/>
              <w:r w:rsidRPr="00002D6B">
                <w:rPr>
                  <w:rFonts w:ascii="Consolas" w:eastAsia="Consolas" w:hAnsi="Consolas" w:cs="Consolas"/>
                  <w:color w:val="5C5C5C"/>
                  <w:sz w:val="21"/>
                </w:rPr>
                <w:t>m_t_ggg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w:t>
              </w:r>
            </w:ins>
          </w:p>
          <w:p w14:paraId="3C98A55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5973" w:author="yukina minato" w:date="2025-09-07T17:10:00Z" w16du:dateUtc="2025-09-07T09:10:00Z"/>
                <w:rFonts w:eastAsia="宋体"/>
                <w:color w:val="5C5C5C"/>
                <w:szCs w:val="22"/>
              </w:rPr>
            </w:pPr>
          </w:p>
          <w:p w14:paraId="470CCBC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74" w:author="yukina minato" w:date="2025-09-07T17:10:00Z" w16du:dateUtc="2025-09-07T09:10:00Z"/>
                <w:rFonts w:eastAsia="宋体"/>
                <w:color w:val="5C5C5C"/>
                <w:szCs w:val="22"/>
              </w:rPr>
            </w:pPr>
            <w:ins w:id="5975"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 %s </w:t>
              </w:r>
              <w:r w:rsidRPr="00002D6B">
                <w:rPr>
                  <w:rFonts w:ascii="宋体" w:eastAsia="宋体" w:hAnsi="宋体" w:cs="宋体" w:hint="eastAsia"/>
                  <w:color w:val="50A14F"/>
                  <w:sz w:val="21"/>
                </w:rPr>
                <w:t>无人机最优参数</w:t>
              </w:r>
              <w:r w:rsidRPr="00002D6B">
                <w:rPr>
                  <w:rFonts w:ascii="Consolas" w:eastAsia="Consolas" w:hAnsi="Consolas" w:cs="Consolas"/>
                  <w:color w:val="50A14F"/>
                  <w:sz w:val="21"/>
                </w:rPr>
                <w:t> ---\n'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uavs</w:t>
              </w:r>
              <w:proofErr w:type="spellEnd"/>
              <w:r w:rsidRPr="00002D6B">
                <w:rPr>
                  <w:rFonts w:ascii="Consolas" w:eastAsia="Consolas" w:hAnsi="Consolas" w:cs="Consolas"/>
                  <w:color w:val="50A14F"/>
                  <w:sz w:val="21"/>
                </w:rPr>
                <w:t>{</w:t>
              </w:r>
              <w:proofErr w:type="spellStart"/>
              <w:r w:rsidRPr="00002D6B">
                <w:rPr>
                  <w:rFonts w:ascii="Consolas" w:eastAsia="Consolas" w:hAnsi="Consolas" w:cs="Consolas"/>
                  <w:color w:val="50A14F"/>
                  <w:sz w:val="21"/>
                </w:rPr>
                <w:t>i</w:t>
              </w:r>
              <w:proofErr w:type="spellEnd"/>
              <w:r w:rsidRPr="00002D6B">
                <w:rPr>
                  <w:rFonts w:ascii="Consolas" w:eastAsia="Consolas" w:hAnsi="Consolas" w:cs="Consolas"/>
                  <w:color w:val="50A14F"/>
                  <w:sz w:val="21"/>
                </w:rPr>
                <w:t>}</w:t>
              </w:r>
              <w:r w:rsidRPr="00002D6B">
                <w:rPr>
                  <w:rFonts w:ascii="Consolas" w:eastAsia="Consolas" w:hAnsi="Consolas" w:cs="Consolas"/>
                  <w:color w:val="5C5C5C"/>
                  <w:sz w:val="21"/>
                </w:rPr>
                <w:t>);</w:t>
              </w:r>
            </w:ins>
          </w:p>
          <w:p w14:paraId="50F2A02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76" w:author="yukina minato" w:date="2025-09-07T17:10:00Z" w16du:dateUtc="2025-09-07T09:10:00Z"/>
                <w:rFonts w:eastAsia="宋体"/>
                <w:color w:val="5C5C5C"/>
                <w:szCs w:val="22"/>
              </w:rPr>
            </w:pPr>
            <w:ins w:id="5977"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投放后飞行速度</w:t>
              </w:r>
              <w:r w:rsidRPr="00002D6B">
                <w:rPr>
                  <w:rFonts w:ascii="Consolas" w:eastAsia="Consolas" w:hAnsi="Consolas" w:cs="Consolas"/>
                  <w:color w:val="50A14F"/>
                  <w:sz w:val="21"/>
                  <w:shd w:val="clear" w:color="auto" w:fill="F8F8F8"/>
                </w:rPr>
                <w:t>: %.2f m/s\n'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p.v_fy</w:t>
              </w:r>
              <w:proofErr w:type="spellEnd"/>
              <w:r w:rsidRPr="00002D6B">
                <w:rPr>
                  <w:rFonts w:ascii="Consolas" w:eastAsia="Consolas" w:hAnsi="Consolas" w:cs="Consolas"/>
                  <w:color w:val="5C5C5C"/>
                  <w:sz w:val="21"/>
                  <w:shd w:val="clear" w:color="auto" w:fill="F8F8F8"/>
                </w:rPr>
                <w:t>);</w:t>
              </w:r>
            </w:ins>
          </w:p>
          <w:p w14:paraId="06F7ED7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78" w:author="yukina minato" w:date="2025-09-07T17:10:00Z" w16du:dateUtc="2025-09-07T09:10:00Z"/>
                <w:rFonts w:eastAsia="宋体"/>
                <w:color w:val="5C5C5C"/>
                <w:szCs w:val="22"/>
              </w:rPr>
            </w:pPr>
            <w:ins w:id="5979"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飞行及投放时间</w:t>
              </w:r>
              <w:r w:rsidRPr="00002D6B">
                <w:rPr>
                  <w:rFonts w:ascii="Consolas" w:eastAsia="Consolas" w:hAnsi="Consolas" w:cs="Consolas"/>
                  <w:color w:val="50A14F"/>
                  <w:sz w:val="21"/>
                </w:rPr>
                <w:t>: %.2f s\n'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p.t_deploy</w:t>
              </w:r>
              <w:proofErr w:type="spellEnd"/>
              <w:r w:rsidRPr="00002D6B">
                <w:rPr>
                  <w:rFonts w:ascii="Consolas" w:eastAsia="Consolas" w:hAnsi="Consolas" w:cs="Consolas"/>
                  <w:color w:val="5C5C5C"/>
                  <w:sz w:val="21"/>
                </w:rPr>
                <w:t>);</w:t>
              </w:r>
            </w:ins>
          </w:p>
          <w:p w14:paraId="705D9F2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80" w:author="yukina minato" w:date="2025-09-07T17:10:00Z" w16du:dateUtc="2025-09-07T09:10:00Z"/>
                <w:rFonts w:eastAsia="宋体"/>
                <w:color w:val="5C5C5C"/>
                <w:szCs w:val="22"/>
              </w:rPr>
            </w:pPr>
            <w:ins w:id="5981"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飞行方向</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偏航角</w:t>
              </w:r>
              <w:r w:rsidRPr="00002D6B">
                <w:rPr>
                  <w:rFonts w:ascii="Consolas" w:eastAsia="Consolas" w:hAnsi="Consolas" w:cs="Consolas"/>
                  <w:color w:val="50A14F"/>
                  <w:sz w:val="21"/>
                  <w:shd w:val="clear" w:color="auto" w:fill="F8F8F8"/>
                </w:rPr>
                <w:t>): %.2f rad (%.2f </w:t>
              </w:r>
              <w:r w:rsidRPr="00002D6B">
                <w:rPr>
                  <w:rFonts w:ascii="宋体" w:eastAsia="宋体" w:hAnsi="宋体" w:cs="宋体" w:hint="eastAsia"/>
                  <w:color w:val="50A14F"/>
                  <w:sz w:val="21"/>
                  <w:shd w:val="clear" w:color="auto" w:fill="F8F8F8"/>
                </w:rPr>
                <w:t>度</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p.theta_yaw</w:t>
              </w:r>
              <w:proofErr w:type="spellEnd"/>
              <w:r w:rsidRPr="00002D6B">
                <w:rPr>
                  <w:rFonts w:ascii="Consolas" w:eastAsia="Consolas" w:hAnsi="Consolas" w:cs="Consolas"/>
                  <w:color w:val="5C5C5C"/>
                  <w:sz w:val="21"/>
                  <w:shd w:val="clear" w:color="auto" w:fill="F8F8F8"/>
                </w:rPr>
                <w:t>, rad2deg(</w:t>
              </w:r>
              <w:proofErr w:type="spellStart"/>
              <w:r w:rsidRPr="00002D6B">
                <w:rPr>
                  <w:rFonts w:ascii="Consolas" w:eastAsia="Consolas" w:hAnsi="Consolas" w:cs="Consolas"/>
                  <w:color w:val="5C5C5C"/>
                  <w:sz w:val="21"/>
                  <w:shd w:val="clear" w:color="auto" w:fill="F8F8F8"/>
                </w:rPr>
                <w:t>p.theta_yaw</w:t>
              </w:r>
              <w:proofErr w:type="spellEnd"/>
              <w:r w:rsidRPr="00002D6B">
                <w:rPr>
                  <w:rFonts w:ascii="Consolas" w:eastAsia="Consolas" w:hAnsi="Consolas" w:cs="Consolas"/>
                  <w:color w:val="5C5C5C"/>
                  <w:sz w:val="21"/>
                  <w:shd w:val="clear" w:color="auto" w:fill="F8F8F8"/>
                </w:rPr>
                <w:t>));</w:t>
              </w:r>
            </w:ins>
          </w:p>
          <w:p w14:paraId="52AFB2D2"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82" w:author="yukina minato" w:date="2025-09-07T17:10:00Z" w16du:dateUtc="2025-09-07T09:10:00Z"/>
                <w:rFonts w:eastAsia="宋体"/>
                <w:color w:val="5C5C5C"/>
                <w:szCs w:val="22"/>
              </w:rPr>
            </w:pPr>
            <w:ins w:id="5983"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延迟引爆时间</w:t>
              </w:r>
              <w:r w:rsidRPr="00002D6B">
                <w:rPr>
                  <w:rFonts w:ascii="Consolas" w:eastAsia="Consolas" w:hAnsi="Consolas" w:cs="Consolas"/>
                  <w:color w:val="50A14F"/>
                  <w:sz w:val="21"/>
                </w:rPr>
                <w:t>: %.2f s\n'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p.t_delay</w:t>
              </w:r>
              <w:proofErr w:type="spellEnd"/>
              <w:r w:rsidRPr="00002D6B">
                <w:rPr>
                  <w:rFonts w:ascii="Consolas" w:eastAsia="Consolas" w:hAnsi="Consolas" w:cs="Consolas"/>
                  <w:color w:val="5C5C5C"/>
                  <w:sz w:val="21"/>
                </w:rPr>
                <w:t>);</w:t>
              </w:r>
            </w:ins>
          </w:p>
          <w:p w14:paraId="396C14B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84" w:author="yukina minato" w:date="2025-09-07T17:10:00Z" w16du:dateUtc="2025-09-07T09:10:00Z"/>
                <w:rFonts w:eastAsia="宋体"/>
                <w:color w:val="5C5C5C"/>
                <w:szCs w:val="22"/>
              </w:rPr>
            </w:pPr>
            <w:ins w:id="5985"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投放点</w:t>
              </w:r>
              <w:r w:rsidRPr="00002D6B">
                <w:rPr>
                  <w:rFonts w:ascii="Consolas" w:eastAsia="Consolas" w:hAnsi="Consolas" w:cs="Consolas"/>
                  <w:color w:val="50A14F"/>
                  <w:sz w:val="21"/>
                  <w:shd w:val="clear" w:color="auto" w:fill="F8F8F8"/>
                </w:rPr>
                <w:t>: (%.2f, %.2f, %.2f)\n'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d_p_ggg</w:t>
              </w:r>
              <w:proofErr w:type="spellEnd"/>
              <w:r w:rsidRPr="00002D6B">
                <w:rPr>
                  <w:rFonts w:ascii="Consolas" w:eastAsia="Consolas" w:hAnsi="Consolas" w:cs="Consolas"/>
                  <w:color w:val="5C5C5C"/>
                  <w:sz w:val="21"/>
                  <w:shd w:val="clear" w:color="auto" w:fill="F8F8F8"/>
                </w:rPr>
                <w:t>);</w:t>
              </w:r>
            </w:ins>
          </w:p>
          <w:p w14:paraId="0263253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86" w:author="yukina minato" w:date="2025-09-07T17:10:00Z" w16du:dateUtc="2025-09-07T09:10:00Z"/>
                <w:rFonts w:eastAsia="宋体"/>
                <w:color w:val="5C5C5C"/>
                <w:szCs w:val="22"/>
              </w:rPr>
            </w:pPr>
            <w:ins w:id="5987"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起爆点</w:t>
              </w:r>
              <w:r w:rsidRPr="00002D6B">
                <w:rPr>
                  <w:rFonts w:ascii="Consolas" w:eastAsia="Consolas" w:hAnsi="Consolas" w:cs="Consolas"/>
                  <w:color w:val="50A14F"/>
                  <w:sz w:val="21"/>
                </w:rPr>
                <w:t>: (%.2f, %.2f, %.2f)\n'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e_p_ggg</w:t>
              </w:r>
              <w:proofErr w:type="spellEnd"/>
              <w:r w:rsidRPr="00002D6B">
                <w:rPr>
                  <w:rFonts w:ascii="Consolas" w:eastAsia="Consolas" w:hAnsi="Consolas" w:cs="Consolas"/>
                  <w:color w:val="5C5C5C"/>
                  <w:sz w:val="21"/>
                </w:rPr>
                <w:t>);</w:t>
              </w:r>
            </w:ins>
          </w:p>
          <w:p w14:paraId="30988BE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88" w:author="yukina minato" w:date="2025-09-07T17:10:00Z" w16du:dateUtc="2025-09-07T09:10:00Z"/>
                <w:rFonts w:eastAsia="宋体"/>
                <w:color w:val="5C5C5C"/>
                <w:szCs w:val="22"/>
              </w:rPr>
            </w:pPr>
            <w:ins w:id="5989"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fprintf</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该弹单独有效遮蔽时长</w:t>
              </w:r>
              <w:r w:rsidRPr="00002D6B">
                <w:rPr>
                  <w:rFonts w:ascii="Consolas" w:eastAsia="Consolas" w:hAnsi="Consolas" w:cs="Consolas"/>
                  <w:color w:val="50A14F"/>
                  <w:sz w:val="21"/>
                  <w:shd w:val="clear" w:color="auto" w:fill="F8F8F8"/>
                </w:rPr>
                <w:t>: %.2f s **\n\n'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i_t_ggg</w:t>
              </w:r>
              <w:proofErr w:type="spellEnd"/>
              <w:r w:rsidRPr="00002D6B">
                <w:rPr>
                  <w:rFonts w:ascii="Consolas" w:eastAsia="Consolas" w:hAnsi="Consolas" w:cs="Consolas"/>
                  <w:color w:val="5C5C5C"/>
                  <w:sz w:val="21"/>
                  <w:shd w:val="clear" w:color="auto" w:fill="F8F8F8"/>
                </w:rPr>
                <w:t>);</w:t>
              </w:r>
            </w:ins>
          </w:p>
          <w:p w14:paraId="673CB2C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90" w:author="yukina minato" w:date="2025-09-07T17:10:00Z" w16du:dateUtc="2025-09-07T09:10:00Z"/>
                <w:rFonts w:eastAsia="宋体"/>
                <w:color w:val="5C5C5C"/>
                <w:szCs w:val="22"/>
              </w:rPr>
            </w:pPr>
            <w:ins w:id="5991" w:author="yukina minato" w:date="2025-09-07T17:10:00Z" w16du:dateUtc="2025-09-07T09:10:00Z">
              <w:r w:rsidRPr="00002D6B">
                <w:rPr>
                  <w:rFonts w:ascii="Consolas" w:eastAsia="Consolas" w:hAnsi="Consolas" w:cs="Consolas"/>
                  <w:color w:val="5C5C5C"/>
                  <w:sz w:val="21"/>
                </w:rPr>
                <w:t>    end</w:t>
              </w:r>
            </w:ins>
          </w:p>
          <w:p w14:paraId="1EA274A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92" w:author="yukina minato" w:date="2025-09-07T17:10:00Z" w16du:dateUtc="2025-09-07T09:10:00Z"/>
                <w:rFonts w:eastAsia="宋体"/>
                <w:color w:val="5C5C5C"/>
                <w:szCs w:val="22"/>
              </w:rPr>
            </w:pPr>
            <w:ins w:id="5993" w:author="yukina minato" w:date="2025-09-07T17:10:00Z" w16du:dateUtc="2025-09-07T09:10:00Z">
              <w:r w:rsidRPr="00002D6B">
                <w:rPr>
                  <w:rFonts w:ascii="Consolas" w:eastAsia="Consolas" w:hAnsi="Consolas" w:cs="Consolas"/>
                  <w:color w:val="A626A4"/>
                  <w:sz w:val="21"/>
                  <w:shd w:val="clear" w:color="auto" w:fill="F8F8F8"/>
                </w:rPr>
                <w:t>else</w:t>
              </w:r>
            </w:ins>
          </w:p>
          <w:p w14:paraId="5962CD2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94" w:author="yukina minato" w:date="2025-09-07T17:10:00Z" w16du:dateUtc="2025-09-07T09:10:00Z"/>
                <w:rFonts w:eastAsia="宋体"/>
                <w:color w:val="5C5C5C"/>
                <w:szCs w:val="22"/>
              </w:rPr>
            </w:pPr>
            <w:ins w:id="5995"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fprintf</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未找到有效的遮蔽方案。</w:t>
              </w:r>
              <w:r w:rsidRPr="00002D6B">
                <w:rPr>
                  <w:rFonts w:ascii="Consolas" w:eastAsia="Consolas" w:hAnsi="Consolas" w:cs="Consolas"/>
                  <w:color w:val="50A14F"/>
                  <w:sz w:val="21"/>
                </w:rPr>
                <w:t>\n'</w:t>
              </w:r>
              <w:r w:rsidRPr="00002D6B">
                <w:rPr>
                  <w:rFonts w:ascii="Consolas" w:eastAsia="Consolas" w:hAnsi="Consolas" w:cs="Consolas"/>
                  <w:color w:val="5C5C5C"/>
                  <w:sz w:val="21"/>
                </w:rPr>
                <w:t>);</w:t>
              </w:r>
            </w:ins>
          </w:p>
          <w:p w14:paraId="3E65A69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5996" w:author="yukina minato" w:date="2025-09-07T17:10:00Z" w16du:dateUtc="2025-09-07T09:10:00Z"/>
                <w:rFonts w:eastAsia="宋体"/>
                <w:color w:val="5C5C5C"/>
                <w:szCs w:val="22"/>
              </w:rPr>
            </w:pPr>
            <w:ins w:id="5997" w:author="yukina minato" w:date="2025-09-07T17:10:00Z" w16du:dateUtc="2025-09-07T09:10:00Z">
              <w:r w:rsidRPr="00002D6B">
                <w:rPr>
                  <w:rFonts w:ascii="Consolas" w:eastAsia="Consolas" w:hAnsi="Consolas" w:cs="Consolas"/>
                  <w:color w:val="5C5C5C"/>
                  <w:sz w:val="21"/>
                  <w:shd w:val="clear" w:color="auto" w:fill="F8F8F8"/>
                </w:rPr>
                <w:t>end</w:t>
              </w:r>
            </w:ins>
          </w:p>
          <w:p w14:paraId="5CB3C82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5998" w:author="yukina minato" w:date="2025-09-07T17:10:00Z" w16du:dateUtc="2025-09-07T09:10:00Z"/>
                <w:rFonts w:eastAsia="宋体"/>
                <w:color w:val="5C5C5C"/>
                <w:szCs w:val="22"/>
              </w:rPr>
            </w:pPr>
            <w:ins w:id="5999" w:author="yukina minato" w:date="2025-09-07T17:10:00Z" w16du:dateUtc="2025-09-07T09:10:00Z">
              <w:r w:rsidRPr="00002D6B">
                <w:rPr>
                  <w:rFonts w:ascii="Consolas" w:eastAsia="Consolas" w:hAnsi="Consolas" w:cs="Consolas"/>
                  <w:color w:val="5C5C5C"/>
                  <w:sz w:val="21"/>
                </w:rPr>
                <w:t>toc;</w:t>
              </w:r>
            </w:ins>
          </w:p>
          <w:p w14:paraId="7811E12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6000" w:author="yukina minato" w:date="2025-09-07T17:10:00Z" w16du:dateUtc="2025-09-07T09:10:00Z"/>
                <w:rFonts w:eastAsia="宋体"/>
                <w:color w:val="5C5C5C"/>
                <w:szCs w:val="22"/>
              </w:rPr>
            </w:pPr>
          </w:p>
          <w:p w14:paraId="60F7410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01" w:author="yukina minato" w:date="2025-09-07T17:10:00Z" w16du:dateUtc="2025-09-07T09:10:00Z"/>
                <w:rFonts w:eastAsia="宋体"/>
                <w:color w:val="5C5C5C"/>
                <w:szCs w:val="22"/>
              </w:rPr>
            </w:pPr>
            <w:ins w:id="6002" w:author="yukina minato" w:date="2025-09-07T17:10:00Z" w16du:dateUtc="2025-09-07T09:10:00Z">
              <w:r w:rsidRPr="00002D6B">
                <w:rPr>
                  <w:rFonts w:ascii="Consolas" w:eastAsia="Consolas" w:hAnsi="Consolas" w:cs="Consolas"/>
                  <w:color w:val="5C5C5C"/>
                  <w:sz w:val="21"/>
                </w:rPr>
                <w:t>figure;</w:t>
              </w:r>
            </w:ins>
          </w:p>
          <w:p w14:paraId="088580E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03" w:author="yukina minato" w:date="2025-09-07T17:10:00Z" w16du:dateUtc="2025-09-07T09:10:00Z"/>
                <w:rFonts w:eastAsia="宋体"/>
                <w:color w:val="5C5C5C"/>
                <w:szCs w:val="22"/>
              </w:rPr>
            </w:pPr>
            <w:proofErr w:type="gramStart"/>
            <w:ins w:id="6004" w:author="yukina minato" w:date="2025-09-07T17:10:00Z" w16du:dateUtc="2025-09-07T09:10:00Z">
              <w:r w:rsidRPr="00002D6B">
                <w:rPr>
                  <w:rFonts w:ascii="Consolas" w:eastAsia="Consolas" w:hAnsi="Consolas" w:cs="Consolas"/>
                  <w:color w:val="5C5C5C"/>
                  <w:sz w:val="21"/>
                  <w:shd w:val="clear" w:color="auto" w:fill="F8F8F8"/>
                </w:rPr>
                <w:t>plot(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:n</w:t>
              </w:r>
              <w:proofErr w:type="gramEnd"/>
              <w:r w:rsidRPr="00002D6B">
                <w:rPr>
                  <w:rFonts w:ascii="Consolas" w:eastAsia="Consolas" w:hAnsi="Consolas" w:cs="Consolas"/>
                  <w:color w:val="5C5C5C"/>
                  <w:sz w:val="21"/>
                  <w:shd w:val="clear" w:color="auto" w:fill="F8F8F8"/>
                </w:rPr>
                <w:t>_g_ggg, </w:t>
              </w:r>
              <w:proofErr w:type="spellStart"/>
              <w:r w:rsidRPr="00002D6B">
                <w:rPr>
                  <w:rFonts w:ascii="Consolas" w:eastAsia="Consolas" w:hAnsi="Consolas" w:cs="Consolas"/>
                  <w:color w:val="5C5C5C"/>
                  <w:sz w:val="21"/>
                  <w:shd w:val="clear" w:color="auto" w:fill="F8F8F8"/>
                </w:rPr>
                <w:t>b_h_ggg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'b-'</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w:t>
              </w:r>
              <w:proofErr w:type="spellStart"/>
              <w:r w:rsidRPr="00002D6B">
                <w:rPr>
                  <w:rFonts w:ascii="Consolas" w:eastAsia="Consolas" w:hAnsi="Consolas" w:cs="Consolas"/>
                  <w:color w:val="50A14F"/>
                  <w:sz w:val="21"/>
                  <w:shd w:val="clear" w:color="auto" w:fill="F8F8F8"/>
                </w:rPr>
                <w:t>LineWidth</w:t>
              </w:r>
              <w:proofErr w:type="spellEnd"/>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04AE167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05" w:author="yukina minato" w:date="2025-09-07T17:10:00Z" w16du:dateUtc="2025-09-07T09:10:00Z"/>
                <w:rFonts w:eastAsia="宋体"/>
                <w:color w:val="5C5C5C"/>
                <w:szCs w:val="22"/>
              </w:rPr>
            </w:pPr>
            <w:ins w:id="6006" w:author="yukina minato" w:date="2025-09-07T17:10:00Z" w16du:dateUtc="2025-09-07T09:10:00Z">
              <w:r w:rsidRPr="00002D6B">
                <w:rPr>
                  <w:rFonts w:ascii="Consolas" w:eastAsia="Consolas" w:hAnsi="Consolas" w:cs="Consolas"/>
                  <w:color w:val="5C5C5C"/>
                  <w:sz w:val="21"/>
                </w:rPr>
                <w:t>title(</w:t>
              </w:r>
              <w:r w:rsidRPr="00002D6B">
                <w:rPr>
                  <w:rFonts w:ascii="Consolas" w:eastAsia="Consolas" w:hAnsi="Consolas" w:cs="Consolas"/>
                  <w:color w:val="50A14F"/>
                  <w:sz w:val="21"/>
                </w:rPr>
                <w:t>'</w:t>
              </w:r>
              <w:r w:rsidRPr="00002D6B">
                <w:rPr>
                  <w:rFonts w:ascii="宋体" w:eastAsia="宋体" w:hAnsi="宋体" w:cs="宋体" w:hint="eastAsia"/>
                  <w:color w:val="50A14F"/>
                  <w:sz w:val="21"/>
                </w:rPr>
                <w:t>遗传算法进化过程</w:t>
              </w:r>
              <w:r w:rsidRPr="00002D6B">
                <w:rPr>
                  <w:rFonts w:ascii="Consolas" w:eastAsia="Consolas" w:hAnsi="Consolas" w:cs="Consolas"/>
                  <w:color w:val="50A14F"/>
                  <w:sz w:val="21"/>
                </w:rPr>
                <w:t> (</w:t>
              </w:r>
              <w:r w:rsidRPr="00002D6B">
                <w:rPr>
                  <w:rFonts w:ascii="宋体" w:eastAsia="宋体" w:hAnsi="宋体" w:cs="宋体" w:hint="eastAsia"/>
                  <w:color w:val="50A14F"/>
                  <w:sz w:val="21"/>
                </w:rPr>
                <w:t>三无人机协同</w:t>
              </w:r>
              <w:r w:rsidRPr="00002D6B">
                <w:rPr>
                  <w:rFonts w:ascii="Consolas" w:eastAsia="Consolas" w:hAnsi="Consolas" w:cs="Consolas"/>
                  <w:color w:val="50A14F"/>
                  <w:sz w:val="21"/>
                </w:rPr>
                <w:t>)'</w:t>
              </w:r>
              <w:r w:rsidRPr="00002D6B">
                <w:rPr>
                  <w:rFonts w:ascii="Consolas" w:eastAsia="Consolas" w:hAnsi="Consolas" w:cs="Consolas"/>
                  <w:color w:val="5C5C5C"/>
                  <w:sz w:val="21"/>
                </w:rPr>
                <w:t>);</w:t>
              </w:r>
            </w:ins>
          </w:p>
          <w:p w14:paraId="25A0040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07" w:author="yukina minato" w:date="2025-09-07T17:10:00Z" w16du:dateUtc="2025-09-07T09:10:00Z"/>
                <w:rFonts w:eastAsia="宋体"/>
                <w:color w:val="5C5C5C"/>
                <w:szCs w:val="22"/>
              </w:rPr>
            </w:pPr>
            <w:proofErr w:type="spellStart"/>
            <w:ins w:id="6008" w:author="yukina minato" w:date="2025-09-07T17:10:00Z" w16du:dateUtc="2025-09-07T09:10:00Z">
              <w:r w:rsidRPr="00002D6B">
                <w:rPr>
                  <w:rFonts w:ascii="Consolas" w:eastAsia="Consolas" w:hAnsi="Consolas" w:cs="Consolas"/>
                  <w:color w:val="5C5C5C"/>
                  <w:sz w:val="21"/>
                  <w:shd w:val="clear" w:color="auto" w:fill="F8F8F8"/>
                </w:rPr>
                <w:t>xlabel</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代数</w:t>
              </w:r>
              <w:r w:rsidRPr="00002D6B">
                <w:rPr>
                  <w:rFonts w:ascii="Consolas" w:eastAsia="Consolas" w:hAnsi="Consolas" w:cs="Consolas"/>
                  <w:color w:val="50A14F"/>
                  <w:sz w:val="21"/>
                  <w:shd w:val="clear" w:color="auto" w:fill="F8F8F8"/>
                </w:rPr>
                <w:t> (Generation)'</w:t>
              </w:r>
              <w:r w:rsidRPr="00002D6B">
                <w:rPr>
                  <w:rFonts w:ascii="Consolas" w:eastAsia="Consolas" w:hAnsi="Consolas" w:cs="Consolas"/>
                  <w:color w:val="5C5C5C"/>
                  <w:sz w:val="21"/>
                  <w:shd w:val="clear" w:color="auto" w:fill="F8F8F8"/>
                </w:rPr>
                <w:t>);</w:t>
              </w:r>
            </w:ins>
          </w:p>
          <w:p w14:paraId="06C780F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09" w:author="yukina minato" w:date="2025-09-07T17:10:00Z" w16du:dateUtc="2025-09-07T09:10:00Z"/>
                <w:rFonts w:eastAsia="宋体"/>
                <w:color w:val="5C5C5C"/>
                <w:szCs w:val="22"/>
              </w:rPr>
            </w:pPr>
            <w:proofErr w:type="spellStart"/>
            <w:ins w:id="6010" w:author="yukina minato" w:date="2025-09-07T17:10:00Z" w16du:dateUtc="2025-09-07T09:10:00Z">
              <w:r w:rsidRPr="00002D6B">
                <w:rPr>
                  <w:rFonts w:ascii="Consolas" w:eastAsia="Consolas" w:hAnsi="Consolas" w:cs="Consolas"/>
                  <w:color w:val="5C5C5C"/>
                  <w:sz w:val="21"/>
                </w:rPr>
                <w:t>ylabel</w:t>
              </w:r>
              <w:proofErr w:type="spellEnd"/>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最优适应度</w:t>
              </w:r>
              <w:r w:rsidRPr="00002D6B">
                <w:rPr>
                  <w:rFonts w:ascii="Consolas" w:eastAsia="Consolas" w:hAnsi="Consolas" w:cs="Consolas"/>
                  <w:color w:val="50A14F"/>
                  <w:sz w:val="21"/>
                </w:rPr>
                <w:t> (</w:t>
              </w:r>
              <w:r w:rsidRPr="00002D6B">
                <w:rPr>
                  <w:rFonts w:ascii="宋体" w:eastAsia="宋体" w:hAnsi="宋体" w:cs="宋体" w:hint="eastAsia"/>
                  <w:color w:val="50A14F"/>
                  <w:sz w:val="21"/>
                </w:rPr>
                <w:t>最大遮蔽时长</w:t>
              </w:r>
              <w:r w:rsidRPr="00002D6B">
                <w:rPr>
                  <w:rFonts w:ascii="Consolas" w:eastAsia="Consolas" w:hAnsi="Consolas" w:cs="Consolas"/>
                  <w:color w:val="50A14F"/>
                  <w:sz w:val="21"/>
                </w:rPr>
                <w:t> s)'</w:t>
              </w:r>
              <w:r w:rsidRPr="00002D6B">
                <w:rPr>
                  <w:rFonts w:ascii="Consolas" w:eastAsia="Consolas" w:hAnsi="Consolas" w:cs="Consolas"/>
                  <w:color w:val="5C5C5C"/>
                  <w:sz w:val="21"/>
                </w:rPr>
                <w:t>);</w:t>
              </w:r>
            </w:ins>
          </w:p>
          <w:p w14:paraId="2EAB90A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11" w:author="yukina minato" w:date="2025-09-07T17:10:00Z" w16du:dateUtc="2025-09-07T09:10:00Z"/>
                <w:rFonts w:eastAsia="宋体"/>
                <w:color w:val="5C5C5C"/>
                <w:szCs w:val="22"/>
              </w:rPr>
            </w:pPr>
            <w:ins w:id="6012" w:author="yukina minato" w:date="2025-09-07T17:10:00Z" w16du:dateUtc="2025-09-07T09:10:00Z">
              <w:r w:rsidRPr="00002D6B">
                <w:rPr>
                  <w:rFonts w:ascii="Consolas" w:eastAsia="Consolas" w:hAnsi="Consolas" w:cs="Consolas"/>
                  <w:color w:val="5C5C5C"/>
                  <w:sz w:val="21"/>
                  <w:shd w:val="clear" w:color="auto" w:fill="F8F8F8"/>
                </w:rPr>
                <w:t>grid on;</w:t>
              </w:r>
            </w:ins>
          </w:p>
          <w:p w14:paraId="06D9E38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6013" w:author="yukina minato" w:date="2025-09-07T17:10:00Z" w16du:dateUtc="2025-09-07T09:10:00Z"/>
                <w:rFonts w:eastAsia="宋体"/>
                <w:color w:val="5C5C5C"/>
                <w:szCs w:val="22"/>
              </w:rPr>
            </w:pPr>
          </w:p>
          <w:p w14:paraId="6FF9E7F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14" w:author="yukina minato" w:date="2025-09-07T17:10:00Z" w16du:dateUtc="2025-09-07T09:10:00Z"/>
                <w:rFonts w:eastAsia="宋体"/>
                <w:color w:val="5C5C5C"/>
                <w:szCs w:val="22"/>
              </w:rPr>
            </w:pPr>
            <w:ins w:id="6015" w:author="yukina minato" w:date="2025-09-07T17:10:00Z" w16du:dateUtc="2025-09-07T09:10:00Z">
              <w:r w:rsidRPr="00002D6B">
                <w:rPr>
                  <w:rFonts w:ascii="Consolas" w:eastAsia="Consolas" w:hAnsi="Consolas" w:cs="Consolas"/>
                  <w:color w:val="5C5C5C"/>
                  <w:sz w:val="21"/>
                  <w:shd w:val="clear" w:color="auto" w:fill="F8F8F8"/>
                </w:rPr>
                <w:t>filename = </w:t>
              </w:r>
              <w:r w:rsidRPr="00002D6B">
                <w:rPr>
                  <w:rFonts w:ascii="Consolas" w:eastAsia="Consolas" w:hAnsi="Consolas" w:cs="Consolas"/>
                  <w:color w:val="50A14F"/>
                  <w:sz w:val="21"/>
                  <w:shd w:val="clear" w:color="auto" w:fill="F8F8F8"/>
                </w:rPr>
                <w:t>'a4.png'</w:t>
              </w:r>
              <w:r w:rsidRPr="00002D6B">
                <w:rPr>
                  <w:rFonts w:ascii="Consolas" w:eastAsia="Consolas" w:hAnsi="Consolas" w:cs="Consolas"/>
                  <w:color w:val="5C5C5C"/>
                  <w:sz w:val="21"/>
                  <w:shd w:val="clear" w:color="auto" w:fill="F8F8F8"/>
                </w:rPr>
                <w:t>;</w:t>
              </w:r>
            </w:ins>
          </w:p>
          <w:p w14:paraId="6143C9B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16" w:author="yukina minato" w:date="2025-09-07T17:10:00Z" w16du:dateUtc="2025-09-07T09:10:00Z"/>
                <w:rFonts w:eastAsia="宋体"/>
                <w:color w:val="5C5C5C"/>
                <w:szCs w:val="22"/>
              </w:rPr>
            </w:pPr>
            <w:proofErr w:type="spellStart"/>
            <w:proofErr w:type="gramStart"/>
            <w:ins w:id="6017" w:author="yukina minato" w:date="2025-09-07T17:10:00Z" w16du:dateUtc="2025-09-07T09:10:00Z">
              <w:r w:rsidRPr="00002D6B">
                <w:rPr>
                  <w:rFonts w:ascii="Consolas" w:eastAsia="Consolas" w:hAnsi="Consolas" w:cs="Consolas"/>
                  <w:color w:val="5C5C5C"/>
                  <w:sz w:val="21"/>
                </w:rPr>
                <w:t>saveas</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gcf</w:t>
              </w:r>
              <w:proofErr w:type="spellEnd"/>
              <w:r w:rsidRPr="00002D6B">
                <w:rPr>
                  <w:rFonts w:ascii="Consolas" w:eastAsia="Consolas" w:hAnsi="Consolas" w:cs="Consolas"/>
                  <w:color w:val="5C5C5C"/>
                  <w:sz w:val="21"/>
                </w:rPr>
                <w:t>, filename);</w:t>
              </w:r>
            </w:ins>
          </w:p>
          <w:p w14:paraId="009F32B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6018" w:author="yukina minato" w:date="2025-09-07T17:10:00Z" w16du:dateUtc="2025-09-07T09:10:00Z"/>
                <w:rFonts w:eastAsia="宋体"/>
                <w:color w:val="5C5C5C"/>
                <w:szCs w:val="22"/>
              </w:rPr>
            </w:pPr>
          </w:p>
          <w:p w14:paraId="7668CB1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6019" w:author="yukina minato" w:date="2025-09-07T17:10:00Z" w16du:dateUtc="2025-09-07T09:10:00Z"/>
                <w:rFonts w:eastAsia="宋体"/>
                <w:color w:val="5C5C5C"/>
                <w:szCs w:val="22"/>
              </w:rPr>
            </w:pPr>
          </w:p>
          <w:p w14:paraId="2D4488A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6020" w:author="yukina minato" w:date="2025-09-07T17:10:00Z" w16du:dateUtc="2025-09-07T09:10:00Z"/>
                <w:rFonts w:eastAsia="宋体"/>
                <w:color w:val="5C5C5C"/>
                <w:szCs w:val="22"/>
              </w:rPr>
            </w:pPr>
          </w:p>
          <w:p w14:paraId="393A41F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21" w:author="yukina minato" w:date="2025-09-07T17:10:00Z" w16du:dateUtc="2025-09-07T09:10:00Z"/>
                <w:rFonts w:eastAsia="宋体"/>
                <w:color w:val="5C5C5C"/>
                <w:szCs w:val="22"/>
              </w:rPr>
            </w:pPr>
            <w:ins w:id="6022" w:author="yukina minato" w:date="2025-09-07T17:10:00Z" w16du:dateUtc="2025-09-07T09:10:00Z">
              <w:r w:rsidRPr="00002D6B">
                <w:rPr>
                  <w:rFonts w:ascii="Consolas" w:eastAsia="Consolas" w:hAnsi="Consolas" w:cs="Consolas"/>
                  <w:color w:val="5C5C5C"/>
                  <w:sz w:val="21"/>
                </w:rPr>
                <w:t>function </w:t>
              </w:r>
              <w:proofErr w:type="spellStart"/>
              <w:r w:rsidRPr="00002D6B">
                <w:rPr>
                  <w:rFonts w:ascii="Consolas" w:eastAsia="Consolas" w:hAnsi="Consolas" w:cs="Consolas"/>
                  <w:color w:val="5C5C5C"/>
                  <w:sz w:val="21"/>
                </w:rPr>
                <w:t>o_t_ggg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c_o_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params, </w:t>
              </w:r>
              <w:proofErr w:type="spellStart"/>
              <w:r w:rsidRPr="00002D6B">
                <w:rPr>
                  <w:rFonts w:ascii="Consolas" w:eastAsia="Consolas" w:hAnsi="Consolas" w:cs="Consolas"/>
                  <w:color w:val="5C5C5C"/>
                  <w:sz w:val="21"/>
                </w:rPr>
                <w:t>m_t_ggg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 </w:t>
              </w:r>
            </w:ins>
          </w:p>
          <w:p w14:paraId="0B013A0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23" w:author="yukina minato" w:date="2025-09-07T17:10:00Z" w16du:dateUtc="2025-09-07T09:10:00Z"/>
                <w:rFonts w:eastAsia="宋体"/>
                <w:color w:val="5C5C5C"/>
                <w:szCs w:val="22"/>
              </w:rPr>
            </w:pPr>
            <w:ins w:id="6024" w:author="yukina minato" w:date="2025-09-07T17:10:00Z" w16du:dateUtc="2025-09-07T09:10:00Z">
              <w:r w:rsidRPr="00002D6B">
                <w:rPr>
                  <w:rFonts w:ascii="Consolas" w:eastAsia="Consolas" w:hAnsi="Consolas" w:cs="Consolas"/>
                  <w:color w:val="5C5C5C"/>
                  <w:sz w:val="21"/>
                  <w:shd w:val="clear" w:color="auto" w:fill="F8F8F8"/>
                </w:rPr>
                <w:t>    global </w:t>
              </w:r>
              <w:proofErr w:type="spellStart"/>
              <w:r w:rsidRPr="00002D6B">
                <w:rPr>
                  <w:rFonts w:ascii="Consolas" w:eastAsia="Consolas" w:hAnsi="Consolas" w:cs="Consolas"/>
                  <w:color w:val="5C5C5C"/>
                  <w:sz w:val="21"/>
                  <w:shd w:val="clear" w:color="auto" w:fill="F8F8F8"/>
                </w:rPr>
                <w:t>v_down</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r_s</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 dt g;</w:t>
              </w:r>
            </w:ins>
          </w:p>
          <w:p w14:paraId="491D140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25" w:author="yukina minato" w:date="2025-09-07T17:10:00Z" w16du:dateUtc="2025-09-07T09:10:00Z"/>
                <w:rFonts w:eastAsia="宋体"/>
                <w:color w:val="5C5C5C"/>
                <w:szCs w:val="22"/>
              </w:rPr>
            </w:pPr>
            <w:ins w:id="6026" w:author="yukina minato" w:date="2025-09-07T17:10:00Z" w16du:dateUtc="2025-09-07T09:10:00Z">
              <w:r w:rsidRPr="00002D6B">
                <w:rPr>
                  <w:rFonts w:ascii="Consolas" w:eastAsia="Consolas" w:hAnsi="Consolas" w:cs="Consolas"/>
                  <w:color w:val="5C5C5C"/>
                  <w:sz w:val="21"/>
                </w:rPr>
                <w:t>    p = {</w:t>
              </w:r>
              <w:proofErr w:type="gramStart"/>
              <w:r w:rsidRPr="00002D6B">
                <w:rPr>
                  <w:rFonts w:ascii="Consolas" w:eastAsia="Consolas" w:hAnsi="Consolas" w:cs="Consolas"/>
                  <w:color w:val="5C5C5C"/>
                  <w:sz w:val="21"/>
                </w:rPr>
                <w:t>params.p</w:t>
              </w:r>
              <w:proofErr w:type="gramEnd"/>
              <w:r w:rsidRPr="00002D6B">
                <w:rPr>
                  <w:rFonts w:ascii="Consolas" w:eastAsia="Consolas" w:hAnsi="Consolas" w:cs="Consolas"/>
                  <w:color w:val="5C5C5C"/>
                  <w:sz w:val="21"/>
                </w:rPr>
                <w:t>1, </w:t>
              </w:r>
              <w:proofErr w:type="gramStart"/>
              <w:r w:rsidRPr="00002D6B">
                <w:rPr>
                  <w:rFonts w:ascii="Consolas" w:eastAsia="Consolas" w:hAnsi="Consolas" w:cs="Consolas"/>
                  <w:color w:val="5C5C5C"/>
                  <w:sz w:val="21"/>
                </w:rPr>
                <w:t>params.p</w:t>
              </w:r>
              <w:proofErr w:type="gramEnd"/>
              <w:r w:rsidRPr="00002D6B">
                <w:rPr>
                  <w:rFonts w:ascii="Consolas" w:eastAsia="Consolas" w:hAnsi="Consolas" w:cs="Consolas"/>
                  <w:color w:val="5C5C5C"/>
                  <w:sz w:val="21"/>
                </w:rPr>
                <w:t>2, </w:t>
              </w:r>
              <w:proofErr w:type="gramStart"/>
              <w:r w:rsidRPr="00002D6B">
                <w:rPr>
                  <w:rFonts w:ascii="Consolas" w:eastAsia="Consolas" w:hAnsi="Consolas" w:cs="Consolas"/>
                  <w:color w:val="5C5C5C"/>
                  <w:sz w:val="21"/>
                </w:rPr>
                <w:t>params.p</w:t>
              </w:r>
              <w:proofErr w:type="gramEnd"/>
              <w:r w:rsidRPr="00002D6B">
                <w:rPr>
                  <w:rFonts w:ascii="Consolas" w:eastAsia="Consolas" w:hAnsi="Consolas" w:cs="Consolas"/>
                  <w:color w:val="5C5C5C"/>
                  <w:sz w:val="21"/>
                </w:rPr>
                <w:t>3};</w:t>
              </w:r>
            </w:ins>
          </w:p>
          <w:p w14:paraId="7B976FA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27" w:author="yukina minato" w:date="2025-09-07T17:10:00Z" w16du:dateUtc="2025-09-07T09:10:00Z"/>
                <w:rFonts w:eastAsia="宋体"/>
                <w:color w:val="5C5C5C"/>
                <w:szCs w:val="22"/>
              </w:rPr>
            </w:pPr>
            <w:ins w:id="6028"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t_exp</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zeros(</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w:t>
              </w:r>
            </w:ins>
          </w:p>
          <w:p w14:paraId="7BA2F1DE"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29" w:author="yukina minato" w:date="2025-09-07T17:10:00Z" w16du:dateUtc="2025-09-07T09:10:00Z"/>
                <w:rFonts w:eastAsia="宋体"/>
                <w:color w:val="5C5C5C"/>
                <w:szCs w:val="22"/>
              </w:rPr>
            </w:pPr>
            <w:ins w:id="6030"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s_p_ggg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zeros(</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 </w:t>
              </w:r>
              <w:r w:rsidRPr="00002D6B">
                <w:rPr>
                  <w:rFonts w:ascii="Consolas" w:eastAsia="Consolas" w:hAnsi="Consolas" w:cs="Consolas"/>
                  <w:color w:val="986801"/>
                  <w:sz w:val="21"/>
                </w:rPr>
                <w:t>3</w:t>
              </w:r>
              <w:r w:rsidRPr="00002D6B">
                <w:rPr>
                  <w:rFonts w:ascii="Consolas" w:eastAsia="Consolas" w:hAnsi="Consolas" w:cs="Consolas"/>
                  <w:color w:val="5C5C5C"/>
                  <w:sz w:val="21"/>
                </w:rPr>
                <w:t>);</w:t>
              </w:r>
            </w:ins>
          </w:p>
          <w:p w14:paraId="3525C54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31" w:author="yukina minato" w:date="2025-09-07T17:10:00Z" w16du:dateUtc="2025-09-07T09:10:00Z"/>
                <w:rFonts w:eastAsia="宋体"/>
                <w:color w:val="5C5C5C"/>
                <w:szCs w:val="22"/>
              </w:rPr>
            </w:pPr>
            <w:ins w:id="6032"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3</w:t>
              </w:r>
            </w:ins>
          </w:p>
          <w:p w14:paraId="050D7FA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33" w:author="yukina minato" w:date="2025-09-07T17:10:00Z" w16du:dateUtc="2025-09-07T09:10:00Z"/>
                <w:rFonts w:eastAsia="宋体"/>
                <w:color w:val="5C5C5C"/>
                <w:szCs w:val="22"/>
              </w:rPr>
            </w:pPr>
            <w:ins w:id="6034" w:author="yukina minato" w:date="2025-09-07T17:10:00Z" w16du:dateUtc="2025-09-07T09:10:00Z">
              <w:r w:rsidRPr="00002D6B">
                <w:rPr>
                  <w:rFonts w:ascii="Consolas" w:eastAsia="Consolas" w:hAnsi="Consolas" w:cs="Consolas"/>
                  <w:color w:val="5C5C5C"/>
                  <w:sz w:val="21"/>
                </w:rPr>
                <w:t>        d_v_ggg = [p</w:t>
              </w:r>
              <w:r w:rsidRPr="00002D6B">
                <w:rPr>
                  <w:rFonts w:ascii="Consolas" w:eastAsia="Consolas" w:hAnsi="Consolas" w:cs="Consolas"/>
                  <w:color w:val="50A14F"/>
                  <w:sz w:val="21"/>
                </w:rPr>
                <w:t>{i</w:t>
              </w:r>
              <w:proofErr w:type="gramStart"/>
              <w:r w:rsidRPr="00002D6B">
                <w:rPr>
                  <w:rFonts w:ascii="Consolas" w:eastAsia="Consolas" w:hAnsi="Consolas" w:cs="Consolas"/>
                  <w:color w:val="50A14F"/>
                  <w:sz w:val="21"/>
                </w:rPr>
                <w:t>}</w:t>
              </w:r>
              <w:r w:rsidRPr="00002D6B">
                <w:rPr>
                  <w:rFonts w:ascii="Consolas" w:eastAsia="Consolas" w:hAnsi="Consolas" w:cs="Consolas"/>
                  <w:color w:val="5C5C5C"/>
                  <w:sz w:val="21"/>
                </w:rPr>
                <w:t>.v</w:t>
              </w:r>
              <w:proofErr w:type="gramEnd"/>
              <w:r w:rsidRPr="00002D6B">
                <w:rPr>
                  <w:rFonts w:ascii="Consolas" w:eastAsia="Consolas" w:hAnsi="Consolas" w:cs="Consolas"/>
                  <w:color w:val="5C5C5C"/>
                  <w:sz w:val="21"/>
                </w:rPr>
                <w:t>_fy * </w:t>
              </w:r>
              <w:r w:rsidRPr="00002D6B">
                <w:rPr>
                  <w:rFonts w:ascii="Consolas" w:eastAsia="Consolas" w:hAnsi="Consolas" w:cs="Consolas"/>
                  <w:color w:val="A626A4"/>
                  <w:sz w:val="21"/>
                </w:rPr>
                <w:t>cos</w:t>
              </w:r>
              <w:r w:rsidRPr="00002D6B">
                <w:rPr>
                  <w:rFonts w:ascii="Consolas" w:eastAsia="Consolas" w:hAnsi="Consolas" w:cs="Consolas"/>
                  <w:color w:val="5C5C5C"/>
                  <w:sz w:val="21"/>
                </w:rPr>
                <w:t>(p</w:t>
              </w:r>
              <w:r w:rsidRPr="00002D6B">
                <w:rPr>
                  <w:rFonts w:ascii="Consolas" w:eastAsia="Consolas" w:hAnsi="Consolas" w:cs="Consolas"/>
                  <w:color w:val="50A14F"/>
                  <w:sz w:val="21"/>
                </w:rPr>
                <w:t>{i</w:t>
              </w:r>
              <w:proofErr w:type="gramStart"/>
              <w:r w:rsidRPr="00002D6B">
                <w:rPr>
                  <w:rFonts w:ascii="Consolas" w:eastAsia="Consolas" w:hAnsi="Consolas" w:cs="Consolas"/>
                  <w:color w:val="50A14F"/>
                  <w:sz w:val="21"/>
                </w:rPr>
                <w:t>}</w:t>
              </w:r>
              <w:r w:rsidRPr="00002D6B">
                <w:rPr>
                  <w:rFonts w:ascii="Consolas" w:eastAsia="Consolas" w:hAnsi="Consolas" w:cs="Consolas"/>
                  <w:color w:val="5C5C5C"/>
                  <w:sz w:val="21"/>
                </w:rPr>
                <w:t>.theta</w:t>
              </w:r>
              <w:proofErr w:type="gramEnd"/>
              <w:r w:rsidRPr="00002D6B">
                <w:rPr>
                  <w:rFonts w:ascii="Consolas" w:eastAsia="Consolas" w:hAnsi="Consolas" w:cs="Consolas"/>
                  <w:color w:val="5C5C5C"/>
                  <w:sz w:val="21"/>
                </w:rPr>
                <w:t>_yaw), p</w:t>
              </w:r>
              <w:r w:rsidRPr="00002D6B">
                <w:rPr>
                  <w:rFonts w:ascii="Consolas" w:eastAsia="Consolas" w:hAnsi="Consolas" w:cs="Consolas"/>
                  <w:color w:val="50A14F"/>
                  <w:sz w:val="21"/>
                </w:rPr>
                <w:t>{i</w:t>
              </w:r>
              <w:proofErr w:type="gramStart"/>
              <w:r w:rsidRPr="00002D6B">
                <w:rPr>
                  <w:rFonts w:ascii="Consolas" w:eastAsia="Consolas" w:hAnsi="Consolas" w:cs="Consolas"/>
                  <w:color w:val="50A14F"/>
                  <w:sz w:val="21"/>
                </w:rPr>
                <w:t>}</w:t>
              </w:r>
              <w:r w:rsidRPr="00002D6B">
                <w:rPr>
                  <w:rFonts w:ascii="Consolas" w:eastAsia="Consolas" w:hAnsi="Consolas" w:cs="Consolas"/>
                  <w:color w:val="5C5C5C"/>
                  <w:sz w:val="21"/>
                </w:rPr>
                <w:t>.v</w:t>
              </w:r>
              <w:proofErr w:type="gramEnd"/>
              <w:r w:rsidRPr="00002D6B">
                <w:rPr>
                  <w:rFonts w:ascii="Consolas" w:eastAsia="Consolas" w:hAnsi="Consolas" w:cs="Consolas"/>
                  <w:color w:val="5C5C5C"/>
                  <w:sz w:val="21"/>
                </w:rPr>
                <w:t>_fy * </w:t>
              </w:r>
              <w:r w:rsidRPr="00002D6B">
                <w:rPr>
                  <w:rFonts w:ascii="Consolas" w:eastAsia="Consolas" w:hAnsi="Consolas" w:cs="Consolas"/>
                  <w:color w:val="A626A4"/>
                  <w:sz w:val="21"/>
                </w:rPr>
                <w:t>sin</w:t>
              </w:r>
              <w:r w:rsidRPr="00002D6B">
                <w:rPr>
                  <w:rFonts w:ascii="Consolas" w:eastAsia="Consolas" w:hAnsi="Consolas" w:cs="Consolas"/>
                  <w:color w:val="5C5C5C"/>
                  <w:sz w:val="21"/>
                </w:rPr>
                <w:t>(p</w:t>
              </w:r>
              <w:r w:rsidRPr="00002D6B">
                <w:rPr>
                  <w:rFonts w:ascii="Consolas" w:eastAsia="Consolas" w:hAnsi="Consolas" w:cs="Consolas"/>
                  <w:color w:val="50A14F"/>
                  <w:sz w:val="21"/>
                </w:rPr>
                <w:t>{i</w:t>
              </w:r>
              <w:proofErr w:type="gramStart"/>
              <w:r w:rsidRPr="00002D6B">
                <w:rPr>
                  <w:rFonts w:ascii="Consolas" w:eastAsia="Consolas" w:hAnsi="Consolas" w:cs="Consolas"/>
                  <w:color w:val="50A14F"/>
                  <w:sz w:val="21"/>
                </w:rPr>
                <w:t>}</w:t>
              </w:r>
              <w:r w:rsidRPr="00002D6B">
                <w:rPr>
                  <w:rFonts w:ascii="Consolas" w:eastAsia="Consolas" w:hAnsi="Consolas" w:cs="Consolas"/>
                  <w:color w:val="5C5C5C"/>
                  <w:sz w:val="21"/>
                </w:rPr>
                <w:t>.theta</w:t>
              </w:r>
              <w:proofErr w:type="gramEnd"/>
              <w:r w:rsidRPr="00002D6B">
                <w:rPr>
                  <w:rFonts w:ascii="Consolas" w:eastAsia="Consolas" w:hAnsi="Consolas" w:cs="Consolas"/>
                  <w:color w:val="5C5C5C"/>
                  <w:sz w:val="21"/>
                </w:rPr>
                <w:t>_yaw),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71E7A54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35" w:author="yukina minato" w:date="2025-09-07T17:10:00Z" w16du:dateUtc="2025-09-07T09:10:00Z"/>
                <w:rFonts w:eastAsia="宋体"/>
                <w:color w:val="5C5C5C"/>
                <w:szCs w:val="22"/>
              </w:rPr>
            </w:pPr>
            <w:ins w:id="6036"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d_p_ggg</w:t>
              </w:r>
              <w:proofErr w:type="spellEnd"/>
              <w:r w:rsidRPr="00002D6B">
                <w:rPr>
                  <w:rFonts w:ascii="Consolas" w:eastAsia="Consolas" w:hAnsi="Consolas" w:cs="Consolas"/>
                  <w:color w:val="5C5C5C"/>
                  <w:sz w:val="21"/>
                  <w:shd w:val="clear" w:color="auto" w:fill="F8F8F8"/>
                </w:rPr>
                <w:t> = p</w:t>
              </w:r>
              <w:r w:rsidRPr="00002D6B">
                <w:rPr>
                  <w:rFonts w:ascii="Consolas" w:eastAsia="Consolas" w:hAnsi="Consolas" w:cs="Consolas"/>
                  <w:color w:val="50A14F"/>
                  <w:sz w:val="21"/>
                  <w:shd w:val="clear" w:color="auto" w:fill="F8F8F8"/>
                </w:rPr>
                <w:t>{</w:t>
              </w:r>
              <w:proofErr w:type="spellStart"/>
              <w:r w:rsidRPr="00002D6B">
                <w:rPr>
                  <w:rFonts w:ascii="Consolas" w:eastAsia="Consolas" w:hAnsi="Consolas" w:cs="Consolas"/>
                  <w:color w:val="50A14F"/>
                  <w:sz w:val="21"/>
                  <w:shd w:val="clear" w:color="auto" w:fill="F8F8F8"/>
                </w:rPr>
                <w:t>i</w:t>
              </w:r>
              <w:proofErr w:type="spellEnd"/>
              <w:proofErr w:type="gramStart"/>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.A</w:t>
              </w:r>
              <w:proofErr w:type="gramEnd"/>
              <w:r w:rsidRPr="00002D6B">
                <w:rPr>
                  <w:rFonts w:ascii="Consolas" w:eastAsia="Consolas" w:hAnsi="Consolas" w:cs="Consolas"/>
                  <w:color w:val="5C5C5C"/>
                  <w:sz w:val="21"/>
                  <w:shd w:val="clear" w:color="auto" w:fill="F8F8F8"/>
                </w:rPr>
                <w:t>0 + </w:t>
              </w:r>
              <w:proofErr w:type="spellStart"/>
              <w:r w:rsidRPr="00002D6B">
                <w:rPr>
                  <w:rFonts w:ascii="Consolas" w:eastAsia="Consolas" w:hAnsi="Consolas" w:cs="Consolas"/>
                  <w:color w:val="5C5C5C"/>
                  <w:sz w:val="21"/>
                  <w:shd w:val="clear" w:color="auto" w:fill="F8F8F8"/>
                </w:rPr>
                <w:t>d_v_ggg</w:t>
              </w:r>
              <w:proofErr w:type="spellEnd"/>
              <w:r w:rsidRPr="00002D6B">
                <w:rPr>
                  <w:rFonts w:ascii="Consolas" w:eastAsia="Consolas" w:hAnsi="Consolas" w:cs="Consolas"/>
                  <w:color w:val="5C5C5C"/>
                  <w:sz w:val="21"/>
                  <w:shd w:val="clear" w:color="auto" w:fill="F8F8F8"/>
                </w:rPr>
                <w:t> * p</w:t>
              </w:r>
              <w:r w:rsidRPr="00002D6B">
                <w:rPr>
                  <w:rFonts w:ascii="Consolas" w:eastAsia="Consolas" w:hAnsi="Consolas" w:cs="Consolas"/>
                  <w:color w:val="50A14F"/>
                  <w:sz w:val="21"/>
                  <w:shd w:val="clear" w:color="auto" w:fill="F8F8F8"/>
                </w:rPr>
                <w:t>{</w:t>
              </w:r>
              <w:proofErr w:type="spellStart"/>
              <w:r w:rsidRPr="00002D6B">
                <w:rPr>
                  <w:rFonts w:ascii="Consolas" w:eastAsia="Consolas" w:hAnsi="Consolas" w:cs="Consolas"/>
                  <w:color w:val="50A14F"/>
                  <w:sz w:val="21"/>
                  <w:shd w:val="clear" w:color="auto" w:fill="F8F8F8"/>
                </w:rPr>
                <w:t>i</w:t>
              </w:r>
              <w:proofErr w:type="spellEnd"/>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t_deploy</w:t>
              </w:r>
              <w:proofErr w:type="spellEnd"/>
              <w:r w:rsidRPr="00002D6B">
                <w:rPr>
                  <w:rFonts w:ascii="Consolas" w:eastAsia="Consolas" w:hAnsi="Consolas" w:cs="Consolas"/>
                  <w:color w:val="5C5C5C"/>
                  <w:sz w:val="21"/>
                  <w:shd w:val="clear" w:color="auto" w:fill="F8F8F8"/>
                </w:rPr>
                <w:t>;</w:t>
              </w:r>
            </w:ins>
          </w:p>
          <w:p w14:paraId="5EBC6CA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37" w:author="yukina minato" w:date="2025-09-07T17:10:00Z" w16du:dateUtc="2025-09-07T09:10:00Z"/>
                <w:rFonts w:eastAsia="宋体"/>
                <w:color w:val="5C5C5C"/>
                <w:szCs w:val="22"/>
              </w:rPr>
            </w:pPr>
            <w:ins w:id="6038"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t_exp</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p</w:t>
              </w:r>
              <w:r w:rsidRPr="00002D6B">
                <w:rPr>
                  <w:rFonts w:ascii="Consolas" w:eastAsia="Consolas" w:hAnsi="Consolas" w:cs="Consolas"/>
                  <w:color w:val="50A14F"/>
                  <w:sz w:val="21"/>
                </w:rPr>
                <w:t>{</w:t>
              </w:r>
              <w:proofErr w:type="spellStart"/>
              <w:r w:rsidRPr="00002D6B">
                <w:rPr>
                  <w:rFonts w:ascii="Consolas" w:eastAsia="Consolas" w:hAnsi="Consolas" w:cs="Consolas"/>
                  <w:color w:val="50A14F"/>
                  <w:sz w:val="21"/>
                </w:rPr>
                <w:t>i</w:t>
              </w:r>
              <w:proofErr w:type="spellEnd"/>
              <w:r w:rsidRPr="00002D6B">
                <w:rPr>
                  <w:rFonts w:ascii="Consolas" w:eastAsia="Consolas" w:hAnsi="Consolas" w:cs="Consolas"/>
                  <w:color w:val="50A14F"/>
                  <w:sz w:val="21"/>
                </w:rPr>
                <w:t>}</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t_deploy</w:t>
              </w:r>
              <w:proofErr w:type="spellEnd"/>
              <w:r w:rsidRPr="00002D6B">
                <w:rPr>
                  <w:rFonts w:ascii="Consolas" w:eastAsia="Consolas" w:hAnsi="Consolas" w:cs="Consolas"/>
                  <w:color w:val="5C5C5C"/>
                  <w:sz w:val="21"/>
                </w:rPr>
                <w:t> + p</w:t>
              </w:r>
              <w:r w:rsidRPr="00002D6B">
                <w:rPr>
                  <w:rFonts w:ascii="Consolas" w:eastAsia="Consolas" w:hAnsi="Consolas" w:cs="Consolas"/>
                  <w:color w:val="50A14F"/>
                  <w:sz w:val="21"/>
                </w:rPr>
                <w:t>{</w:t>
              </w:r>
              <w:proofErr w:type="spellStart"/>
              <w:r w:rsidRPr="00002D6B">
                <w:rPr>
                  <w:rFonts w:ascii="Consolas" w:eastAsia="Consolas" w:hAnsi="Consolas" w:cs="Consolas"/>
                  <w:color w:val="50A14F"/>
                  <w:sz w:val="21"/>
                </w:rPr>
                <w:t>i</w:t>
              </w:r>
              <w:proofErr w:type="spellEnd"/>
              <w:r w:rsidRPr="00002D6B">
                <w:rPr>
                  <w:rFonts w:ascii="Consolas" w:eastAsia="Consolas" w:hAnsi="Consolas" w:cs="Consolas"/>
                  <w:color w:val="50A14F"/>
                  <w:sz w:val="21"/>
                </w:rPr>
                <w:t>}</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t_delay</w:t>
              </w:r>
              <w:proofErr w:type="spellEnd"/>
              <w:r w:rsidRPr="00002D6B">
                <w:rPr>
                  <w:rFonts w:ascii="Consolas" w:eastAsia="Consolas" w:hAnsi="Consolas" w:cs="Consolas"/>
                  <w:color w:val="5C5C5C"/>
                  <w:sz w:val="21"/>
                </w:rPr>
                <w:t>;</w:t>
              </w:r>
            </w:ins>
          </w:p>
          <w:p w14:paraId="7DA251F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39" w:author="yukina minato" w:date="2025-09-07T17:10:00Z" w16du:dateUtc="2025-09-07T09:10:00Z"/>
                <w:rFonts w:eastAsia="宋体"/>
                <w:color w:val="5C5C5C"/>
                <w:szCs w:val="22"/>
              </w:rPr>
            </w:pPr>
            <w:ins w:id="6040" w:author="yukina minato" w:date="2025-09-07T17:10:00Z" w16du:dateUtc="2025-09-07T09:10:00Z">
              <w:r w:rsidRPr="00002D6B">
                <w:rPr>
                  <w:rFonts w:ascii="Consolas" w:eastAsia="Consolas" w:hAnsi="Consolas" w:cs="Consolas"/>
                  <w:color w:val="5C5C5C"/>
                  <w:sz w:val="21"/>
                  <w:shd w:val="clear" w:color="auto" w:fill="F8F8F8"/>
                </w:rPr>
                <w:t>        s_p_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5C5C5C"/>
                  <w:sz w:val="21"/>
                  <w:shd w:val="clear" w:color="auto" w:fill="F8F8F8"/>
                </w:rPr>
                <w:t>i, :) = d_p_ggg + d_v_ggg*p</w:t>
              </w:r>
              <w:r w:rsidRPr="00002D6B">
                <w:rPr>
                  <w:rFonts w:ascii="Consolas" w:eastAsia="Consolas" w:hAnsi="Consolas" w:cs="Consolas"/>
                  <w:color w:val="50A14F"/>
                  <w:sz w:val="21"/>
                  <w:shd w:val="clear" w:color="auto" w:fill="F8F8F8"/>
                </w:rPr>
                <w:t>{i}</w:t>
              </w:r>
              <w:r w:rsidRPr="00002D6B">
                <w:rPr>
                  <w:rFonts w:ascii="Consolas" w:eastAsia="Consolas" w:hAnsi="Consolas" w:cs="Consolas"/>
                  <w:color w:val="5C5C5C"/>
                  <w:sz w:val="21"/>
                  <w:shd w:val="clear" w:color="auto" w:fill="F8F8F8"/>
                </w:rPr>
                <w:t>.t_delay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5</w:t>
              </w:r>
              <w:r w:rsidRPr="00002D6B">
                <w:rPr>
                  <w:rFonts w:ascii="Consolas" w:eastAsia="Consolas" w:hAnsi="Consolas" w:cs="Consolas"/>
                  <w:color w:val="5C5C5C"/>
                  <w:sz w:val="21"/>
                  <w:shd w:val="clear" w:color="auto" w:fill="F8F8F8"/>
                </w:rPr>
                <w:t>*g*p</w:t>
              </w:r>
              <w:r w:rsidRPr="00002D6B">
                <w:rPr>
                  <w:rFonts w:ascii="Consolas" w:eastAsia="Consolas" w:hAnsi="Consolas" w:cs="Consolas"/>
                  <w:color w:val="50A14F"/>
                  <w:sz w:val="21"/>
                  <w:shd w:val="clear" w:color="auto" w:fill="F8F8F8"/>
                </w:rPr>
                <w:t>{i}</w:t>
              </w:r>
              <w:r w:rsidRPr="00002D6B">
                <w:rPr>
                  <w:rFonts w:ascii="Consolas" w:eastAsia="Consolas" w:hAnsi="Consolas" w:cs="Consolas"/>
                  <w:color w:val="5C5C5C"/>
                  <w:sz w:val="21"/>
                  <w:shd w:val="clear" w:color="auto" w:fill="F8F8F8"/>
                </w:rPr>
                <w:t>.t_delay^</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572F22C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41" w:author="yukina minato" w:date="2025-09-07T17:10:00Z" w16du:dateUtc="2025-09-07T09:10:00Z"/>
                <w:rFonts w:eastAsia="宋体"/>
                <w:color w:val="5C5C5C"/>
                <w:szCs w:val="22"/>
              </w:rPr>
            </w:pPr>
            <w:ins w:id="6042" w:author="yukina minato" w:date="2025-09-07T17:10:00Z" w16du:dateUtc="2025-09-07T09:10:00Z">
              <w:r w:rsidRPr="00002D6B">
                <w:rPr>
                  <w:rFonts w:ascii="Consolas" w:eastAsia="Consolas" w:hAnsi="Consolas" w:cs="Consolas"/>
                  <w:color w:val="5C5C5C"/>
                  <w:sz w:val="21"/>
                </w:rPr>
                <w:t>    end</w:t>
              </w:r>
            </w:ins>
          </w:p>
          <w:p w14:paraId="4656396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43" w:author="yukina minato" w:date="2025-09-07T17:10:00Z" w16du:dateUtc="2025-09-07T09:10:00Z"/>
                <w:rFonts w:eastAsia="宋体"/>
                <w:color w:val="5C5C5C"/>
                <w:szCs w:val="22"/>
              </w:rPr>
            </w:pPr>
            <w:ins w:id="6044"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m_s_ggg</w:t>
              </w:r>
              <w:proofErr w:type="spellEnd"/>
              <w:r w:rsidRPr="00002D6B">
                <w:rPr>
                  <w:rFonts w:ascii="Consolas" w:eastAsia="Consolas" w:hAnsi="Consolas" w:cs="Consolas"/>
                  <w:color w:val="5C5C5C"/>
                  <w:sz w:val="21"/>
                  <w:shd w:val="clear" w:color="auto" w:fill="F8F8F8"/>
                </w:rPr>
                <w:t> = min(</w:t>
              </w:r>
              <w:proofErr w:type="spellStart"/>
              <w:r w:rsidRPr="00002D6B">
                <w:rPr>
                  <w:rFonts w:ascii="Consolas" w:eastAsia="Consolas" w:hAnsi="Consolas" w:cs="Consolas"/>
                  <w:color w:val="5C5C5C"/>
                  <w:sz w:val="21"/>
                  <w:shd w:val="clear" w:color="auto" w:fill="F8F8F8"/>
                </w:rPr>
                <w:t>t_exp</w:t>
              </w:r>
              <w:proofErr w:type="spellEnd"/>
              <w:r w:rsidRPr="00002D6B">
                <w:rPr>
                  <w:rFonts w:ascii="Consolas" w:eastAsia="Consolas" w:hAnsi="Consolas" w:cs="Consolas"/>
                  <w:color w:val="5C5C5C"/>
                  <w:sz w:val="21"/>
                  <w:shd w:val="clear" w:color="auto" w:fill="F8F8F8"/>
                </w:rPr>
                <w:t>);</w:t>
              </w:r>
            </w:ins>
          </w:p>
          <w:p w14:paraId="74E43F9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45" w:author="yukina minato" w:date="2025-09-07T17:10:00Z" w16du:dateUtc="2025-09-07T09:10:00Z"/>
                <w:rFonts w:eastAsia="宋体"/>
                <w:color w:val="5C5C5C"/>
                <w:szCs w:val="22"/>
              </w:rPr>
            </w:pPr>
            <w:ins w:id="6046"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m_e_ggg</w:t>
              </w:r>
              <w:proofErr w:type="spellEnd"/>
              <w:r w:rsidRPr="00002D6B">
                <w:rPr>
                  <w:rFonts w:ascii="Consolas" w:eastAsia="Consolas" w:hAnsi="Consolas" w:cs="Consolas"/>
                  <w:color w:val="5C5C5C"/>
                  <w:sz w:val="21"/>
                </w:rPr>
                <w:t> = max(</w:t>
              </w:r>
              <w:proofErr w:type="spellStart"/>
              <w:r w:rsidRPr="00002D6B">
                <w:rPr>
                  <w:rFonts w:ascii="Consolas" w:eastAsia="Consolas" w:hAnsi="Consolas" w:cs="Consolas"/>
                  <w:color w:val="5C5C5C"/>
                  <w:sz w:val="21"/>
                </w:rPr>
                <w:t>t_exp</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t_e_ggg</w:t>
              </w:r>
              <w:proofErr w:type="spellEnd"/>
              <w:r w:rsidRPr="00002D6B">
                <w:rPr>
                  <w:rFonts w:ascii="Consolas" w:eastAsia="Consolas" w:hAnsi="Consolas" w:cs="Consolas"/>
                  <w:color w:val="5C5C5C"/>
                  <w:sz w:val="21"/>
                </w:rPr>
                <w:t>;</w:t>
              </w:r>
            </w:ins>
          </w:p>
          <w:p w14:paraId="736764C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47" w:author="yukina minato" w:date="2025-09-07T17:10:00Z" w16du:dateUtc="2025-09-07T09:10:00Z"/>
                <w:rFonts w:eastAsia="宋体"/>
                <w:color w:val="5C5C5C"/>
                <w:szCs w:val="22"/>
              </w:rPr>
            </w:pPr>
            <w:ins w:id="6048"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start_idx</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floor(</w:t>
              </w:r>
              <w:proofErr w:type="spellStart"/>
              <w:proofErr w:type="gramEnd"/>
              <w:r w:rsidRPr="00002D6B">
                <w:rPr>
                  <w:rFonts w:ascii="Consolas" w:eastAsia="Consolas" w:hAnsi="Consolas" w:cs="Consolas"/>
                  <w:color w:val="5C5C5C"/>
                  <w:sz w:val="21"/>
                  <w:shd w:val="clear" w:color="auto" w:fill="F8F8F8"/>
                </w:rPr>
                <w:t>m_s_ggg</w:t>
              </w:r>
              <w:proofErr w:type="spellEnd"/>
              <w:r w:rsidRPr="00002D6B">
                <w:rPr>
                  <w:rFonts w:ascii="Consolas" w:eastAsia="Consolas" w:hAnsi="Consolas" w:cs="Consolas"/>
                  <w:color w:val="5C5C5C"/>
                  <w:sz w:val="21"/>
                  <w:shd w:val="clear" w:color="auto" w:fill="F8F8F8"/>
                </w:rPr>
                <w:t> / dt)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6092350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49" w:author="yukina minato" w:date="2025-09-07T17:10:00Z" w16du:dateUtc="2025-09-07T09:10:00Z"/>
                <w:rFonts w:eastAsia="宋体"/>
                <w:color w:val="5C5C5C"/>
                <w:szCs w:val="22"/>
              </w:rPr>
            </w:pPr>
            <w:ins w:id="6050"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end_idx</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min(floor(</w:t>
              </w:r>
              <w:proofErr w:type="spellStart"/>
              <w:proofErr w:type="gramEnd"/>
              <w:r w:rsidRPr="00002D6B">
                <w:rPr>
                  <w:rFonts w:ascii="Consolas" w:eastAsia="Consolas" w:hAnsi="Consolas" w:cs="Consolas"/>
                  <w:color w:val="5C5C5C"/>
                  <w:sz w:val="21"/>
                </w:rPr>
                <w:t>m_e_ggg</w:t>
              </w:r>
              <w:proofErr w:type="spellEnd"/>
              <w:r w:rsidRPr="00002D6B">
                <w:rPr>
                  <w:rFonts w:ascii="Consolas" w:eastAsia="Consolas" w:hAnsi="Consolas" w:cs="Consolas"/>
                  <w:color w:val="5C5C5C"/>
                  <w:sz w:val="21"/>
                </w:rPr>
                <w:t> / dt) +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r w:rsidRPr="00002D6B">
                <w:rPr>
                  <w:rFonts w:ascii="Consolas" w:eastAsia="Consolas" w:hAnsi="Consolas" w:cs="Consolas"/>
                  <w:color w:val="A626A4"/>
                  <w:sz w:val="21"/>
                </w:rPr>
                <w:t>length</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w:t>
              </w:r>
            </w:ins>
          </w:p>
          <w:p w14:paraId="64094ECB"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51" w:author="yukina minato" w:date="2025-09-07T17:10:00Z" w16du:dateUtc="2025-09-07T09:10:00Z"/>
                <w:rFonts w:eastAsia="宋体"/>
                <w:color w:val="5C5C5C"/>
                <w:szCs w:val="22"/>
              </w:rPr>
            </w:pPr>
            <w:ins w:id="6052"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start_idx</w:t>
              </w:r>
              <w:proofErr w:type="spellEnd"/>
              <w:r w:rsidRPr="00002D6B">
                <w:rPr>
                  <w:rFonts w:ascii="Consolas" w:eastAsia="Consolas" w:hAnsi="Consolas" w:cs="Consolas"/>
                  <w:color w:val="5C5C5C"/>
                  <w:sz w:val="21"/>
                  <w:shd w:val="clear" w:color="auto" w:fill="F8F8F8"/>
                </w:rPr>
                <w:t> &gt; </w:t>
              </w:r>
              <w:proofErr w:type="spellStart"/>
              <w:r w:rsidRPr="00002D6B">
                <w:rPr>
                  <w:rFonts w:ascii="Consolas" w:eastAsia="Consolas" w:hAnsi="Consolas" w:cs="Consolas"/>
                  <w:color w:val="5C5C5C"/>
                  <w:sz w:val="21"/>
                  <w:shd w:val="clear" w:color="auto" w:fill="F8F8F8"/>
                </w:rPr>
                <w:t>end_idx</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start_idx</w:t>
              </w:r>
              <w:proofErr w:type="spellEnd"/>
              <w:r w:rsidRPr="00002D6B">
                <w:rPr>
                  <w:rFonts w:ascii="Consolas" w:eastAsia="Consolas" w:hAnsi="Consolas" w:cs="Consolas"/>
                  <w:color w:val="5C5C5C"/>
                  <w:sz w:val="21"/>
                  <w:shd w:val="clear" w:color="auto" w:fill="F8F8F8"/>
                </w:rPr>
                <w:t> &lt; </w:t>
              </w:r>
              <w:r w:rsidRPr="00002D6B">
                <w:rPr>
                  <w:rFonts w:ascii="Consolas" w:eastAsia="Consolas" w:hAnsi="Consolas" w:cs="Consolas"/>
                  <w:color w:val="986801"/>
                  <w:sz w:val="21"/>
                  <w:shd w:val="clear" w:color="auto" w:fill="F8F8F8"/>
                </w:rPr>
                <w:t>1</w:t>
              </w:r>
            </w:ins>
          </w:p>
          <w:p w14:paraId="5420A83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53" w:author="yukina minato" w:date="2025-09-07T17:10:00Z" w16du:dateUtc="2025-09-07T09:10:00Z"/>
                <w:rFonts w:eastAsia="宋体"/>
                <w:color w:val="5C5C5C"/>
                <w:szCs w:val="22"/>
              </w:rPr>
            </w:pPr>
            <w:ins w:id="6054"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o_t_ggg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03E3655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55" w:author="yukina minato" w:date="2025-09-07T17:10:00Z" w16du:dateUtc="2025-09-07T09:10:00Z"/>
                <w:rFonts w:eastAsia="宋体"/>
                <w:color w:val="5C5C5C"/>
                <w:szCs w:val="22"/>
              </w:rPr>
            </w:pPr>
            <w:ins w:id="6056"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w:t>
              </w:r>
            </w:ins>
          </w:p>
          <w:p w14:paraId="45B25B2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57" w:author="yukina minato" w:date="2025-09-07T17:10:00Z" w16du:dateUtc="2025-09-07T09:10:00Z"/>
                <w:rFonts w:eastAsia="宋体"/>
                <w:color w:val="5C5C5C"/>
                <w:szCs w:val="22"/>
              </w:rPr>
            </w:pPr>
            <w:ins w:id="6058" w:author="yukina minato" w:date="2025-09-07T17:10:00Z" w16du:dateUtc="2025-09-07T09:10:00Z">
              <w:r w:rsidRPr="00002D6B">
                <w:rPr>
                  <w:rFonts w:ascii="Consolas" w:eastAsia="Consolas" w:hAnsi="Consolas" w:cs="Consolas"/>
                  <w:color w:val="5C5C5C"/>
                  <w:sz w:val="21"/>
                </w:rPr>
                <w:t>    end</w:t>
              </w:r>
            </w:ins>
          </w:p>
          <w:p w14:paraId="666067C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59" w:author="yukina minato" w:date="2025-09-07T17:10:00Z" w16du:dateUtc="2025-09-07T09:10:00Z"/>
                <w:rFonts w:eastAsia="宋体"/>
                <w:color w:val="5C5C5C"/>
                <w:szCs w:val="22"/>
              </w:rPr>
            </w:pPr>
            <w:ins w:id="6060"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o_s_ggg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1B7ADB8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61" w:author="yukina minato" w:date="2025-09-07T17:10:00Z" w16du:dateUtc="2025-09-07T09:10:00Z"/>
                <w:rFonts w:eastAsia="宋体"/>
                <w:color w:val="5C5C5C"/>
                <w:szCs w:val="22"/>
              </w:rPr>
            </w:pPr>
            <w:ins w:id="6062"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start_</w:t>
              </w:r>
              <w:proofErr w:type="gramStart"/>
              <w:r w:rsidRPr="00002D6B">
                <w:rPr>
                  <w:rFonts w:ascii="Consolas" w:eastAsia="Consolas" w:hAnsi="Consolas" w:cs="Consolas"/>
                  <w:color w:val="5C5C5C"/>
                  <w:sz w:val="21"/>
                </w:rPr>
                <w:t>idx:end</w:t>
              </w:r>
              <w:proofErr w:type="gramEnd"/>
              <w:r w:rsidRPr="00002D6B">
                <w:rPr>
                  <w:rFonts w:ascii="Consolas" w:eastAsia="Consolas" w:hAnsi="Consolas" w:cs="Consolas"/>
                  <w:color w:val="5C5C5C"/>
                  <w:sz w:val="21"/>
                </w:rPr>
                <w:t>_idx</w:t>
              </w:r>
              <w:proofErr w:type="spellEnd"/>
            </w:ins>
          </w:p>
          <w:p w14:paraId="5344520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63" w:author="yukina minato" w:date="2025-09-07T17:10:00Z" w16du:dateUtc="2025-09-07T09:10:00Z"/>
                <w:rFonts w:eastAsia="宋体"/>
                <w:color w:val="5C5C5C"/>
                <w:szCs w:val="22"/>
              </w:rPr>
            </w:pPr>
            <w:ins w:id="6064" w:author="yukina minato" w:date="2025-09-07T17:10:00Z" w16du:dateUtc="2025-09-07T09:10:00Z">
              <w:r w:rsidRPr="00002D6B">
                <w:rPr>
                  <w:rFonts w:ascii="Consolas" w:eastAsia="Consolas" w:hAnsi="Consolas" w:cs="Consolas"/>
                  <w:color w:val="5C5C5C"/>
                  <w:sz w:val="21"/>
                  <w:shd w:val="clear" w:color="auto" w:fill="F8F8F8"/>
                </w:rPr>
                <w:t>        t = </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w:t>
              </w:r>
            </w:ins>
          </w:p>
          <w:p w14:paraId="7F0CF3FE"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65" w:author="yukina minato" w:date="2025-09-07T17:10:00Z" w16du:dateUtc="2025-09-07T09:10:00Z"/>
                <w:rFonts w:eastAsia="宋体"/>
                <w:color w:val="5C5C5C"/>
                <w:szCs w:val="22"/>
              </w:rPr>
            </w:pPr>
            <w:ins w:id="6066"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missile_pos</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m_t_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ins>
          </w:p>
          <w:p w14:paraId="2EF962B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67" w:author="yukina minato" w:date="2025-09-07T17:10:00Z" w16du:dateUtc="2025-09-07T09:10:00Z"/>
                <w:rFonts w:eastAsia="宋体"/>
                <w:color w:val="5C5C5C"/>
                <w:szCs w:val="22"/>
              </w:rPr>
            </w:pPr>
            <w:ins w:id="6068"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a_c_ggg</w:t>
              </w:r>
              <w:proofErr w:type="spellEnd"/>
              <w:r w:rsidRPr="00002D6B">
                <w:rPr>
                  <w:rFonts w:ascii="Consolas" w:eastAsia="Consolas" w:hAnsi="Consolas" w:cs="Consolas"/>
                  <w:color w:val="5C5C5C"/>
                  <w:sz w:val="21"/>
                  <w:shd w:val="clear" w:color="auto" w:fill="F8F8F8"/>
                </w:rPr>
                <w:t> = [];</w:t>
              </w:r>
            </w:ins>
          </w:p>
          <w:p w14:paraId="304CE1A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69" w:author="yukina minato" w:date="2025-09-07T17:10:00Z" w16du:dateUtc="2025-09-07T09:10:00Z"/>
                <w:rFonts w:eastAsia="宋体"/>
                <w:color w:val="5C5C5C"/>
                <w:szCs w:val="22"/>
              </w:rPr>
            </w:pPr>
            <w:ins w:id="6070"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j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r w:rsidRPr="00002D6B">
                <w:rPr>
                  <w:rFonts w:ascii="Consolas" w:eastAsia="Consolas" w:hAnsi="Consolas" w:cs="Consolas"/>
                  <w:color w:val="986801"/>
                  <w:sz w:val="21"/>
                </w:rPr>
                <w:t>3</w:t>
              </w:r>
            </w:ins>
          </w:p>
          <w:p w14:paraId="107A3923"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71" w:author="yukina minato" w:date="2025-09-07T17:10:00Z" w16du:dateUtc="2025-09-07T09:10:00Z"/>
                <w:rFonts w:eastAsia="宋体"/>
                <w:color w:val="5C5C5C"/>
                <w:szCs w:val="22"/>
              </w:rPr>
            </w:pPr>
            <w:ins w:id="6072"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t &gt;= </w:t>
              </w:r>
              <w:proofErr w:type="spellStart"/>
              <w:r w:rsidRPr="00002D6B">
                <w:rPr>
                  <w:rFonts w:ascii="Consolas" w:eastAsia="Consolas" w:hAnsi="Consolas" w:cs="Consolas"/>
                  <w:color w:val="5C5C5C"/>
                  <w:sz w:val="21"/>
                  <w:shd w:val="clear" w:color="auto" w:fill="F8F8F8"/>
                </w:rPr>
                <w:t>t_exp</w:t>
              </w:r>
              <w:proofErr w:type="spellEnd"/>
              <w:r w:rsidRPr="00002D6B">
                <w:rPr>
                  <w:rFonts w:ascii="Consolas" w:eastAsia="Consolas" w:hAnsi="Consolas" w:cs="Consolas"/>
                  <w:color w:val="5C5C5C"/>
                  <w:sz w:val="21"/>
                  <w:shd w:val="clear" w:color="auto" w:fill="F8F8F8"/>
                </w:rPr>
                <w:t>(j) &amp;&amp; t &lt;= (</w:t>
              </w:r>
              <w:proofErr w:type="spellStart"/>
              <w:r w:rsidRPr="00002D6B">
                <w:rPr>
                  <w:rFonts w:ascii="Consolas" w:eastAsia="Consolas" w:hAnsi="Consolas" w:cs="Consolas"/>
                  <w:color w:val="5C5C5C"/>
                  <w:sz w:val="21"/>
                  <w:shd w:val="clear" w:color="auto" w:fill="F8F8F8"/>
                </w:rPr>
                <w:t>t_exp</w:t>
              </w:r>
              <w:proofErr w:type="spellEnd"/>
              <w:r w:rsidRPr="00002D6B">
                <w:rPr>
                  <w:rFonts w:ascii="Consolas" w:eastAsia="Consolas" w:hAnsi="Consolas" w:cs="Consolas"/>
                  <w:color w:val="5C5C5C"/>
                  <w:sz w:val="21"/>
                  <w:shd w:val="clear" w:color="auto" w:fill="F8F8F8"/>
                </w:rPr>
                <w:t>(j) +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w:t>
              </w:r>
            </w:ins>
          </w:p>
          <w:p w14:paraId="3BEEA94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73" w:author="yukina minato" w:date="2025-09-07T17:10:00Z" w16du:dateUtc="2025-09-07T09:10:00Z"/>
                <w:rFonts w:eastAsia="宋体"/>
                <w:color w:val="5C5C5C"/>
                <w:szCs w:val="22"/>
              </w:rPr>
            </w:pPr>
            <w:ins w:id="6074"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delta_t</w:t>
              </w:r>
              <w:proofErr w:type="spellEnd"/>
              <w:r w:rsidRPr="00002D6B">
                <w:rPr>
                  <w:rFonts w:ascii="Consolas" w:eastAsia="Consolas" w:hAnsi="Consolas" w:cs="Consolas"/>
                  <w:color w:val="5C5C5C"/>
                  <w:sz w:val="21"/>
                </w:rPr>
                <w:t> = t - </w:t>
              </w:r>
              <w:proofErr w:type="spellStart"/>
              <w:r w:rsidRPr="00002D6B">
                <w:rPr>
                  <w:rFonts w:ascii="Consolas" w:eastAsia="Consolas" w:hAnsi="Consolas" w:cs="Consolas"/>
                  <w:color w:val="5C5C5C"/>
                  <w:sz w:val="21"/>
                </w:rPr>
                <w:t>t_exp</w:t>
              </w:r>
              <w:proofErr w:type="spellEnd"/>
              <w:r w:rsidRPr="00002D6B">
                <w:rPr>
                  <w:rFonts w:ascii="Consolas" w:eastAsia="Consolas" w:hAnsi="Consolas" w:cs="Consolas"/>
                  <w:color w:val="5C5C5C"/>
                  <w:sz w:val="21"/>
                </w:rPr>
                <w:t>(j);</w:t>
              </w:r>
            </w:ins>
          </w:p>
          <w:p w14:paraId="4DE150DA"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75" w:author="yukina minato" w:date="2025-09-07T17:10:00Z" w16du:dateUtc="2025-09-07T09:10:00Z"/>
                <w:rFonts w:eastAsia="宋体"/>
                <w:color w:val="5C5C5C"/>
                <w:szCs w:val="22"/>
              </w:rPr>
            </w:pPr>
            <w:ins w:id="6076" w:author="yukina minato" w:date="2025-09-07T17:10:00Z" w16du:dateUtc="2025-09-07T09:10:00Z">
              <w:r w:rsidRPr="00002D6B">
                <w:rPr>
                  <w:rFonts w:ascii="Consolas" w:eastAsia="Consolas" w:hAnsi="Consolas" w:cs="Consolas"/>
                  <w:color w:val="5C5C5C"/>
                  <w:sz w:val="21"/>
                  <w:shd w:val="clear" w:color="auto" w:fill="F8F8F8"/>
                </w:rPr>
                <w:t>                c_p_ggg = s_p_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5C5C5C"/>
                  <w:sz w:val="21"/>
                  <w:shd w:val="clear" w:color="auto" w:fill="F8F8F8"/>
                </w:rPr>
                <w:t>j, :)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-v_down * delta_t];</w:t>
              </w:r>
            </w:ins>
          </w:p>
          <w:p w14:paraId="57E7944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77" w:author="yukina minato" w:date="2025-09-07T17:10:00Z" w16du:dateUtc="2025-09-07T09:10:00Z"/>
                <w:rFonts w:eastAsia="宋体"/>
                <w:color w:val="5C5C5C"/>
                <w:szCs w:val="22"/>
              </w:rPr>
            </w:pPr>
            <w:ins w:id="6078"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a_c_ggg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a_c_ggg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c_p_ggg</w:t>
              </w:r>
              <w:proofErr w:type="spellEnd"/>
              <w:r w:rsidRPr="00002D6B">
                <w:rPr>
                  <w:rFonts w:ascii="Consolas" w:eastAsia="Consolas" w:hAnsi="Consolas" w:cs="Consolas"/>
                  <w:color w:val="5C5C5C"/>
                  <w:sz w:val="21"/>
                </w:rPr>
                <w:t>];</w:t>
              </w:r>
            </w:ins>
          </w:p>
          <w:p w14:paraId="6A308D3B"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79" w:author="yukina minato" w:date="2025-09-07T17:10:00Z" w16du:dateUtc="2025-09-07T09:10:00Z"/>
                <w:rFonts w:eastAsia="宋体"/>
                <w:color w:val="5C5C5C"/>
                <w:szCs w:val="22"/>
              </w:rPr>
            </w:pPr>
            <w:ins w:id="6080" w:author="yukina minato" w:date="2025-09-07T17:10:00Z" w16du:dateUtc="2025-09-07T09:10:00Z">
              <w:r w:rsidRPr="00002D6B">
                <w:rPr>
                  <w:rFonts w:ascii="Consolas" w:eastAsia="Consolas" w:hAnsi="Consolas" w:cs="Consolas"/>
                  <w:color w:val="5C5C5C"/>
                  <w:sz w:val="21"/>
                  <w:shd w:val="clear" w:color="auto" w:fill="F8F8F8"/>
                </w:rPr>
                <w:t>            end</w:t>
              </w:r>
            </w:ins>
          </w:p>
          <w:p w14:paraId="63A7130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81" w:author="yukina minato" w:date="2025-09-07T17:10:00Z" w16du:dateUtc="2025-09-07T09:10:00Z"/>
                <w:rFonts w:eastAsia="宋体"/>
                <w:color w:val="5C5C5C"/>
                <w:szCs w:val="22"/>
              </w:rPr>
            </w:pPr>
            <w:ins w:id="6082" w:author="yukina minato" w:date="2025-09-07T17:10:00Z" w16du:dateUtc="2025-09-07T09:10:00Z">
              <w:r w:rsidRPr="00002D6B">
                <w:rPr>
                  <w:rFonts w:ascii="Consolas" w:eastAsia="Consolas" w:hAnsi="Consolas" w:cs="Consolas"/>
                  <w:color w:val="5C5C5C"/>
                  <w:sz w:val="21"/>
                </w:rPr>
                <w:t>        end</w:t>
              </w:r>
            </w:ins>
          </w:p>
          <w:p w14:paraId="1B920AC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83" w:author="yukina minato" w:date="2025-09-07T17:10:00Z" w16du:dateUtc="2025-09-07T09:10:00Z"/>
                <w:rFonts w:eastAsia="宋体"/>
                <w:color w:val="5C5C5C"/>
                <w:szCs w:val="22"/>
              </w:rPr>
            </w:pPr>
            <w:ins w:id="6084"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isempty</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a_c_ggg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continue</w:t>
              </w:r>
              <w:r w:rsidRPr="00002D6B">
                <w:rPr>
                  <w:rFonts w:ascii="Consolas" w:eastAsia="Consolas" w:hAnsi="Consolas" w:cs="Consolas"/>
                  <w:color w:val="5C5C5C"/>
                  <w:sz w:val="21"/>
                  <w:shd w:val="clear" w:color="auto" w:fill="F8F8F8"/>
                </w:rPr>
                <w:t>; end</w:t>
              </w:r>
            </w:ins>
          </w:p>
          <w:p w14:paraId="4CB3305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85" w:author="yukina minato" w:date="2025-09-07T17:10:00Z" w16du:dateUtc="2025-09-07T09:10:00Z"/>
                <w:rFonts w:eastAsia="宋体"/>
                <w:color w:val="5C5C5C"/>
                <w:szCs w:val="22"/>
              </w:rPr>
            </w:pPr>
            <w:ins w:id="6086"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i_f_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missile_pos</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a_c_ggg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r_s</w:t>
              </w:r>
              <w:proofErr w:type="spellEnd"/>
              <w:r w:rsidRPr="00002D6B">
                <w:rPr>
                  <w:rFonts w:ascii="Consolas" w:eastAsia="Consolas" w:hAnsi="Consolas" w:cs="Consolas"/>
                  <w:color w:val="5C5C5C"/>
                  <w:sz w:val="21"/>
                </w:rPr>
                <w:t>)</w:t>
              </w:r>
            </w:ins>
          </w:p>
          <w:p w14:paraId="1152ED4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87" w:author="yukina minato" w:date="2025-09-07T17:10:00Z" w16du:dateUtc="2025-09-07T09:10:00Z"/>
                <w:rFonts w:eastAsia="宋体"/>
                <w:color w:val="5C5C5C"/>
                <w:szCs w:val="22"/>
              </w:rPr>
            </w:pPr>
            <w:ins w:id="6088"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o_s_ggg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o_s_ggg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35656495"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89" w:author="yukina minato" w:date="2025-09-07T17:10:00Z" w16du:dateUtc="2025-09-07T09:10:00Z"/>
                <w:rFonts w:eastAsia="宋体"/>
                <w:color w:val="5C5C5C"/>
                <w:szCs w:val="22"/>
              </w:rPr>
            </w:pPr>
            <w:ins w:id="6090" w:author="yukina minato" w:date="2025-09-07T17:10:00Z" w16du:dateUtc="2025-09-07T09:10:00Z">
              <w:r w:rsidRPr="00002D6B">
                <w:rPr>
                  <w:rFonts w:ascii="Consolas" w:eastAsia="Consolas" w:hAnsi="Consolas" w:cs="Consolas"/>
                  <w:color w:val="5C5C5C"/>
                  <w:sz w:val="21"/>
                </w:rPr>
                <w:t>        end</w:t>
              </w:r>
            </w:ins>
          </w:p>
          <w:p w14:paraId="0DD06CEB"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91" w:author="yukina minato" w:date="2025-09-07T17:10:00Z" w16du:dateUtc="2025-09-07T09:10:00Z"/>
                <w:rFonts w:eastAsia="宋体"/>
                <w:color w:val="5C5C5C"/>
                <w:szCs w:val="22"/>
              </w:rPr>
            </w:pPr>
            <w:ins w:id="6092" w:author="yukina minato" w:date="2025-09-07T17:10:00Z" w16du:dateUtc="2025-09-07T09:10:00Z">
              <w:r w:rsidRPr="00002D6B">
                <w:rPr>
                  <w:rFonts w:ascii="Consolas" w:eastAsia="Consolas" w:hAnsi="Consolas" w:cs="Consolas"/>
                  <w:color w:val="5C5C5C"/>
                  <w:sz w:val="21"/>
                  <w:shd w:val="clear" w:color="auto" w:fill="F8F8F8"/>
                </w:rPr>
                <w:t>    end</w:t>
              </w:r>
            </w:ins>
          </w:p>
          <w:p w14:paraId="0FEF1D1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093" w:author="yukina minato" w:date="2025-09-07T17:10:00Z" w16du:dateUtc="2025-09-07T09:10:00Z"/>
                <w:rFonts w:eastAsia="宋体"/>
                <w:color w:val="5C5C5C"/>
                <w:szCs w:val="22"/>
              </w:rPr>
            </w:pPr>
            <w:ins w:id="6094"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o_t_ggg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o_s_ggg</w:t>
              </w:r>
              <w:proofErr w:type="spellEnd"/>
              <w:r w:rsidRPr="00002D6B">
                <w:rPr>
                  <w:rFonts w:ascii="Consolas" w:eastAsia="Consolas" w:hAnsi="Consolas" w:cs="Consolas"/>
                  <w:color w:val="5C5C5C"/>
                  <w:sz w:val="21"/>
                </w:rPr>
                <w:t> * dt;</w:t>
              </w:r>
            </w:ins>
          </w:p>
          <w:p w14:paraId="633C755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95" w:author="yukina minato" w:date="2025-09-07T17:10:00Z" w16du:dateUtc="2025-09-07T09:10:00Z"/>
                <w:rFonts w:eastAsia="宋体"/>
                <w:color w:val="5C5C5C"/>
                <w:szCs w:val="22"/>
              </w:rPr>
            </w:pPr>
            <w:ins w:id="6096" w:author="yukina minato" w:date="2025-09-07T17:10:00Z" w16du:dateUtc="2025-09-07T09:10:00Z">
              <w:r w:rsidRPr="00002D6B">
                <w:rPr>
                  <w:rFonts w:ascii="Consolas" w:eastAsia="Consolas" w:hAnsi="Consolas" w:cs="Consolas"/>
                  <w:color w:val="5C5C5C"/>
                  <w:sz w:val="21"/>
                  <w:shd w:val="clear" w:color="auto" w:fill="F8F8F8"/>
                </w:rPr>
                <w:t>end</w:t>
              </w:r>
            </w:ins>
          </w:p>
          <w:p w14:paraId="216D7C7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6097" w:author="yukina minato" w:date="2025-09-07T17:10:00Z" w16du:dateUtc="2025-09-07T09:10:00Z"/>
                <w:rFonts w:eastAsia="宋体"/>
                <w:color w:val="5C5C5C"/>
                <w:szCs w:val="22"/>
              </w:rPr>
            </w:pPr>
          </w:p>
          <w:p w14:paraId="004CCB7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098" w:author="yukina minato" w:date="2025-09-07T17:10:00Z" w16du:dateUtc="2025-09-07T09:10:00Z"/>
                <w:rFonts w:eastAsia="宋体"/>
                <w:color w:val="5C5C5C"/>
                <w:szCs w:val="22"/>
              </w:rPr>
            </w:pPr>
            <w:ins w:id="6099" w:author="yukina minato" w:date="2025-09-07T17:10:00Z" w16du:dateUtc="2025-09-07T09:10:00Z">
              <w:r w:rsidRPr="00002D6B">
                <w:rPr>
                  <w:rFonts w:ascii="Consolas" w:eastAsia="Consolas" w:hAnsi="Consolas" w:cs="Consolas"/>
                  <w:color w:val="5C5C5C"/>
                  <w:sz w:val="21"/>
                  <w:shd w:val="clear" w:color="auto" w:fill="F8F8F8"/>
                </w:rPr>
                <w:t>function </w:t>
              </w:r>
              <w:proofErr w:type="spellStart"/>
              <w:r w:rsidRPr="00002D6B">
                <w:rPr>
                  <w:rFonts w:ascii="Consolas" w:eastAsia="Consolas" w:hAnsi="Consolas" w:cs="Consolas"/>
                  <w:color w:val="5C5C5C"/>
                  <w:sz w:val="21"/>
                  <w:shd w:val="clear" w:color="auto" w:fill="F8F8F8"/>
                </w:rPr>
                <w:t>o_t_ggg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c_i_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g_p_ggg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m_t_ggg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a_p_ggg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ins>
          </w:p>
          <w:p w14:paraId="1D26F6E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00" w:author="yukina minato" w:date="2025-09-07T17:10:00Z" w16du:dateUtc="2025-09-07T09:10:00Z"/>
                <w:rFonts w:eastAsia="宋体"/>
                <w:color w:val="5C5C5C"/>
                <w:szCs w:val="22"/>
              </w:rPr>
            </w:pPr>
            <w:ins w:id="6101" w:author="yukina minato" w:date="2025-09-07T17:10:00Z" w16du:dateUtc="2025-09-07T09:10:00Z">
              <w:r w:rsidRPr="00002D6B">
                <w:rPr>
                  <w:rFonts w:ascii="Consolas" w:eastAsia="Consolas" w:hAnsi="Consolas" w:cs="Consolas"/>
                  <w:color w:val="5C5C5C"/>
                  <w:sz w:val="21"/>
                </w:rPr>
                <w:t>    global </w:t>
              </w:r>
              <w:proofErr w:type="spellStart"/>
              <w:r w:rsidRPr="00002D6B">
                <w:rPr>
                  <w:rFonts w:ascii="Consolas" w:eastAsia="Consolas" w:hAnsi="Consolas" w:cs="Consolas"/>
                  <w:color w:val="5C5C5C"/>
                  <w:sz w:val="21"/>
                </w:rPr>
                <w:t>v_down</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r_s</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t_e_ggg</w:t>
              </w:r>
              <w:proofErr w:type="spellEnd"/>
              <w:r w:rsidRPr="00002D6B">
                <w:rPr>
                  <w:rFonts w:ascii="Consolas" w:eastAsia="Consolas" w:hAnsi="Consolas" w:cs="Consolas"/>
                  <w:color w:val="5C5C5C"/>
                  <w:sz w:val="21"/>
                </w:rPr>
                <w:t> dt g;</w:t>
              </w:r>
            </w:ins>
          </w:p>
          <w:p w14:paraId="7ADA4E0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02" w:author="yukina minato" w:date="2025-09-07T17:10:00Z" w16du:dateUtc="2025-09-07T09:10:00Z"/>
                <w:rFonts w:eastAsia="宋体"/>
                <w:color w:val="5C5C5C"/>
                <w:szCs w:val="22"/>
              </w:rPr>
            </w:pPr>
            <w:ins w:id="6103" w:author="yukina minato" w:date="2025-09-07T17:10:00Z" w16du:dateUtc="2025-09-07T09:10:00Z">
              <w:r w:rsidRPr="00002D6B">
                <w:rPr>
                  <w:rFonts w:ascii="Consolas" w:eastAsia="Consolas" w:hAnsi="Consolas" w:cs="Consolas"/>
                  <w:color w:val="5C5C5C"/>
                  <w:sz w:val="21"/>
                  <w:shd w:val="clear" w:color="auto" w:fill="F8F8F8"/>
                </w:rPr>
                <w:t>    p1 = </w:t>
              </w:r>
              <w:proofErr w:type="spellStart"/>
              <w:r w:rsidRPr="00002D6B">
                <w:rPr>
                  <w:rFonts w:ascii="Consolas" w:eastAsia="Consolas" w:hAnsi="Consolas" w:cs="Consolas"/>
                  <w:color w:val="5C5C5C"/>
                  <w:sz w:val="21"/>
                  <w:shd w:val="clear" w:color="auto" w:fill="F8F8F8"/>
                </w:rPr>
                <w:t>g_p_ggg</w:t>
              </w:r>
              <w:proofErr w:type="spellEnd"/>
              <w:r w:rsidRPr="00002D6B">
                <w:rPr>
                  <w:rFonts w:ascii="Consolas" w:eastAsia="Consolas" w:hAnsi="Consolas" w:cs="Consolas"/>
                  <w:color w:val="5C5C5C"/>
                  <w:sz w:val="21"/>
                  <w:shd w:val="clear" w:color="auto" w:fill="F8F8F8"/>
                </w:rPr>
                <w:t>;</w:t>
              </w:r>
            </w:ins>
          </w:p>
          <w:p w14:paraId="23F19DB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04" w:author="yukina minato" w:date="2025-09-07T17:10:00Z" w16du:dateUtc="2025-09-07T09:10:00Z"/>
                <w:rFonts w:eastAsia="宋体"/>
                <w:color w:val="5C5C5C"/>
                <w:szCs w:val="22"/>
              </w:rPr>
            </w:pPr>
            <w:ins w:id="6105" w:author="yukina minato" w:date="2025-09-07T17:10:00Z" w16du:dateUtc="2025-09-07T09:10:00Z">
              <w:r w:rsidRPr="00002D6B">
                <w:rPr>
                  <w:rFonts w:ascii="Consolas" w:eastAsia="Consolas" w:hAnsi="Consolas" w:cs="Consolas"/>
                  <w:color w:val="5C5C5C"/>
                  <w:sz w:val="21"/>
                </w:rPr>
                <w:t>    d_v_ggg = [p</w:t>
              </w:r>
              <w:proofErr w:type="gramStart"/>
              <w:r w:rsidRPr="00002D6B">
                <w:rPr>
                  <w:rFonts w:ascii="Consolas" w:eastAsia="Consolas" w:hAnsi="Consolas" w:cs="Consolas"/>
                  <w:color w:val="5C5C5C"/>
                  <w:sz w:val="21"/>
                </w:rPr>
                <w:t>1.v</w:t>
              </w:r>
              <w:proofErr w:type="gramEnd"/>
              <w:r w:rsidRPr="00002D6B">
                <w:rPr>
                  <w:rFonts w:ascii="Consolas" w:eastAsia="Consolas" w:hAnsi="Consolas" w:cs="Consolas"/>
                  <w:color w:val="5C5C5C"/>
                  <w:sz w:val="21"/>
                </w:rPr>
                <w:t>_fy * </w:t>
              </w:r>
              <w:r w:rsidRPr="00002D6B">
                <w:rPr>
                  <w:rFonts w:ascii="Consolas" w:eastAsia="Consolas" w:hAnsi="Consolas" w:cs="Consolas"/>
                  <w:color w:val="A626A4"/>
                  <w:sz w:val="21"/>
                </w:rPr>
                <w:t>cos</w:t>
              </w:r>
              <w:r w:rsidRPr="00002D6B">
                <w:rPr>
                  <w:rFonts w:ascii="Consolas" w:eastAsia="Consolas" w:hAnsi="Consolas" w:cs="Consolas"/>
                  <w:color w:val="5C5C5C"/>
                  <w:sz w:val="21"/>
                </w:rPr>
                <w:t>(p</w:t>
              </w:r>
              <w:proofErr w:type="gramStart"/>
              <w:r w:rsidRPr="00002D6B">
                <w:rPr>
                  <w:rFonts w:ascii="Consolas" w:eastAsia="Consolas" w:hAnsi="Consolas" w:cs="Consolas"/>
                  <w:color w:val="5C5C5C"/>
                  <w:sz w:val="21"/>
                </w:rPr>
                <w:t>1.theta</w:t>
              </w:r>
              <w:proofErr w:type="gramEnd"/>
              <w:r w:rsidRPr="00002D6B">
                <w:rPr>
                  <w:rFonts w:ascii="Consolas" w:eastAsia="Consolas" w:hAnsi="Consolas" w:cs="Consolas"/>
                  <w:color w:val="5C5C5C"/>
                  <w:sz w:val="21"/>
                </w:rPr>
                <w:t>_yaw), p</w:t>
              </w:r>
              <w:proofErr w:type="gramStart"/>
              <w:r w:rsidRPr="00002D6B">
                <w:rPr>
                  <w:rFonts w:ascii="Consolas" w:eastAsia="Consolas" w:hAnsi="Consolas" w:cs="Consolas"/>
                  <w:color w:val="5C5C5C"/>
                  <w:sz w:val="21"/>
                </w:rPr>
                <w:t>1.v</w:t>
              </w:r>
              <w:proofErr w:type="gramEnd"/>
              <w:r w:rsidRPr="00002D6B">
                <w:rPr>
                  <w:rFonts w:ascii="Consolas" w:eastAsia="Consolas" w:hAnsi="Consolas" w:cs="Consolas"/>
                  <w:color w:val="5C5C5C"/>
                  <w:sz w:val="21"/>
                </w:rPr>
                <w:t>_fy * </w:t>
              </w:r>
              <w:r w:rsidRPr="00002D6B">
                <w:rPr>
                  <w:rFonts w:ascii="Consolas" w:eastAsia="Consolas" w:hAnsi="Consolas" w:cs="Consolas"/>
                  <w:color w:val="A626A4"/>
                  <w:sz w:val="21"/>
                </w:rPr>
                <w:t>sin</w:t>
              </w:r>
              <w:r w:rsidRPr="00002D6B">
                <w:rPr>
                  <w:rFonts w:ascii="Consolas" w:eastAsia="Consolas" w:hAnsi="Consolas" w:cs="Consolas"/>
                  <w:color w:val="5C5C5C"/>
                  <w:sz w:val="21"/>
                </w:rPr>
                <w:t>(p</w:t>
              </w:r>
              <w:proofErr w:type="gramStart"/>
              <w:r w:rsidRPr="00002D6B">
                <w:rPr>
                  <w:rFonts w:ascii="Consolas" w:eastAsia="Consolas" w:hAnsi="Consolas" w:cs="Consolas"/>
                  <w:color w:val="5C5C5C"/>
                  <w:sz w:val="21"/>
                </w:rPr>
                <w:t>1.theta</w:t>
              </w:r>
              <w:proofErr w:type="gramEnd"/>
              <w:r w:rsidRPr="00002D6B">
                <w:rPr>
                  <w:rFonts w:ascii="Consolas" w:eastAsia="Consolas" w:hAnsi="Consolas" w:cs="Consolas"/>
                  <w:color w:val="5C5C5C"/>
                  <w:sz w:val="21"/>
                </w:rPr>
                <w:t>_yaw),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073D6B7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06" w:author="yukina minato" w:date="2025-09-07T17:10:00Z" w16du:dateUtc="2025-09-07T09:10:00Z"/>
                <w:rFonts w:eastAsia="宋体"/>
                <w:color w:val="5C5C5C"/>
                <w:szCs w:val="22"/>
              </w:rPr>
            </w:pPr>
            <w:ins w:id="6107"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d_p_ggg</w:t>
              </w:r>
              <w:proofErr w:type="spellEnd"/>
              <w:r w:rsidRPr="00002D6B">
                <w:rPr>
                  <w:rFonts w:ascii="Consolas" w:eastAsia="Consolas" w:hAnsi="Consolas" w:cs="Consolas"/>
                  <w:color w:val="5C5C5C"/>
                  <w:sz w:val="21"/>
                  <w:shd w:val="clear" w:color="auto" w:fill="F8F8F8"/>
                </w:rPr>
                <w:t> = p1.A0 + </w:t>
              </w:r>
              <w:proofErr w:type="spellStart"/>
              <w:r w:rsidRPr="00002D6B">
                <w:rPr>
                  <w:rFonts w:ascii="Consolas" w:eastAsia="Consolas" w:hAnsi="Consolas" w:cs="Consolas"/>
                  <w:color w:val="5C5C5C"/>
                  <w:sz w:val="21"/>
                  <w:shd w:val="clear" w:color="auto" w:fill="F8F8F8"/>
                </w:rPr>
                <w:t>d_v_ggg</w:t>
              </w:r>
              <w:proofErr w:type="spellEnd"/>
              <w:r w:rsidRPr="00002D6B">
                <w:rPr>
                  <w:rFonts w:ascii="Consolas" w:eastAsia="Consolas" w:hAnsi="Consolas" w:cs="Consolas"/>
                  <w:color w:val="5C5C5C"/>
                  <w:sz w:val="21"/>
                  <w:shd w:val="clear" w:color="auto" w:fill="F8F8F8"/>
                </w:rPr>
                <w:t> * p1.t_deploy;</w:t>
              </w:r>
            </w:ins>
          </w:p>
          <w:p w14:paraId="5A4FE40E"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08" w:author="yukina minato" w:date="2025-09-07T17:10:00Z" w16du:dateUtc="2025-09-07T09:10:00Z"/>
                <w:rFonts w:eastAsia="宋体"/>
                <w:color w:val="5C5C5C"/>
                <w:szCs w:val="22"/>
              </w:rPr>
            </w:pPr>
            <w:ins w:id="6109" w:author="yukina minato" w:date="2025-09-07T17:10:00Z" w16du:dateUtc="2025-09-07T09:10:00Z">
              <w:r w:rsidRPr="00002D6B">
                <w:rPr>
                  <w:rFonts w:ascii="Consolas" w:eastAsia="Consolas" w:hAnsi="Consolas" w:cs="Consolas"/>
                  <w:color w:val="5C5C5C"/>
                  <w:sz w:val="21"/>
                </w:rPr>
                <w:t>    t_exp1 = p1.t_deploy + p1.t_delay;</w:t>
              </w:r>
            </w:ins>
          </w:p>
          <w:p w14:paraId="45ECDFA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10" w:author="yukina minato" w:date="2025-09-07T17:10:00Z" w16du:dateUtc="2025-09-07T09:10:00Z"/>
                <w:rFonts w:eastAsia="宋体"/>
                <w:color w:val="5C5C5C"/>
                <w:szCs w:val="22"/>
              </w:rPr>
            </w:pPr>
            <w:ins w:id="6111" w:author="yukina minato" w:date="2025-09-07T17:10:00Z" w16du:dateUtc="2025-09-07T09:10:00Z">
              <w:r w:rsidRPr="00002D6B">
                <w:rPr>
                  <w:rFonts w:ascii="Consolas" w:eastAsia="Consolas" w:hAnsi="Consolas" w:cs="Consolas"/>
                  <w:color w:val="5C5C5C"/>
                  <w:sz w:val="21"/>
                  <w:shd w:val="clear" w:color="auto" w:fill="F8F8F8"/>
                </w:rPr>
                <w:t>    s_p_ggg = d_p_ggg + d_v_ggg*p1.t_delay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5</w:t>
              </w:r>
              <w:r w:rsidRPr="00002D6B">
                <w:rPr>
                  <w:rFonts w:ascii="Consolas" w:eastAsia="Consolas" w:hAnsi="Consolas" w:cs="Consolas"/>
                  <w:color w:val="5C5C5C"/>
                  <w:sz w:val="21"/>
                  <w:shd w:val="clear" w:color="auto" w:fill="F8F8F8"/>
                </w:rPr>
                <w:t>*g*p1.t_delay^</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2B4CD91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12" w:author="yukina minato" w:date="2025-09-07T17:10:00Z" w16du:dateUtc="2025-09-07T09:10:00Z"/>
                <w:rFonts w:eastAsia="宋体"/>
                <w:color w:val="5C5C5C"/>
                <w:szCs w:val="22"/>
              </w:rPr>
            </w:pPr>
            <w:ins w:id="6113"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t_s_ggg_local</w:t>
              </w:r>
              <w:proofErr w:type="spellEnd"/>
              <w:r w:rsidRPr="00002D6B">
                <w:rPr>
                  <w:rFonts w:ascii="Consolas" w:eastAsia="Consolas" w:hAnsi="Consolas" w:cs="Consolas"/>
                  <w:color w:val="5C5C5C"/>
                  <w:sz w:val="21"/>
                </w:rPr>
                <w:t> = t_exp1;</w:t>
              </w:r>
            </w:ins>
          </w:p>
          <w:p w14:paraId="3E3135E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14" w:author="yukina minato" w:date="2025-09-07T17:10:00Z" w16du:dateUtc="2025-09-07T09:10:00Z"/>
                <w:rFonts w:eastAsia="宋体"/>
                <w:color w:val="5C5C5C"/>
                <w:szCs w:val="22"/>
              </w:rPr>
            </w:pPr>
            <w:ins w:id="6115"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t_e_ggg_local</w:t>
              </w:r>
              <w:proofErr w:type="spellEnd"/>
              <w:r w:rsidRPr="00002D6B">
                <w:rPr>
                  <w:rFonts w:ascii="Consolas" w:eastAsia="Consolas" w:hAnsi="Consolas" w:cs="Consolas"/>
                  <w:color w:val="5C5C5C"/>
                  <w:sz w:val="21"/>
                  <w:shd w:val="clear" w:color="auto" w:fill="F8F8F8"/>
                </w:rPr>
                <w:t> = t_exp1 + </w:t>
              </w:r>
              <w:proofErr w:type="spellStart"/>
              <w:r w:rsidRPr="00002D6B">
                <w:rPr>
                  <w:rFonts w:ascii="Consolas" w:eastAsia="Consolas" w:hAnsi="Consolas" w:cs="Consolas"/>
                  <w:color w:val="5C5C5C"/>
                  <w:sz w:val="21"/>
                  <w:shd w:val="clear" w:color="auto" w:fill="F8F8F8"/>
                </w:rPr>
                <w:t>t_e_ggg</w:t>
              </w:r>
              <w:proofErr w:type="spellEnd"/>
              <w:r w:rsidRPr="00002D6B">
                <w:rPr>
                  <w:rFonts w:ascii="Consolas" w:eastAsia="Consolas" w:hAnsi="Consolas" w:cs="Consolas"/>
                  <w:color w:val="5C5C5C"/>
                  <w:sz w:val="21"/>
                  <w:shd w:val="clear" w:color="auto" w:fill="F8F8F8"/>
                </w:rPr>
                <w:t>;</w:t>
              </w:r>
            </w:ins>
          </w:p>
          <w:p w14:paraId="00ECA925"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16" w:author="yukina minato" w:date="2025-09-07T17:10:00Z" w16du:dateUtc="2025-09-07T09:10:00Z"/>
                <w:rFonts w:eastAsia="宋体"/>
                <w:color w:val="5C5C5C"/>
                <w:szCs w:val="22"/>
              </w:rPr>
            </w:pPr>
            <w:ins w:id="6117"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start_idx</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floor(</w:t>
              </w:r>
              <w:proofErr w:type="spellStart"/>
              <w:proofErr w:type="gramEnd"/>
              <w:r w:rsidRPr="00002D6B">
                <w:rPr>
                  <w:rFonts w:ascii="Consolas" w:eastAsia="Consolas" w:hAnsi="Consolas" w:cs="Consolas"/>
                  <w:color w:val="5C5C5C"/>
                  <w:sz w:val="21"/>
                </w:rPr>
                <w:t>t_s_ggg_local</w:t>
              </w:r>
              <w:proofErr w:type="spellEnd"/>
              <w:r w:rsidRPr="00002D6B">
                <w:rPr>
                  <w:rFonts w:ascii="Consolas" w:eastAsia="Consolas" w:hAnsi="Consolas" w:cs="Consolas"/>
                  <w:color w:val="5C5C5C"/>
                  <w:sz w:val="21"/>
                </w:rPr>
                <w:t> / dt)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1221B0F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18" w:author="yukina minato" w:date="2025-09-07T17:10:00Z" w16du:dateUtc="2025-09-07T09:10:00Z"/>
                <w:rFonts w:eastAsia="宋体"/>
                <w:color w:val="5C5C5C"/>
                <w:szCs w:val="22"/>
              </w:rPr>
            </w:pPr>
            <w:ins w:id="6119" w:author="yukina minato" w:date="2025-09-07T17:10:00Z" w16du:dateUtc="2025-09-07T09:10:00Z">
              <w:r w:rsidRPr="00002D6B">
                <w:rPr>
                  <w:rFonts w:ascii="Consolas" w:eastAsia="Consolas" w:hAnsi="Consolas" w:cs="Consolas"/>
                  <w:color w:val="5C5C5C"/>
                  <w:sz w:val="21"/>
                  <w:shd w:val="clear" w:color="auto" w:fill="F8F8F8"/>
                </w:rPr>
                <w:t>    end_idx = </w:t>
              </w:r>
              <w:proofErr w:type="gramStart"/>
              <w:r w:rsidRPr="00002D6B">
                <w:rPr>
                  <w:rFonts w:ascii="Consolas" w:eastAsia="Consolas" w:hAnsi="Consolas" w:cs="Consolas"/>
                  <w:color w:val="5C5C5C"/>
                  <w:sz w:val="21"/>
                  <w:shd w:val="clear" w:color="auto" w:fill="F8F8F8"/>
                </w:rPr>
                <w:t>min(floor(</w:t>
              </w:r>
              <w:proofErr w:type="gramEnd"/>
              <w:r w:rsidRPr="00002D6B">
                <w:rPr>
                  <w:rFonts w:ascii="Consolas" w:eastAsia="Consolas" w:hAnsi="Consolas" w:cs="Consolas"/>
                  <w:color w:val="5C5C5C"/>
                  <w:sz w:val="21"/>
                  <w:shd w:val="clear" w:color="auto" w:fill="F8F8F8"/>
                </w:rPr>
                <w:t>t_e_ggg_local / dt)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length</w:t>
              </w:r>
              <w:r w:rsidRPr="00002D6B">
                <w:rPr>
                  <w:rFonts w:ascii="Consolas" w:eastAsia="Consolas" w:hAnsi="Consolas" w:cs="Consolas"/>
                  <w:color w:val="5C5C5C"/>
                  <w:sz w:val="21"/>
                  <w:shd w:val="clear" w:color="auto" w:fill="F8F8F8"/>
                </w:rPr>
                <w:t>(t_f_ggg));</w:t>
              </w:r>
            </w:ins>
          </w:p>
          <w:p w14:paraId="318E698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20" w:author="yukina minato" w:date="2025-09-07T17:10:00Z" w16du:dateUtc="2025-09-07T09:10:00Z"/>
                <w:rFonts w:eastAsia="宋体"/>
                <w:color w:val="5C5C5C"/>
                <w:szCs w:val="22"/>
              </w:rPr>
            </w:pPr>
            <w:ins w:id="6121"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start_idx &gt; end_idx || start_idx &lt; </w:t>
              </w:r>
              <w:r w:rsidRPr="00002D6B">
                <w:rPr>
                  <w:rFonts w:ascii="Consolas" w:eastAsia="Consolas" w:hAnsi="Consolas" w:cs="Consolas"/>
                  <w:color w:val="986801"/>
                  <w:sz w:val="21"/>
                </w:rPr>
                <w:t>1</w:t>
              </w:r>
              <w:r w:rsidRPr="00002D6B">
                <w:rPr>
                  <w:rFonts w:ascii="Consolas" w:eastAsia="Consolas" w:hAnsi="Consolas" w:cs="Consolas"/>
                  <w:color w:val="5C5C5C"/>
                  <w:sz w:val="21"/>
                </w:rPr>
                <w:t>; o_t_ggg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end</w:t>
              </w:r>
            </w:ins>
          </w:p>
          <w:p w14:paraId="3F73C3D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22" w:author="yukina minato" w:date="2025-09-07T17:10:00Z" w16du:dateUtc="2025-09-07T09:10:00Z"/>
                <w:rFonts w:eastAsia="宋体"/>
                <w:color w:val="5C5C5C"/>
                <w:szCs w:val="22"/>
              </w:rPr>
            </w:pPr>
            <w:ins w:id="6123"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o_s_ggg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572DC69E"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24" w:author="yukina minato" w:date="2025-09-07T17:10:00Z" w16du:dateUtc="2025-09-07T09:10:00Z"/>
                <w:rFonts w:eastAsia="宋体"/>
                <w:color w:val="5C5C5C"/>
                <w:szCs w:val="22"/>
              </w:rPr>
            </w:pPr>
            <w:ins w:id="6125"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start_</w:t>
              </w:r>
              <w:proofErr w:type="gramStart"/>
              <w:r w:rsidRPr="00002D6B">
                <w:rPr>
                  <w:rFonts w:ascii="Consolas" w:eastAsia="Consolas" w:hAnsi="Consolas" w:cs="Consolas"/>
                  <w:color w:val="5C5C5C"/>
                  <w:sz w:val="21"/>
                </w:rPr>
                <w:t>idx:end</w:t>
              </w:r>
              <w:proofErr w:type="gramEnd"/>
              <w:r w:rsidRPr="00002D6B">
                <w:rPr>
                  <w:rFonts w:ascii="Consolas" w:eastAsia="Consolas" w:hAnsi="Consolas" w:cs="Consolas"/>
                  <w:color w:val="5C5C5C"/>
                  <w:sz w:val="21"/>
                </w:rPr>
                <w:t>_idx</w:t>
              </w:r>
              <w:proofErr w:type="spellEnd"/>
            </w:ins>
          </w:p>
          <w:p w14:paraId="12298EF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26" w:author="yukina minato" w:date="2025-09-07T17:10:00Z" w16du:dateUtc="2025-09-07T09:10:00Z"/>
                <w:rFonts w:eastAsia="宋体"/>
                <w:color w:val="5C5C5C"/>
                <w:szCs w:val="22"/>
              </w:rPr>
            </w:pPr>
            <w:ins w:id="6127" w:author="yukina minato" w:date="2025-09-07T17:10:00Z" w16du:dateUtc="2025-09-07T09:10:00Z">
              <w:r w:rsidRPr="00002D6B">
                <w:rPr>
                  <w:rFonts w:ascii="Consolas" w:eastAsia="Consolas" w:hAnsi="Consolas" w:cs="Consolas"/>
                  <w:color w:val="5C5C5C"/>
                  <w:sz w:val="21"/>
                  <w:shd w:val="clear" w:color="auto" w:fill="F8F8F8"/>
                </w:rPr>
                <w:t>        t = </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w:t>
              </w:r>
            </w:ins>
          </w:p>
          <w:p w14:paraId="5F5D6A7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28" w:author="yukina minato" w:date="2025-09-07T17:10:00Z" w16du:dateUtc="2025-09-07T09:10:00Z"/>
                <w:rFonts w:eastAsia="宋体"/>
                <w:color w:val="5C5C5C"/>
                <w:szCs w:val="22"/>
              </w:rPr>
            </w:pPr>
            <w:ins w:id="6129"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missile_pos</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m_t_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ins>
          </w:p>
          <w:p w14:paraId="1DCA834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30" w:author="yukina minato" w:date="2025-09-07T17:10:00Z" w16du:dateUtc="2025-09-07T09:10:00Z"/>
                <w:rFonts w:eastAsia="宋体"/>
                <w:color w:val="5C5C5C"/>
                <w:szCs w:val="22"/>
              </w:rPr>
            </w:pPr>
            <w:ins w:id="6131"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c_c_ggg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s_p_ggg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v_down</w:t>
              </w:r>
              <w:proofErr w:type="spellEnd"/>
              <w:r w:rsidRPr="00002D6B">
                <w:rPr>
                  <w:rFonts w:ascii="Consolas" w:eastAsia="Consolas" w:hAnsi="Consolas" w:cs="Consolas"/>
                  <w:color w:val="5C5C5C"/>
                  <w:sz w:val="21"/>
                  <w:shd w:val="clear" w:color="auto" w:fill="F8F8F8"/>
                </w:rPr>
                <w:t> * (t - t_exp1)];</w:t>
              </w:r>
            </w:ins>
          </w:p>
          <w:p w14:paraId="7D1AA35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32" w:author="yukina minato" w:date="2025-09-07T17:10:00Z" w16du:dateUtc="2025-09-07T09:10:00Z"/>
                <w:rFonts w:eastAsia="宋体"/>
                <w:color w:val="5C5C5C"/>
                <w:szCs w:val="22"/>
              </w:rPr>
            </w:pPr>
            <w:ins w:id="6133"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i_f_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missile_pos</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c_c_ggg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r_s</w:t>
              </w:r>
              <w:proofErr w:type="spellEnd"/>
              <w:r w:rsidRPr="00002D6B">
                <w:rPr>
                  <w:rFonts w:ascii="Consolas" w:eastAsia="Consolas" w:hAnsi="Consolas" w:cs="Consolas"/>
                  <w:color w:val="5C5C5C"/>
                  <w:sz w:val="21"/>
                </w:rPr>
                <w:t>)</w:t>
              </w:r>
            </w:ins>
          </w:p>
          <w:p w14:paraId="01F9201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34" w:author="yukina minato" w:date="2025-09-07T17:10:00Z" w16du:dateUtc="2025-09-07T09:10:00Z"/>
                <w:rFonts w:eastAsia="宋体"/>
                <w:color w:val="5C5C5C"/>
                <w:szCs w:val="22"/>
              </w:rPr>
            </w:pPr>
            <w:ins w:id="6135"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o_s_ggg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o_s_ggg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4D4FEF8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36" w:author="yukina minato" w:date="2025-09-07T17:10:00Z" w16du:dateUtc="2025-09-07T09:10:00Z"/>
                <w:rFonts w:eastAsia="宋体"/>
                <w:color w:val="5C5C5C"/>
                <w:szCs w:val="22"/>
              </w:rPr>
            </w:pPr>
            <w:ins w:id="6137" w:author="yukina minato" w:date="2025-09-07T17:10:00Z" w16du:dateUtc="2025-09-07T09:10:00Z">
              <w:r w:rsidRPr="00002D6B">
                <w:rPr>
                  <w:rFonts w:ascii="Consolas" w:eastAsia="Consolas" w:hAnsi="Consolas" w:cs="Consolas"/>
                  <w:color w:val="5C5C5C"/>
                  <w:sz w:val="21"/>
                </w:rPr>
                <w:t>        end</w:t>
              </w:r>
            </w:ins>
          </w:p>
          <w:p w14:paraId="0EA53FE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38" w:author="yukina minato" w:date="2025-09-07T17:10:00Z" w16du:dateUtc="2025-09-07T09:10:00Z"/>
                <w:rFonts w:eastAsia="宋体"/>
                <w:color w:val="5C5C5C"/>
                <w:szCs w:val="22"/>
              </w:rPr>
            </w:pPr>
            <w:ins w:id="6139" w:author="yukina minato" w:date="2025-09-07T17:10:00Z" w16du:dateUtc="2025-09-07T09:10:00Z">
              <w:r w:rsidRPr="00002D6B">
                <w:rPr>
                  <w:rFonts w:ascii="Consolas" w:eastAsia="Consolas" w:hAnsi="Consolas" w:cs="Consolas"/>
                  <w:color w:val="5C5C5C"/>
                  <w:sz w:val="21"/>
                  <w:shd w:val="clear" w:color="auto" w:fill="F8F8F8"/>
                </w:rPr>
                <w:t>    end</w:t>
              </w:r>
            </w:ins>
          </w:p>
          <w:p w14:paraId="749239D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40" w:author="yukina minato" w:date="2025-09-07T17:10:00Z" w16du:dateUtc="2025-09-07T09:10:00Z"/>
                <w:rFonts w:eastAsia="宋体"/>
                <w:color w:val="5C5C5C"/>
                <w:szCs w:val="22"/>
              </w:rPr>
            </w:pPr>
            <w:ins w:id="6141"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o_t_ggg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o_s_ggg</w:t>
              </w:r>
              <w:proofErr w:type="spellEnd"/>
              <w:r w:rsidRPr="00002D6B">
                <w:rPr>
                  <w:rFonts w:ascii="Consolas" w:eastAsia="Consolas" w:hAnsi="Consolas" w:cs="Consolas"/>
                  <w:color w:val="5C5C5C"/>
                  <w:sz w:val="21"/>
                </w:rPr>
                <w:t> * dt;</w:t>
              </w:r>
            </w:ins>
          </w:p>
          <w:p w14:paraId="28C0F52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42" w:author="yukina minato" w:date="2025-09-07T17:10:00Z" w16du:dateUtc="2025-09-07T09:10:00Z"/>
                <w:rFonts w:eastAsia="宋体"/>
                <w:color w:val="5C5C5C"/>
                <w:szCs w:val="22"/>
              </w:rPr>
            </w:pPr>
            <w:ins w:id="6143" w:author="yukina minato" w:date="2025-09-07T17:10:00Z" w16du:dateUtc="2025-09-07T09:10:00Z">
              <w:r w:rsidRPr="00002D6B">
                <w:rPr>
                  <w:rFonts w:ascii="Consolas" w:eastAsia="Consolas" w:hAnsi="Consolas" w:cs="Consolas"/>
                  <w:color w:val="5C5C5C"/>
                  <w:sz w:val="21"/>
                  <w:shd w:val="clear" w:color="auto" w:fill="F8F8F8"/>
                </w:rPr>
                <w:t>end</w:t>
              </w:r>
            </w:ins>
          </w:p>
          <w:p w14:paraId="0D896DC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6144" w:author="yukina minato" w:date="2025-09-07T17:10:00Z" w16du:dateUtc="2025-09-07T09:10:00Z"/>
                <w:rFonts w:eastAsia="宋体"/>
                <w:color w:val="5C5C5C"/>
                <w:szCs w:val="22"/>
              </w:rPr>
            </w:pPr>
          </w:p>
          <w:p w14:paraId="6C451CE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45" w:author="yukina minato" w:date="2025-09-07T17:10:00Z" w16du:dateUtc="2025-09-07T09:10:00Z"/>
                <w:rFonts w:eastAsia="宋体"/>
                <w:color w:val="5C5C5C"/>
                <w:szCs w:val="22"/>
              </w:rPr>
            </w:pPr>
            <w:ins w:id="6146" w:author="yukina minato" w:date="2025-09-07T17:10:00Z" w16du:dateUtc="2025-09-07T09:10:00Z">
              <w:r w:rsidRPr="00002D6B">
                <w:rPr>
                  <w:rFonts w:ascii="Consolas" w:eastAsia="Consolas" w:hAnsi="Consolas" w:cs="Consolas"/>
                  <w:color w:val="5C5C5C"/>
                  <w:sz w:val="21"/>
                  <w:shd w:val="clear" w:color="auto" w:fill="F8F8F8"/>
                </w:rPr>
                <w:t>function </w:t>
              </w:r>
              <w:proofErr w:type="spellStart"/>
              <w:r w:rsidRPr="00002D6B">
                <w:rPr>
                  <w:rFonts w:ascii="Consolas" w:eastAsia="Consolas" w:hAnsi="Consolas" w:cs="Consolas"/>
                  <w:color w:val="5C5C5C"/>
                  <w:sz w:val="21"/>
                  <w:shd w:val="clear" w:color="auto" w:fill="F8F8F8"/>
                </w:rPr>
                <w:t>i_f_ggg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i_f_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missile_pos</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s_c_ggg</w:t>
              </w:r>
              <w:proofErr w:type="spellEnd"/>
              <w:r w:rsidRPr="00002D6B">
                <w:rPr>
                  <w:rFonts w:ascii="Consolas" w:eastAsia="Consolas" w:hAnsi="Consolas" w:cs="Consolas"/>
                  <w:color w:val="5C5C5C"/>
                  <w:sz w:val="21"/>
                  <w:shd w:val="clear" w:color="auto" w:fill="F8F8F8"/>
                </w:rPr>
                <w:t>, r)</w:t>
              </w:r>
            </w:ins>
          </w:p>
          <w:p w14:paraId="3272607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47" w:author="yukina minato" w:date="2025-09-07T17:10:00Z" w16du:dateUtc="2025-09-07T09:10:00Z"/>
                <w:rFonts w:eastAsia="宋体"/>
                <w:color w:val="5C5C5C"/>
                <w:szCs w:val="22"/>
              </w:rPr>
            </w:pPr>
            <w:ins w:id="6148"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n_t_ggg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size(</w:t>
              </w:r>
              <w:proofErr w:type="spellStart"/>
              <w:proofErr w:type="gramEnd"/>
              <w:r w:rsidRPr="00002D6B">
                <w:rPr>
                  <w:rFonts w:ascii="Consolas" w:eastAsia="Consolas" w:hAnsi="Consolas" w:cs="Consolas"/>
                  <w:color w:val="5C5C5C"/>
                  <w:sz w:val="21"/>
                </w:rPr>
                <w:t>t_p_ggg</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68EBCF5B"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49" w:author="yukina minato" w:date="2025-09-07T17:10:00Z" w16du:dateUtc="2025-09-07T09:10:00Z"/>
                <w:rFonts w:eastAsia="宋体"/>
                <w:color w:val="5C5C5C"/>
                <w:szCs w:val="22"/>
              </w:rPr>
            </w:pPr>
            <w:ins w:id="6150"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n_h_ggg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size(</w:t>
              </w:r>
              <w:proofErr w:type="spellStart"/>
              <w:proofErr w:type="gramEnd"/>
              <w:r w:rsidRPr="00002D6B">
                <w:rPr>
                  <w:rFonts w:ascii="Consolas" w:eastAsia="Consolas" w:hAnsi="Consolas" w:cs="Consolas"/>
                  <w:color w:val="5C5C5C"/>
                  <w:sz w:val="21"/>
                  <w:shd w:val="clear" w:color="auto" w:fill="F8F8F8"/>
                </w:rPr>
                <w:t>s_c_ggg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397EC84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51" w:author="yukina minato" w:date="2025-09-07T17:10:00Z" w16du:dateUtc="2025-09-07T09:10:00Z"/>
                <w:rFonts w:eastAsia="宋体"/>
                <w:color w:val="5C5C5C"/>
                <w:szCs w:val="22"/>
              </w:rPr>
            </w:pPr>
            <w:ins w:id="6152"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:n</w:t>
              </w:r>
              <w:proofErr w:type="gramEnd"/>
              <w:r w:rsidRPr="00002D6B">
                <w:rPr>
                  <w:rFonts w:ascii="Consolas" w:eastAsia="Consolas" w:hAnsi="Consolas" w:cs="Consolas"/>
                  <w:color w:val="5C5C5C"/>
                  <w:sz w:val="21"/>
                </w:rPr>
                <w:t>_t_ggg</w:t>
              </w:r>
            </w:ins>
          </w:p>
          <w:p w14:paraId="4FD5123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53" w:author="yukina minato" w:date="2025-09-07T17:10:00Z" w16du:dateUtc="2025-09-07T09:10:00Z"/>
                <w:rFonts w:eastAsia="宋体"/>
                <w:color w:val="5C5C5C"/>
                <w:szCs w:val="22"/>
              </w:rPr>
            </w:pPr>
            <w:ins w:id="6154"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target_point</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t_p_ggg</w:t>
              </w:r>
              <w:proofErr w:type="spellEnd"/>
              <w:proofErr w:type="gramStart"/>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ins>
          </w:p>
          <w:p w14:paraId="3C27E4E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55" w:author="yukina minato" w:date="2025-09-07T17:10:00Z" w16du:dateUtc="2025-09-07T09:10:00Z"/>
                <w:rFonts w:eastAsia="宋体"/>
                <w:color w:val="5C5C5C"/>
                <w:szCs w:val="22"/>
              </w:rPr>
            </w:pPr>
            <w:ins w:id="6156"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i_o_ggg</w:t>
              </w:r>
              <w:proofErr w:type="spellEnd"/>
              <w:r w:rsidRPr="00002D6B">
                <w:rPr>
                  <w:rFonts w:ascii="Consolas" w:eastAsia="Consolas" w:hAnsi="Consolas" w:cs="Consolas"/>
                  <w:color w:val="5C5C5C"/>
                  <w:sz w:val="21"/>
                </w:rPr>
                <w:t> = false;</w:t>
              </w:r>
            </w:ins>
          </w:p>
          <w:p w14:paraId="61862CF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57" w:author="yukina minato" w:date="2025-09-07T17:10:00Z" w16du:dateUtc="2025-09-07T09:10:00Z"/>
                <w:rFonts w:eastAsia="宋体"/>
                <w:color w:val="5C5C5C"/>
                <w:szCs w:val="22"/>
              </w:rPr>
            </w:pPr>
            <w:ins w:id="6158" w:author="yukina minato" w:date="2025-09-07T17:10:00Z" w16du:dateUtc="2025-09-07T09:10:00Z">
              <w:r w:rsidRPr="00002D6B">
                <w:rPr>
                  <w:rFonts w:ascii="Consolas" w:eastAsia="Consolas" w:hAnsi="Consolas" w:cs="Consolas"/>
                  <w:color w:val="5C5C5C"/>
                  <w:sz w:val="21"/>
                  <w:shd w:val="clear" w:color="auto" w:fill="F8F8F8"/>
                </w:rPr>
                <w:t>        for j = </w:t>
              </w:r>
              <w:proofErr w:type="gramStart"/>
              <w:r w:rsidRPr="00002D6B">
                <w:rPr>
                  <w:rFonts w:ascii="Consolas" w:eastAsia="Consolas" w:hAnsi="Consolas" w:cs="Consolas"/>
                  <w:color w:val="5C5C5C"/>
                  <w:sz w:val="21"/>
                  <w:shd w:val="clear" w:color="auto" w:fill="F8F8F8"/>
                </w:rPr>
                <w:t>1:n</w:t>
              </w:r>
              <w:proofErr w:type="gramEnd"/>
              <w:r w:rsidRPr="00002D6B">
                <w:rPr>
                  <w:rFonts w:ascii="Consolas" w:eastAsia="Consolas" w:hAnsi="Consolas" w:cs="Consolas"/>
                  <w:color w:val="5C5C5C"/>
                  <w:sz w:val="21"/>
                  <w:shd w:val="clear" w:color="auto" w:fill="F8F8F8"/>
                </w:rPr>
                <w:t>_h_ggg</w:t>
              </w:r>
            </w:ins>
          </w:p>
          <w:p w14:paraId="7378DE6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59" w:author="yukina minato" w:date="2025-09-07T17:10:00Z" w16du:dateUtc="2025-09-07T09:10:00Z"/>
                <w:rFonts w:eastAsia="宋体"/>
                <w:color w:val="5C5C5C"/>
                <w:szCs w:val="22"/>
              </w:rPr>
            </w:pPr>
            <w:ins w:id="6160"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smoke_center</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s_c_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j, :);</w:t>
              </w:r>
            </w:ins>
          </w:p>
          <w:p w14:paraId="7EF8A58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61" w:author="yukina minato" w:date="2025-09-07T17:10:00Z" w16du:dateUtc="2025-09-07T09:10:00Z"/>
                <w:rFonts w:eastAsia="宋体"/>
                <w:color w:val="5C5C5C"/>
                <w:szCs w:val="22"/>
              </w:rPr>
            </w:pPr>
            <w:ins w:id="6162" w:author="yukina minato" w:date="2025-09-07T17:10:00Z" w16du:dateUtc="2025-09-07T09:10:00Z">
              <w:r w:rsidRPr="00002D6B">
                <w:rPr>
                  <w:rFonts w:ascii="Consolas" w:eastAsia="Consolas" w:hAnsi="Consolas" w:cs="Consolas"/>
                  <w:color w:val="5C5C5C"/>
                  <w:sz w:val="21"/>
                  <w:shd w:val="clear" w:color="auto" w:fill="F8F8F8"/>
                </w:rPr>
                <w:t>            if c_s_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5C5C5C"/>
                  <w:sz w:val="21"/>
                  <w:shd w:val="clear" w:color="auto" w:fill="F8F8F8"/>
                </w:rPr>
                <w:t>missile_pos, target_point, smoke_center, r)</w:t>
              </w:r>
            </w:ins>
          </w:p>
          <w:p w14:paraId="23F307F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63" w:author="yukina minato" w:date="2025-09-07T17:10:00Z" w16du:dateUtc="2025-09-07T09:10:00Z"/>
                <w:rFonts w:eastAsia="宋体"/>
                <w:color w:val="5C5C5C"/>
                <w:szCs w:val="22"/>
              </w:rPr>
            </w:pPr>
            <w:ins w:id="6164"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i_o_ggg</w:t>
              </w:r>
              <w:proofErr w:type="spellEnd"/>
              <w:r w:rsidRPr="00002D6B">
                <w:rPr>
                  <w:rFonts w:ascii="Consolas" w:eastAsia="Consolas" w:hAnsi="Consolas" w:cs="Consolas"/>
                  <w:color w:val="5C5C5C"/>
                  <w:sz w:val="21"/>
                </w:rPr>
                <w:t> = true;</w:t>
              </w:r>
            </w:ins>
          </w:p>
          <w:p w14:paraId="3D85FD3A"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65" w:author="yukina minato" w:date="2025-09-07T17:10:00Z" w16du:dateUtc="2025-09-07T09:10:00Z"/>
                <w:rFonts w:eastAsia="宋体"/>
                <w:color w:val="5C5C5C"/>
                <w:szCs w:val="22"/>
              </w:rPr>
            </w:pPr>
            <w:ins w:id="6166" w:author="yukina minato" w:date="2025-09-07T17:10:00Z" w16du:dateUtc="2025-09-07T09:10:00Z">
              <w:r w:rsidRPr="00002D6B">
                <w:rPr>
                  <w:rFonts w:ascii="Consolas" w:eastAsia="Consolas" w:hAnsi="Consolas" w:cs="Consolas"/>
                  <w:color w:val="5C5C5C"/>
                  <w:sz w:val="21"/>
                  <w:shd w:val="clear" w:color="auto" w:fill="F8F8F8"/>
                </w:rPr>
                <w:t>                break;</w:t>
              </w:r>
            </w:ins>
          </w:p>
          <w:p w14:paraId="58507A2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67" w:author="yukina minato" w:date="2025-09-07T17:10:00Z" w16du:dateUtc="2025-09-07T09:10:00Z"/>
                <w:rFonts w:eastAsia="宋体"/>
                <w:color w:val="5C5C5C"/>
                <w:szCs w:val="22"/>
              </w:rPr>
            </w:pPr>
            <w:ins w:id="6168" w:author="yukina minato" w:date="2025-09-07T17:10:00Z" w16du:dateUtc="2025-09-07T09:10:00Z">
              <w:r w:rsidRPr="00002D6B">
                <w:rPr>
                  <w:rFonts w:ascii="Consolas" w:eastAsia="Consolas" w:hAnsi="Consolas" w:cs="Consolas"/>
                  <w:color w:val="5C5C5C"/>
                  <w:sz w:val="21"/>
                </w:rPr>
                <w:t>            end</w:t>
              </w:r>
            </w:ins>
          </w:p>
          <w:p w14:paraId="226A189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69" w:author="yukina minato" w:date="2025-09-07T17:10:00Z" w16du:dateUtc="2025-09-07T09:10:00Z"/>
                <w:rFonts w:eastAsia="宋体"/>
                <w:color w:val="5C5C5C"/>
                <w:szCs w:val="22"/>
              </w:rPr>
            </w:pPr>
            <w:ins w:id="6170" w:author="yukina minato" w:date="2025-09-07T17:10:00Z" w16du:dateUtc="2025-09-07T09:10:00Z">
              <w:r w:rsidRPr="00002D6B">
                <w:rPr>
                  <w:rFonts w:ascii="Consolas" w:eastAsia="Consolas" w:hAnsi="Consolas" w:cs="Consolas"/>
                  <w:color w:val="5C5C5C"/>
                  <w:sz w:val="21"/>
                  <w:shd w:val="clear" w:color="auto" w:fill="F8F8F8"/>
                </w:rPr>
                <w:t>        end</w:t>
              </w:r>
            </w:ins>
          </w:p>
          <w:p w14:paraId="5B3DE8B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71" w:author="yukina minato" w:date="2025-09-07T17:10:00Z" w16du:dateUtc="2025-09-07T09:10:00Z"/>
                <w:rFonts w:eastAsia="宋体"/>
                <w:color w:val="5C5C5C"/>
                <w:szCs w:val="22"/>
              </w:rPr>
            </w:pPr>
            <w:ins w:id="6172" w:author="yukina minato" w:date="2025-09-07T17:10:00Z" w16du:dateUtc="2025-09-07T09:10:00Z">
              <w:r w:rsidRPr="00002D6B">
                <w:rPr>
                  <w:rFonts w:ascii="Consolas" w:eastAsia="Consolas" w:hAnsi="Consolas" w:cs="Consolas"/>
                  <w:color w:val="5C5C5C"/>
                  <w:sz w:val="21"/>
                </w:rPr>
                <w:t>        if ~</w:t>
              </w:r>
              <w:proofErr w:type="spellStart"/>
              <w:r w:rsidRPr="00002D6B">
                <w:rPr>
                  <w:rFonts w:ascii="Consolas" w:eastAsia="Consolas" w:hAnsi="Consolas" w:cs="Consolas"/>
                  <w:color w:val="5C5C5C"/>
                  <w:sz w:val="21"/>
                </w:rPr>
                <w:t>i_o_ggg</w:t>
              </w:r>
              <w:proofErr w:type="spellEnd"/>
            </w:ins>
          </w:p>
          <w:p w14:paraId="711687FA"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73" w:author="yukina minato" w:date="2025-09-07T17:10:00Z" w16du:dateUtc="2025-09-07T09:10:00Z"/>
                <w:rFonts w:eastAsia="宋体"/>
                <w:color w:val="5C5C5C"/>
                <w:szCs w:val="22"/>
              </w:rPr>
            </w:pPr>
            <w:ins w:id="6174"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i_f_ggg</w:t>
              </w:r>
              <w:proofErr w:type="spellEnd"/>
              <w:r w:rsidRPr="00002D6B">
                <w:rPr>
                  <w:rFonts w:ascii="Consolas" w:eastAsia="Consolas" w:hAnsi="Consolas" w:cs="Consolas"/>
                  <w:color w:val="5C5C5C"/>
                  <w:sz w:val="21"/>
                  <w:shd w:val="clear" w:color="auto" w:fill="F8F8F8"/>
                </w:rPr>
                <w:t> = false;</w:t>
              </w:r>
            </w:ins>
          </w:p>
          <w:p w14:paraId="086B828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75" w:author="yukina minato" w:date="2025-09-07T17:10:00Z" w16du:dateUtc="2025-09-07T09:10:00Z"/>
                <w:rFonts w:eastAsia="宋体"/>
                <w:color w:val="5C5C5C"/>
                <w:szCs w:val="22"/>
              </w:rPr>
            </w:pPr>
            <w:ins w:id="6176" w:author="yukina minato" w:date="2025-09-07T17:10:00Z" w16du:dateUtc="2025-09-07T09:10:00Z">
              <w:r w:rsidRPr="00002D6B">
                <w:rPr>
                  <w:rFonts w:ascii="Consolas" w:eastAsia="Consolas" w:hAnsi="Consolas" w:cs="Consolas"/>
                  <w:color w:val="5C5C5C"/>
                  <w:sz w:val="21"/>
                </w:rPr>
                <w:t>            return;</w:t>
              </w:r>
            </w:ins>
          </w:p>
          <w:p w14:paraId="1F7C111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77" w:author="yukina minato" w:date="2025-09-07T17:10:00Z" w16du:dateUtc="2025-09-07T09:10:00Z"/>
                <w:rFonts w:eastAsia="宋体"/>
                <w:color w:val="5C5C5C"/>
                <w:szCs w:val="22"/>
              </w:rPr>
            </w:pPr>
            <w:ins w:id="6178" w:author="yukina minato" w:date="2025-09-07T17:10:00Z" w16du:dateUtc="2025-09-07T09:10:00Z">
              <w:r w:rsidRPr="00002D6B">
                <w:rPr>
                  <w:rFonts w:ascii="Consolas" w:eastAsia="Consolas" w:hAnsi="Consolas" w:cs="Consolas"/>
                  <w:color w:val="5C5C5C"/>
                  <w:sz w:val="21"/>
                  <w:shd w:val="clear" w:color="auto" w:fill="F8F8F8"/>
                </w:rPr>
                <w:t>        end</w:t>
              </w:r>
            </w:ins>
          </w:p>
          <w:p w14:paraId="75A8B68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79" w:author="yukina minato" w:date="2025-09-07T17:10:00Z" w16du:dateUtc="2025-09-07T09:10:00Z"/>
                <w:rFonts w:eastAsia="宋体"/>
                <w:color w:val="5C5C5C"/>
                <w:szCs w:val="22"/>
              </w:rPr>
            </w:pPr>
            <w:ins w:id="6180" w:author="yukina minato" w:date="2025-09-07T17:10:00Z" w16du:dateUtc="2025-09-07T09:10:00Z">
              <w:r w:rsidRPr="00002D6B">
                <w:rPr>
                  <w:rFonts w:ascii="Consolas" w:eastAsia="Consolas" w:hAnsi="Consolas" w:cs="Consolas"/>
                  <w:color w:val="5C5C5C"/>
                  <w:sz w:val="21"/>
                </w:rPr>
                <w:t>    end</w:t>
              </w:r>
            </w:ins>
          </w:p>
          <w:p w14:paraId="64707AEB"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81" w:author="yukina minato" w:date="2025-09-07T17:10:00Z" w16du:dateUtc="2025-09-07T09:10:00Z"/>
                <w:rFonts w:eastAsia="宋体"/>
                <w:color w:val="5C5C5C"/>
                <w:szCs w:val="22"/>
              </w:rPr>
            </w:pPr>
            <w:ins w:id="6182"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i_f_ggg</w:t>
              </w:r>
              <w:proofErr w:type="spellEnd"/>
              <w:r w:rsidRPr="00002D6B">
                <w:rPr>
                  <w:rFonts w:ascii="Consolas" w:eastAsia="Consolas" w:hAnsi="Consolas" w:cs="Consolas"/>
                  <w:color w:val="5C5C5C"/>
                  <w:sz w:val="21"/>
                  <w:shd w:val="clear" w:color="auto" w:fill="F8F8F8"/>
                </w:rPr>
                <w:t> = true;</w:t>
              </w:r>
            </w:ins>
          </w:p>
          <w:p w14:paraId="4A2863A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83" w:author="yukina minato" w:date="2025-09-07T17:10:00Z" w16du:dateUtc="2025-09-07T09:10:00Z"/>
                <w:rFonts w:eastAsia="宋体"/>
                <w:color w:val="5C5C5C"/>
                <w:szCs w:val="22"/>
              </w:rPr>
            </w:pPr>
            <w:ins w:id="6184" w:author="yukina minato" w:date="2025-09-07T17:10:00Z" w16du:dateUtc="2025-09-07T09:10:00Z">
              <w:r w:rsidRPr="00002D6B">
                <w:rPr>
                  <w:rFonts w:ascii="Consolas" w:eastAsia="Consolas" w:hAnsi="Consolas" w:cs="Consolas"/>
                  <w:color w:val="5C5C5C"/>
                  <w:sz w:val="21"/>
                </w:rPr>
                <w:t>end</w:t>
              </w:r>
            </w:ins>
          </w:p>
          <w:p w14:paraId="0A841F8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6185" w:author="yukina minato" w:date="2025-09-07T17:10:00Z" w16du:dateUtc="2025-09-07T09:10:00Z"/>
                <w:rFonts w:eastAsia="宋体"/>
                <w:color w:val="5C5C5C"/>
                <w:szCs w:val="22"/>
              </w:rPr>
            </w:pPr>
          </w:p>
          <w:p w14:paraId="09B9CB9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86" w:author="yukina minato" w:date="2025-09-07T17:10:00Z" w16du:dateUtc="2025-09-07T09:10:00Z"/>
                <w:rFonts w:eastAsia="宋体"/>
                <w:color w:val="5C5C5C"/>
                <w:szCs w:val="22"/>
              </w:rPr>
            </w:pPr>
            <w:ins w:id="6187" w:author="yukina minato" w:date="2025-09-07T17:10:00Z" w16du:dateUtc="2025-09-07T09:10:00Z">
              <w:r w:rsidRPr="00002D6B">
                <w:rPr>
                  <w:rFonts w:ascii="Consolas" w:eastAsia="Consolas" w:hAnsi="Consolas" w:cs="Consolas"/>
                  <w:color w:val="5C5C5C"/>
                  <w:sz w:val="21"/>
                </w:rPr>
                <w:t>function </w:t>
              </w:r>
              <w:proofErr w:type="spellStart"/>
              <w:r w:rsidRPr="00002D6B">
                <w:rPr>
                  <w:rFonts w:ascii="Consolas" w:eastAsia="Consolas" w:hAnsi="Consolas" w:cs="Consolas"/>
                  <w:color w:val="5C5C5C"/>
                  <w:sz w:val="21"/>
                </w:rPr>
                <w:t>d_i_ggg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c_s_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P, Q, C, r) </w:t>
              </w:r>
            </w:ins>
          </w:p>
          <w:p w14:paraId="37C53CD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88" w:author="yukina minato" w:date="2025-09-07T17:10:00Z" w16du:dateUtc="2025-09-07T09:10:00Z"/>
                <w:rFonts w:eastAsia="宋体"/>
                <w:color w:val="5C5C5C"/>
                <w:szCs w:val="22"/>
              </w:rPr>
            </w:pPr>
            <w:ins w:id="6189"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v_r_ggg</w:t>
              </w:r>
              <w:proofErr w:type="spellEnd"/>
              <w:r w:rsidRPr="00002D6B">
                <w:rPr>
                  <w:rFonts w:ascii="Consolas" w:eastAsia="Consolas" w:hAnsi="Consolas" w:cs="Consolas"/>
                  <w:color w:val="5C5C5C"/>
                  <w:sz w:val="21"/>
                  <w:shd w:val="clear" w:color="auto" w:fill="F8F8F8"/>
                </w:rPr>
                <w:t> = Q - P;</w:t>
              </w:r>
            </w:ins>
          </w:p>
          <w:p w14:paraId="24BD140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90" w:author="yukina minato" w:date="2025-09-07T17:10:00Z" w16du:dateUtc="2025-09-07T09:10:00Z"/>
                <w:rFonts w:eastAsia="宋体"/>
                <w:color w:val="5C5C5C"/>
                <w:szCs w:val="22"/>
              </w:rPr>
            </w:pPr>
            <w:ins w:id="6191"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v_p_ggg</w:t>
              </w:r>
              <w:proofErr w:type="spellEnd"/>
              <w:r w:rsidRPr="00002D6B">
                <w:rPr>
                  <w:rFonts w:ascii="Consolas" w:eastAsia="Consolas" w:hAnsi="Consolas" w:cs="Consolas"/>
                  <w:color w:val="5C5C5C"/>
                  <w:sz w:val="21"/>
                </w:rPr>
                <w:t> = C - P;</w:t>
              </w:r>
            </w:ins>
          </w:p>
          <w:p w14:paraId="04B5077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92" w:author="yukina minato" w:date="2025-09-07T17:10:00Z" w16du:dateUtc="2025-09-07T09:10:00Z"/>
                <w:rFonts w:eastAsia="宋体"/>
                <w:color w:val="5C5C5C"/>
                <w:szCs w:val="22"/>
              </w:rPr>
            </w:pPr>
            <w:ins w:id="6193" w:author="yukina minato" w:date="2025-09-07T17:10:00Z" w16du:dateUtc="2025-09-07T09:10:00Z">
              <w:r w:rsidRPr="00002D6B">
                <w:rPr>
                  <w:rFonts w:ascii="Consolas" w:eastAsia="Consolas" w:hAnsi="Consolas" w:cs="Consolas"/>
                  <w:color w:val="5C5C5C"/>
                  <w:sz w:val="21"/>
                  <w:shd w:val="clear" w:color="auto" w:fill="F8F8F8"/>
                </w:rPr>
                <w:t>    t = </w:t>
              </w:r>
              <w:proofErr w:type="gramStart"/>
              <w:r w:rsidRPr="00002D6B">
                <w:rPr>
                  <w:rFonts w:ascii="Consolas" w:eastAsia="Consolas" w:hAnsi="Consolas" w:cs="Consolas"/>
                  <w:color w:val="5C5C5C"/>
                  <w:sz w:val="21"/>
                  <w:shd w:val="clear" w:color="auto" w:fill="F8F8F8"/>
                </w:rPr>
                <w:t>dot(</w:t>
              </w:r>
              <w:proofErr w:type="spellStart"/>
              <w:proofErr w:type="gramEnd"/>
              <w:r w:rsidRPr="00002D6B">
                <w:rPr>
                  <w:rFonts w:ascii="Consolas" w:eastAsia="Consolas" w:hAnsi="Consolas" w:cs="Consolas"/>
                  <w:color w:val="5C5C5C"/>
                  <w:sz w:val="21"/>
                  <w:shd w:val="clear" w:color="auto" w:fill="F8F8F8"/>
                </w:rPr>
                <w:t>v_p_ggg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v_r_ggg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dot(</w:t>
              </w:r>
              <w:proofErr w:type="spellStart"/>
              <w:proofErr w:type="gramEnd"/>
              <w:r w:rsidRPr="00002D6B">
                <w:rPr>
                  <w:rFonts w:ascii="Consolas" w:eastAsia="Consolas" w:hAnsi="Consolas" w:cs="Consolas"/>
                  <w:color w:val="5C5C5C"/>
                  <w:sz w:val="21"/>
                  <w:shd w:val="clear" w:color="auto" w:fill="F8F8F8"/>
                </w:rPr>
                <w:t>v_r_ggg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v_r_ggg</w:t>
              </w:r>
              <w:proofErr w:type="spellEnd"/>
              <w:r w:rsidRPr="00002D6B">
                <w:rPr>
                  <w:rFonts w:ascii="Consolas" w:eastAsia="Consolas" w:hAnsi="Consolas" w:cs="Consolas"/>
                  <w:color w:val="5C5C5C"/>
                  <w:sz w:val="21"/>
                  <w:shd w:val="clear" w:color="auto" w:fill="F8F8F8"/>
                </w:rPr>
                <w:t>);</w:t>
              </w:r>
            </w:ins>
          </w:p>
          <w:p w14:paraId="2FEB1972"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94" w:author="yukina minato" w:date="2025-09-07T17:10:00Z" w16du:dateUtc="2025-09-07T09:10:00Z"/>
                <w:rFonts w:eastAsia="宋体"/>
                <w:color w:val="5C5C5C"/>
                <w:szCs w:val="22"/>
              </w:rPr>
            </w:pPr>
            <w:ins w:id="6195" w:author="yukina minato" w:date="2025-09-07T17:10:00Z" w16du:dateUtc="2025-09-07T09:10:00Z">
              <w:r w:rsidRPr="00002D6B">
                <w:rPr>
                  <w:rFonts w:ascii="Consolas" w:eastAsia="Consolas" w:hAnsi="Consolas" w:cs="Consolas"/>
                  <w:color w:val="5C5C5C"/>
                  <w:sz w:val="21"/>
                </w:rPr>
                <w:t>    if t &lt; 0 || t &gt; 1</w:t>
              </w:r>
            </w:ins>
          </w:p>
          <w:p w14:paraId="693C085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196" w:author="yukina minato" w:date="2025-09-07T17:10:00Z" w16du:dateUtc="2025-09-07T09:10:00Z"/>
                <w:rFonts w:eastAsia="宋体"/>
                <w:color w:val="5C5C5C"/>
                <w:szCs w:val="22"/>
              </w:rPr>
            </w:pPr>
            <w:ins w:id="6197"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d_p_ggg</w:t>
              </w:r>
              <w:proofErr w:type="spellEnd"/>
              <w:r w:rsidRPr="00002D6B">
                <w:rPr>
                  <w:rFonts w:ascii="Consolas" w:eastAsia="Consolas" w:hAnsi="Consolas" w:cs="Consolas"/>
                  <w:color w:val="5C5C5C"/>
                  <w:sz w:val="21"/>
                  <w:shd w:val="clear" w:color="auto" w:fill="F8F8F8"/>
                </w:rPr>
                <w:t> = sum(v_p_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5C5C5C"/>
                  <w:sz w:val="21"/>
                  <w:shd w:val="clear" w:color="auto" w:fill="F8F8F8"/>
                </w:rPr>
                <w:t>2);</w:t>
              </w:r>
            </w:ins>
          </w:p>
          <w:p w14:paraId="3F1A1C2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198" w:author="yukina minato" w:date="2025-09-07T17:10:00Z" w16du:dateUtc="2025-09-07T09:10:00Z"/>
                <w:rFonts w:eastAsia="宋体"/>
                <w:color w:val="5C5C5C"/>
                <w:szCs w:val="22"/>
              </w:rPr>
            </w:pPr>
            <w:ins w:id="6199"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d_q_ggg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sum(</w:t>
              </w:r>
              <w:proofErr w:type="gramEnd"/>
              <w:r w:rsidRPr="00002D6B">
                <w:rPr>
                  <w:rFonts w:ascii="Consolas" w:eastAsia="Consolas" w:hAnsi="Consolas" w:cs="Consolas"/>
                  <w:color w:val="5C5C5C"/>
                  <w:sz w:val="21"/>
                </w:rPr>
                <w:t>(C - Q</w:t>
              </w:r>
              <w:proofErr w:type="gramStart"/>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2);</w:t>
              </w:r>
            </w:ins>
          </w:p>
          <w:p w14:paraId="67B7A0E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200" w:author="yukina minato" w:date="2025-09-07T17:10:00Z" w16du:dateUtc="2025-09-07T09:10:00Z"/>
                <w:rFonts w:eastAsia="宋体"/>
                <w:color w:val="5C5C5C"/>
                <w:szCs w:val="22"/>
              </w:rPr>
            </w:pPr>
            <w:ins w:id="6201"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d_i_ggg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d_p_ggg</w:t>
              </w:r>
              <w:proofErr w:type="spellEnd"/>
              <w:r w:rsidRPr="00002D6B">
                <w:rPr>
                  <w:rFonts w:ascii="Consolas" w:eastAsia="Consolas" w:hAnsi="Consolas" w:cs="Consolas"/>
                  <w:color w:val="5C5C5C"/>
                  <w:sz w:val="21"/>
                  <w:shd w:val="clear" w:color="auto" w:fill="F8F8F8"/>
                </w:rPr>
                <w:t> &lt;= r^2) || (</w:t>
              </w:r>
              <w:proofErr w:type="spellStart"/>
              <w:r w:rsidRPr="00002D6B">
                <w:rPr>
                  <w:rFonts w:ascii="Consolas" w:eastAsia="Consolas" w:hAnsi="Consolas" w:cs="Consolas"/>
                  <w:color w:val="5C5C5C"/>
                  <w:sz w:val="21"/>
                  <w:shd w:val="clear" w:color="auto" w:fill="F8F8F8"/>
                </w:rPr>
                <w:t>d_q_ggg</w:t>
              </w:r>
              <w:proofErr w:type="spellEnd"/>
              <w:r w:rsidRPr="00002D6B">
                <w:rPr>
                  <w:rFonts w:ascii="Consolas" w:eastAsia="Consolas" w:hAnsi="Consolas" w:cs="Consolas"/>
                  <w:color w:val="5C5C5C"/>
                  <w:sz w:val="21"/>
                  <w:shd w:val="clear" w:color="auto" w:fill="F8F8F8"/>
                </w:rPr>
                <w:t> &lt;= r^2);</w:t>
              </w:r>
            </w:ins>
          </w:p>
          <w:p w14:paraId="0AA4540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202" w:author="yukina minato" w:date="2025-09-07T17:10:00Z" w16du:dateUtc="2025-09-07T09:10:00Z"/>
                <w:rFonts w:eastAsia="宋体"/>
                <w:color w:val="5C5C5C"/>
                <w:szCs w:val="22"/>
              </w:rPr>
            </w:pPr>
            <w:ins w:id="6203" w:author="yukina minato" w:date="2025-09-07T17:10:00Z" w16du:dateUtc="2025-09-07T09:10:00Z">
              <w:r w:rsidRPr="00002D6B">
                <w:rPr>
                  <w:rFonts w:ascii="Consolas" w:eastAsia="Consolas" w:hAnsi="Consolas" w:cs="Consolas"/>
                  <w:color w:val="5C5C5C"/>
                  <w:sz w:val="21"/>
                </w:rPr>
                <w:t>    else</w:t>
              </w:r>
            </w:ins>
          </w:p>
          <w:p w14:paraId="5D38340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204" w:author="yukina minato" w:date="2025-09-07T17:10:00Z" w16du:dateUtc="2025-09-07T09:10:00Z"/>
                <w:rFonts w:eastAsia="宋体"/>
                <w:color w:val="5C5C5C"/>
                <w:szCs w:val="22"/>
              </w:rPr>
            </w:pPr>
            <w:ins w:id="6205" w:author="yukina minato" w:date="2025-09-07T17:10:00Z" w16du:dateUtc="2025-09-07T09:10:00Z">
              <w:r w:rsidRPr="00002D6B">
                <w:rPr>
                  <w:rFonts w:ascii="Consolas" w:eastAsia="Consolas" w:hAnsi="Consolas" w:cs="Consolas"/>
                  <w:color w:val="5C5C5C"/>
                  <w:sz w:val="21"/>
                  <w:shd w:val="clear" w:color="auto" w:fill="F8F8F8"/>
                </w:rPr>
                <w:t>        d_s_ggg = sum(v_p_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5C5C5C"/>
                  <w:sz w:val="21"/>
                  <w:shd w:val="clear" w:color="auto" w:fill="F8F8F8"/>
                </w:rPr>
                <w:t>2) - (t^2) * </w:t>
              </w:r>
              <w:proofErr w:type="gramStart"/>
              <w:r w:rsidRPr="00002D6B">
                <w:rPr>
                  <w:rFonts w:ascii="Consolas" w:eastAsia="Consolas" w:hAnsi="Consolas" w:cs="Consolas"/>
                  <w:color w:val="5C5C5C"/>
                  <w:sz w:val="21"/>
                  <w:shd w:val="clear" w:color="auto" w:fill="F8F8F8"/>
                </w:rPr>
                <w:t>dot(</w:t>
              </w:r>
              <w:proofErr w:type="gramEnd"/>
              <w:r w:rsidRPr="00002D6B">
                <w:rPr>
                  <w:rFonts w:ascii="Consolas" w:eastAsia="Consolas" w:hAnsi="Consolas" w:cs="Consolas"/>
                  <w:color w:val="5C5C5C"/>
                  <w:sz w:val="21"/>
                  <w:shd w:val="clear" w:color="auto" w:fill="F8F8F8"/>
                </w:rPr>
                <w:t>v_r_ggg, v_r_ggg);</w:t>
              </w:r>
            </w:ins>
          </w:p>
          <w:p w14:paraId="5032010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206" w:author="yukina minato" w:date="2025-09-07T17:10:00Z" w16du:dateUtc="2025-09-07T09:10:00Z"/>
                <w:rFonts w:eastAsia="宋体"/>
                <w:color w:val="5C5C5C"/>
                <w:szCs w:val="22"/>
              </w:rPr>
            </w:pPr>
            <w:ins w:id="6207"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d_i_ggg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d_s_ggg</w:t>
              </w:r>
              <w:proofErr w:type="spellEnd"/>
              <w:r w:rsidRPr="00002D6B">
                <w:rPr>
                  <w:rFonts w:ascii="Consolas" w:eastAsia="Consolas" w:hAnsi="Consolas" w:cs="Consolas"/>
                  <w:color w:val="5C5C5C"/>
                  <w:sz w:val="21"/>
                </w:rPr>
                <w:t> &lt;= r^2);</w:t>
              </w:r>
            </w:ins>
          </w:p>
          <w:p w14:paraId="295E8B1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208" w:author="yukina minato" w:date="2025-09-07T17:10:00Z" w16du:dateUtc="2025-09-07T09:10:00Z"/>
                <w:rFonts w:eastAsia="宋体"/>
                <w:color w:val="5C5C5C"/>
                <w:szCs w:val="22"/>
              </w:rPr>
            </w:pPr>
            <w:ins w:id="6209" w:author="yukina minato" w:date="2025-09-07T17:10:00Z" w16du:dateUtc="2025-09-07T09:10:00Z">
              <w:r w:rsidRPr="00002D6B">
                <w:rPr>
                  <w:rFonts w:ascii="Consolas" w:eastAsia="Consolas" w:hAnsi="Consolas" w:cs="Consolas"/>
                  <w:color w:val="5C5C5C"/>
                  <w:sz w:val="21"/>
                  <w:shd w:val="clear" w:color="auto" w:fill="F8F8F8"/>
                </w:rPr>
                <w:t>    end</w:t>
              </w:r>
            </w:ins>
          </w:p>
          <w:p w14:paraId="2B0ABC8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210" w:author="yukina minato" w:date="2025-09-07T17:10:00Z" w16du:dateUtc="2025-09-07T09:10:00Z"/>
                <w:rFonts w:eastAsia="宋体"/>
                <w:color w:val="5C5C5C"/>
                <w:szCs w:val="22"/>
              </w:rPr>
            </w:pPr>
            <w:ins w:id="6211" w:author="yukina minato" w:date="2025-09-07T17:10:00Z" w16du:dateUtc="2025-09-07T09:10:00Z">
              <w:r w:rsidRPr="00002D6B">
                <w:rPr>
                  <w:rFonts w:ascii="Consolas" w:eastAsia="Consolas" w:hAnsi="Consolas" w:cs="Consolas"/>
                  <w:color w:val="5C5C5C"/>
                  <w:sz w:val="21"/>
                </w:rPr>
                <w:t>end</w:t>
              </w:r>
            </w:ins>
          </w:p>
          <w:p w14:paraId="55EEA82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6212" w:author="yukina minato" w:date="2025-09-07T17:10:00Z" w16du:dateUtc="2025-09-07T09:10:00Z"/>
                <w:rFonts w:eastAsia="宋体"/>
                <w:color w:val="5C5C5C"/>
                <w:szCs w:val="22"/>
              </w:rPr>
            </w:pPr>
          </w:p>
          <w:p w14:paraId="3FB6EE9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213" w:author="yukina minato" w:date="2025-09-07T17:10:00Z" w16du:dateUtc="2025-09-07T09:10:00Z"/>
                <w:rFonts w:eastAsia="宋体"/>
                <w:color w:val="5C5C5C"/>
                <w:szCs w:val="22"/>
              </w:rPr>
            </w:pPr>
            <w:ins w:id="6214" w:author="yukina minato" w:date="2025-09-07T17:10:00Z" w16du:dateUtc="2025-09-07T09:10:00Z">
              <w:r w:rsidRPr="00002D6B">
                <w:rPr>
                  <w:rFonts w:ascii="Consolas" w:eastAsia="Consolas" w:hAnsi="Consolas" w:cs="Consolas"/>
                  <w:color w:val="5C5C5C"/>
                  <w:sz w:val="21"/>
                </w:rPr>
                <w:t>function </w:t>
              </w:r>
              <w:proofErr w:type="spellStart"/>
              <w:r w:rsidRPr="00002D6B">
                <w:rPr>
                  <w:rFonts w:ascii="Consolas" w:eastAsia="Consolas" w:hAnsi="Consolas" w:cs="Consolas"/>
                  <w:color w:val="5C5C5C"/>
                  <w:sz w:val="21"/>
                </w:rPr>
                <w:t>p_m_ggg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g_m_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t_v_ggg</w:t>
              </w:r>
              <w:proofErr w:type="spellEnd"/>
              <w:r w:rsidRPr="00002D6B">
                <w:rPr>
                  <w:rFonts w:ascii="Consolas" w:eastAsia="Consolas" w:hAnsi="Consolas" w:cs="Consolas"/>
                  <w:color w:val="5C5C5C"/>
                  <w:sz w:val="21"/>
                </w:rPr>
                <w:t>, M0, </w:t>
              </w:r>
              <w:proofErr w:type="spellStart"/>
              <w:r w:rsidRPr="00002D6B">
                <w:rPr>
                  <w:rFonts w:ascii="Consolas" w:eastAsia="Consolas" w:hAnsi="Consolas" w:cs="Consolas"/>
                  <w:color w:val="5C5C5C"/>
                  <w:sz w:val="21"/>
                </w:rPr>
                <w:t>v_m</w:t>
              </w:r>
              <w:proofErr w:type="spellEnd"/>
              <w:r w:rsidRPr="00002D6B">
                <w:rPr>
                  <w:rFonts w:ascii="Consolas" w:eastAsia="Consolas" w:hAnsi="Consolas" w:cs="Consolas"/>
                  <w:color w:val="5C5C5C"/>
                  <w:sz w:val="21"/>
                </w:rPr>
                <w:t>, O) </w:t>
              </w:r>
            </w:ins>
          </w:p>
          <w:p w14:paraId="67EADBD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215" w:author="yukina minato" w:date="2025-09-07T17:10:00Z" w16du:dateUtc="2025-09-07T09:10:00Z"/>
                <w:rFonts w:eastAsia="宋体"/>
                <w:color w:val="5C5C5C"/>
                <w:szCs w:val="22"/>
              </w:rPr>
            </w:pPr>
            <w:ins w:id="6216"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d_v_ggg</w:t>
              </w:r>
              <w:proofErr w:type="spellEnd"/>
              <w:r w:rsidRPr="00002D6B">
                <w:rPr>
                  <w:rFonts w:ascii="Consolas" w:eastAsia="Consolas" w:hAnsi="Consolas" w:cs="Consolas"/>
                  <w:color w:val="5C5C5C"/>
                  <w:sz w:val="21"/>
                  <w:shd w:val="clear" w:color="auto" w:fill="F8F8F8"/>
                </w:rPr>
                <w:t> = (O - M0) / </w:t>
              </w:r>
              <w:proofErr w:type="gramStart"/>
              <w:r w:rsidRPr="00002D6B">
                <w:rPr>
                  <w:rFonts w:ascii="Consolas" w:eastAsia="Consolas" w:hAnsi="Consolas" w:cs="Consolas"/>
                  <w:color w:val="5C5C5C"/>
                  <w:sz w:val="21"/>
                  <w:shd w:val="clear" w:color="auto" w:fill="F8F8F8"/>
                </w:rPr>
                <w:t>norm(</w:t>
              </w:r>
              <w:proofErr w:type="gramEnd"/>
              <w:r w:rsidRPr="00002D6B">
                <w:rPr>
                  <w:rFonts w:ascii="Consolas" w:eastAsia="Consolas" w:hAnsi="Consolas" w:cs="Consolas"/>
                  <w:color w:val="5C5C5C"/>
                  <w:sz w:val="21"/>
                  <w:shd w:val="clear" w:color="auto" w:fill="F8F8F8"/>
                </w:rPr>
                <w:t>O - M0);</w:t>
              </w:r>
            </w:ins>
          </w:p>
          <w:p w14:paraId="38006C32"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217" w:author="yukina minato" w:date="2025-09-07T17:10:00Z" w16du:dateUtc="2025-09-07T09:10:00Z"/>
                <w:rFonts w:eastAsia="宋体"/>
                <w:color w:val="5C5C5C"/>
                <w:szCs w:val="22"/>
              </w:rPr>
            </w:pPr>
            <w:ins w:id="6218"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p_m_ggg</w:t>
              </w:r>
              <w:proofErr w:type="spellEnd"/>
              <w:r w:rsidRPr="00002D6B">
                <w:rPr>
                  <w:rFonts w:ascii="Consolas" w:eastAsia="Consolas" w:hAnsi="Consolas" w:cs="Consolas"/>
                  <w:color w:val="5C5C5C"/>
                  <w:sz w:val="21"/>
                </w:rPr>
                <w:t> = M0 + </w:t>
              </w:r>
              <w:proofErr w:type="spellStart"/>
              <w:r w:rsidRPr="00002D6B">
                <w:rPr>
                  <w:rFonts w:ascii="Consolas" w:eastAsia="Consolas" w:hAnsi="Consolas" w:cs="Consolas"/>
                  <w:color w:val="5C5C5C"/>
                  <w:sz w:val="21"/>
                </w:rPr>
                <w:t>t_v_ggg</w:t>
              </w:r>
              <w:proofErr w:type="spellEnd"/>
              <w:r w:rsidRPr="00002D6B">
                <w:rPr>
                  <w:rFonts w:ascii="Consolas" w:eastAsia="Consolas" w:hAnsi="Consolas" w:cs="Consolas"/>
                  <w:color w:val="5C5C5C"/>
                  <w:sz w:val="21"/>
                </w:rPr>
                <w:t>'</w:t>
              </w:r>
              <w:r w:rsidRPr="00002D6B">
                <w:rPr>
                  <w:rFonts w:ascii="Consolas" w:eastAsia="Consolas" w:hAnsi="Consolas" w:cs="Consolas"/>
                  <w:color w:val="5C5C5C"/>
                  <w:sz w:val="21"/>
                  <w:bdr w:val="single" w:sz="18" w:space="0" w:color="6CE26C"/>
                </w:rPr>
                <w:t> * (</w:t>
              </w:r>
              <w:proofErr w:type="spellStart"/>
              <w:r w:rsidRPr="00002D6B">
                <w:rPr>
                  <w:rFonts w:ascii="Consolas" w:eastAsia="Consolas" w:hAnsi="Consolas" w:cs="Consolas"/>
                  <w:color w:val="5C5C5C"/>
                  <w:sz w:val="21"/>
                  <w:bdr w:val="single" w:sz="18" w:space="0" w:color="6CE26C"/>
                </w:rPr>
                <w:t>v_m</w:t>
              </w:r>
              <w:proofErr w:type="spellEnd"/>
              <w:r w:rsidRPr="00002D6B">
                <w:rPr>
                  <w:rFonts w:ascii="Consolas" w:eastAsia="Consolas" w:hAnsi="Consolas" w:cs="Consolas"/>
                  <w:color w:val="5C5C5C"/>
                  <w:sz w:val="21"/>
                  <w:bdr w:val="single" w:sz="18" w:space="0" w:color="6CE26C"/>
                </w:rPr>
                <w:t> * </w:t>
              </w:r>
              <w:proofErr w:type="spellStart"/>
              <w:r w:rsidRPr="00002D6B">
                <w:rPr>
                  <w:rFonts w:ascii="Consolas" w:eastAsia="Consolas" w:hAnsi="Consolas" w:cs="Consolas"/>
                  <w:color w:val="5C5C5C"/>
                  <w:sz w:val="21"/>
                  <w:bdr w:val="single" w:sz="18" w:space="0" w:color="6CE26C"/>
                </w:rPr>
                <w:t>d_v_ggg</w:t>
              </w:r>
              <w:proofErr w:type="spellEnd"/>
              <w:r w:rsidRPr="00002D6B">
                <w:rPr>
                  <w:rFonts w:ascii="Consolas" w:eastAsia="Consolas" w:hAnsi="Consolas" w:cs="Consolas"/>
                  <w:color w:val="5C5C5C"/>
                  <w:sz w:val="21"/>
                  <w:bdr w:val="single" w:sz="18" w:space="0" w:color="6CE26C"/>
                </w:rPr>
                <w:t>);</w:t>
              </w:r>
            </w:ins>
          </w:p>
          <w:p w14:paraId="034390A3"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219" w:author="yukina minato" w:date="2025-09-07T17:10:00Z" w16du:dateUtc="2025-09-07T09:10:00Z"/>
                <w:rFonts w:eastAsia="宋体"/>
                <w:color w:val="5C5C5C"/>
                <w:szCs w:val="22"/>
              </w:rPr>
            </w:pPr>
            <w:ins w:id="6220" w:author="yukina minato" w:date="2025-09-07T17:10:00Z" w16du:dateUtc="2025-09-07T09:10:00Z">
              <w:r w:rsidRPr="00002D6B">
                <w:rPr>
                  <w:rFonts w:ascii="Consolas" w:eastAsia="Consolas" w:hAnsi="Consolas" w:cs="Consolas"/>
                  <w:color w:val="5C5C5C"/>
                  <w:sz w:val="21"/>
                  <w:shd w:val="clear" w:color="auto" w:fill="F8F8F8"/>
                </w:rPr>
                <w:t>end</w:t>
              </w:r>
            </w:ins>
          </w:p>
          <w:p w14:paraId="521061D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6221" w:author="yukina minato" w:date="2025-09-07T17:10:00Z" w16du:dateUtc="2025-09-07T09:10:00Z"/>
                <w:rFonts w:eastAsia="宋体"/>
                <w:color w:val="5C5C5C"/>
                <w:szCs w:val="22"/>
              </w:rPr>
            </w:pPr>
          </w:p>
          <w:p w14:paraId="5986E19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ins w:id="6222" w:author="yukina minato" w:date="2025-09-07T17:10:00Z" w16du:dateUtc="2025-09-07T09:10:00Z"/>
                <w:rFonts w:eastAsia="宋体"/>
                <w:color w:val="5C5C5C"/>
                <w:szCs w:val="22"/>
              </w:rPr>
            </w:pPr>
          </w:p>
          <w:p w14:paraId="2688E58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223" w:author="yukina minato" w:date="2025-09-07T17:10:00Z" w16du:dateUtc="2025-09-07T09:10:00Z"/>
                <w:rFonts w:eastAsia="宋体"/>
                <w:color w:val="5C5C5C"/>
                <w:szCs w:val="22"/>
              </w:rPr>
            </w:pPr>
            <w:ins w:id="6224" w:author="yukina minato" w:date="2025-09-07T17:10:00Z" w16du:dateUtc="2025-09-07T09:10:00Z">
              <w:r w:rsidRPr="00002D6B">
                <w:rPr>
                  <w:rFonts w:ascii="Consolas" w:eastAsia="Consolas" w:hAnsi="Consolas" w:cs="Consolas"/>
                  <w:color w:val="5C5C5C"/>
                  <w:sz w:val="21"/>
                </w:rPr>
                <w:t>function </w:t>
              </w:r>
              <w:proofErr w:type="spellStart"/>
              <w:r w:rsidRPr="00002D6B">
                <w:rPr>
                  <w:rFonts w:ascii="Consolas" w:eastAsia="Consolas" w:hAnsi="Consolas" w:cs="Consolas"/>
                  <w:color w:val="5C5C5C"/>
                  <w:sz w:val="21"/>
                </w:rPr>
                <w:t>s_i_ggg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s_t_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fitness, </w:t>
              </w:r>
              <w:proofErr w:type="spellStart"/>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 </w:t>
              </w:r>
            </w:ins>
          </w:p>
          <w:p w14:paraId="6CD9273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225" w:author="yukina minato" w:date="2025-09-07T17:10:00Z" w16du:dateUtc="2025-09-07T09:10:00Z"/>
                <w:rFonts w:eastAsia="宋体"/>
                <w:color w:val="5C5C5C"/>
                <w:szCs w:val="22"/>
              </w:rPr>
            </w:pPr>
            <w:ins w:id="6226"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p_s_ggg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A626A4"/>
                  <w:sz w:val="21"/>
                  <w:shd w:val="clear" w:color="auto" w:fill="F8F8F8"/>
                </w:rPr>
                <w:t>length</w:t>
              </w:r>
              <w:r w:rsidRPr="00002D6B">
                <w:rPr>
                  <w:rFonts w:ascii="Consolas" w:eastAsia="Consolas" w:hAnsi="Consolas" w:cs="Consolas"/>
                  <w:color w:val="5C5C5C"/>
                  <w:sz w:val="21"/>
                  <w:shd w:val="clear" w:color="auto" w:fill="F8F8F8"/>
                </w:rPr>
                <w:t>(fitness);</w:t>
              </w:r>
            </w:ins>
          </w:p>
          <w:p w14:paraId="61C1EF9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227" w:author="yukina minato" w:date="2025-09-07T17:10:00Z" w16du:dateUtc="2025-09-07T09:10:00Z"/>
                <w:rFonts w:eastAsia="宋体"/>
                <w:color w:val="5C5C5C"/>
                <w:szCs w:val="22"/>
              </w:rPr>
            </w:pPr>
            <w:ins w:id="6228" w:author="yukina minato" w:date="2025-09-07T17:10:00Z" w16du:dateUtc="2025-09-07T09:10:00Z">
              <w:r w:rsidRPr="00002D6B">
                <w:rPr>
                  <w:rFonts w:ascii="Consolas" w:eastAsia="Consolas" w:hAnsi="Consolas" w:cs="Consolas"/>
                  <w:color w:val="5C5C5C"/>
                  <w:sz w:val="21"/>
                </w:rPr>
                <w:t>    indices = </w:t>
              </w:r>
              <w:proofErr w:type="spellStart"/>
              <w:proofErr w:type="gramStart"/>
              <w:r w:rsidRPr="00002D6B">
                <w:rPr>
                  <w:rFonts w:ascii="Consolas" w:eastAsia="Consolas" w:hAnsi="Consolas" w:cs="Consolas"/>
                  <w:color w:val="5C5C5C"/>
                  <w:sz w:val="21"/>
                </w:rPr>
                <w:t>randi</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p_s_ggg</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w:t>
              </w:r>
            </w:ins>
          </w:p>
          <w:p w14:paraId="6810B3A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229" w:author="yukina minato" w:date="2025-09-07T17:10:00Z" w16du:dateUtc="2025-09-07T09:10:00Z"/>
                <w:rFonts w:eastAsia="宋体"/>
                <w:color w:val="5C5C5C"/>
                <w:szCs w:val="22"/>
              </w:rPr>
            </w:pPr>
            <w:ins w:id="6230" w:author="yukina minato" w:date="2025-09-07T17:10:00Z" w16du:dateUtc="2025-09-07T09:10:00Z">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b_i_ggg</w:t>
              </w:r>
              <w:proofErr w:type="spellEnd"/>
              <w:r w:rsidRPr="00002D6B">
                <w:rPr>
                  <w:rFonts w:ascii="Consolas" w:eastAsia="Consolas" w:hAnsi="Consolas" w:cs="Consolas"/>
                  <w:color w:val="5C5C5C"/>
                  <w:sz w:val="21"/>
                  <w:shd w:val="clear" w:color="auto" w:fill="F8F8F8"/>
                </w:rPr>
                <w:t>] = max(fitness(indices));</w:t>
              </w:r>
            </w:ins>
          </w:p>
          <w:p w14:paraId="63C8813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231" w:author="yukina minato" w:date="2025-09-07T17:10:00Z" w16du:dateUtc="2025-09-07T09:10:00Z"/>
                <w:rFonts w:eastAsia="宋体"/>
                <w:color w:val="5C5C5C"/>
                <w:szCs w:val="22"/>
              </w:rPr>
            </w:pPr>
            <w:ins w:id="6232"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s_i_ggg</w:t>
              </w:r>
              <w:proofErr w:type="spellEnd"/>
              <w:r w:rsidRPr="00002D6B">
                <w:rPr>
                  <w:rFonts w:ascii="Consolas" w:eastAsia="Consolas" w:hAnsi="Consolas" w:cs="Consolas"/>
                  <w:color w:val="5C5C5C"/>
                  <w:sz w:val="21"/>
                </w:rPr>
                <w:t> = indices(</w:t>
              </w:r>
              <w:proofErr w:type="spellStart"/>
              <w:r w:rsidRPr="00002D6B">
                <w:rPr>
                  <w:rFonts w:ascii="Consolas" w:eastAsia="Consolas" w:hAnsi="Consolas" w:cs="Consolas"/>
                  <w:color w:val="5C5C5C"/>
                  <w:sz w:val="21"/>
                </w:rPr>
                <w:t>b_i_ggg</w:t>
              </w:r>
              <w:proofErr w:type="spellEnd"/>
              <w:r w:rsidRPr="00002D6B">
                <w:rPr>
                  <w:rFonts w:ascii="Consolas" w:eastAsia="Consolas" w:hAnsi="Consolas" w:cs="Consolas"/>
                  <w:color w:val="5C5C5C"/>
                  <w:sz w:val="21"/>
                </w:rPr>
                <w:t>);</w:t>
              </w:r>
            </w:ins>
          </w:p>
          <w:p w14:paraId="1E12886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233" w:author="yukina minato" w:date="2025-09-07T17:10:00Z" w16du:dateUtc="2025-09-07T09:10:00Z"/>
                <w:rFonts w:eastAsia="宋体"/>
                <w:color w:val="5C5C5C"/>
                <w:szCs w:val="22"/>
              </w:rPr>
            </w:pPr>
            <w:ins w:id="6234" w:author="yukina minato" w:date="2025-09-07T17:10:00Z" w16du:dateUtc="2025-09-07T09:10:00Z">
              <w:r w:rsidRPr="00002D6B">
                <w:rPr>
                  <w:rFonts w:ascii="Consolas" w:eastAsia="Consolas" w:hAnsi="Consolas" w:cs="Consolas"/>
                  <w:color w:val="5C5C5C"/>
                  <w:sz w:val="21"/>
                  <w:shd w:val="clear" w:color="auto" w:fill="F8F8F8"/>
                </w:rPr>
                <w:t>end</w:t>
              </w:r>
            </w:ins>
          </w:p>
          <w:p w14:paraId="4808AF3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ins w:id="6235" w:author="yukina minato" w:date="2025-09-07T17:10:00Z" w16du:dateUtc="2025-09-07T09:10:00Z"/>
                <w:rFonts w:eastAsia="宋体"/>
                <w:color w:val="5C5C5C"/>
                <w:szCs w:val="22"/>
              </w:rPr>
            </w:pPr>
          </w:p>
          <w:p w14:paraId="1035AC5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236" w:author="yukina minato" w:date="2025-09-07T17:10:00Z" w16du:dateUtc="2025-09-07T09:10:00Z"/>
                <w:rFonts w:eastAsia="宋体"/>
                <w:color w:val="5C5C5C"/>
                <w:szCs w:val="22"/>
              </w:rPr>
            </w:pPr>
            <w:ins w:id="6237" w:author="yukina minato" w:date="2025-09-07T17:10:00Z" w16du:dateUtc="2025-09-07T09:10:00Z">
              <w:r w:rsidRPr="00002D6B">
                <w:rPr>
                  <w:rFonts w:ascii="Consolas" w:eastAsia="Consolas" w:hAnsi="Consolas" w:cs="Consolas"/>
                  <w:color w:val="5C5C5C"/>
                  <w:sz w:val="21"/>
                  <w:shd w:val="clear" w:color="auto" w:fill="F8F8F8"/>
                </w:rPr>
                <w:t>function </w:t>
              </w:r>
              <w:proofErr w:type="spellStart"/>
              <w:r w:rsidRPr="00002D6B">
                <w:rPr>
                  <w:rFonts w:ascii="Consolas" w:eastAsia="Consolas" w:hAnsi="Consolas" w:cs="Consolas"/>
                  <w:color w:val="5C5C5C"/>
                  <w:sz w:val="21"/>
                  <w:shd w:val="clear" w:color="auto" w:fill="F8F8F8"/>
                </w:rPr>
                <w:t>i_i_ggg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m_m_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individual, </w:t>
              </w:r>
              <w:proofErr w:type="spellStart"/>
              <w:r w:rsidRPr="00002D6B">
                <w:rPr>
                  <w:rFonts w:ascii="Consolas" w:eastAsia="Consolas" w:hAnsi="Consolas" w:cs="Consolas"/>
                  <w:color w:val="5C5C5C"/>
                  <w:sz w:val="21"/>
                  <w:shd w:val="clear" w:color="auto" w:fill="F8F8F8"/>
                </w:rPr>
                <w:t>m_r_ggg</w:t>
              </w:r>
              <w:proofErr w:type="spellEnd"/>
              <w:r w:rsidRPr="00002D6B">
                <w:rPr>
                  <w:rFonts w:ascii="Consolas" w:eastAsia="Consolas" w:hAnsi="Consolas" w:cs="Consolas"/>
                  <w:color w:val="5C5C5C"/>
                  <w:sz w:val="21"/>
                  <w:shd w:val="clear" w:color="auto" w:fill="F8F8F8"/>
                </w:rPr>
                <w:t>, bounds)</w:t>
              </w:r>
            </w:ins>
          </w:p>
          <w:p w14:paraId="7622432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238" w:author="yukina minato" w:date="2025-09-07T17:10:00Z" w16du:dateUtc="2025-09-07T09:10:00Z"/>
                <w:rFonts w:eastAsia="宋体"/>
                <w:color w:val="5C5C5C"/>
                <w:szCs w:val="22"/>
              </w:rPr>
            </w:pPr>
            <w:ins w:id="6239"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n_e_ggg</w:t>
              </w:r>
              <w:proofErr w:type="spellEnd"/>
              <w:r w:rsidRPr="00002D6B">
                <w:rPr>
                  <w:rFonts w:ascii="Consolas" w:eastAsia="Consolas" w:hAnsi="Consolas" w:cs="Consolas"/>
                  <w:color w:val="5C5C5C"/>
                  <w:sz w:val="21"/>
                </w:rPr>
                <w:t> = </w:t>
              </w:r>
              <w:r w:rsidRPr="00002D6B">
                <w:rPr>
                  <w:rFonts w:ascii="Consolas" w:eastAsia="Consolas" w:hAnsi="Consolas" w:cs="Consolas"/>
                  <w:color w:val="A626A4"/>
                  <w:sz w:val="21"/>
                </w:rPr>
                <w:t>length</w:t>
              </w:r>
              <w:r w:rsidRPr="00002D6B">
                <w:rPr>
                  <w:rFonts w:ascii="Consolas" w:eastAsia="Consolas" w:hAnsi="Consolas" w:cs="Consolas"/>
                  <w:color w:val="5C5C5C"/>
                  <w:sz w:val="21"/>
                </w:rPr>
                <w:t>(individual);</w:t>
              </w:r>
            </w:ins>
          </w:p>
          <w:p w14:paraId="1B77011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240" w:author="yukina minato" w:date="2025-09-07T17:10:00Z" w16du:dateUtc="2025-09-07T09:10:00Z"/>
                <w:rFonts w:eastAsia="宋体"/>
                <w:color w:val="5C5C5C"/>
                <w:szCs w:val="22"/>
              </w:rPr>
            </w:pPr>
            <w:ins w:id="6241"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i_i_ggg</w:t>
              </w:r>
              <w:proofErr w:type="spellEnd"/>
              <w:r w:rsidRPr="00002D6B">
                <w:rPr>
                  <w:rFonts w:ascii="Consolas" w:eastAsia="Consolas" w:hAnsi="Consolas" w:cs="Consolas"/>
                  <w:color w:val="5C5C5C"/>
                  <w:sz w:val="21"/>
                  <w:shd w:val="clear" w:color="auto" w:fill="F8F8F8"/>
                </w:rPr>
                <w:t> = individual;</w:t>
              </w:r>
            </w:ins>
          </w:p>
          <w:p w14:paraId="3F70B12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242" w:author="yukina minato" w:date="2025-09-07T17:10:00Z" w16du:dateUtc="2025-09-07T09:10:00Z"/>
                <w:rFonts w:eastAsia="宋体"/>
                <w:color w:val="5C5C5C"/>
                <w:szCs w:val="22"/>
              </w:rPr>
            </w:pPr>
            <w:ins w:id="6243"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986801"/>
                  <w:sz w:val="21"/>
                </w:rPr>
                <w:t>1</w:t>
              </w:r>
              <w:r w:rsidRPr="00002D6B">
                <w:rPr>
                  <w:rFonts w:ascii="Consolas" w:eastAsia="Consolas" w:hAnsi="Consolas" w:cs="Consolas"/>
                  <w:color w:val="5C5C5C"/>
                  <w:sz w:val="21"/>
                </w:rPr>
                <w:t>:n</w:t>
              </w:r>
              <w:proofErr w:type="gramEnd"/>
              <w:r w:rsidRPr="00002D6B">
                <w:rPr>
                  <w:rFonts w:ascii="Consolas" w:eastAsia="Consolas" w:hAnsi="Consolas" w:cs="Consolas"/>
                  <w:color w:val="5C5C5C"/>
                  <w:sz w:val="21"/>
                </w:rPr>
                <w:t>_e_ggg</w:t>
              </w:r>
            </w:ins>
          </w:p>
          <w:p w14:paraId="614A20E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244" w:author="yukina minato" w:date="2025-09-07T17:10:00Z" w16du:dateUtc="2025-09-07T09:10:00Z"/>
                <w:rFonts w:eastAsia="宋体"/>
                <w:color w:val="5C5C5C"/>
                <w:szCs w:val="22"/>
              </w:rPr>
            </w:pPr>
            <w:ins w:id="6245"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rand</w:t>
              </w:r>
              <w:r w:rsidRPr="00002D6B">
                <w:rPr>
                  <w:rFonts w:ascii="Consolas" w:eastAsia="Consolas" w:hAnsi="Consolas" w:cs="Consolas"/>
                  <w:color w:val="5C5C5C"/>
                  <w:sz w:val="21"/>
                  <w:shd w:val="clear" w:color="auto" w:fill="F8F8F8"/>
                </w:rPr>
                <w:t> &lt; </w:t>
              </w:r>
              <w:proofErr w:type="spellStart"/>
              <w:r w:rsidRPr="00002D6B">
                <w:rPr>
                  <w:rFonts w:ascii="Consolas" w:eastAsia="Consolas" w:hAnsi="Consolas" w:cs="Consolas"/>
                  <w:color w:val="5C5C5C"/>
                  <w:sz w:val="21"/>
                  <w:shd w:val="clear" w:color="auto" w:fill="F8F8F8"/>
                </w:rPr>
                <w:t>m_r_ggg</w:t>
              </w:r>
              <w:proofErr w:type="spellEnd"/>
            </w:ins>
          </w:p>
          <w:p w14:paraId="73DD2D0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246" w:author="yukina minato" w:date="2025-09-07T17:10:00Z" w16du:dateUtc="2025-09-07T09:10:00Z"/>
                <w:rFonts w:eastAsia="宋体"/>
                <w:color w:val="5C5C5C"/>
                <w:szCs w:val="22"/>
              </w:rPr>
            </w:pPr>
            <w:ins w:id="6247" w:author="yukina minato" w:date="2025-09-07T17:10:00Z" w16du:dateUtc="2025-09-07T09:10:00Z">
              <w:r w:rsidRPr="00002D6B">
                <w:rPr>
                  <w:rFonts w:ascii="Consolas" w:eastAsia="Consolas" w:hAnsi="Consolas" w:cs="Consolas"/>
                  <w:color w:val="5C5C5C"/>
                  <w:sz w:val="21"/>
                </w:rPr>
                <w:t>            range = </w:t>
              </w:r>
              <w:proofErr w:type="spellStart"/>
              <w:proofErr w:type="gramStart"/>
              <w:r w:rsidRPr="00002D6B">
                <w:rPr>
                  <w:rFonts w:ascii="Consolas" w:eastAsia="Consolas" w:hAnsi="Consolas" w:cs="Consolas"/>
                  <w:color w:val="5C5C5C"/>
                  <w:sz w:val="21"/>
                </w:rPr>
                <w:t>bounds.upper</w:t>
              </w:r>
              <w:proofErr w:type="spellEnd"/>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proofErr w:type="gramStart"/>
              <w:r w:rsidRPr="00002D6B">
                <w:rPr>
                  <w:rFonts w:ascii="Consolas" w:eastAsia="Consolas" w:hAnsi="Consolas" w:cs="Consolas"/>
                  <w:color w:val="5C5C5C"/>
                  <w:sz w:val="21"/>
                </w:rPr>
                <w:t>bounds.lower</w:t>
              </w:r>
              <w:proofErr w:type="spellEnd"/>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w:t>
              </w:r>
            </w:ins>
          </w:p>
          <w:p w14:paraId="07159A6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248" w:author="yukina minato" w:date="2025-09-07T17:10:00Z" w16du:dateUtc="2025-09-07T09:10:00Z"/>
                <w:rFonts w:eastAsia="宋体"/>
                <w:color w:val="5C5C5C"/>
                <w:szCs w:val="22"/>
              </w:rPr>
            </w:pPr>
            <w:ins w:id="6249"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m_v_ggg</w:t>
              </w:r>
              <w:proofErr w:type="spellEnd"/>
              <w:r w:rsidRPr="00002D6B">
                <w:rPr>
                  <w:rFonts w:ascii="Consolas" w:eastAsia="Consolas" w:hAnsi="Consolas" w:cs="Consolas"/>
                  <w:color w:val="5C5C5C"/>
                  <w:sz w:val="21"/>
                  <w:shd w:val="clear" w:color="auto" w:fill="F8F8F8"/>
                </w:rPr>
                <w:t> = (range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randn</w:t>
              </w:r>
              <w:proofErr w:type="spellEnd"/>
              <w:r w:rsidRPr="00002D6B">
                <w:rPr>
                  <w:rFonts w:ascii="Consolas" w:eastAsia="Consolas" w:hAnsi="Consolas" w:cs="Consolas"/>
                  <w:color w:val="5C5C5C"/>
                  <w:sz w:val="21"/>
                  <w:shd w:val="clear" w:color="auto" w:fill="F8F8F8"/>
                </w:rPr>
                <w:t>;</w:t>
              </w:r>
            </w:ins>
          </w:p>
          <w:p w14:paraId="62D1E74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250" w:author="yukina minato" w:date="2025-09-07T17:10:00Z" w16du:dateUtc="2025-09-07T09:10:00Z"/>
                <w:rFonts w:eastAsia="宋体"/>
                <w:color w:val="5C5C5C"/>
                <w:szCs w:val="22"/>
              </w:rPr>
            </w:pPr>
            <w:ins w:id="6251"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i_i_ggg</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i_i_ggg</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m_v_ggg</w:t>
              </w:r>
              <w:proofErr w:type="spellEnd"/>
              <w:r w:rsidRPr="00002D6B">
                <w:rPr>
                  <w:rFonts w:ascii="Consolas" w:eastAsia="Consolas" w:hAnsi="Consolas" w:cs="Consolas"/>
                  <w:color w:val="5C5C5C"/>
                  <w:sz w:val="21"/>
                </w:rPr>
                <w:t>;</w:t>
              </w:r>
            </w:ins>
          </w:p>
          <w:p w14:paraId="29A2FBB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252" w:author="yukina minato" w:date="2025-09-07T17:10:00Z" w16du:dateUtc="2025-09-07T09:10:00Z"/>
                <w:rFonts w:eastAsia="宋体"/>
                <w:color w:val="5C5C5C"/>
                <w:szCs w:val="22"/>
              </w:rPr>
            </w:pPr>
            <w:ins w:id="6253"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i_i_ggg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 max(</w:t>
              </w:r>
              <w:proofErr w:type="spellStart"/>
              <w:r w:rsidRPr="00002D6B">
                <w:rPr>
                  <w:rFonts w:ascii="Consolas" w:eastAsia="Consolas" w:hAnsi="Consolas" w:cs="Consolas"/>
                  <w:color w:val="5C5C5C"/>
                  <w:sz w:val="21"/>
                  <w:shd w:val="clear" w:color="auto" w:fill="F8F8F8"/>
                </w:rPr>
                <w:t>i_i_ggg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bounds.lower</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w:t>
              </w:r>
            </w:ins>
          </w:p>
          <w:p w14:paraId="6C9F82A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254" w:author="yukina minato" w:date="2025-09-07T17:10:00Z" w16du:dateUtc="2025-09-07T09:10:00Z"/>
                <w:rFonts w:eastAsia="宋体"/>
                <w:color w:val="5C5C5C"/>
                <w:szCs w:val="22"/>
              </w:rPr>
            </w:pPr>
            <w:ins w:id="6255"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i_i_ggg</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min(</w:t>
              </w:r>
              <w:proofErr w:type="spellStart"/>
              <w:r w:rsidRPr="00002D6B">
                <w:rPr>
                  <w:rFonts w:ascii="Consolas" w:eastAsia="Consolas" w:hAnsi="Consolas" w:cs="Consolas"/>
                  <w:color w:val="5C5C5C"/>
                  <w:sz w:val="21"/>
                </w:rPr>
                <w:t>i_i_ggg</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proofErr w:type="spellStart"/>
              <w:proofErr w:type="gramStart"/>
              <w:r w:rsidRPr="00002D6B">
                <w:rPr>
                  <w:rFonts w:ascii="Consolas" w:eastAsia="Consolas" w:hAnsi="Consolas" w:cs="Consolas"/>
                  <w:color w:val="5C5C5C"/>
                  <w:sz w:val="21"/>
                </w:rPr>
                <w:t>bounds.upper</w:t>
              </w:r>
              <w:proofErr w:type="spellEnd"/>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w:t>
              </w:r>
            </w:ins>
          </w:p>
          <w:p w14:paraId="3E64457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256" w:author="yukina minato" w:date="2025-09-07T17:10:00Z" w16du:dateUtc="2025-09-07T09:10:00Z"/>
                <w:rFonts w:eastAsia="宋体"/>
                <w:color w:val="5C5C5C"/>
                <w:szCs w:val="22"/>
              </w:rPr>
            </w:pPr>
            <w:ins w:id="6257" w:author="yukina minato" w:date="2025-09-07T17:10:00Z" w16du:dateUtc="2025-09-07T09:10:00Z">
              <w:r w:rsidRPr="00002D6B">
                <w:rPr>
                  <w:rFonts w:ascii="Consolas" w:eastAsia="Consolas" w:hAnsi="Consolas" w:cs="Consolas"/>
                  <w:color w:val="5C5C5C"/>
                  <w:sz w:val="21"/>
                  <w:shd w:val="clear" w:color="auto" w:fill="F8F8F8"/>
                </w:rPr>
                <w:t>        end</w:t>
              </w:r>
            </w:ins>
          </w:p>
          <w:p w14:paraId="27C8D4C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ins w:id="6258" w:author="yukina minato" w:date="2025-09-07T17:10:00Z" w16du:dateUtc="2025-09-07T09:10:00Z"/>
                <w:rFonts w:eastAsia="宋体"/>
                <w:color w:val="5C5C5C"/>
                <w:szCs w:val="22"/>
              </w:rPr>
            </w:pPr>
            <w:ins w:id="6259" w:author="yukina minato" w:date="2025-09-07T17:10:00Z" w16du:dateUtc="2025-09-07T09:10:00Z">
              <w:r w:rsidRPr="00002D6B">
                <w:rPr>
                  <w:rFonts w:ascii="Consolas" w:eastAsia="Consolas" w:hAnsi="Consolas" w:cs="Consolas"/>
                  <w:color w:val="5C5C5C"/>
                  <w:sz w:val="21"/>
                </w:rPr>
                <w:t>    end</w:t>
              </w:r>
            </w:ins>
          </w:p>
          <w:p w14:paraId="5E985A4B"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ins w:id="6260" w:author="yukina minato" w:date="2025-09-07T17:10:00Z" w16du:dateUtc="2025-09-07T09:10:00Z"/>
                <w:rFonts w:eastAsia="宋体"/>
                <w:color w:val="5C5C5C"/>
                <w:szCs w:val="22"/>
              </w:rPr>
            </w:pPr>
            <w:ins w:id="6261" w:author="yukina minato" w:date="2025-09-07T17:10:00Z" w16du:dateUtc="2025-09-07T09:10:00Z">
              <w:r w:rsidRPr="00002D6B">
                <w:rPr>
                  <w:rFonts w:ascii="Consolas" w:eastAsia="Consolas" w:hAnsi="Consolas" w:cs="Consolas"/>
                  <w:color w:val="5C5C5C"/>
                  <w:sz w:val="21"/>
                  <w:shd w:val="clear" w:color="auto" w:fill="F8F8F8"/>
                </w:rPr>
                <w:t>end</w:t>
              </w:r>
            </w:ins>
          </w:p>
          <w:p w14:paraId="15CCD454" w14:textId="77777777" w:rsidR="00002D6B" w:rsidRPr="00002D6B" w:rsidRDefault="00002D6B" w:rsidP="00002D6B">
            <w:pPr>
              <w:widowControl w:val="0"/>
              <w:spacing w:before="0" w:after="0"/>
              <w:jc w:val="both"/>
              <w:rPr>
                <w:ins w:id="6262" w:author="yukina minato" w:date="2025-09-07T17:10:00Z" w16du:dateUtc="2025-09-07T09:10:00Z"/>
                <w:rFonts w:eastAsia="宋体"/>
                <w:szCs w:val="22"/>
              </w:rPr>
            </w:pPr>
          </w:p>
        </w:tc>
      </w:tr>
    </w:tbl>
    <w:p w14:paraId="36BFB8BF" w14:textId="77777777" w:rsidR="00002D6B" w:rsidRPr="00002D6B" w:rsidRDefault="00002D6B" w:rsidP="00002D6B">
      <w:pPr>
        <w:widowControl w:val="0"/>
        <w:spacing w:before="0" w:after="0"/>
        <w:jc w:val="both"/>
        <w:rPr>
          <w:ins w:id="6263" w:author="yukina minato" w:date="2025-09-07T17:10:00Z" w16du:dateUtc="2025-09-07T09:10:00Z"/>
          <w:rFonts w:eastAsia="宋体"/>
          <w:szCs w:val="22"/>
        </w:rPr>
      </w:pPr>
    </w:p>
    <w:p w14:paraId="741F5784" w14:textId="77777777" w:rsidR="00002D6B" w:rsidRPr="00002D6B" w:rsidRDefault="00002D6B" w:rsidP="00002D6B">
      <w:pPr>
        <w:widowControl w:val="0"/>
        <w:spacing w:before="0" w:after="0"/>
        <w:jc w:val="both"/>
        <w:rPr>
          <w:ins w:id="6264" w:author="yukina minato" w:date="2025-09-07T17:10:00Z" w16du:dateUtc="2025-09-07T09:10:00Z"/>
          <w:rFonts w:eastAsia="宋体"/>
          <w:szCs w:val="22"/>
        </w:rPr>
      </w:pPr>
    </w:p>
    <w:tbl>
      <w:tblPr>
        <w:tblStyle w:val="20"/>
        <w:tblW w:w="0" w:type="auto"/>
        <w:tblLook w:val="04A0" w:firstRow="1" w:lastRow="0" w:firstColumn="1" w:lastColumn="0" w:noHBand="0" w:noVBand="1"/>
      </w:tblPr>
      <w:tblGrid>
        <w:gridCol w:w="8297"/>
      </w:tblGrid>
      <w:tr w:rsidR="00002D6B" w:rsidRPr="00002D6B" w14:paraId="0CC3E462" w14:textId="77777777" w:rsidTr="004E6A00">
        <w:trPr>
          <w:ins w:id="6265" w:author="yukina minato" w:date="2025-09-07T17:10:00Z" w16du:dateUtc="2025-09-07T09:10:00Z"/>
        </w:trPr>
        <w:tc>
          <w:tcPr>
            <w:tcW w:w="8834" w:type="dxa"/>
            <w:shd w:val="clear" w:color="auto" w:fill="BFBFBF" w:themeFill="background1" w:themeFillShade="BF"/>
          </w:tcPr>
          <w:p w14:paraId="716D64E0" w14:textId="77777777" w:rsidR="00002D6B" w:rsidRPr="00002D6B" w:rsidRDefault="00002D6B" w:rsidP="00002D6B">
            <w:pPr>
              <w:widowControl w:val="0"/>
              <w:spacing w:before="0" w:after="0"/>
              <w:jc w:val="left"/>
              <w:rPr>
                <w:ins w:id="6266" w:author="yukina minato" w:date="2025-09-07T17:10:00Z" w16du:dateUtc="2025-09-07T09:10:00Z"/>
                <w:rFonts w:eastAsia="宋体"/>
                <w:b/>
                <w:sz w:val="21"/>
              </w:rPr>
            </w:pPr>
            <w:ins w:id="6267" w:author="yukina minato" w:date="2025-09-07T17:10:00Z" w16du:dateUtc="2025-09-07T09:10:00Z">
              <w:r w:rsidRPr="00002D6B">
                <w:rPr>
                  <w:rFonts w:eastAsia="宋体" w:hint="eastAsia"/>
                  <w:b/>
                  <w:sz w:val="21"/>
                </w:rPr>
                <w:t>附录</w:t>
              </w:r>
              <w:r w:rsidRPr="00002D6B">
                <w:rPr>
                  <w:rFonts w:eastAsia="宋体" w:hint="eastAsia"/>
                  <w:b/>
                  <w:sz w:val="21"/>
                </w:rPr>
                <w:t>9</w:t>
              </w:r>
            </w:ins>
          </w:p>
        </w:tc>
      </w:tr>
      <w:tr w:rsidR="00002D6B" w:rsidRPr="00002D6B" w14:paraId="452A53B2" w14:textId="77777777" w:rsidTr="004E6A00">
        <w:trPr>
          <w:ins w:id="6268" w:author="yukina minato" w:date="2025-09-07T17:10:00Z" w16du:dateUtc="2025-09-07T09:10:00Z"/>
        </w:trPr>
        <w:tc>
          <w:tcPr>
            <w:tcW w:w="8834" w:type="dxa"/>
            <w:shd w:val="clear" w:color="auto" w:fill="BFBFBF" w:themeFill="background1" w:themeFillShade="BF"/>
          </w:tcPr>
          <w:p w14:paraId="521D3295" w14:textId="77777777" w:rsidR="00002D6B" w:rsidRPr="00002D6B" w:rsidRDefault="00002D6B" w:rsidP="00002D6B">
            <w:pPr>
              <w:widowControl w:val="0"/>
              <w:spacing w:before="0" w:after="0"/>
              <w:jc w:val="both"/>
              <w:rPr>
                <w:ins w:id="6269" w:author="yukina minato" w:date="2025-09-07T17:10:00Z" w16du:dateUtc="2025-09-07T09:10:00Z"/>
                <w:rFonts w:eastAsia="宋体"/>
                <w:szCs w:val="22"/>
              </w:rPr>
            </w:pPr>
            <w:ins w:id="6270" w:author="yukina minato" w:date="2025-09-07T17:10:00Z" w16du:dateUtc="2025-09-07T09:10:00Z">
              <w:r w:rsidRPr="00002D6B">
                <w:rPr>
                  <w:rFonts w:eastAsia="宋体" w:hint="eastAsia"/>
                  <w:szCs w:val="22"/>
                </w:rPr>
                <w:t>问题四求解结果</w:t>
              </w:r>
            </w:ins>
          </w:p>
        </w:tc>
      </w:tr>
      <w:tr w:rsidR="00002D6B" w:rsidRPr="00002D6B" w14:paraId="0757A03B" w14:textId="77777777" w:rsidTr="004E6A00">
        <w:trPr>
          <w:ins w:id="6271" w:author="yukina minato" w:date="2025-09-07T17:10:00Z" w16du:dateUtc="2025-09-07T09:10:00Z"/>
        </w:trPr>
        <w:tc>
          <w:tcPr>
            <w:tcW w:w="8834" w:type="dxa"/>
          </w:tcPr>
          <w:p w14:paraId="03D9BE24" w14:textId="77777777" w:rsidR="00002D6B" w:rsidRPr="00002D6B" w:rsidRDefault="00002D6B" w:rsidP="00002D6B">
            <w:pPr>
              <w:widowControl w:val="0"/>
              <w:spacing w:before="0" w:after="0"/>
              <w:jc w:val="both"/>
              <w:rPr>
                <w:ins w:id="6272" w:author="yukina minato" w:date="2025-09-07T17:10:00Z" w16du:dateUtc="2025-09-07T09:10:00Z"/>
                <w:rFonts w:eastAsia="宋体"/>
                <w:szCs w:val="22"/>
              </w:rPr>
            </w:pPr>
            <w:ins w:id="6273" w:author="yukina minato" w:date="2025-09-07T17:10:00Z" w16du:dateUtc="2025-09-07T09:10:00Z">
              <w:r w:rsidRPr="00002D6B">
                <w:rPr>
                  <w:rFonts w:eastAsia="宋体"/>
                  <w:szCs w:val="22"/>
                </w:rPr>
                <w:t>遗传算法优化完成！</w:t>
              </w:r>
            </w:ins>
          </w:p>
          <w:p w14:paraId="536022D3" w14:textId="77777777" w:rsidR="00002D6B" w:rsidRPr="00002D6B" w:rsidRDefault="00002D6B" w:rsidP="00002D6B">
            <w:pPr>
              <w:widowControl w:val="0"/>
              <w:spacing w:before="0" w:after="0"/>
              <w:jc w:val="both"/>
              <w:rPr>
                <w:ins w:id="6274" w:author="yukina minato" w:date="2025-09-07T17:10:00Z" w16du:dateUtc="2025-09-07T09:10:00Z"/>
                <w:rFonts w:eastAsia="宋体"/>
                <w:szCs w:val="22"/>
              </w:rPr>
            </w:pPr>
            <w:proofErr w:type="gramStart"/>
            <w:ins w:id="6275" w:author="yukina minato" w:date="2025-09-07T17:10:00Z" w16du:dateUtc="2025-09-07T09:10:00Z">
              <w:r w:rsidRPr="00002D6B">
                <w:rPr>
                  <w:rFonts w:eastAsia="宋体"/>
                  <w:szCs w:val="22"/>
                </w:rPr>
                <w:t>最大总</w:t>
              </w:r>
              <w:proofErr w:type="gramEnd"/>
              <w:r w:rsidRPr="00002D6B">
                <w:rPr>
                  <w:rFonts w:eastAsia="宋体"/>
                  <w:szCs w:val="22"/>
                </w:rPr>
                <w:t>遮蔽时长</w:t>
              </w:r>
              <w:r w:rsidRPr="00002D6B">
                <w:rPr>
                  <w:rFonts w:eastAsia="宋体"/>
                  <w:szCs w:val="22"/>
                </w:rPr>
                <w:t>: 8.32 s</w:t>
              </w:r>
            </w:ins>
          </w:p>
          <w:p w14:paraId="2A24D7E3" w14:textId="77777777" w:rsidR="00002D6B" w:rsidRPr="00002D6B" w:rsidRDefault="00002D6B" w:rsidP="00002D6B">
            <w:pPr>
              <w:widowControl w:val="0"/>
              <w:spacing w:before="0" w:after="0"/>
              <w:jc w:val="both"/>
              <w:rPr>
                <w:ins w:id="6276" w:author="yukina minato" w:date="2025-09-07T17:10:00Z" w16du:dateUtc="2025-09-07T09:10:00Z"/>
                <w:rFonts w:eastAsia="宋体"/>
                <w:szCs w:val="22"/>
              </w:rPr>
            </w:pPr>
          </w:p>
          <w:p w14:paraId="627AF422" w14:textId="77777777" w:rsidR="00002D6B" w:rsidRPr="00002D6B" w:rsidRDefault="00002D6B" w:rsidP="00002D6B">
            <w:pPr>
              <w:widowControl w:val="0"/>
              <w:spacing w:before="0" w:after="0"/>
              <w:jc w:val="both"/>
              <w:rPr>
                <w:ins w:id="6277" w:author="yukina minato" w:date="2025-09-07T17:10:00Z" w16du:dateUtc="2025-09-07T09:10:00Z"/>
                <w:rFonts w:eastAsia="宋体"/>
                <w:szCs w:val="22"/>
              </w:rPr>
            </w:pPr>
            <w:ins w:id="6278" w:author="yukina minato" w:date="2025-09-07T17:10:00Z" w16du:dateUtc="2025-09-07T09:10:00Z">
              <w:r w:rsidRPr="00002D6B">
                <w:rPr>
                  <w:rFonts w:eastAsia="宋体"/>
                  <w:szCs w:val="22"/>
                </w:rPr>
                <w:t xml:space="preserve">--- FY1 </w:t>
              </w:r>
              <w:r w:rsidRPr="00002D6B">
                <w:rPr>
                  <w:rFonts w:eastAsia="宋体"/>
                  <w:szCs w:val="22"/>
                </w:rPr>
                <w:t>无人机最优参数</w:t>
              </w:r>
              <w:r w:rsidRPr="00002D6B">
                <w:rPr>
                  <w:rFonts w:eastAsia="宋体"/>
                  <w:szCs w:val="22"/>
                </w:rPr>
                <w:t xml:space="preserve"> ---</w:t>
              </w:r>
            </w:ins>
          </w:p>
          <w:p w14:paraId="21F49FEF" w14:textId="77777777" w:rsidR="00002D6B" w:rsidRPr="00002D6B" w:rsidRDefault="00002D6B" w:rsidP="00002D6B">
            <w:pPr>
              <w:widowControl w:val="0"/>
              <w:spacing w:before="0" w:after="0"/>
              <w:jc w:val="both"/>
              <w:rPr>
                <w:ins w:id="6279" w:author="yukina minato" w:date="2025-09-07T17:10:00Z" w16du:dateUtc="2025-09-07T09:10:00Z"/>
                <w:rFonts w:eastAsia="宋体"/>
                <w:szCs w:val="22"/>
              </w:rPr>
            </w:pPr>
            <w:ins w:id="6280" w:author="yukina minato" w:date="2025-09-07T17:10:00Z" w16du:dateUtc="2025-09-07T09:10:00Z">
              <w:r w:rsidRPr="00002D6B">
                <w:rPr>
                  <w:rFonts w:eastAsia="宋体"/>
                  <w:szCs w:val="22"/>
                </w:rPr>
                <w:t>投放后飞行速度</w:t>
              </w:r>
              <w:r w:rsidRPr="00002D6B">
                <w:rPr>
                  <w:rFonts w:eastAsia="宋体"/>
                  <w:szCs w:val="22"/>
                </w:rPr>
                <w:t>: 129.46 m/s</w:t>
              </w:r>
            </w:ins>
          </w:p>
          <w:p w14:paraId="40A856A9" w14:textId="77777777" w:rsidR="00002D6B" w:rsidRPr="00002D6B" w:rsidRDefault="00002D6B" w:rsidP="00002D6B">
            <w:pPr>
              <w:widowControl w:val="0"/>
              <w:spacing w:before="0" w:after="0"/>
              <w:jc w:val="both"/>
              <w:rPr>
                <w:ins w:id="6281" w:author="yukina minato" w:date="2025-09-07T17:10:00Z" w16du:dateUtc="2025-09-07T09:10:00Z"/>
                <w:rFonts w:eastAsia="宋体"/>
                <w:szCs w:val="22"/>
              </w:rPr>
            </w:pPr>
            <w:ins w:id="6282" w:author="yukina minato" w:date="2025-09-07T17:10:00Z" w16du:dateUtc="2025-09-07T09:10:00Z">
              <w:r w:rsidRPr="00002D6B">
                <w:rPr>
                  <w:rFonts w:eastAsia="宋体"/>
                  <w:szCs w:val="22"/>
                </w:rPr>
                <w:t>飞行及投放时间</w:t>
              </w:r>
              <w:r w:rsidRPr="00002D6B">
                <w:rPr>
                  <w:rFonts w:eastAsia="宋体"/>
                  <w:szCs w:val="22"/>
                </w:rPr>
                <w:t>: 0.04 s</w:t>
              </w:r>
            </w:ins>
          </w:p>
          <w:p w14:paraId="15116C23" w14:textId="77777777" w:rsidR="00002D6B" w:rsidRPr="00002D6B" w:rsidRDefault="00002D6B" w:rsidP="00002D6B">
            <w:pPr>
              <w:widowControl w:val="0"/>
              <w:spacing w:before="0" w:after="0"/>
              <w:jc w:val="both"/>
              <w:rPr>
                <w:ins w:id="6283" w:author="yukina minato" w:date="2025-09-07T17:10:00Z" w16du:dateUtc="2025-09-07T09:10:00Z"/>
                <w:rFonts w:eastAsia="宋体"/>
                <w:szCs w:val="22"/>
              </w:rPr>
            </w:pPr>
            <w:ins w:id="6284" w:author="yukina minato" w:date="2025-09-07T17:10:00Z" w16du:dateUtc="2025-09-07T09:10:00Z">
              <w:r w:rsidRPr="00002D6B">
                <w:rPr>
                  <w:rFonts w:eastAsia="宋体"/>
                  <w:szCs w:val="22"/>
                </w:rPr>
                <w:t>飞行方向</w:t>
              </w:r>
              <w:r w:rsidRPr="00002D6B">
                <w:rPr>
                  <w:rFonts w:eastAsia="宋体"/>
                  <w:szCs w:val="22"/>
                </w:rPr>
                <w:t xml:space="preserve"> (</w:t>
              </w:r>
              <w:r w:rsidRPr="00002D6B">
                <w:rPr>
                  <w:rFonts w:eastAsia="宋体"/>
                  <w:szCs w:val="22"/>
                </w:rPr>
                <w:t>偏航角</w:t>
              </w:r>
              <w:r w:rsidRPr="00002D6B">
                <w:rPr>
                  <w:rFonts w:eastAsia="宋体"/>
                  <w:szCs w:val="22"/>
                </w:rPr>
                <w:t xml:space="preserve">): 0.11 rad (6.47 </w:t>
              </w:r>
              <w:r w:rsidRPr="00002D6B">
                <w:rPr>
                  <w:rFonts w:eastAsia="宋体"/>
                  <w:szCs w:val="22"/>
                </w:rPr>
                <w:t>度</w:t>
              </w:r>
              <w:r w:rsidRPr="00002D6B">
                <w:rPr>
                  <w:rFonts w:eastAsia="宋体"/>
                  <w:szCs w:val="22"/>
                </w:rPr>
                <w:t>)</w:t>
              </w:r>
            </w:ins>
          </w:p>
          <w:p w14:paraId="586E2CEA" w14:textId="77777777" w:rsidR="00002D6B" w:rsidRPr="00002D6B" w:rsidRDefault="00002D6B" w:rsidP="00002D6B">
            <w:pPr>
              <w:widowControl w:val="0"/>
              <w:spacing w:before="0" w:after="0"/>
              <w:jc w:val="both"/>
              <w:rPr>
                <w:ins w:id="6285" w:author="yukina minato" w:date="2025-09-07T17:10:00Z" w16du:dateUtc="2025-09-07T09:10:00Z"/>
                <w:rFonts w:eastAsia="宋体"/>
                <w:szCs w:val="22"/>
              </w:rPr>
            </w:pPr>
            <w:ins w:id="6286" w:author="yukina minato" w:date="2025-09-07T17:10:00Z" w16du:dateUtc="2025-09-07T09:10:00Z">
              <w:r w:rsidRPr="00002D6B">
                <w:rPr>
                  <w:rFonts w:eastAsia="宋体"/>
                  <w:szCs w:val="22"/>
                </w:rPr>
                <w:t>延迟引爆时间</w:t>
              </w:r>
              <w:r w:rsidRPr="00002D6B">
                <w:rPr>
                  <w:rFonts w:eastAsia="宋体"/>
                  <w:szCs w:val="22"/>
                </w:rPr>
                <w:t>: 0.66 s</w:t>
              </w:r>
            </w:ins>
          </w:p>
          <w:p w14:paraId="15BE01AD" w14:textId="77777777" w:rsidR="00002D6B" w:rsidRPr="00002D6B" w:rsidRDefault="00002D6B" w:rsidP="00002D6B">
            <w:pPr>
              <w:widowControl w:val="0"/>
              <w:spacing w:before="0" w:after="0"/>
              <w:jc w:val="both"/>
              <w:rPr>
                <w:ins w:id="6287" w:author="yukina minato" w:date="2025-09-07T17:10:00Z" w16du:dateUtc="2025-09-07T09:10:00Z"/>
                <w:rFonts w:eastAsia="宋体"/>
                <w:szCs w:val="22"/>
              </w:rPr>
            </w:pPr>
            <w:ins w:id="6288" w:author="yukina minato" w:date="2025-09-07T17:10:00Z" w16du:dateUtc="2025-09-07T09:10:00Z">
              <w:r w:rsidRPr="00002D6B">
                <w:rPr>
                  <w:rFonts w:eastAsia="宋体"/>
                  <w:szCs w:val="22"/>
                </w:rPr>
                <w:t>投放点</w:t>
              </w:r>
              <w:r w:rsidRPr="00002D6B">
                <w:rPr>
                  <w:rFonts w:eastAsia="宋体"/>
                  <w:szCs w:val="22"/>
                </w:rPr>
                <w:t>: (17805.68, 0.64, 1800.00)</w:t>
              </w:r>
            </w:ins>
          </w:p>
          <w:p w14:paraId="3552F635" w14:textId="77777777" w:rsidR="00002D6B" w:rsidRPr="00002D6B" w:rsidRDefault="00002D6B" w:rsidP="00002D6B">
            <w:pPr>
              <w:widowControl w:val="0"/>
              <w:spacing w:before="0" w:after="0"/>
              <w:jc w:val="both"/>
              <w:rPr>
                <w:ins w:id="6289" w:author="yukina minato" w:date="2025-09-07T17:10:00Z" w16du:dateUtc="2025-09-07T09:10:00Z"/>
                <w:rFonts w:eastAsia="宋体"/>
                <w:szCs w:val="22"/>
              </w:rPr>
            </w:pPr>
            <w:ins w:id="6290" w:author="yukina minato" w:date="2025-09-07T17:10:00Z" w16du:dateUtc="2025-09-07T09:10:00Z">
              <w:r w:rsidRPr="00002D6B">
                <w:rPr>
                  <w:rFonts w:eastAsia="宋体"/>
                  <w:szCs w:val="22"/>
                </w:rPr>
                <w:t>起爆点</w:t>
              </w:r>
              <w:r w:rsidRPr="00002D6B">
                <w:rPr>
                  <w:rFonts w:eastAsia="宋体"/>
                  <w:szCs w:val="22"/>
                </w:rPr>
                <w:t>: (17890.18, 10.23, 1797.89)</w:t>
              </w:r>
            </w:ins>
          </w:p>
          <w:p w14:paraId="4ABC171C" w14:textId="77777777" w:rsidR="00002D6B" w:rsidRPr="00002D6B" w:rsidRDefault="00002D6B" w:rsidP="00002D6B">
            <w:pPr>
              <w:widowControl w:val="0"/>
              <w:spacing w:before="0" w:after="0"/>
              <w:jc w:val="both"/>
              <w:rPr>
                <w:ins w:id="6291" w:author="yukina minato" w:date="2025-09-07T17:10:00Z" w16du:dateUtc="2025-09-07T09:10:00Z"/>
                <w:rFonts w:eastAsia="宋体"/>
                <w:szCs w:val="22"/>
              </w:rPr>
            </w:pPr>
            <w:ins w:id="6292" w:author="yukina minato" w:date="2025-09-07T17:10:00Z" w16du:dateUtc="2025-09-07T09:10:00Z">
              <w:r w:rsidRPr="00002D6B">
                <w:rPr>
                  <w:rFonts w:eastAsia="宋体"/>
                  <w:szCs w:val="22"/>
                </w:rPr>
                <w:t xml:space="preserve">** </w:t>
              </w:r>
              <w:r w:rsidRPr="00002D6B">
                <w:rPr>
                  <w:rFonts w:eastAsia="宋体"/>
                  <w:szCs w:val="22"/>
                </w:rPr>
                <w:t>该弹单独有效遮蔽时长</w:t>
              </w:r>
              <w:r w:rsidRPr="00002D6B">
                <w:rPr>
                  <w:rFonts w:eastAsia="宋体"/>
                  <w:szCs w:val="22"/>
                </w:rPr>
                <w:t>: 4.52 s **</w:t>
              </w:r>
            </w:ins>
          </w:p>
          <w:p w14:paraId="2CCF6E6E" w14:textId="77777777" w:rsidR="00002D6B" w:rsidRPr="00002D6B" w:rsidRDefault="00002D6B" w:rsidP="00002D6B">
            <w:pPr>
              <w:widowControl w:val="0"/>
              <w:spacing w:before="0" w:after="0"/>
              <w:jc w:val="both"/>
              <w:rPr>
                <w:ins w:id="6293" w:author="yukina minato" w:date="2025-09-07T17:10:00Z" w16du:dateUtc="2025-09-07T09:10:00Z"/>
                <w:rFonts w:eastAsia="宋体"/>
                <w:szCs w:val="22"/>
              </w:rPr>
            </w:pPr>
          </w:p>
          <w:p w14:paraId="2CCC42F6" w14:textId="77777777" w:rsidR="00002D6B" w:rsidRPr="00002D6B" w:rsidRDefault="00002D6B" w:rsidP="00002D6B">
            <w:pPr>
              <w:widowControl w:val="0"/>
              <w:spacing w:before="0" w:after="0"/>
              <w:jc w:val="both"/>
              <w:rPr>
                <w:ins w:id="6294" w:author="yukina minato" w:date="2025-09-07T17:10:00Z" w16du:dateUtc="2025-09-07T09:10:00Z"/>
                <w:rFonts w:eastAsia="宋体"/>
                <w:szCs w:val="22"/>
              </w:rPr>
            </w:pPr>
            <w:ins w:id="6295" w:author="yukina minato" w:date="2025-09-07T17:10:00Z" w16du:dateUtc="2025-09-07T09:10:00Z">
              <w:r w:rsidRPr="00002D6B">
                <w:rPr>
                  <w:rFonts w:eastAsia="宋体"/>
                  <w:szCs w:val="22"/>
                </w:rPr>
                <w:t xml:space="preserve">--- FY2 </w:t>
              </w:r>
              <w:r w:rsidRPr="00002D6B">
                <w:rPr>
                  <w:rFonts w:eastAsia="宋体"/>
                  <w:szCs w:val="22"/>
                </w:rPr>
                <w:t>无人机最优参数</w:t>
              </w:r>
              <w:r w:rsidRPr="00002D6B">
                <w:rPr>
                  <w:rFonts w:eastAsia="宋体"/>
                  <w:szCs w:val="22"/>
                </w:rPr>
                <w:t xml:space="preserve"> ---</w:t>
              </w:r>
            </w:ins>
          </w:p>
          <w:p w14:paraId="33319868" w14:textId="77777777" w:rsidR="00002D6B" w:rsidRPr="00002D6B" w:rsidRDefault="00002D6B" w:rsidP="00002D6B">
            <w:pPr>
              <w:widowControl w:val="0"/>
              <w:spacing w:before="0" w:after="0"/>
              <w:jc w:val="both"/>
              <w:rPr>
                <w:ins w:id="6296" w:author="yukina minato" w:date="2025-09-07T17:10:00Z" w16du:dateUtc="2025-09-07T09:10:00Z"/>
                <w:rFonts w:eastAsia="宋体"/>
                <w:szCs w:val="22"/>
              </w:rPr>
            </w:pPr>
            <w:ins w:id="6297" w:author="yukina minato" w:date="2025-09-07T17:10:00Z" w16du:dateUtc="2025-09-07T09:10:00Z">
              <w:r w:rsidRPr="00002D6B">
                <w:rPr>
                  <w:rFonts w:eastAsia="宋体"/>
                  <w:szCs w:val="22"/>
                </w:rPr>
                <w:t>投放后飞行速度</w:t>
              </w:r>
              <w:r w:rsidRPr="00002D6B">
                <w:rPr>
                  <w:rFonts w:eastAsia="宋体"/>
                  <w:szCs w:val="22"/>
                </w:rPr>
                <w:t>: 88.38 m/s</w:t>
              </w:r>
            </w:ins>
          </w:p>
          <w:p w14:paraId="10B09ABC" w14:textId="77777777" w:rsidR="00002D6B" w:rsidRPr="00002D6B" w:rsidRDefault="00002D6B" w:rsidP="00002D6B">
            <w:pPr>
              <w:widowControl w:val="0"/>
              <w:spacing w:before="0" w:after="0"/>
              <w:jc w:val="both"/>
              <w:rPr>
                <w:ins w:id="6298" w:author="yukina minato" w:date="2025-09-07T17:10:00Z" w16du:dateUtc="2025-09-07T09:10:00Z"/>
                <w:rFonts w:eastAsia="宋体"/>
                <w:szCs w:val="22"/>
              </w:rPr>
            </w:pPr>
            <w:ins w:id="6299" w:author="yukina minato" w:date="2025-09-07T17:10:00Z" w16du:dateUtc="2025-09-07T09:10:00Z">
              <w:r w:rsidRPr="00002D6B">
                <w:rPr>
                  <w:rFonts w:eastAsia="宋体"/>
                  <w:szCs w:val="22"/>
                </w:rPr>
                <w:t>飞行及投放时间</w:t>
              </w:r>
              <w:r w:rsidRPr="00002D6B">
                <w:rPr>
                  <w:rFonts w:eastAsia="宋体"/>
                  <w:szCs w:val="22"/>
                </w:rPr>
                <w:t>: 10.23 s</w:t>
              </w:r>
            </w:ins>
          </w:p>
          <w:p w14:paraId="622CE6AD" w14:textId="77777777" w:rsidR="00002D6B" w:rsidRPr="00002D6B" w:rsidRDefault="00002D6B" w:rsidP="00002D6B">
            <w:pPr>
              <w:widowControl w:val="0"/>
              <w:spacing w:before="0" w:after="0"/>
              <w:jc w:val="both"/>
              <w:rPr>
                <w:ins w:id="6300" w:author="yukina minato" w:date="2025-09-07T17:10:00Z" w16du:dateUtc="2025-09-07T09:10:00Z"/>
                <w:rFonts w:eastAsia="宋体"/>
                <w:szCs w:val="22"/>
              </w:rPr>
            </w:pPr>
            <w:ins w:id="6301" w:author="yukina minato" w:date="2025-09-07T17:10:00Z" w16du:dateUtc="2025-09-07T09:10:00Z">
              <w:r w:rsidRPr="00002D6B">
                <w:rPr>
                  <w:rFonts w:eastAsia="宋体"/>
                  <w:szCs w:val="22"/>
                </w:rPr>
                <w:t>飞行方向</w:t>
              </w:r>
              <w:r w:rsidRPr="00002D6B">
                <w:rPr>
                  <w:rFonts w:eastAsia="宋体"/>
                  <w:szCs w:val="22"/>
                </w:rPr>
                <w:t xml:space="preserve"> (</w:t>
              </w:r>
              <w:r w:rsidRPr="00002D6B">
                <w:rPr>
                  <w:rFonts w:eastAsia="宋体"/>
                  <w:szCs w:val="22"/>
                </w:rPr>
                <w:t>偏航角</w:t>
              </w:r>
              <w:r w:rsidRPr="00002D6B">
                <w:rPr>
                  <w:rFonts w:eastAsia="宋体"/>
                  <w:szCs w:val="22"/>
                </w:rPr>
                <w:t xml:space="preserve">): 4.95 rad (283.81 </w:t>
              </w:r>
              <w:r w:rsidRPr="00002D6B">
                <w:rPr>
                  <w:rFonts w:eastAsia="宋体"/>
                  <w:szCs w:val="22"/>
                </w:rPr>
                <w:t>度</w:t>
              </w:r>
              <w:r w:rsidRPr="00002D6B">
                <w:rPr>
                  <w:rFonts w:eastAsia="宋体"/>
                  <w:szCs w:val="22"/>
                </w:rPr>
                <w:t>)</w:t>
              </w:r>
            </w:ins>
          </w:p>
          <w:p w14:paraId="6F9A6684" w14:textId="77777777" w:rsidR="00002D6B" w:rsidRPr="00002D6B" w:rsidRDefault="00002D6B" w:rsidP="00002D6B">
            <w:pPr>
              <w:widowControl w:val="0"/>
              <w:spacing w:before="0" w:after="0"/>
              <w:jc w:val="both"/>
              <w:rPr>
                <w:ins w:id="6302" w:author="yukina minato" w:date="2025-09-07T17:10:00Z" w16du:dateUtc="2025-09-07T09:10:00Z"/>
                <w:rFonts w:eastAsia="宋体"/>
                <w:szCs w:val="22"/>
              </w:rPr>
            </w:pPr>
            <w:ins w:id="6303" w:author="yukina minato" w:date="2025-09-07T17:10:00Z" w16du:dateUtc="2025-09-07T09:10:00Z">
              <w:r w:rsidRPr="00002D6B">
                <w:rPr>
                  <w:rFonts w:eastAsia="宋体"/>
                  <w:szCs w:val="22"/>
                </w:rPr>
                <w:t>延迟引爆时间</w:t>
              </w:r>
              <w:r w:rsidRPr="00002D6B">
                <w:rPr>
                  <w:rFonts w:eastAsia="宋体"/>
                  <w:szCs w:val="22"/>
                </w:rPr>
                <w:t>: 5.71 s</w:t>
              </w:r>
            </w:ins>
          </w:p>
          <w:p w14:paraId="115BD6D5" w14:textId="77777777" w:rsidR="00002D6B" w:rsidRPr="00002D6B" w:rsidRDefault="00002D6B" w:rsidP="00002D6B">
            <w:pPr>
              <w:widowControl w:val="0"/>
              <w:spacing w:before="0" w:after="0"/>
              <w:jc w:val="both"/>
              <w:rPr>
                <w:ins w:id="6304" w:author="yukina minato" w:date="2025-09-07T17:10:00Z" w16du:dateUtc="2025-09-07T09:10:00Z"/>
                <w:rFonts w:eastAsia="宋体"/>
                <w:szCs w:val="22"/>
              </w:rPr>
            </w:pPr>
            <w:ins w:id="6305" w:author="yukina minato" w:date="2025-09-07T17:10:00Z" w16du:dateUtc="2025-09-07T09:10:00Z">
              <w:r w:rsidRPr="00002D6B">
                <w:rPr>
                  <w:rFonts w:eastAsia="宋体"/>
                  <w:szCs w:val="22"/>
                </w:rPr>
                <w:t>投放点</w:t>
              </w:r>
              <w:r w:rsidRPr="00002D6B">
                <w:rPr>
                  <w:rFonts w:eastAsia="宋体"/>
                  <w:szCs w:val="22"/>
                </w:rPr>
                <w:t>: (12215.78, 522.42, 1400.00)</w:t>
              </w:r>
            </w:ins>
          </w:p>
          <w:p w14:paraId="0B4D6D0B" w14:textId="77777777" w:rsidR="00002D6B" w:rsidRPr="00002D6B" w:rsidRDefault="00002D6B" w:rsidP="00002D6B">
            <w:pPr>
              <w:widowControl w:val="0"/>
              <w:spacing w:before="0" w:after="0"/>
              <w:jc w:val="both"/>
              <w:rPr>
                <w:ins w:id="6306" w:author="yukina minato" w:date="2025-09-07T17:10:00Z" w16du:dateUtc="2025-09-07T09:10:00Z"/>
                <w:rFonts w:eastAsia="宋体"/>
                <w:szCs w:val="22"/>
              </w:rPr>
            </w:pPr>
            <w:ins w:id="6307" w:author="yukina minato" w:date="2025-09-07T17:10:00Z" w16du:dateUtc="2025-09-07T09:10:00Z">
              <w:r w:rsidRPr="00002D6B">
                <w:rPr>
                  <w:rFonts w:eastAsia="宋体"/>
                  <w:szCs w:val="22"/>
                </w:rPr>
                <w:t>起爆点</w:t>
              </w:r>
              <w:r w:rsidRPr="00002D6B">
                <w:rPr>
                  <w:rFonts w:eastAsia="宋体"/>
                  <w:szCs w:val="22"/>
                </w:rPr>
                <w:t>: (12336.35, 32.06, 1240.03)</w:t>
              </w:r>
            </w:ins>
          </w:p>
          <w:p w14:paraId="345CF34C" w14:textId="77777777" w:rsidR="00002D6B" w:rsidRPr="00002D6B" w:rsidRDefault="00002D6B" w:rsidP="00002D6B">
            <w:pPr>
              <w:widowControl w:val="0"/>
              <w:spacing w:before="0" w:after="0"/>
              <w:jc w:val="both"/>
              <w:rPr>
                <w:ins w:id="6308" w:author="yukina minato" w:date="2025-09-07T17:10:00Z" w16du:dateUtc="2025-09-07T09:10:00Z"/>
                <w:rFonts w:eastAsia="宋体"/>
                <w:szCs w:val="22"/>
              </w:rPr>
            </w:pPr>
            <w:ins w:id="6309" w:author="yukina minato" w:date="2025-09-07T17:10:00Z" w16du:dateUtc="2025-09-07T09:10:00Z">
              <w:r w:rsidRPr="00002D6B">
                <w:rPr>
                  <w:rFonts w:eastAsia="宋体"/>
                  <w:szCs w:val="22"/>
                </w:rPr>
                <w:t xml:space="preserve">** </w:t>
              </w:r>
              <w:r w:rsidRPr="00002D6B">
                <w:rPr>
                  <w:rFonts w:eastAsia="宋体"/>
                  <w:szCs w:val="22"/>
                </w:rPr>
                <w:t>该弹单独有效遮蔽时长</w:t>
              </w:r>
              <w:r w:rsidRPr="00002D6B">
                <w:rPr>
                  <w:rFonts w:eastAsia="宋体"/>
                  <w:szCs w:val="22"/>
                </w:rPr>
                <w:t>: 3.80 s **</w:t>
              </w:r>
            </w:ins>
          </w:p>
          <w:p w14:paraId="6CEE7C34" w14:textId="77777777" w:rsidR="00002D6B" w:rsidRPr="00002D6B" w:rsidRDefault="00002D6B" w:rsidP="00002D6B">
            <w:pPr>
              <w:widowControl w:val="0"/>
              <w:spacing w:before="0" w:after="0"/>
              <w:jc w:val="both"/>
              <w:rPr>
                <w:ins w:id="6310" w:author="yukina minato" w:date="2025-09-07T17:10:00Z" w16du:dateUtc="2025-09-07T09:10:00Z"/>
                <w:rFonts w:eastAsia="宋体"/>
                <w:szCs w:val="22"/>
              </w:rPr>
            </w:pPr>
          </w:p>
          <w:p w14:paraId="141FCFAE" w14:textId="77777777" w:rsidR="00002D6B" w:rsidRPr="00002D6B" w:rsidRDefault="00002D6B" w:rsidP="00002D6B">
            <w:pPr>
              <w:widowControl w:val="0"/>
              <w:spacing w:before="0" w:after="0"/>
              <w:jc w:val="both"/>
              <w:rPr>
                <w:ins w:id="6311" w:author="yukina minato" w:date="2025-09-07T17:10:00Z" w16du:dateUtc="2025-09-07T09:10:00Z"/>
                <w:rFonts w:eastAsia="宋体"/>
                <w:szCs w:val="22"/>
              </w:rPr>
            </w:pPr>
            <w:ins w:id="6312" w:author="yukina minato" w:date="2025-09-07T17:10:00Z" w16du:dateUtc="2025-09-07T09:10:00Z">
              <w:r w:rsidRPr="00002D6B">
                <w:rPr>
                  <w:rFonts w:eastAsia="宋体"/>
                  <w:szCs w:val="22"/>
                </w:rPr>
                <w:t xml:space="preserve">--- FY3 </w:t>
              </w:r>
              <w:r w:rsidRPr="00002D6B">
                <w:rPr>
                  <w:rFonts w:eastAsia="宋体"/>
                  <w:szCs w:val="22"/>
                </w:rPr>
                <w:t>无人机最优参数</w:t>
              </w:r>
              <w:r w:rsidRPr="00002D6B">
                <w:rPr>
                  <w:rFonts w:eastAsia="宋体"/>
                  <w:szCs w:val="22"/>
                </w:rPr>
                <w:t xml:space="preserve"> ---</w:t>
              </w:r>
            </w:ins>
          </w:p>
          <w:p w14:paraId="236EF232" w14:textId="77777777" w:rsidR="00002D6B" w:rsidRPr="00002D6B" w:rsidRDefault="00002D6B" w:rsidP="00002D6B">
            <w:pPr>
              <w:widowControl w:val="0"/>
              <w:spacing w:before="0" w:after="0"/>
              <w:jc w:val="both"/>
              <w:rPr>
                <w:ins w:id="6313" w:author="yukina minato" w:date="2025-09-07T17:10:00Z" w16du:dateUtc="2025-09-07T09:10:00Z"/>
                <w:rFonts w:eastAsia="宋体"/>
                <w:szCs w:val="22"/>
              </w:rPr>
            </w:pPr>
            <w:ins w:id="6314" w:author="yukina minato" w:date="2025-09-07T17:10:00Z" w16du:dateUtc="2025-09-07T09:10:00Z">
              <w:r w:rsidRPr="00002D6B">
                <w:rPr>
                  <w:rFonts w:eastAsia="宋体"/>
                  <w:szCs w:val="22"/>
                </w:rPr>
                <w:t>投放后飞行速度</w:t>
              </w:r>
              <w:r w:rsidRPr="00002D6B">
                <w:rPr>
                  <w:rFonts w:eastAsia="宋体"/>
                  <w:szCs w:val="22"/>
                </w:rPr>
                <w:t>: 121.03 m/s</w:t>
              </w:r>
            </w:ins>
          </w:p>
          <w:p w14:paraId="724E338A" w14:textId="77777777" w:rsidR="00002D6B" w:rsidRPr="00002D6B" w:rsidRDefault="00002D6B" w:rsidP="00002D6B">
            <w:pPr>
              <w:widowControl w:val="0"/>
              <w:spacing w:before="0" w:after="0"/>
              <w:jc w:val="both"/>
              <w:rPr>
                <w:ins w:id="6315" w:author="yukina minato" w:date="2025-09-07T17:10:00Z" w16du:dateUtc="2025-09-07T09:10:00Z"/>
                <w:rFonts w:eastAsia="宋体"/>
                <w:szCs w:val="22"/>
              </w:rPr>
            </w:pPr>
            <w:ins w:id="6316" w:author="yukina minato" w:date="2025-09-07T17:10:00Z" w16du:dateUtc="2025-09-07T09:10:00Z">
              <w:r w:rsidRPr="00002D6B">
                <w:rPr>
                  <w:rFonts w:eastAsia="宋体"/>
                  <w:szCs w:val="22"/>
                </w:rPr>
                <w:t>飞行及投放时间</w:t>
              </w:r>
              <w:r w:rsidRPr="00002D6B">
                <w:rPr>
                  <w:rFonts w:eastAsia="宋体"/>
                  <w:szCs w:val="22"/>
                </w:rPr>
                <w:t>: 1.07 s</w:t>
              </w:r>
            </w:ins>
          </w:p>
          <w:p w14:paraId="3D1C2AFF" w14:textId="77777777" w:rsidR="00002D6B" w:rsidRPr="00002D6B" w:rsidRDefault="00002D6B" w:rsidP="00002D6B">
            <w:pPr>
              <w:widowControl w:val="0"/>
              <w:spacing w:before="0" w:after="0"/>
              <w:jc w:val="both"/>
              <w:rPr>
                <w:ins w:id="6317" w:author="yukina minato" w:date="2025-09-07T17:10:00Z" w16du:dateUtc="2025-09-07T09:10:00Z"/>
                <w:rFonts w:eastAsia="宋体"/>
                <w:szCs w:val="22"/>
              </w:rPr>
            </w:pPr>
            <w:ins w:id="6318" w:author="yukina minato" w:date="2025-09-07T17:10:00Z" w16du:dateUtc="2025-09-07T09:10:00Z">
              <w:r w:rsidRPr="00002D6B">
                <w:rPr>
                  <w:rFonts w:eastAsia="宋体"/>
                  <w:szCs w:val="22"/>
                </w:rPr>
                <w:t>飞行方向</w:t>
              </w:r>
              <w:r w:rsidRPr="00002D6B">
                <w:rPr>
                  <w:rFonts w:eastAsia="宋体"/>
                  <w:szCs w:val="22"/>
                </w:rPr>
                <w:t xml:space="preserve"> (</w:t>
              </w:r>
              <w:r w:rsidRPr="00002D6B">
                <w:rPr>
                  <w:rFonts w:eastAsia="宋体"/>
                  <w:szCs w:val="22"/>
                </w:rPr>
                <w:t>偏航角</w:t>
              </w:r>
              <w:r w:rsidRPr="00002D6B">
                <w:rPr>
                  <w:rFonts w:eastAsia="宋体"/>
                  <w:szCs w:val="22"/>
                </w:rPr>
                <w:t xml:space="preserve">): 4.29 rad (245.82 </w:t>
              </w:r>
              <w:r w:rsidRPr="00002D6B">
                <w:rPr>
                  <w:rFonts w:eastAsia="宋体"/>
                  <w:szCs w:val="22"/>
                </w:rPr>
                <w:t>度</w:t>
              </w:r>
              <w:r w:rsidRPr="00002D6B">
                <w:rPr>
                  <w:rFonts w:eastAsia="宋体"/>
                  <w:szCs w:val="22"/>
                </w:rPr>
                <w:t>)</w:t>
              </w:r>
            </w:ins>
          </w:p>
          <w:p w14:paraId="7CAA47D5" w14:textId="77777777" w:rsidR="00002D6B" w:rsidRPr="00002D6B" w:rsidRDefault="00002D6B" w:rsidP="00002D6B">
            <w:pPr>
              <w:widowControl w:val="0"/>
              <w:spacing w:before="0" w:after="0"/>
              <w:jc w:val="both"/>
              <w:rPr>
                <w:ins w:id="6319" w:author="yukina minato" w:date="2025-09-07T17:10:00Z" w16du:dateUtc="2025-09-07T09:10:00Z"/>
                <w:rFonts w:eastAsia="宋体"/>
                <w:szCs w:val="22"/>
              </w:rPr>
            </w:pPr>
            <w:ins w:id="6320" w:author="yukina minato" w:date="2025-09-07T17:10:00Z" w16du:dateUtc="2025-09-07T09:10:00Z">
              <w:r w:rsidRPr="00002D6B">
                <w:rPr>
                  <w:rFonts w:eastAsia="宋体"/>
                  <w:szCs w:val="22"/>
                </w:rPr>
                <w:t>延迟引爆时间</w:t>
              </w:r>
              <w:r w:rsidRPr="00002D6B">
                <w:rPr>
                  <w:rFonts w:eastAsia="宋体"/>
                  <w:szCs w:val="22"/>
                </w:rPr>
                <w:t>: 0.82 s</w:t>
              </w:r>
            </w:ins>
          </w:p>
          <w:p w14:paraId="2B92B65C" w14:textId="77777777" w:rsidR="00002D6B" w:rsidRPr="00002D6B" w:rsidRDefault="00002D6B" w:rsidP="00002D6B">
            <w:pPr>
              <w:widowControl w:val="0"/>
              <w:spacing w:before="0" w:after="0"/>
              <w:jc w:val="both"/>
              <w:rPr>
                <w:ins w:id="6321" w:author="yukina minato" w:date="2025-09-07T17:10:00Z" w16du:dateUtc="2025-09-07T09:10:00Z"/>
                <w:rFonts w:eastAsia="宋体"/>
                <w:szCs w:val="22"/>
              </w:rPr>
            </w:pPr>
            <w:ins w:id="6322" w:author="yukina minato" w:date="2025-09-07T17:10:00Z" w16du:dateUtc="2025-09-07T09:10:00Z">
              <w:r w:rsidRPr="00002D6B">
                <w:rPr>
                  <w:rFonts w:eastAsia="宋体"/>
                  <w:szCs w:val="22"/>
                </w:rPr>
                <w:t>投放点</w:t>
              </w:r>
              <w:r w:rsidRPr="00002D6B">
                <w:rPr>
                  <w:rFonts w:eastAsia="宋体"/>
                  <w:szCs w:val="22"/>
                </w:rPr>
                <w:t>: (5946.82, -3118.43, 700.00)</w:t>
              </w:r>
            </w:ins>
          </w:p>
          <w:p w14:paraId="366AA431" w14:textId="77777777" w:rsidR="00002D6B" w:rsidRPr="00002D6B" w:rsidRDefault="00002D6B" w:rsidP="00002D6B">
            <w:pPr>
              <w:widowControl w:val="0"/>
              <w:spacing w:before="0" w:after="0"/>
              <w:jc w:val="both"/>
              <w:rPr>
                <w:ins w:id="6323" w:author="yukina minato" w:date="2025-09-07T17:10:00Z" w16du:dateUtc="2025-09-07T09:10:00Z"/>
                <w:rFonts w:eastAsia="宋体"/>
                <w:szCs w:val="22"/>
              </w:rPr>
            </w:pPr>
            <w:ins w:id="6324" w:author="yukina minato" w:date="2025-09-07T17:10:00Z" w16du:dateUtc="2025-09-07T09:10:00Z">
              <w:r w:rsidRPr="00002D6B">
                <w:rPr>
                  <w:rFonts w:eastAsia="宋体"/>
                  <w:szCs w:val="22"/>
                </w:rPr>
                <w:t>起爆点</w:t>
              </w:r>
              <w:r w:rsidRPr="00002D6B">
                <w:rPr>
                  <w:rFonts w:eastAsia="宋体"/>
                  <w:szCs w:val="22"/>
                </w:rPr>
                <w:t>: (5906.18, -3208.94, 696.71)</w:t>
              </w:r>
            </w:ins>
          </w:p>
          <w:p w14:paraId="3429AB31" w14:textId="77777777" w:rsidR="00002D6B" w:rsidRPr="00002D6B" w:rsidRDefault="00002D6B" w:rsidP="00002D6B">
            <w:pPr>
              <w:widowControl w:val="0"/>
              <w:spacing w:before="0" w:after="0"/>
              <w:jc w:val="both"/>
              <w:rPr>
                <w:ins w:id="6325" w:author="yukina minato" w:date="2025-09-07T17:10:00Z" w16du:dateUtc="2025-09-07T09:10:00Z"/>
                <w:rFonts w:eastAsia="宋体"/>
                <w:szCs w:val="22"/>
              </w:rPr>
            </w:pPr>
            <w:ins w:id="6326" w:author="yukina minato" w:date="2025-09-07T17:10:00Z" w16du:dateUtc="2025-09-07T09:10:00Z">
              <w:r w:rsidRPr="00002D6B">
                <w:rPr>
                  <w:rFonts w:eastAsia="宋体"/>
                  <w:szCs w:val="22"/>
                </w:rPr>
                <w:t xml:space="preserve">** </w:t>
              </w:r>
              <w:r w:rsidRPr="00002D6B">
                <w:rPr>
                  <w:rFonts w:eastAsia="宋体"/>
                  <w:szCs w:val="22"/>
                </w:rPr>
                <w:t>该弹单独有效遮蔽时长</w:t>
              </w:r>
              <w:r w:rsidRPr="00002D6B">
                <w:rPr>
                  <w:rFonts w:eastAsia="宋体"/>
                  <w:szCs w:val="22"/>
                </w:rPr>
                <w:t>: 0.00 s **</w:t>
              </w:r>
            </w:ins>
          </w:p>
          <w:p w14:paraId="3D9943E7" w14:textId="77777777" w:rsidR="00002D6B" w:rsidRPr="00002D6B" w:rsidRDefault="00002D6B" w:rsidP="00002D6B">
            <w:pPr>
              <w:widowControl w:val="0"/>
              <w:spacing w:before="0" w:after="0"/>
              <w:jc w:val="both"/>
              <w:rPr>
                <w:ins w:id="6327" w:author="yukina minato" w:date="2025-09-07T17:10:00Z" w16du:dateUtc="2025-09-07T09:10:00Z"/>
                <w:rFonts w:eastAsia="宋体"/>
                <w:szCs w:val="22"/>
              </w:rPr>
            </w:pPr>
          </w:p>
          <w:p w14:paraId="3BCECB3C" w14:textId="77777777" w:rsidR="00002D6B" w:rsidRPr="00002D6B" w:rsidRDefault="00002D6B" w:rsidP="00002D6B">
            <w:pPr>
              <w:widowControl w:val="0"/>
              <w:spacing w:before="0" w:after="0"/>
              <w:jc w:val="both"/>
              <w:rPr>
                <w:ins w:id="6328" w:author="yukina minato" w:date="2025-09-07T17:10:00Z" w16du:dateUtc="2025-09-07T09:10:00Z"/>
                <w:rFonts w:eastAsia="宋体"/>
                <w:szCs w:val="22"/>
              </w:rPr>
            </w:pPr>
            <w:ins w:id="6329" w:author="yukina minato" w:date="2025-09-07T17:10:00Z" w16du:dateUtc="2025-09-07T09:10:00Z">
              <w:r w:rsidRPr="00002D6B">
                <w:rPr>
                  <w:rFonts w:eastAsia="宋体"/>
                  <w:szCs w:val="22"/>
                </w:rPr>
                <w:t>历时</w:t>
              </w:r>
              <w:r w:rsidRPr="00002D6B">
                <w:rPr>
                  <w:rFonts w:eastAsia="宋体"/>
                  <w:szCs w:val="22"/>
                </w:rPr>
                <w:t xml:space="preserve"> 6386.422598 </w:t>
              </w:r>
              <w:r w:rsidRPr="00002D6B">
                <w:rPr>
                  <w:rFonts w:eastAsia="宋体"/>
                  <w:szCs w:val="22"/>
                </w:rPr>
                <w:t>秒。</w:t>
              </w:r>
            </w:ins>
          </w:p>
        </w:tc>
      </w:tr>
    </w:tbl>
    <w:p w14:paraId="47AAAC55" w14:textId="77777777" w:rsidR="00002D6B" w:rsidRPr="00002D6B" w:rsidRDefault="00002D6B" w:rsidP="00002D6B">
      <w:pPr>
        <w:widowControl w:val="0"/>
        <w:spacing w:before="0" w:after="0"/>
        <w:jc w:val="both"/>
        <w:rPr>
          <w:ins w:id="6330" w:author="yukina minato" w:date="2025-09-07T17:10:00Z" w16du:dateUtc="2025-09-07T09:10:00Z"/>
          <w:rFonts w:eastAsia="宋体"/>
          <w:szCs w:val="22"/>
        </w:rPr>
      </w:pPr>
    </w:p>
    <w:p w14:paraId="79A21BDB" w14:textId="77777777" w:rsidR="00002D6B" w:rsidRPr="00002D6B" w:rsidRDefault="00002D6B" w:rsidP="00002D6B">
      <w:pPr>
        <w:widowControl w:val="0"/>
        <w:spacing w:before="0" w:after="0"/>
        <w:jc w:val="both"/>
        <w:rPr>
          <w:ins w:id="6331" w:author="yukina minato" w:date="2025-09-07T17:10:00Z" w16du:dateUtc="2025-09-07T09:10:00Z"/>
          <w:rFonts w:eastAsia="宋体"/>
          <w:szCs w:val="22"/>
        </w:rPr>
      </w:pPr>
    </w:p>
    <w:p w14:paraId="5B139EBD" w14:textId="77777777" w:rsidR="00002D6B" w:rsidRPr="00002D6B" w:rsidRDefault="00002D6B" w:rsidP="00002D6B">
      <w:pPr>
        <w:widowControl w:val="0"/>
        <w:spacing w:before="0" w:after="0"/>
        <w:jc w:val="both"/>
        <w:rPr>
          <w:ins w:id="6332" w:author="yukina minato" w:date="2025-09-07T17:10:00Z" w16du:dateUtc="2025-09-07T09:10:00Z"/>
          <w:rFonts w:eastAsia="宋体"/>
          <w:szCs w:val="22"/>
        </w:rPr>
      </w:pPr>
    </w:p>
    <w:tbl>
      <w:tblPr>
        <w:tblStyle w:val="20"/>
        <w:tblW w:w="0" w:type="auto"/>
        <w:tblLook w:val="04A0" w:firstRow="1" w:lastRow="0" w:firstColumn="1" w:lastColumn="0" w:noHBand="0" w:noVBand="1"/>
      </w:tblPr>
      <w:tblGrid>
        <w:gridCol w:w="8297"/>
      </w:tblGrid>
      <w:tr w:rsidR="00002D6B" w:rsidRPr="00002D6B" w14:paraId="74FD91EE" w14:textId="77777777" w:rsidTr="004E6A00">
        <w:trPr>
          <w:ins w:id="6333" w:author="yukina minato" w:date="2025-09-07T17:10:00Z" w16du:dateUtc="2025-09-07T09:10:00Z"/>
        </w:trPr>
        <w:tc>
          <w:tcPr>
            <w:tcW w:w="8834" w:type="dxa"/>
            <w:shd w:val="clear" w:color="auto" w:fill="BFBFBF" w:themeFill="background1" w:themeFillShade="BF"/>
          </w:tcPr>
          <w:p w14:paraId="1ABD8E02" w14:textId="77777777" w:rsidR="00002D6B" w:rsidRPr="00002D6B" w:rsidRDefault="00002D6B" w:rsidP="00002D6B">
            <w:pPr>
              <w:widowControl w:val="0"/>
              <w:spacing w:before="0" w:after="0"/>
              <w:jc w:val="left"/>
              <w:rPr>
                <w:ins w:id="6334" w:author="yukina minato" w:date="2025-09-07T17:10:00Z" w16du:dateUtc="2025-09-07T09:10:00Z"/>
                <w:rFonts w:eastAsia="宋体"/>
                <w:b/>
                <w:sz w:val="21"/>
              </w:rPr>
            </w:pPr>
            <w:ins w:id="6335" w:author="yukina minato" w:date="2025-09-07T17:10:00Z" w16du:dateUtc="2025-09-07T09:10:00Z">
              <w:r w:rsidRPr="00002D6B">
                <w:rPr>
                  <w:rFonts w:eastAsia="宋体" w:hint="eastAsia"/>
                  <w:b/>
                  <w:sz w:val="21"/>
                </w:rPr>
                <w:t>附录</w:t>
              </w:r>
              <w:r w:rsidRPr="00002D6B">
                <w:rPr>
                  <w:rFonts w:eastAsia="宋体" w:hint="eastAsia"/>
                  <w:b/>
                  <w:sz w:val="21"/>
                </w:rPr>
                <w:t>10</w:t>
              </w:r>
            </w:ins>
          </w:p>
        </w:tc>
      </w:tr>
      <w:tr w:rsidR="00002D6B" w:rsidRPr="00002D6B" w14:paraId="6FF24C02" w14:textId="77777777" w:rsidTr="004E6A00">
        <w:trPr>
          <w:ins w:id="6336" w:author="yukina minato" w:date="2025-09-07T17:10:00Z" w16du:dateUtc="2025-09-07T09:10:00Z"/>
        </w:trPr>
        <w:tc>
          <w:tcPr>
            <w:tcW w:w="8834" w:type="dxa"/>
            <w:shd w:val="clear" w:color="auto" w:fill="BFBFBF" w:themeFill="background1" w:themeFillShade="BF"/>
          </w:tcPr>
          <w:p w14:paraId="3ED441EF" w14:textId="77777777" w:rsidR="00002D6B" w:rsidRPr="00002D6B" w:rsidRDefault="00002D6B" w:rsidP="00002D6B">
            <w:pPr>
              <w:widowControl w:val="0"/>
              <w:spacing w:before="0" w:after="0"/>
              <w:jc w:val="both"/>
              <w:rPr>
                <w:ins w:id="6337" w:author="yukina minato" w:date="2025-09-07T17:10:00Z" w16du:dateUtc="2025-09-07T09:10:00Z"/>
                <w:rFonts w:eastAsia="宋体"/>
                <w:szCs w:val="22"/>
              </w:rPr>
            </w:pPr>
            <w:ins w:id="6338" w:author="yukina minato" w:date="2025-09-07T17:10:00Z" w16du:dateUtc="2025-09-07T09:10:00Z">
              <w:r w:rsidRPr="00002D6B">
                <w:rPr>
                  <w:rFonts w:eastAsia="宋体" w:hint="eastAsia"/>
                  <w:szCs w:val="22"/>
                </w:rPr>
                <w:t>问题五求解（</w:t>
              </w:r>
              <w:r w:rsidRPr="00002D6B">
                <w:rPr>
                  <w:rFonts w:eastAsia="宋体" w:hint="eastAsia"/>
                  <w:szCs w:val="22"/>
                </w:rPr>
                <w:t>PYTHON</w:t>
              </w:r>
              <w:r w:rsidRPr="00002D6B">
                <w:rPr>
                  <w:rFonts w:eastAsia="宋体" w:hint="eastAsia"/>
                  <w:szCs w:val="22"/>
                </w:rPr>
                <w:t>源码）</w:t>
              </w:r>
            </w:ins>
          </w:p>
        </w:tc>
      </w:tr>
      <w:tr w:rsidR="00002D6B" w:rsidRPr="00002D6B" w14:paraId="3898DBBD" w14:textId="77777777" w:rsidTr="004E6A00">
        <w:trPr>
          <w:ins w:id="6339" w:author="yukina minato" w:date="2025-09-07T17:10:00Z" w16du:dateUtc="2025-09-07T09:10:00Z"/>
        </w:trPr>
        <w:tc>
          <w:tcPr>
            <w:tcW w:w="8834" w:type="dxa"/>
          </w:tcPr>
          <w:p w14:paraId="3D5ACEE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340" w:author="yukina minato" w:date="2025-09-07T17:10:00Z" w16du:dateUtc="2025-09-07T09:10:00Z"/>
                <w:rFonts w:eastAsia="宋体"/>
                <w:color w:val="5C5C5C"/>
                <w:szCs w:val="22"/>
              </w:rPr>
            </w:pPr>
            <w:ins w:id="6341" w:author="yukina minato" w:date="2025-09-07T17:10:00Z" w16du:dateUtc="2025-09-07T09:10:00Z">
              <w:r w:rsidRPr="00002D6B">
                <w:rPr>
                  <w:rFonts w:ascii="Consolas" w:eastAsia="Consolas" w:hAnsi="Consolas" w:cs="Consolas"/>
                  <w:color w:val="A626A4"/>
                  <w:sz w:val="21"/>
                </w:rPr>
                <w:t>import</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numpy</w:t>
              </w:r>
              <w:proofErr w:type="spellEnd"/>
              <w:r w:rsidRPr="00002D6B">
                <w:rPr>
                  <w:rFonts w:ascii="Consolas" w:eastAsia="Consolas" w:hAnsi="Consolas" w:cs="Consolas"/>
                  <w:color w:val="5C5C5C"/>
                  <w:sz w:val="21"/>
                </w:rPr>
                <w:t> </w:t>
              </w:r>
              <w:r w:rsidRPr="00002D6B">
                <w:rPr>
                  <w:rFonts w:ascii="Consolas" w:eastAsia="Consolas" w:hAnsi="Consolas" w:cs="Consolas"/>
                  <w:color w:val="A626A4"/>
                  <w:sz w:val="21"/>
                </w:rPr>
                <w:t>as</w:t>
              </w:r>
              <w:r w:rsidRPr="00002D6B">
                <w:rPr>
                  <w:rFonts w:ascii="Consolas" w:eastAsia="Consolas" w:hAnsi="Consolas" w:cs="Consolas"/>
                  <w:color w:val="5C5C5C"/>
                  <w:sz w:val="21"/>
                </w:rPr>
                <w:t> np</w:t>
              </w:r>
            </w:ins>
          </w:p>
          <w:p w14:paraId="5FC1510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342" w:author="yukina minato" w:date="2025-09-07T17:10:00Z" w16du:dateUtc="2025-09-07T09:10:00Z"/>
                <w:rFonts w:eastAsia="宋体"/>
                <w:color w:val="5C5C5C"/>
                <w:szCs w:val="22"/>
              </w:rPr>
            </w:pPr>
            <w:ins w:id="6343" w:author="yukina minato" w:date="2025-09-07T17:10:00Z" w16du:dateUtc="2025-09-07T09:10:00Z">
              <w:r w:rsidRPr="00002D6B">
                <w:rPr>
                  <w:rFonts w:ascii="Consolas" w:eastAsia="Consolas" w:hAnsi="Consolas" w:cs="Consolas"/>
                  <w:color w:val="A626A4"/>
                  <w:sz w:val="21"/>
                  <w:shd w:val="clear" w:color="auto" w:fill="F8F8F8"/>
                </w:rPr>
                <w:t>import</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numba</w:t>
              </w:r>
              <w:proofErr w:type="spellEnd"/>
            </w:ins>
          </w:p>
          <w:p w14:paraId="164D9DA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344" w:author="yukina minato" w:date="2025-09-07T17:10:00Z" w16du:dateUtc="2025-09-07T09:10:00Z"/>
                <w:rFonts w:eastAsia="宋体"/>
                <w:color w:val="5C5C5C"/>
                <w:szCs w:val="22"/>
              </w:rPr>
            </w:pPr>
            <w:ins w:id="6345" w:author="yukina minato" w:date="2025-09-07T17:10:00Z" w16du:dateUtc="2025-09-07T09:10:00Z">
              <w:r w:rsidRPr="00002D6B">
                <w:rPr>
                  <w:rFonts w:ascii="Consolas" w:eastAsia="Consolas" w:hAnsi="Consolas" w:cs="Consolas"/>
                  <w:color w:val="A626A4"/>
                  <w:sz w:val="21"/>
                </w:rPr>
                <w:t>from</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numba</w:t>
              </w:r>
              <w:proofErr w:type="spellEnd"/>
              <w:r w:rsidRPr="00002D6B">
                <w:rPr>
                  <w:rFonts w:ascii="Consolas" w:eastAsia="Consolas" w:hAnsi="Consolas" w:cs="Consolas"/>
                  <w:color w:val="5C5C5C"/>
                  <w:sz w:val="21"/>
                </w:rPr>
                <w:t> </w:t>
              </w:r>
              <w:r w:rsidRPr="00002D6B">
                <w:rPr>
                  <w:rFonts w:ascii="Consolas" w:eastAsia="Consolas" w:hAnsi="Consolas" w:cs="Consolas"/>
                  <w:color w:val="A626A4"/>
                  <w:sz w:val="21"/>
                </w:rPr>
                <w:t>import</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jit</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prange</w:t>
              </w:r>
              <w:proofErr w:type="spellEnd"/>
            </w:ins>
          </w:p>
          <w:p w14:paraId="3AA701E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346" w:author="yukina minato" w:date="2025-09-07T17:10:00Z" w16du:dateUtc="2025-09-07T09:10:00Z"/>
                <w:rFonts w:eastAsia="宋体"/>
                <w:color w:val="5C5C5C"/>
                <w:szCs w:val="22"/>
              </w:rPr>
            </w:pPr>
            <w:ins w:id="6347" w:author="yukina minato" w:date="2025-09-07T17:10:00Z" w16du:dateUtc="2025-09-07T09:10:00Z">
              <w:r w:rsidRPr="00002D6B">
                <w:rPr>
                  <w:rFonts w:ascii="Consolas" w:eastAsia="Consolas" w:hAnsi="Consolas" w:cs="Consolas"/>
                  <w:color w:val="A626A4"/>
                  <w:sz w:val="21"/>
                  <w:shd w:val="clear" w:color="auto" w:fill="F8F8F8"/>
                </w:rPr>
                <w:t>import</w:t>
              </w:r>
              <w:r w:rsidRPr="00002D6B">
                <w:rPr>
                  <w:rFonts w:ascii="Consolas" w:eastAsia="Consolas" w:hAnsi="Consolas" w:cs="Consolas"/>
                  <w:color w:val="5C5C5C"/>
                  <w:sz w:val="21"/>
                  <w:shd w:val="clear" w:color="auto" w:fill="F8F8F8"/>
                </w:rPr>
                <w:t> time</w:t>
              </w:r>
            </w:ins>
          </w:p>
          <w:p w14:paraId="34004DF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348" w:author="yukina minato" w:date="2025-09-07T17:10:00Z" w16du:dateUtc="2025-09-07T09:10:00Z"/>
                <w:rFonts w:eastAsia="宋体"/>
                <w:color w:val="5C5C5C"/>
                <w:szCs w:val="22"/>
              </w:rPr>
            </w:pPr>
            <w:ins w:id="6349" w:author="yukina minato" w:date="2025-09-07T17:10:00Z" w16du:dateUtc="2025-09-07T09:10:00Z">
              <w:r w:rsidRPr="00002D6B">
                <w:rPr>
                  <w:rFonts w:ascii="Consolas" w:eastAsia="Consolas" w:hAnsi="Consolas" w:cs="Consolas"/>
                  <w:color w:val="A626A4"/>
                  <w:sz w:val="21"/>
                </w:rPr>
                <w:t>import</w:t>
              </w:r>
              <w:r w:rsidRPr="00002D6B">
                <w:rPr>
                  <w:rFonts w:ascii="Consolas" w:eastAsia="Consolas" w:hAnsi="Consolas" w:cs="Consolas"/>
                  <w:color w:val="5C5C5C"/>
                  <w:sz w:val="21"/>
                </w:rPr>
                <w:t> </w:t>
              </w:r>
              <w:proofErr w:type="spellStart"/>
              <w:proofErr w:type="gramStart"/>
              <w:r w:rsidRPr="00002D6B">
                <w:rPr>
                  <w:rFonts w:ascii="Consolas" w:eastAsia="Consolas" w:hAnsi="Consolas" w:cs="Consolas"/>
                  <w:color w:val="5C5C5C"/>
                  <w:sz w:val="21"/>
                </w:rPr>
                <w:t>matplotlib.pyplot</w:t>
              </w:r>
              <w:proofErr w:type="spellEnd"/>
              <w:proofErr w:type="gramEnd"/>
              <w:r w:rsidRPr="00002D6B">
                <w:rPr>
                  <w:rFonts w:ascii="Consolas" w:eastAsia="Consolas" w:hAnsi="Consolas" w:cs="Consolas"/>
                  <w:color w:val="5C5C5C"/>
                  <w:sz w:val="21"/>
                </w:rPr>
                <w:t> </w:t>
              </w:r>
              <w:r w:rsidRPr="00002D6B">
                <w:rPr>
                  <w:rFonts w:ascii="Consolas" w:eastAsia="Consolas" w:hAnsi="Consolas" w:cs="Consolas"/>
                  <w:color w:val="A626A4"/>
                  <w:sz w:val="21"/>
                </w:rPr>
                <w:t>as</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plt</w:t>
              </w:r>
              <w:proofErr w:type="spellEnd"/>
            </w:ins>
          </w:p>
          <w:p w14:paraId="0ABBB0C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350" w:author="yukina minato" w:date="2025-09-07T17:10:00Z" w16du:dateUtc="2025-09-07T09:10:00Z"/>
                <w:rFonts w:eastAsia="宋体"/>
                <w:color w:val="5C5C5C"/>
                <w:szCs w:val="22"/>
              </w:rPr>
            </w:pPr>
            <w:ins w:id="6351" w:author="yukina minato" w:date="2025-09-07T17:10:00Z" w16du:dateUtc="2025-09-07T09:10:00Z">
              <w:r w:rsidRPr="00002D6B">
                <w:rPr>
                  <w:rFonts w:ascii="Consolas" w:eastAsia="Consolas" w:hAnsi="Consolas" w:cs="Consolas"/>
                  <w:color w:val="A626A4"/>
                  <w:sz w:val="21"/>
                  <w:shd w:val="clear" w:color="auto" w:fill="F8F8F8"/>
                </w:rPr>
                <w:t>from</w:t>
              </w:r>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scipy.spatial</w:t>
              </w:r>
              <w:proofErr w:type="gramEnd"/>
              <w:r w:rsidRPr="00002D6B">
                <w:rPr>
                  <w:rFonts w:ascii="Consolas" w:eastAsia="Consolas" w:hAnsi="Consolas" w:cs="Consolas"/>
                  <w:color w:val="5C5C5C"/>
                  <w:sz w:val="21"/>
                  <w:shd w:val="clear" w:color="auto" w:fill="F8F8F8"/>
                </w:rPr>
                <w:t>.distance</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import</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cdist</w:t>
              </w:r>
              <w:proofErr w:type="spellEnd"/>
            </w:ins>
          </w:p>
          <w:p w14:paraId="5D7AB1E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6352" w:author="yukina minato" w:date="2025-09-07T17:10:00Z" w16du:dateUtc="2025-09-07T09:10:00Z"/>
                <w:rFonts w:eastAsia="宋体"/>
                <w:color w:val="5C5C5C"/>
                <w:szCs w:val="22"/>
              </w:rPr>
            </w:pPr>
          </w:p>
          <w:p w14:paraId="4707569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353" w:author="yukina minato" w:date="2025-09-07T17:10:00Z" w16du:dateUtc="2025-09-07T09:10:00Z"/>
                <w:rFonts w:eastAsia="宋体"/>
                <w:color w:val="5C5C5C"/>
                <w:szCs w:val="22"/>
              </w:rPr>
            </w:pPr>
            <w:ins w:id="6354" w:author="yukina minato" w:date="2025-09-07T17:10:00Z" w16du:dateUtc="2025-09-07T09:10:00Z">
              <w:r w:rsidRPr="00002D6B">
                <w:rPr>
                  <w:rFonts w:ascii="Consolas" w:eastAsia="Consolas" w:hAnsi="Consolas" w:cs="Consolas"/>
                  <w:color w:val="5C5C5C"/>
                  <w:sz w:val="21"/>
                  <w:shd w:val="clear" w:color="auto" w:fill="F8F8F8"/>
                </w:rPr>
                <w:t>M_P_GGG = </w:t>
              </w:r>
              <w:proofErr w:type="spellStart"/>
              <w:proofErr w:type="gramStart"/>
              <w:r w:rsidRPr="00002D6B">
                <w:rPr>
                  <w:rFonts w:ascii="Consolas" w:eastAsia="Consolas" w:hAnsi="Consolas" w:cs="Consolas"/>
                  <w:color w:val="5C5C5C"/>
                  <w:sz w:val="21"/>
                  <w:shd w:val="clear" w:color="auto" w:fill="F8F8F8"/>
                </w:rPr>
                <w:t>np.array</w:t>
              </w:r>
              <w:proofErr w:type="spellEnd"/>
              <w:proofErr w:type="gramEnd"/>
              <w:r w:rsidRPr="00002D6B">
                <w:rPr>
                  <w:rFonts w:ascii="Consolas" w:eastAsia="Consolas" w:hAnsi="Consolas" w:cs="Consolas"/>
                  <w:color w:val="5C5C5C"/>
                  <w:sz w:val="21"/>
                  <w:shd w:val="clear" w:color="auto" w:fill="F8F8F8"/>
                </w:rPr>
                <w:t>([</w:t>
              </w:r>
            </w:ins>
          </w:p>
          <w:p w14:paraId="7F92964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355" w:author="yukina minato" w:date="2025-09-07T17:10:00Z" w16du:dateUtc="2025-09-07T09:10:00Z"/>
                <w:rFonts w:eastAsia="宋体"/>
                <w:color w:val="5C5C5C"/>
                <w:szCs w:val="22"/>
              </w:rPr>
            </w:pPr>
            <w:ins w:id="6356"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986801"/>
                  <w:sz w:val="21"/>
                </w:rPr>
                <w:t>20000.0</w:t>
              </w:r>
              <w:r w:rsidRPr="00002D6B">
                <w:rPr>
                  <w:rFonts w:ascii="Consolas" w:eastAsia="Consolas" w:hAnsi="Consolas" w:cs="Consolas"/>
                  <w:color w:val="5C5C5C"/>
                  <w:sz w:val="21"/>
                </w:rPr>
                <w:t>, </w:t>
              </w:r>
              <w:r w:rsidRPr="00002D6B">
                <w:rPr>
                  <w:rFonts w:ascii="Consolas" w:eastAsia="Consolas" w:hAnsi="Consolas" w:cs="Consolas"/>
                  <w:color w:val="986801"/>
                  <w:sz w:val="21"/>
                </w:rPr>
                <w:t>0.0</w:t>
              </w:r>
              <w:r w:rsidRPr="00002D6B">
                <w:rPr>
                  <w:rFonts w:ascii="Consolas" w:eastAsia="Consolas" w:hAnsi="Consolas" w:cs="Consolas"/>
                  <w:color w:val="5C5C5C"/>
                  <w:sz w:val="21"/>
                </w:rPr>
                <w:t>, </w:t>
              </w:r>
              <w:r w:rsidRPr="00002D6B">
                <w:rPr>
                  <w:rFonts w:ascii="Consolas" w:eastAsia="Consolas" w:hAnsi="Consolas" w:cs="Consolas"/>
                  <w:color w:val="986801"/>
                  <w:sz w:val="21"/>
                </w:rPr>
                <w:t>2000.0</w:t>
              </w:r>
              <w:r w:rsidRPr="00002D6B">
                <w:rPr>
                  <w:rFonts w:ascii="Consolas" w:eastAsia="Consolas" w:hAnsi="Consolas" w:cs="Consolas"/>
                  <w:color w:val="5C5C5C"/>
                  <w:sz w:val="21"/>
                </w:rPr>
                <w:t>],</w:t>
              </w:r>
            </w:ins>
          </w:p>
          <w:p w14:paraId="359B37E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357" w:author="yukina minato" w:date="2025-09-07T17:10:00Z" w16du:dateUtc="2025-09-07T09:10:00Z"/>
                <w:rFonts w:eastAsia="宋体"/>
                <w:color w:val="5C5C5C"/>
                <w:szCs w:val="22"/>
              </w:rPr>
            </w:pPr>
            <w:ins w:id="6358"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19000.0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600.0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2100.0</w:t>
              </w:r>
              <w:r w:rsidRPr="00002D6B">
                <w:rPr>
                  <w:rFonts w:ascii="Consolas" w:eastAsia="Consolas" w:hAnsi="Consolas" w:cs="Consolas"/>
                  <w:color w:val="5C5C5C"/>
                  <w:sz w:val="21"/>
                  <w:shd w:val="clear" w:color="auto" w:fill="F8F8F8"/>
                </w:rPr>
                <w:t>],</w:t>
              </w:r>
            </w:ins>
          </w:p>
          <w:p w14:paraId="1EBD196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359" w:author="yukina minato" w:date="2025-09-07T17:10:00Z" w16du:dateUtc="2025-09-07T09:10:00Z"/>
                <w:rFonts w:eastAsia="宋体"/>
                <w:color w:val="5C5C5C"/>
                <w:szCs w:val="22"/>
              </w:rPr>
            </w:pPr>
            <w:ins w:id="6360"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986801"/>
                  <w:sz w:val="21"/>
                </w:rPr>
                <w:t>18000.0</w:t>
              </w:r>
              <w:r w:rsidRPr="00002D6B">
                <w:rPr>
                  <w:rFonts w:ascii="Consolas" w:eastAsia="Consolas" w:hAnsi="Consolas" w:cs="Consolas"/>
                  <w:color w:val="5C5C5C"/>
                  <w:sz w:val="21"/>
                </w:rPr>
                <w:t>, -</w:t>
              </w:r>
              <w:r w:rsidRPr="00002D6B">
                <w:rPr>
                  <w:rFonts w:ascii="Consolas" w:eastAsia="Consolas" w:hAnsi="Consolas" w:cs="Consolas"/>
                  <w:color w:val="986801"/>
                  <w:sz w:val="21"/>
                </w:rPr>
                <w:t>600.0</w:t>
              </w:r>
              <w:r w:rsidRPr="00002D6B">
                <w:rPr>
                  <w:rFonts w:ascii="Consolas" w:eastAsia="Consolas" w:hAnsi="Consolas" w:cs="Consolas"/>
                  <w:color w:val="5C5C5C"/>
                  <w:sz w:val="21"/>
                </w:rPr>
                <w:t>, </w:t>
              </w:r>
              <w:r w:rsidRPr="00002D6B">
                <w:rPr>
                  <w:rFonts w:ascii="Consolas" w:eastAsia="Consolas" w:hAnsi="Consolas" w:cs="Consolas"/>
                  <w:color w:val="986801"/>
                  <w:sz w:val="21"/>
                </w:rPr>
                <w:t>1900.0</w:t>
              </w:r>
              <w:r w:rsidRPr="00002D6B">
                <w:rPr>
                  <w:rFonts w:ascii="Consolas" w:eastAsia="Consolas" w:hAnsi="Consolas" w:cs="Consolas"/>
                  <w:color w:val="5C5C5C"/>
                  <w:sz w:val="21"/>
                </w:rPr>
                <w:t>]</w:t>
              </w:r>
            </w:ins>
          </w:p>
          <w:p w14:paraId="57842E8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361" w:author="yukina minato" w:date="2025-09-07T17:10:00Z" w16du:dateUtc="2025-09-07T09:10:00Z"/>
                <w:rFonts w:eastAsia="宋体"/>
                <w:color w:val="5C5C5C"/>
                <w:szCs w:val="22"/>
              </w:rPr>
            </w:pPr>
            <w:ins w:id="6362" w:author="yukina minato" w:date="2025-09-07T17:10:00Z" w16du:dateUtc="2025-09-07T09:10:00Z">
              <w:r w:rsidRPr="00002D6B">
                <w:rPr>
                  <w:rFonts w:ascii="Consolas" w:eastAsia="Consolas" w:hAnsi="Consolas" w:cs="Consolas"/>
                  <w:color w:val="5C5C5C"/>
                  <w:sz w:val="21"/>
                  <w:shd w:val="clear" w:color="auto" w:fill="F8F8F8"/>
                </w:rPr>
                <w:t>])</w:t>
              </w:r>
            </w:ins>
          </w:p>
          <w:p w14:paraId="04F9CE0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6363" w:author="yukina minato" w:date="2025-09-07T17:10:00Z" w16du:dateUtc="2025-09-07T09:10:00Z"/>
                <w:rFonts w:eastAsia="宋体"/>
                <w:color w:val="5C5C5C"/>
                <w:szCs w:val="22"/>
              </w:rPr>
            </w:pPr>
          </w:p>
          <w:p w14:paraId="7E61CC5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364" w:author="yukina minato" w:date="2025-09-07T17:10:00Z" w16du:dateUtc="2025-09-07T09:10:00Z"/>
                <w:rFonts w:eastAsia="宋体"/>
                <w:color w:val="5C5C5C"/>
                <w:szCs w:val="22"/>
              </w:rPr>
            </w:pPr>
            <w:ins w:id="6365" w:author="yukina minato" w:date="2025-09-07T17:10:00Z" w16du:dateUtc="2025-09-07T09:10:00Z">
              <w:r w:rsidRPr="00002D6B">
                <w:rPr>
                  <w:rFonts w:ascii="Consolas" w:eastAsia="Consolas" w:hAnsi="Consolas" w:cs="Consolas"/>
                  <w:color w:val="5C5C5C"/>
                  <w:sz w:val="21"/>
                  <w:shd w:val="clear" w:color="auto" w:fill="F8F8F8"/>
                </w:rPr>
                <w:t>U_P_GGG = </w:t>
              </w:r>
              <w:proofErr w:type="spellStart"/>
              <w:proofErr w:type="gramStart"/>
              <w:r w:rsidRPr="00002D6B">
                <w:rPr>
                  <w:rFonts w:ascii="Consolas" w:eastAsia="Consolas" w:hAnsi="Consolas" w:cs="Consolas"/>
                  <w:color w:val="5C5C5C"/>
                  <w:sz w:val="21"/>
                  <w:shd w:val="clear" w:color="auto" w:fill="F8F8F8"/>
                </w:rPr>
                <w:t>np.array</w:t>
              </w:r>
              <w:proofErr w:type="spellEnd"/>
              <w:proofErr w:type="gramEnd"/>
              <w:r w:rsidRPr="00002D6B">
                <w:rPr>
                  <w:rFonts w:ascii="Consolas" w:eastAsia="Consolas" w:hAnsi="Consolas" w:cs="Consolas"/>
                  <w:color w:val="5C5C5C"/>
                  <w:sz w:val="21"/>
                  <w:shd w:val="clear" w:color="auto" w:fill="F8F8F8"/>
                </w:rPr>
                <w:t>([</w:t>
              </w:r>
            </w:ins>
          </w:p>
          <w:p w14:paraId="08E911B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366" w:author="yukina minato" w:date="2025-09-07T17:10:00Z" w16du:dateUtc="2025-09-07T09:10:00Z"/>
                <w:rFonts w:eastAsia="宋体"/>
                <w:color w:val="5C5C5C"/>
                <w:szCs w:val="22"/>
              </w:rPr>
            </w:pPr>
            <w:ins w:id="6367"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986801"/>
                  <w:sz w:val="21"/>
                </w:rPr>
                <w:t>17800.0</w:t>
              </w:r>
              <w:r w:rsidRPr="00002D6B">
                <w:rPr>
                  <w:rFonts w:ascii="Consolas" w:eastAsia="Consolas" w:hAnsi="Consolas" w:cs="Consolas"/>
                  <w:color w:val="5C5C5C"/>
                  <w:sz w:val="21"/>
                </w:rPr>
                <w:t>, </w:t>
              </w:r>
              <w:r w:rsidRPr="00002D6B">
                <w:rPr>
                  <w:rFonts w:ascii="Consolas" w:eastAsia="Consolas" w:hAnsi="Consolas" w:cs="Consolas"/>
                  <w:color w:val="986801"/>
                  <w:sz w:val="21"/>
                </w:rPr>
                <w:t>0.0</w:t>
              </w:r>
              <w:r w:rsidRPr="00002D6B">
                <w:rPr>
                  <w:rFonts w:ascii="Consolas" w:eastAsia="Consolas" w:hAnsi="Consolas" w:cs="Consolas"/>
                  <w:color w:val="5C5C5C"/>
                  <w:sz w:val="21"/>
                </w:rPr>
                <w:t>, </w:t>
              </w:r>
              <w:r w:rsidRPr="00002D6B">
                <w:rPr>
                  <w:rFonts w:ascii="Consolas" w:eastAsia="Consolas" w:hAnsi="Consolas" w:cs="Consolas"/>
                  <w:color w:val="986801"/>
                  <w:sz w:val="21"/>
                </w:rPr>
                <w:t>1800.0</w:t>
              </w:r>
              <w:r w:rsidRPr="00002D6B">
                <w:rPr>
                  <w:rFonts w:ascii="Consolas" w:eastAsia="Consolas" w:hAnsi="Consolas" w:cs="Consolas"/>
                  <w:color w:val="5C5C5C"/>
                  <w:sz w:val="21"/>
                </w:rPr>
                <w:t>],</w:t>
              </w:r>
            </w:ins>
          </w:p>
          <w:p w14:paraId="7059EA9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368" w:author="yukina minato" w:date="2025-09-07T17:10:00Z" w16du:dateUtc="2025-09-07T09:10:00Z"/>
                <w:rFonts w:eastAsia="宋体"/>
                <w:color w:val="5C5C5C"/>
                <w:szCs w:val="22"/>
              </w:rPr>
            </w:pPr>
            <w:ins w:id="6369"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12000.0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1400.0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1400.0</w:t>
              </w:r>
              <w:r w:rsidRPr="00002D6B">
                <w:rPr>
                  <w:rFonts w:ascii="Consolas" w:eastAsia="Consolas" w:hAnsi="Consolas" w:cs="Consolas"/>
                  <w:color w:val="5C5C5C"/>
                  <w:sz w:val="21"/>
                  <w:shd w:val="clear" w:color="auto" w:fill="F8F8F8"/>
                </w:rPr>
                <w:t>],</w:t>
              </w:r>
            </w:ins>
          </w:p>
          <w:p w14:paraId="448A149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370" w:author="yukina minato" w:date="2025-09-07T17:10:00Z" w16du:dateUtc="2025-09-07T09:10:00Z"/>
                <w:rFonts w:eastAsia="宋体"/>
                <w:color w:val="5C5C5C"/>
                <w:szCs w:val="22"/>
              </w:rPr>
            </w:pPr>
            <w:ins w:id="6371"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986801"/>
                  <w:sz w:val="21"/>
                </w:rPr>
                <w:t>6000.0</w:t>
              </w:r>
              <w:r w:rsidRPr="00002D6B">
                <w:rPr>
                  <w:rFonts w:ascii="Consolas" w:eastAsia="Consolas" w:hAnsi="Consolas" w:cs="Consolas"/>
                  <w:color w:val="5C5C5C"/>
                  <w:sz w:val="21"/>
                </w:rPr>
                <w:t>, -</w:t>
              </w:r>
              <w:r w:rsidRPr="00002D6B">
                <w:rPr>
                  <w:rFonts w:ascii="Consolas" w:eastAsia="Consolas" w:hAnsi="Consolas" w:cs="Consolas"/>
                  <w:color w:val="986801"/>
                  <w:sz w:val="21"/>
                </w:rPr>
                <w:t>3000.0</w:t>
              </w:r>
              <w:r w:rsidRPr="00002D6B">
                <w:rPr>
                  <w:rFonts w:ascii="Consolas" w:eastAsia="Consolas" w:hAnsi="Consolas" w:cs="Consolas"/>
                  <w:color w:val="5C5C5C"/>
                  <w:sz w:val="21"/>
                </w:rPr>
                <w:t>, </w:t>
              </w:r>
              <w:r w:rsidRPr="00002D6B">
                <w:rPr>
                  <w:rFonts w:ascii="Consolas" w:eastAsia="Consolas" w:hAnsi="Consolas" w:cs="Consolas"/>
                  <w:color w:val="986801"/>
                  <w:sz w:val="21"/>
                </w:rPr>
                <w:t>700.0</w:t>
              </w:r>
              <w:r w:rsidRPr="00002D6B">
                <w:rPr>
                  <w:rFonts w:ascii="Consolas" w:eastAsia="Consolas" w:hAnsi="Consolas" w:cs="Consolas"/>
                  <w:color w:val="5C5C5C"/>
                  <w:sz w:val="21"/>
                </w:rPr>
                <w:t>],</w:t>
              </w:r>
            </w:ins>
          </w:p>
          <w:p w14:paraId="0044245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372" w:author="yukina minato" w:date="2025-09-07T17:10:00Z" w16du:dateUtc="2025-09-07T09:10:00Z"/>
                <w:rFonts w:eastAsia="宋体"/>
                <w:color w:val="5C5C5C"/>
                <w:szCs w:val="22"/>
              </w:rPr>
            </w:pPr>
            <w:ins w:id="6373"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11000.0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2000.0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1800.0</w:t>
              </w:r>
              <w:r w:rsidRPr="00002D6B">
                <w:rPr>
                  <w:rFonts w:ascii="Consolas" w:eastAsia="Consolas" w:hAnsi="Consolas" w:cs="Consolas"/>
                  <w:color w:val="5C5C5C"/>
                  <w:sz w:val="21"/>
                  <w:shd w:val="clear" w:color="auto" w:fill="F8F8F8"/>
                </w:rPr>
                <w:t>],</w:t>
              </w:r>
            </w:ins>
          </w:p>
          <w:p w14:paraId="51330EB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374" w:author="yukina minato" w:date="2025-09-07T17:10:00Z" w16du:dateUtc="2025-09-07T09:10:00Z"/>
                <w:rFonts w:eastAsia="宋体"/>
                <w:color w:val="5C5C5C"/>
                <w:szCs w:val="22"/>
              </w:rPr>
            </w:pPr>
            <w:ins w:id="6375"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986801"/>
                  <w:sz w:val="21"/>
                </w:rPr>
                <w:t>13000.0</w:t>
              </w:r>
              <w:r w:rsidRPr="00002D6B">
                <w:rPr>
                  <w:rFonts w:ascii="Consolas" w:eastAsia="Consolas" w:hAnsi="Consolas" w:cs="Consolas"/>
                  <w:color w:val="5C5C5C"/>
                  <w:sz w:val="21"/>
                </w:rPr>
                <w:t>, -</w:t>
              </w:r>
              <w:r w:rsidRPr="00002D6B">
                <w:rPr>
                  <w:rFonts w:ascii="Consolas" w:eastAsia="Consolas" w:hAnsi="Consolas" w:cs="Consolas"/>
                  <w:color w:val="986801"/>
                  <w:sz w:val="21"/>
                </w:rPr>
                <w:t>2000.0</w:t>
              </w:r>
              <w:r w:rsidRPr="00002D6B">
                <w:rPr>
                  <w:rFonts w:ascii="Consolas" w:eastAsia="Consolas" w:hAnsi="Consolas" w:cs="Consolas"/>
                  <w:color w:val="5C5C5C"/>
                  <w:sz w:val="21"/>
                </w:rPr>
                <w:t>, </w:t>
              </w:r>
              <w:r w:rsidRPr="00002D6B">
                <w:rPr>
                  <w:rFonts w:ascii="Consolas" w:eastAsia="Consolas" w:hAnsi="Consolas" w:cs="Consolas"/>
                  <w:color w:val="986801"/>
                  <w:sz w:val="21"/>
                </w:rPr>
                <w:t>1300.0</w:t>
              </w:r>
              <w:r w:rsidRPr="00002D6B">
                <w:rPr>
                  <w:rFonts w:ascii="Consolas" w:eastAsia="Consolas" w:hAnsi="Consolas" w:cs="Consolas"/>
                  <w:color w:val="5C5C5C"/>
                  <w:sz w:val="21"/>
                </w:rPr>
                <w:t>]</w:t>
              </w:r>
            </w:ins>
          </w:p>
          <w:p w14:paraId="2EC999D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376" w:author="yukina minato" w:date="2025-09-07T17:10:00Z" w16du:dateUtc="2025-09-07T09:10:00Z"/>
                <w:rFonts w:eastAsia="宋体"/>
                <w:color w:val="5C5C5C"/>
                <w:szCs w:val="22"/>
              </w:rPr>
            </w:pPr>
            <w:ins w:id="6377" w:author="yukina minato" w:date="2025-09-07T17:10:00Z" w16du:dateUtc="2025-09-07T09:10:00Z">
              <w:r w:rsidRPr="00002D6B">
                <w:rPr>
                  <w:rFonts w:ascii="Consolas" w:eastAsia="Consolas" w:hAnsi="Consolas" w:cs="Consolas"/>
                  <w:color w:val="5C5C5C"/>
                  <w:sz w:val="21"/>
                  <w:shd w:val="clear" w:color="auto" w:fill="F8F8F8"/>
                </w:rPr>
                <w:t>])</w:t>
              </w:r>
            </w:ins>
          </w:p>
          <w:p w14:paraId="0720B1C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6378" w:author="yukina minato" w:date="2025-09-07T17:10:00Z" w16du:dateUtc="2025-09-07T09:10:00Z"/>
                <w:rFonts w:eastAsia="宋体"/>
                <w:color w:val="5C5C5C"/>
                <w:szCs w:val="22"/>
              </w:rPr>
            </w:pPr>
          </w:p>
          <w:p w14:paraId="0C50770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379" w:author="yukina minato" w:date="2025-09-07T17:10:00Z" w16du:dateUtc="2025-09-07T09:10:00Z"/>
                <w:rFonts w:eastAsia="宋体"/>
                <w:color w:val="5C5C5C"/>
                <w:szCs w:val="22"/>
              </w:rPr>
            </w:pPr>
            <w:ins w:id="6380" w:author="yukina minato" w:date="2025-09-07T17:10:00Z" w16du:dateUtc="2025-09-07T09:10:00Z">
              <w:r w:rsidRPr="00002D6B">
                <w:rPr>
                  <w:rFonts w:ascii="Consolas" w:eastAsia="Consolas" w:hAnsi="Consolas" w:cs="Consolas"/>
                  <w:color w:val="5C5C5C"/>
                  <w:sz w:val="21"/>
                  <w:shd w:val="clear" w:color="auto" w:fill="F8F8F8"/>
                </w:rPr>
                <w:t>T_C_GGG = </w:t>
              </w:r>
              <w:proofErr w:type="spellStart"/>
              <w:proofErr w:type="gramStart"/>
              <w:r w:rsidRPr="00002D6B">
                <w:rPr>
                  <w:rFonts w:ascii="Consolas" w:eastAsia="Consolas" w:hAnsi="Consolas" w:cs="Consolas"/>
                  <w:color w:val="5C5C5C"/>
                  <w:sz w:val="21"/>
                  <w:shd w:val="clear" w:color="auto" w:fill="F8F8F8"/>
                </w:rPr>
                <w:t>np.array</w:t>
              </w:r>
              <w:proofErr w:type="spellEnd"/>
              <w:proofErr w:type="gram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0.0</w:t>
              </w:r>
              <w:r w:rsidRPr="00002D6B">
                <w:rPr>
                  <w:rFonts w:ascii="Consolas" w:eastAsia="Consolas" w:hAnsi="Consolas" w:cs="Consolas"/>
                  <w:color w:val="5C5C5C"/>
                  <w:sz w:val="21"/>
                  <w:shd w:val="clear" w:color="auto" w:fill="F8F8F8"/>
                </w:rPr>
                <w:t>])</w:t>
              </w:r>
            </w:ins>
          </w:p>
          <w:p w14:paraId="05F43F8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381" w:author="yukina minato" w:date="2025-09-07T17:10:00Z" w16du:dateUtc="2025-09-07T09:10:00Z"/>
                <w:rFonts w:eastAsia="宋体"/>
                <w:color w:val="5C5C5C"/>
                <w:szCs w:val="22"/>
              </w:rPr>
            </w:pPr>
            <w:ins w:id="6382" w:author="yukina minato" w:date="2025-09-07T17:10:00Z" w16du:dateUtc="2025-09-07T09:10:00Z">
              <w:r w:rsidRPr="00002D6B">
                <w:rPr>
                  <w:rFonts w:ascii="Consolas" w:eastAsia="Consolas" w:hAnsi="Consolas" w:cs="Consolas"/>
                  <w:color w:val="5C5C5C"/>
                  <w:sz w:val="21"/>
                </w:rPr>
                <w:t>T_R_GGG = </w:t>
              </w:r>
              <w:r w:rsidRPr="00002D6B">
                <w:rPr>
                  <w:rFonts w:ascii="Consolas" w:eastAsia="Consolas" w:hAnsi="Consolas" w:cs="Consolas"/>
                  <w:color w:val="986801"/>
                  <w:sz w:val="21"/>
                </w:rPr>
                <w:t>7.0</w:t>
              </w:r>
            </w:ins>
          </w:p>
          <w:p w14:paraId="0636306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383" w:author="yukina minato" w:date="2025-09-07T17:10:00Z" w16du:dateUtc="2025-09-07T09:10:00Z"/>
                <w:rFonts w:eastAsia="宋体"/>
                <w:color w:val="5C5C5C"/>
                <w:szCs w:val="22"/>
              </w:rPr>
            </w:pPr>
            <w:ins w:id="6384" w:author="yukina minato" w:date="2025-09-07T17:10:00Z" w16du:dateUtc="2025-09-07T09:10:00Z">
              <w:r w:rsidRPr="00002D6B">
                <w:rPr>
                  <w:rFonts w:ascii="Consolas" w:eastAsia="Consolas" w:hAnsi="Consolas" w:cs="Consolas"/>
                  <w:color w:val="5C5C5C"/>
                  <w:sz w:val="21"/>
                  <w:shd w:val="clear" w:color="auto" w:fill="F8F8F8"/>
                </w:rPr>
                <w:t>T_H_GGG = </w:t>
              </w:r>
              <w:r w:rsidRPr="00002D6B">
                <w:rPr>
                  <w:rFonts w:ascii="Consolas" w:eastAsia="Consolas" w:hAnsi="Consolas" w:cs="Consolas"/>
                  <w:color w:val="986801"/>
                  <w:sz w:val="21"/>
                  <w:shd w:val="clear" w:color="auto" w:fill="F8F8F8"/>
                </w:rPr>
                <w:t>10.0</w:t>
              </w:r>
            </w:ins>
          </w:p>
          <w:p w14:paraId="67EAC94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6385" w:author="yukina minato" w:date="2025-09-07T17:10:00Z" w16du:dateUtc="2025-09-07T09:10:00Z"/>
                <w:rFonts w:eastAsia="宋体"/>
                <w:color w:val="5C5C5C"/>
                <w:szCs w:val="22"/>
              </w:rPr>
            </w:pPr>
          </w:p>
          <w:p w14:paraId="3537E8E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386" w:author="yukina minato" w:date="2025-09-07T17:10:00Z" w16du:dateUtc="2025-09-07T09:10:00Z"/>
                <w:rFonts w:eastAsia="宋体"/>
                <w:color w:val="5C5C5C"/>
                <w:szCs w:val="22"/>
              </w:rPr>
            </w:pPr>
            <w:ins w:id="6387" w:author="yukina minato" w:date="2025-09-07T17:10:00Z" w16du:dateUtc="2025-09-07T09:10:00Z">
              <w:r w:rsidRPr="00002D6B">
                <w:rPr>
                  <w:rFonts w:ascii="Consolas" w:eastAsia="Consolas" w:hAnsi="Consolas" w:cs="Consolas"/>
                  <w:color w:val="5C5C5C"/>
                  <w:sz w:val="21"/>
                  <w:shd w:val="clear" w:color="auto" w:fill="F8F8F8"/>
                </w:rPr>
                <w:t>M_S_GGG = </w:t>
              </w:r>
              <w:r w:rsidRPr="00002D6B">
                <w:rPr>
                  <w:rFonts w:ascii="Consolas" w:eastAsia="Consolas" w:hAnsi="Consolas" w:cs="Consolas"/>
                  <w:color w:val="986801"/>
                  <w:sz w:val="21"/>
                  <w:shd w:val="clear" w:color="auto" w:fill="F8F8F8"/>
                </w:rPr>
                <w:t>300.0</w:t>
              </w:r>
            </w:ins>
          </w:p>
          <w:p w14:paraId="3CEDDBE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388" w:author="yukina minato" w:date="2025-09-07T17:10:00Z" w16du:dateUtc="2025-09-07T09:10:00Z"/>
                <w:rFonts w:eastAsia="宋体"/>
                <w:color w:val="5C5C5C"/>
                <w:szCs w:val="22"/>
              </w:rPr>
            </w:pPr>
            <w:ins w:id="6389" w:author="yukina minato" w:date="2025-09-07T17:10:00Z" w16du:dateUtc="2025-09-07T09:10:00Z">
              <w:r w:rsidRPr="00002D6B">
                <w:rPr>
                  <w:rFonts w:ascii="Consolas" w:eastAsia="Consolas" w:hAnsi="Consolas" w:cs="Consolas"/>
                  <w:color w:val="5C5C5C"/>
                  <w:sz w:val="21"/>
                </w:rPr>
                <w:t>U_N_GGG = </w:t>
              </w:r>
              <w:r w:rsidRPr="00002D6B">
                <w:rPr>
                  <w:rFonts w:ascii="Consolas" w:eastAsia="Consolas" w:hAnsi="Consolas" w:cs="Consolas"/>
                  <w:color w:val="986801"/>
                  <w:sz w:val="21"/>
                </w:rPr>
                <w:t>70.0</w:t>
              </w:r>
            </w:ins>
          </w:p>
          <w:p w14:paraId="0C19F06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390" w:author="yukina minato" w:date="2025-09-07T17:10:00Z" w16du:dateUtc="2025-09-07T09:10:00Z"/>
                <w:rFonts w:eastAsia="宋体"/>
                <w:color w:val="5C5C5C"/>
                <w:szCs w:val="22"/>
              </w:rPr>
            </w:pPr>
            <w:ins w:id="6391" w:author="yukina minato" w:date="2025-09-07T17:10:00Z" w16du:dateUtc="2025-09-07T09:10:00Z">
              <w:r w:rsidRPr="00002D6B">
                <w:rPr>
                  <w:rFonts w:ascii="Consolas" w:eastAsia="Consolas" w:hAnsi="Consolas" w:cs="Consolas"/>
                  <w:color w:val="5C5C5C"/>
                  <w:sz w:val="21"/>
                  <w:shd w:val="clear" w:color="auto" w:fill="F8F8F8"/>
                </w:rPr>
                <w:t>U_X_GGG = </w:t>
              </w:r>
              <w:r w:rsidRPr="00002D6B">
                <w:rPr>
                  <w:rFonts w:ascii="Consolas" w:eastAsia="Consolas" w:hAnsi="Consolas" w:cs="Consolas"/>
                  <w:color w:val="986801"/>
                  <w:sz w:val="21"/>
                  <w:shd w:val="clear" w:color="auto" w:fill="F8F8F8"/>
                </w:rPr>
                <w:t>140.0</w:t>
              </w:r>
            </w:ins>
          </w:p>
          <w:p w14:paraId="5A2978B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392" w:author="yukina minato" w:date="2025-09-07T17:10:00Z" w16du:dateUtc="2025-09-07T09:10:00Z"/>
                <w:rFonts w:eastAsia="宋体"/>
                <w:color w:val="5C5C5C"/>
                <w:szCs w:val="22"/>
              </w:rPr>
            </w:pPr>
            <w:ins w:id="6393" w:author="yukina minato" w:date="2025-09-07T17:10:00Z" w16du:dateUtc="2025-09-07T09:10:00Z">
              <w:r w:rsidRPr="00002D6B">
                <w:rPr>
                  <w:rFonts w:ascii="Consolas" w:eastAsia="Consolas" w:hAnsi="Consolas" w:cs="Consolas"/>
                  <w:color w:val="5C5C5C"/>
                  <w:sz w:val="21"/>
                </w:rPr>
                <w:t>S_K_GGG = </w:t>
              </w:r>
              <w:r w:rsidRPr="00002D6B">
                <w:rPr>
                  <w:rFonts w:ascii="Consolas" w:eastAsia="Consolas" w:hAnsi="Consolas" w:cs="Consolas"/>
                  <w:color w:val="986801"/>
                  <w:sz w:val="21"/>
                </w:rPr>
                <w:t>3.0</w:t>
              </w:r>
            </w:ins>
          </w:p>
          <w:p w14:paraId="0407D1C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394" w:author="yukina minato" w:date="2025-09-07T17:10:00Z" w16du:dateUtc="2025-09-07T09:10:00Z"/>
                <w:rFonts w:eastAsia="宋体"/>
                <w:color w:val="5C5C5C"/>
                <w:szCs w:val="22"/>
              </w:rPr>
            </w:pPr>
            <w:ins w:id="6395" w:author="yukina minato" w:date="2025-09-07T17:10:00Z" w16du:dateUtc="2025-09-07T09:10:00Z">
              <w:r w:rsidRPr="00002D6B">
                <w:rPr>
                  <w:rFonts w:ascii="Consolas" w:eastAsia="Consolas" w:hAnsi="Consolas" w:cs="Consolas"/>
                  <w:color w:val="5C5C5C"/>
                  <w:sz w:val="21"/>
                  <w:shd w:val="clear" w:color="auto" w:fill="F8F8F8"/>
                </w:rPr>
                <w:t>S_R_GGG = </w:t>
              </w:r>
              <w:r w:rsidRPr="00002D6B">
                <w:rPr>
                  <w:rFonts w:ascii="Consolas" w:eastAsia="Consolas" w:hAnsi="Consolas" w:cs="Consolas"/>
                  <w:color w:val="986801"/>
                  <w:sz w:val="21"/>
                  <w:shd w:val="clear" w:color="auto" w:fill="F8F8F8"/>
                </w:rPr>
                <w:t>10.0</w:t>
              </w:r>
            </w:ins>
          </w:p>
          <w:p w14:paraId="3B0790F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396" w:author="yukina minato" w:date="2025-09-07T17:10:00Z" w16du:dateUtc="2025-09-07T09:10:00Z"/>
                <w:rFonts w:eastAsia="宋体"/>
                <w:color w:val="5C5C5C"/>
                <w:szCs w:val="22"/>
              </w:rPr>
            </w:pPr>
            <w:ins w:id="6397" w:author="yukina minato" w:date="2025-09-07T17:10:00Z" w16du:dateUtc="2025-09-07T09:10:00Z">
              <w:r w:rsidRPr="00002D6B">
                <w:rPr>
                  <w:rFonts w:ascii="Consolas" w:eastAsia="Consolas" w:hAnsi="Consolas" w:cs="Consolas"/>
                  <w:color w:val="5C5C5C"/>
                  <w:sz w:val="21"/>
                </w:rPr>
                <w:t>S_T_GGG = </w:t>
              </w:r>
              <w:r w:rsidRPr="00002D6B">
                <w:rPr>
                  <w:rFonts w:ascii="Consolas" w:eastAsia="Consolas" w:hAnsi="Consolas" w:cs="Consolas"/>
                  <w:color w:val="986801"/>
                  <w:sz w:val="21"/>
                </w:rPr>
                <w:t>20.0</w:t>
              </w:r>
            </w:ins>
          </w:p>
          <w:p w14:paraId="2C512D1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398" w:author="yukina minato" w:date="2025-09-07T17:10:00Z" w16du:dateUtc="2025-09-07T09:10:00Z"/>
                <w:rFonts w:eastAsia="宋体"/>
                <w:color w:val="5C5C5C"/>
                <w:szCs w:val="22"/>
              </w:rPr>
            </w:pPr>
            <w:ins w:id="6399" w:author="yukina minato" w:date="2025-09-07T17:10:00Z" w16du:dateUtc="2025-09-07T09:10:00Z">
              <w:r w:rsidRPr="00002D6B">
                <w:rPr>
                  <w:rFonts w:ascii="Consolas" w:eastAsia="Consolas" w:hAnsi="Consolas" w:cs="Consolas"/>
                  <w:color w:val="5C5C5C"/>
                  <w:sz w:val="21"/>
                  <w:shd w:val="clear" w:color="auto" w:fill="F8F8F8"/>
                </w:rPr>
                <w:t>G_G_GGG = </w:t>
              </w:r>
              <w:r w:rsidRPr="00002D6B">
                <w:rPr>
                  <w:rFonts w:ascii="Consolas" w:eastAsia="Consolas" w:hAnsi="Consolas" w:cs="Consolas"/>
                  <w:color w:val="986801"/>
                  <w:sz w:val="21"/>
                  <w:shd w:val="clear" w:color="auto" w:fill="F8F8F8"/>
                </w:rPr>
                <w:t>9.8</w:t>
              </w:r>
            </w:ins>
          </w:p>
          <w:p w14:paraId="413CCC7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6400" w:author="yukina minato" w:date="2025-09-07T17:10:00Z" w16du:dateUtc="2025-09-07T09:10:00Z"/>
                <w:rFonts w:eastAsia="宋体"/>
                <w:color w:val="5C5C5C"/>
                <w:szCs w:val="22"/>
              </w:rPr>
            </w:pPr>
          </w:p>
          <w:p w14:paraId="547DA32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01" w:author="yukina minato" w:date="2025-09-07T17:10:00Z" w16du:dateUtc="2025-09-07T09:10:00Z"/>
                <w:rFonts w:eastAsia="宋体"/>
                <w:color w:val="5C5C5C"/>
                <w:szCs w:val="22"/>
              </w:rPr>
            </w:pPr>
            <w:ins w:id="6402" w:author="yukina minato" w:date="2025-09-07T17:10:00Z" w16du:dateUtc="2025-09-07T09:10:00Z">
              <w:r w:rsidRPr="00002D6B">
                <w:rPr>
                  <w:rFonts w:ascii="Consolas" w:eastAsia="Consolas" w:hAnsi="Consolas" w:cs="Consolas"/>
                  <w:color w:val="5C5C5C"/>
                  <w:sz w:val="21"/>
                  <w:shd w:val="clear" w:color="auto" w:fill="F8F8F8"/>
                </w:rPr>
                <w:t>S_A_GGG = </w:t>
              </w:r>
              <w:r w:rsidRPr="00002D6B">
                <w:rPr>
                  <w:rFonts w:ascii="Consolas" w:eastAsia="Consolas" w:hAnsi="Consolas" w:cs="Consolas"/>
                  <w:color w:val="986801"/>
                  <w:sz w:val="21"/>
                  <w:shd w:val="clear" w:color="auto" w:fill="F8F8F8"/>
                </w:rPr>
                <w:t>0.0</w:t>
              </w:r>
            </w:ins>
          </w:p>
          <w:p w14:paraId="72E94E3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403" w:author="yukina minato" w:date="2025-09-07T17:10:00Z" w16du:dateUtc="2025-09-07T09:10:00Z"/>
                <w:rFonts w:eastAsia="宋体"/>
                <w:color w:val="5C5C5C"/>
                <w:szCs w:val="22"/>
              </w:rPr>
            </w:pPr>
            <w:ins w:id="6404" w:author="yukina minato" w:date="2025-09-07T17:10:00Z" w16du:dateUtc="2025-09-07T09:10:00Z">
              <w:r w:rsidRPr="00002D6B">
                <w:rPr>
                  <w:rFonts w:ascii="Consolas" w:eastAsia="Consolas" w:hAnsi="Consolas" w:cs="Consolas"/>
                  <w:color w:val="5C5C5C"/>
                  <w:sz w:val="21"/>
                </w:rPr>
                <w:t>S_E_GGG = </w:t>
              </w:r>
              <w:r w:rsidRPr="00002D6B">
                <w:rPr>
                  <w:rFonts w:ascii="Consolas" w:eastAsia="Consolas" w:hAnsi="Consolas" w:cs="Consolas"/>
                  <w:color w:val="986801"/>
                  <w:sz w:val="21"/>
                </w:rPr>
                <w:t>100.0</w:t>
              </w:r>
            </w:ins>
          </w:p>
          <w:p w14:paraId="7B6B34A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05" w:author="yukina minato" w:date="2025-09-07T17:10:00Z" w16du:dateUtc="2025-09-07T09:10:00Z"/>
                <w:rFonts w:eastAsia="宋体"/>
                <w:color w:val="5C5C5C"/>
                <w:szCs w:val="22"/>
              </w:rPr>
            </w:pPr>
            <w:ins w:id="6406" w:author="yukina minato" w:date="2025-09-07T17:10:00Z" w16du:dateUtc="2025-09-07T09:10:00Z">
              <w:r w:rsidRPr="00002D6B">
                <w:rPr>
                  <w:rFonts w:ascii="Consolas" w:eastAsia="Consolas" w:hAnsi="Consolas" w:cs="Consolas"/>
                  <w:color w:val="5C5C5C"/>
                  <w:sz w:val="21"/>
                  <w:shd w:val="clear" w:color="auto" w:fill="F8F8F8"/>
                </w:rPr>
                <w:t>T_E_GGG = </w:t>
              </w:r>
              <w:r w:rsidRPr="00002D6B">
                <w:rPr>
                  <w:rFonts w:ascii="Consolas" w:eastAsia="Consolas" w:hAnsi="Consolas" w:cs="Consolas"/>
                  <w:color w:val="986801"/>
                  <w:sz w:val="21"/>
                  <w:shd w:val="clear" w:color="auto" w:fill="F8F8F8"/>
                </w:rPr>
                <w:t>0.01</w:t>
              </w:r>
            </w:ins>
          </w:p>
          <w:p w14:paraId="5AD0CBC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6407" w:author="yukina minato" w:date="2025-09-07T17:10:00Z" w16du:dateUtc="2025-09-07T09:10:00Z"/>
                <w:rFonts w:eastAsia="宋体"/>
                <w:color w:val="5C5C5C"/>
                <w:szCs w:val="22"/>
              </w:rPr>
            </w:pPr>
          </w:p>
          <w:p w14:paraId="17277A8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08" w:author="yukina minato" w:date="2025-09-07T17:10:00Z" w16du:dateUtc="2025-09-07T09:10:00Z"/>
                <w:rFonts w:eastAsia="宋体"/>
                <w:color w:val="5C5C5C"/>
                <w:szCs w:val="22"/>
              </w:rPr>
            </w:pPr>
            <w:ins w:id="6409" w:author="yukina minato" w:date="2025-09-07T17:10:00Z" w16du:dateUtc="2025-09-07T09:10:00Z">
              <w:r w:rsidRPr="00002D6B">
                <w:rPr>
                  <w:rFonts w:ascii="Consolas" w:eastAsia="Consolas" w:hAnsi="Consolas" w:cs="Consolas"/>
                  <w:color w:val="5C5C5C"/>
                  <w:sz w:val="21"/>
                  <w:shd w:val="clear" w:color="auto" w:fill="F8F8F8"/>
                </w:rPr>
                <w:t>P_S_GGG = </w:t>
              </w:r>
              <w:r w:rsidRPr="00002D6B">
                <w:rPr>
                  <w:rFonts w:ascii="Consolas" w:eastAsia="Consolas" w:hAnsi="Consolas" w:cs="Consolas"/>
                  <w:color w:val="986801"/>
                  <w:sz w:val="21"/>
                  <w:shd w:val="clear" w:color="auto" w:fill="F8F8F8"/>
                </w:rPr>
                <w:t>800</w:t>
              </w:r>
            </w:ins>
          </w:p>
          <w:p w14:paraId="6094349A"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410" w:author="yukina minato" w:date="2025-09-07T17:10:00Z" w16du:dateUtc="2025-09-07T09:10:00Z"/>
                <w:rFonts w:eastAsia="宋体"/>
                <w:color w:val="5C5C5C"/>
                <w:szCs w:val="22"/>
              </w:rPr>
            </w:pPr>
            <w:ins w:id="6411" w:author="yukina minato" w:date="2025-09-07T17:10:00Z" w16du:dateUtc="2025-09-07T09:10:00Z">
              <w:r w:rsidRPr="00002D6B">
                <w:rPr>
                  <w:rFonts w:ascii="Consolas" w:eastAsia="Consolas" w:hAnsi="Consolas" w:cs="Consolas"/>
                  <w:color w:val="5C5C5C"/>
                  <w:sz w:val="21"/>
                </w:rPr>
                <w:t>N_G_GGG = </w:t>
              </w:r>
              <w:r w:rsidRPr="00002D6B">
                <w:rPr>
                  <w:rFonts w:ascii="Consolas" w:eastAsia="Consolas" w:hAnsi="Consolas" w:cs="Consolas"/>
                  <w:color w:val="986801"/>
                  <w:sz w:val="21"/>
                </w:rPr>
                <w:t>300</w:t>
              </w:r>
            </w:ins>
          </w:p>
          <w:p w14:paraId="30B2F48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12" w:author="yukina minato" w:date="2025-09-07T17:10:00Z" w16du:dateUtc="2025-09-07T09:10:00Z"/>
                <w:rFonts w:eastAsia="宋体"/>
                <w:color w:val="5C5C5C"/>
                <w:szCs w:val="22"/>
              </w:rPr>
            </w:pPr>
            <w:ins w:id="6413" w:author="yukina minato" w:date="2025-09-07T17:10:00Z" w16du:dateUtc="2025-09-07T09:10:00Z">
              <w:r w:rsidRPr="00002D6B">
                <w:rPr>
                  <w:rFonts w:ascii="Consolas" w:eastAsia="Consolas" w:hAnsi="Consolas" w:cs="Consolas"/>
                  <w:color w:val="5C5C5C"/>
                  <w:sz w:val="21"/>
                  <w:shd w:val="clear" w:color="auto" w:fill="F8F8F8"/>
                </w:rPr>
                <w:t>C_R_GGG = </w:t>
              </w:r>
              <w:r w:rsidRPr="00002D6B">
                <w:rPr>
                  <w:rFonts w:ascii="Consolas" w:eastAsia="Consolas" w:hAnsi="Consolas" w:cs="Consolas"/>
                  <w:color w:val="986801"/>
                  <w:sz w:val="21"/>
                  <w:shd w:val="clear" w:color="auto" w:fill="F8F8F8"/>
                </w:rPr>
                <w:t>0.85</w:t>
              </w:r>
            </w:ins>
          </w:p>
          <w:p w14:paraId="5C5CA1A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414" w:author="yukina minato" w:date="2025-09-07T17:10:00Z" w16du:dateUtc="2025-09-07T09:10:00Z"/>
                <w:rFonts w:eastAsia="宋体"/>
                <w:color w:val="5C5C5C"/>
                <w:szCs w:val="22"/>
              </w:rPr>
            </w:pPr>
            <w:ins w:id="6415" w:author="yukina minato" w:date="2025-09-07T17:10:00Z" w16du:dateUtc="2025-09-07T09:10:00Z">
              <w:r w:rsidRPr="00002D6B">
                <w:rPr>
                  <w:rFonts w:ascii="Consolas" w:eastAsia="Consolas" w:hAnsi="Consolas" w:cs="Consolas"/>
                  <w:color w:val="5C5C5C"/>
                  <w:sz w:val="21"/>
                </w:rPr>
                <w:t>M_R_GGG = </w:t>
              </w:r>
              <w:r w:rsidRPr="00002D6B">
                <w:rPr>
                  <w:rFonts w:ascii="Consolas" w:eastAsia="Consolas" w:hAnsi="Consolas" w:cs="Consolas"/>
                  <w:color w:val="986801"/>
                  <w:sz w:val="21"/>
                </w:rPr>
                <w:t>0.25</w:t>
              </w:r>
            </w:ins>
          </w:p>
          <w:p w14:paraId="68B395F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16" w:author="yukina minato" w:date="2025-09-07T17:10:00Z" w16du:dateUtc="2025-09-07T09:10:00Z"/>
                <w:rFonts w:eastAsia="宋体"/>
                <w:color w:val="5C5C5C"/>
                <w:szCs w:val="22"/>
              </w:rPr>
            </w:pPr>
            <w:ins w:id="6417" w:author="yukina minato" w:date="2025-09-07T17:10:00Z" w16du:dateUtc="2025-09-07T09:10:00Z">
              <w:r w:rsidRPr="00002D6B">
                <w:rPr>
                  <w:rFonts w:ascii="Consolas" w:eastAsia="Consolas" w:hAnsi="Consolas" w:cs="Consolas"/>
                  <w:color w:val="5C5C5C"/>
                  <w:sz w:val="21"/>
                  <w:shd w:val="clear" w:color="auto" w:fill="F8F8F8"/>
                </w:rPr>
                <w:t>E_C_GGG = </w:t>
              </w:r>
              <w:r w:rsidRPr="00002D6B">
                <w:rPr>
                  <w:rFonts w:ascii="Consolas" w:eastAsia="Consolas" w:hAnsi="Consolas" w:cs="Consolas"/>
                  <w:color w:val="986801"/>
                  <w:sz w:val="21"/>
                  <w:shd w:val="clear" w:color="auto" w:fill="F8F8F8"/>
                </w:rPr>
                <w:t>2</w:t>
              </w:r>
            </w:ins>
          </w:p>
          <w:p w14:paraId="4C8CBA9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6418" w:author="yukina minato" w:date="2025-09-07T17:10:00Z" w16du:dateUtc="2025-09-07T09:10:00Z"/>
                <w:rFonts w:eastAsia="宋体"/>
                <w:color w:val="5C5C5C"/>
                <w:szCs w:val="22"/>
              </w:rPr>
            </w:pPr>
          </w:p>
          <w:p w14:paraId="4DDFCE0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19" w:author="yukina minato" w:date="2025-09-07T17:10:00Z" w16du:dateUtc="2025-09-07T09:10:00Z"/>
                <w:rFonts w:eastAsia="宋体"/>
                <w:color w:val="5C5C5C"/>
                <w:szCs w:val="22"/>
              </w:rPr>
            </w:pPr>
            <w:ins w:id="6420" w:author="yukina minato" w:date="2025-09-07T17:10:00Z" w16du:dateUtc="2025-09-07T09:10:00Z">
              <w:r w:rsidRPr="00002D6B">
                <w:rPr>
                  <w:rFonts w:ascii="Consolas" w:eastAsia="Consolas" w:hAnsi="Consolas" w:cs="Consolas"/>
                  <w:color w:val="5C5C5C"/>
                  <w:sz w:val="21"/>
                  <w:shd w:val="clear" w:color="auto" w:fill="F8F8F8"/>
                </w:rPr>
                <w:t>N_S_GGG = </w:t>
              </w:r>
              <w:r w:rsidRPr="00002D6B">
                <w:rPr>
                  <w:rFonts w:ascii="Consolas" w:eastAsia="Consolas" w:hAnsi="Consolas" w:cs="Consolas"/>
                  <w:color w:val="986801"/>
                  <w:sz w:val="21"/>
                  <w:shd w:val="clear" w:color="auto" w:fill="F8F8F8"/>
                </w:rPr>
                <w:t>100</w:t>
              </w:r>
            </w:ins>
          </w:p>
          <w:p w14:paraId="1DEF0CA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6421" w:author="yukina minato" w:date="2025-09-07T17:10:00Z" w16du:dateUtc="2025-09-07T09:10:00Z"/>
                <w:rFonts w:eastAsia="宋体"/>
                <w:color w:val="5C5C5C"/>
                <w:szCs w:val="22"/>
              </w:rPr>
            </w:pPr>
          </w:p>
          <w:p w14:paraId="76C61C8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22" w:author="yukina minato" w:date="2025-09-07T17:10:00Z" w16du:dateUtc="2025-09-07T09:10:00Z"/>
                <w:rFonts w:eastAsia="宋体"/>
                <w:color w:val="5C5C5C"/>
                <w:szCs w:val="22"/>
              </w:rPr>
            </w:pPr>
            <w:ins w:id="6423" w:author="yukina minato" w:date="2025-09-07T17:10:00Z" w16du:dateUtc="2025-09-07T09:10:00Z">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g_t_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w:t>
              </w:r>
            </w:ins>
          </w:p>
          <w:p w14:paraId="2941D63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424" w:author="yukina minato" w:date="2025-09-07T17:10:00Z" w16du:dateUtc="2025-09-07T09:10:00Z"/>
                <w:rFonts w:eastAsia="宋体"/>
                <w:color w:val="5C5C5C"/>
                <w:szCs w:val="22"/>
              </w:rPr>
            </w:pPr>
            <w:ins w:id="6425" w:author="yukina minato" w:date="2025-09-07T17:10:00Z" w16du:dateUtc="2025-09-07T09:10:00Z">
              <w:r w:rsidRPr="00002D6B">
                <w:rPr>
                  <w:rFonts w:ascii="Consolas" w:eastAsia="Consolas" w:hAnsi="Consolas" w:cs="Consolas"/>
                  <w:color w:val="5C5C5C"/>
                  <w:sz w:val="21"/>
                </w:rPr>
                <w:t>    theta = </w:t>
              </w:r>
              <w:proofErr w:type="spellStart"/>
              <w:proofErr w:type="gramStart"/>
              <w:r w:rsidRPr="00002D6B">
                <w:rPr>
                  <w:rFonts w:ascii="Consolas" w:eastAsia="Consolas" w:hAnsi="Consolas" w:cs="Consolas"/>
                  <w:color w:val="5C5C5C"/>
                  <w:sz w:val="21"/>
                </w:rPr>
                <w:t>np.linspace</w:t>
              </w:r>
              <w:proofErr w:type="spellEnd"/>
              <w:proofErr w:type="gramEnd"/>
              <w:r w:rsidRPr="00002D6B">
                <w:rPr>
                  <w:rFonts w:ascii="Consolas" w:eastAsia="Consolas" w:hAnsi="Consolas" w:cs="Consolas"/>
                  <w:color w:val="5C5C5C"/>
                  <w:sz w:val="21"/>
                </w:rPr>
                <w:t>(</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2</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np.pi</w:t>
              </w:r>
              <w:proofErr w:type="spellEnd"/>
              <w:r w:rsidRPr="00002D6B">
                <w:rPr>
                  <w:rFonts w:ascii="Consolas" w:eastAsia="Consolas" w:hAnsi="Consolas" w:cs="Consolas"/>
                  <w:color w:val="5C5C5C"/>
                  <w:sz w:val="21"/>
                </w:rPr>
                <w:t>, N_S_GGG)</w:t>
              </w:r>
            </w:ins>
          </w:p>
          <w:p w14:paraId="5DC3CE0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26" w:author="yukina minato" w:date="2025-09-07T17:10:00Z" w16du:dateUtc="2025-09-07T09:10:00Z"/>
                <w:rFonts w:eastAsia="宋体"/>
                <w:color w:val="5C5C5C"/>
                <w:szCs w:val="22"/>
              </w:rPr>
            </w:pPr>
            <w:ins w:id="6427"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b_c_ggg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np.column</w:t>
              </w:r>
              <w:proofErr w:type="gramEnd"/>
              <w:r w:rsidRPr="00002D6B">
                <w:rPr>
                  <w:rFonts w:ascii="Consolas" w:eastAsia="Consolas" w:hAnsi="Consolas" w:cs="Consolas"/>
                  <w:color w:val="5C5C5C"/>
                  <w:sz w:val="21"/>
                  <w:shd w:val="clear" w:color="auto" w:fill="F8F8F8"/>
                </w:rPr>
                <w:t>_</w:t>
              </w:r>
              <w:proofErr w:type="gramStart"/>
              <w:r w:rsidRPr="00002D6B">
                <w:rPr>
                  <w:rFonts w:ascii="Consolas" w:eastAsia="Consolas" w:hAnsi="Consolas" w:cs="Consolas"/>
                  <w:color w:val="5C5C5C"/>
                  <w:sz w:val="21"/>
                  <w:shd w:val="clear" w:color="auto" w:fill="F8F8F8"/>
                </w:rPr>
                <w:t>stack</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w:t>
              </w:r>
            </w:ins>
          </w:p>
          <w:p w14:paraId="3BC3B86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428" w:author="yukina minato" w:date="2025-09-07T17:10:00Z" w16du:dateUtc="2025-09-07T09:10:00Z"/>
                <w:rFonts w:eastAsia="宋体"/>
                <w:color w:val="5C5C5C"/>
                <w:szCs w:val="22"/>
              </w:rPr>
            </w:pPr>
            <w:ins w:id="6429" w:author="yukina minato" w:date="2025-09-07T17:10:00Z" w16du:dateUtc="2025-09-07T09:10:00Z">
              <w:r w:rsidRPr="00002D6B">
                <w:rPr>
                  <w:rFonts w:ascii="Consolas" w:eastAsia="Consolas" w:hAnsi="Consolas" w:cs="Consolas"/>
                  <w:color w:val="5C5C5C"/>
                  <w:sz w:val="21"/>
                </w:rPr>
                <w:t>        T_C_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986801"/>
                  <w:sz w:val="21"/>
                </w:rPr>
                <w:t>0</w:t>
              </w:r>
              <w:r w:rsidRPr="00002D6B">
                <w:rPr>
                  <w:rFonts w:ascii="Consolas" w:eastAsia="Consolas" w:hAnsi="Consolas" w:cs="Consolas"/>
                  <w:color w:val="5C5C5C"/>
                  <w:sz w:val="21"/>
                </w:rPr>
                <w:t>] + T_R_GGG * </w:t>
              </w:r>
              <w:proofErr w:type="spellStart"/>
              <w:r w:rsidRPr="00002D6B">
                <w:rPr>
                  <w:rFonts w:ascii="Consolas" w:eastAsia="Consolas" w:hAnsi="Consolas" w:cs="Consolas"/>
                  <w:color w:val="5C5C5C"/>
                  <w:sz w:val="21"/>
                </w:rPr>
                <w:t>np.cos</w:t>
              </w:r>
              <w:proofErr w:type="spellEnd"/>
              <w:r w:rsidRPr="00002D6B">
                <w:rPr>
                  <w:rFonts w:ascii="Consolas" w:eastAsia="Consolas" w:hAnsi="Consolas" w:cs="Consolas"/>
                  <w:color w:val="5C5C5C"/>
                  <w:sz w:val="21"/>
                </w:rPr>
                <w:t>(theta),</w:t>
              </w:r>
            </w:ins>
          </w:p>
          <w:p w14:paraId="5E86742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30" w:author="yukina minato" w:date="2025-09-07T17:10:00Z" w16du:dateUtc="2025-09-07T09:10:00Z"/>
                <w:rFonts w:eastAsia="宋体"/>
                <w:color w:val="5C5C5C"/>
                <w:szCs w:val="22"/>
              </w:rPr>
            </w:pPr>
            <w:ins w:id="6431" w:author="yukina minato" w:date="2025-09-07T17:10:00Z" w16du:dateUtc="2025-09-07T09:10:00Z">
              <w:r w:rsidRPr="00002D6B">
                <w:rPr>
                  <w:rFonts w:ascii="Consolas" w:eastAsia="Consolas" w:hAnsi="Consolas" w:cs="Consolas"/>
                  <w:color w:val="5C5C5C"/>
                  <w:sz w:val="21"/>
                  <w:shd w:val="clear" w:color="auto" w:fill="F8F8F8"/>
                </w:rPr>
                <w:t>        T_C_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T_R_GGG * </w:t>
              </w:r>
              <w:proofErr w:type="spellStart"/>
              <w:r w:rsidRPr="00002D6B">
                <w:rPr>
                  <w:rFonts w:ascii="Consolas" w:eastAsia="Consolas" w:hAnsi="Consolas" w:cs="Consolas"/>
                  <w:color w:val="5C5C5C"/>
                  <w:sz w:val="21"/>
                  <w:shd w:val="clear" w:color="auto" w:fill="F8F8F8"/>
                </w:rPr>
                <w:t>np.sin</w:t>
              </w:r>
              <w:proofErr w:type="spellEnd"/>
              <w:r w:rsidRPr="00002D6B">
                <w:rPr>
                  <w:rFonts w:ascii="Consolas" w:eastAsia="Consolas" w:hAnsi="Consolas" w:cs="Consolas"/>
                  <w:color w:val="5C5C5C"/>
                  <w:sz w:val="21"/>
                  <w:shd w:val="clear" w:color="auto" w:fill="F8F8F8"/>
                </w:rPr>
                <w:t>(theta),</w:t>
              </w:r>
            </w:ins>
          </w:p>
          <w:p w14:paraId="6721E39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432" w:author="yukina minato" w:date="2025-09-07T17:10:00Z" w16du:dateUtc="2025-09-07T09:10:00Z"/>
                <w:rFonts w:eastAsia="宋体"/>
                <w:color w:val="5C5C5C"/>
                <w:szCs w:val="22"/>
              </w:rPr>
            </w:pPr>
            <w:ins w:id="6433" w:author="yukina minato" w:date="2025-09-07T17:10:00Z" w16du:dateUtc="2025-09-07T09:10:00Z">
              <w:r w:rsidRPr="00002D6B">
                <w:rPr>
                  <w:rFonts w:ascii="Consolas" w:eastAsia="Consolas" w:hAnsi="Consolas" w:cs="Consolas"/>
                  <w:color w:val="5C5C5C"/>
                  <w:sz w:val="21"/>
                </w:rPr>
                <w:t>        </w:t>
              </w:r>
              <w:proofErr w:type="spellStart"/>
              <w:proofErr w:type="gramStart"/>
              <w:r w:rsidRPr="00002D6B">
                <w:rPr>
                  <w:rFonts w:ascii="Consolas" w:eastAsia="Consolas" w:hAnsi="Consolas" w:cs="Consolas"/>
                  <w:color w:val="5C5C5C"/>
                  <w:sz w:val="21"/>
                </w:rPr>
                <w:t>np.full</w:t>
              </w:r>
              <w:proofErr w:type="spellEnd"/>
              <w:proofErr w:type="gramEnd"/>
              <w:r w:rsidRPr="00002D6B">
                <w:rPr>
                  <w:rFonts w:ascii="Consolas" w:eastAsia="Consolas" w:hAnsi="Consolas" w:cs="Consolas"/>
                  <w:color w:val="5C5C5C"/>
                  <w:sz w:val="21"/>
                </w:rPr>
                <w:t>(N_S_GGG, T_C_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 T_H_GGG / </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1A25DEC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34" w:author="yukina minato" w:date="2025-09-07T17:10:00Z" w16du:dateUtc="2025-09-07T09:10:00Z"/>
                <w:rFonts w:eastAsia="宋体"/>
                <w:color w:val="5C5C5C"/>
                <w:szCs w:val="22"/>
              </w:rPr>
            </w:pPr>
            <w:ins w:id="6435" w:author="yukina minato" w:date="2025-09-07T17:10:00Z" w16du:dateUtc="2025-09-07T09:10:00Z">
              <w:r w:rsidRPr="00002D6B">
                <w:rPr>
                  <w:rFonts w:ascii="Consolas" w:eastAsia="Consolas" w:hAnsi="Consolas" w:cs="Consolas"/>
                  <w:color w:val="5C5C5C"/>
                  <w:sz w:val="21"/>
                  <w:shd w:val="clear" w:color="auto" w:fill="F8F8F8"/>
                </w:rPr>
                <w:t>    ])</w:t>
              </w:r>
            </w:ins>
          </w:p>
          <w:p w14:paraId="39DFF22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436" w:author="yukina minato" w:date="2025-09-07T17:10:00Z" w16du:dateUtc="2025-09-07T09:10:00Z"/>
                <w:rFonts w:eastAsia="宋体"/>
                <w:color w:val="5C5C5C"/>
                <w:szCs w:val="22"/>
              </w:rPr>
            </w:pPr>
            <w:ins w:id="6437"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t_c_ggg</w:t>
              </w:r>
              <w:proofErr w:type="spellEnd"/>
              <w:r w:rsidRPr="00002D6B">
                <w:rPr>
                  <w:rFonts w:ascii="Consolas" w:eastAsia="Consolas" w:hAnsi="Consolas" w:cs="Consolas"/>
                  <w:color w:val="5C5C5C"/>
                  <w:sz w:val="21"/>
                </w:rPr>
                <w:t> = </w:t>
              </w:r>
              <w:proofErr w:type="spellStart"/>
              <w:proofErr w:type="gramStart"/>
              <w:r w:rsidRPr="00002D6B">
                <w:rPr>
                  <w:rFonts w:ascii="Consolas" w:eastAsia="Consolas" w:hAnsi="Consolas" w:cs="Consolas"/>
                  <w:color w:val="5C5C5C"/>
                  <w:sz w:val="21"/>
                </w:rPr>
                <w:t>np.column</w:t>
              </w:r>
              <w:proofErr w:type="gramEnd"/>
              <w:r w:rsidRPr="00002D6B">
                <w:rPr>
                  <w:rFonts w:ascii="Consolas" w:eastAsia="Consolas" w:hAnsi="Consolas" w:cs="Consolas"/>
                  <w:color w:val="5C5C5C"/>
                  <w:sz w:val="21"/>
                </w:rPr>
                <w:t>_</w:t>
              </w:r>
              <w:proofErr w:type="gramStart"/>
              <w:r w:rsidRPr="00002D6B">
                <w:rPr>
                  <w:rFonts w:ascii="Consolas" w:eastAsia="Consolas" w:hAnsi="Consolas" w:cs="Consolas"/>
                  <w:color w:val="5C5C5C"/>
                  <w:sz w:val="21"/>
                </w:rPr>
                <w:t>stack</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w:t>
              </w:r>
            </w:ins>
          </w:p>
          <w:p w14:paraId="5F5979B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38" w:author="yukina minato" w:date="2025-09-07T17:10:00Z" w16du:dateUtc="2025-09-07T09:10:00Z"/>
                <w:rFonts w:eastAsia="宋体"/>
                <w:color w:val="5C5C5C"/>
                <w:szCs w:val="22"/>
              </w:rPr>
            </w:pPr>
            <w:ins w:id="6439" w:author="yukina minato" w:date="2025-09-07T17:10:00Z" w16du:dateUtc="2025-09-07T09:10:00Z">
              <w:r w:rsidRPr="00002D6B">
                <w:rPr>
                  <w:rFonts w:ascii="Consolas" w:eastAsia="Consolas" w:hAnsi="Consolas" w:cs="Consolas"/>
                  <w:color w:val="5C5C5C"/>
                  <w:sz w:val="21"/>
                  <w:shd w:val="clear" w:color="auto" w:fill="F8F8F8"/>
                </w:rPr>
                <w:t>        T_C_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 T_R_GGG * </w:t>
              </w:r>
              <w:proofErr w:type="spellStart"/>
              <w:r w:rsidRPr="00002D6B">
                <w:rPr>
                  <w:rFonts w:ascii="Consolas" w:eastAsia="Consolas" w:hAnsi="Consolas" w:cs="Consolas"/>
                  <w:color w:val="5C5C5C"/>
                  <w:sz w:val="21"/>
                  <w:shd w:val="clear" w:color="auto" w:fill="F8F8F8"/>
                </w:rPr>
                <w:t>np.cos</w:t>
              </w:r>
              <w:proofErr w:type="spellEnd"/>
              <w:r w:rsidRPr="00002D6B">
                <w:rPr>
                  <w:rFonts w:ascii="Consolas" w:eastAsia="Consolas" w:hAnsi="Consolas" w:cs="Consolas"/>
                  <w:color w:val="5C5C5C"/>
                  <w:sz w:val="21"/>
                  <w:shd w:val="clear" w:color="auto" w:fill="F8F8F8"/>
                </w:rPr>
                <w:t>(theta),</w:t>
              </w:r>
            </w:ins>
          </w:p>
          <w:p w14:paraId="069E45A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440" w:author="yukina minato" w:date="2025-09-07T17:10:00Z" w16du:dateUtc="2025-09-07T09:10:00Z"/>
                <w:rFonts w:eastAsia="宋体"/>
                <w:color w:val="5C5C5C"/>
                <w:szCs w:val="22"/>
              </w:rPr>
            </w:pPr>
            <w:ins w:id="6441" w:author="yukina minato" w:date="2025-09-07T17:10:00Z" w16du:dateUtc="2025-09-07T09:10:00Z">
              <w:r w:rsidRPr="00002D6B">
                <w:rPr>
                  <w:rFonts w:ascii="Consolas" w:eastAsia="Consolas" w:hAnsi="Consolas" w:cs="Consolas"/>
                  <w:color w:val="5C5C5C"/>
                  <w:sz w:val="21"/>
                </w:rPr>
                <w:t>        T_C_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 T_R_GGG * </w:t>
              </w:r>
              <w:proofErr w:type="spellStart"/>
              <w:r w:rsidRPr="00002D6B">
                <w:rPr>
                  <w:rFonts w:ascii="Consolas" w:eastAsia="Consolas" w:hAnsi="Consolas" w:cs="Consolas"/>
                  <w:color w:val="5C5C5C"/>
                  <w:sz w:val="21"/>
                </w:rPr>
                <w:t>np.sin</w:t>
              </w:r>
              <w:proofErr w:type="spellEnd"/>
              <w:r w:rsidRPr="00002D6B">
                <w:rPr>
                  <w:rFonts w:ascii="Consolas" w:eastAsia="Consolas" w:hAnsi="Consolas" w:cs="Consolas"/>
                  <w:color w:val="5C5C5C"/>
                  <w:sz w:val="21"/>
                </w:rPr>
                <w:t>(theta),</w:t>
              </w:r>
            </w:ins>
          </w:p>
          <w:p w14:paraId="00E2128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42" w:author="yukina minato" w:date="2025-09-07T17:10:00Z" w16du:dateUtc="2025-09-07T09:10:00Z"/>
                <w:rFonts w:eastAsia="宋体"/>
                <w:color w:val="5C5C5C"/>
                <w:szCs w:val="22"/>
              </w:rPr>
            </w:pPr>
            <w:ins w:id="6443" w:author="yukina minato" w:date="2025-09-07T17:10:00Z" w16du:dateUtc="2025-09-07T09:10:00Z">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np.full</w:t>
              </w:r>
              <w:proofErr w:type="spellEnd"/>
              <w:proofErr w:type="gramEnd"/>
              <w:r w:rsidRPr="00002D6B">
                <w:rPr>
                  <w:rFonts w:ascii="Consolas" w:eastAsia="Consolas" w:hAnsi="Consolas" w:cs="Consolas"/>
                  <w:color w:val="5C5C5C"/>
                  <w:sz w:val="21"/>
                  <w:shd w:val="clear" w:color="auto" w:fill="F8F8F8"/>
                </w:rPr>
                <w:t>(N_S_GGG, T_C_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T_H_GGG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7BED5AC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444" w:author="yukina minato" w:date="2025-09-07T17:10:00Z" w16du:dateUtc="2025-09-07T09:10:00Z"/>
                <w:rFonts w:eastAsia="宋体"/>
                <w:color w:val="5C5C5C"/>
                <w:szCs w:val="22"/>
              </w:rPr>
            </w:pPr>
            <w:ins w:id="6445" w:author="yukina minato" w:date="2025-09-07T17:10:00Z" w16du:dateUtc="2025-09-07T09:10:00Z">
              <w:r w:rsidRPr="00002D6B">
                <w:rPr>
                  <w:rFonts w:ascii="Consolas" w:eastAsia="Consolas" w:hAnsi="Consolas" w:cs="Consolas"/>
                  <w:color w:val="5C5C5C"/>
                  <w:sz w:val="21"/>
                </w:rPr>
                <w:t>    ])</w:t>
              </w:r>
            </w:ins>
          </w:p>
          <w:p w14:paraId="5BC02B5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46" w:author="yukina minato" w:date="2025-09-07T17:10:00Z" w16du:dateUtc="2025-09-07T09:10:00Z"/>
                <w:rFonts w:eastAsia="宋体"/>
                <w:color w:val="5C5C5C"/>
                <w:szCs w:val="22"/>
              </w:rPr>
            </w:pPr>
            <w:ins w:id="6447"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np.vstack</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b_c_ggg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t_c_ggg</w:t>
              </w:r>
              <w:proofErr w:type="spellEnd"/>
              <w:r w:rsidRPr="00002D6B">
                <w:rPr>
                  <w:rFonts w:ascii="Consolas" w:eastAsia="Consolas" w:hAnsi="Consolas" w:cs="Consolas"/>
                  <w:color w:val="5C5C5C"/>
                  <w:sz w:val="21"/>
                  <w:shd w:val="clear" w:color="auto" w:fill="F8F8F8"/>
                </w:rPr>
                <w:t>])</w:t>
              </w:r>
            </w:ins>
          </w:p>
          <w:p w14:paraId="764B335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6448" w:author="yukina minato" w:date="2025-09-07T17:10:00Z" w16du:dateUtc="2025-09-07T09:10:00Z"/>
                <w:rFonts w:eastAsia="宋体"/>
                <w:color w:val="5C5C5C"/>
                <w:szCs w:val="22"/>
              </w:rPr>
            </w:pPr>
          </w:p>
          <w:p w14:paraId="3DFCA9A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49" w:author="yukina minato" w:date="2025-09-07T17:10:00Z" w16du:dateUtc="2025-09-07T09:10:00Z"/>
                <w:rFonts w:eastAsia="宋体"/>
                <w:color w:val="5C5C5C"/>
                <w:szCs w:val="22"/>
              </w:rPr>
            </w:pPr>
            <w:ins w:id="6450" w:author="yukina minato" w:date="2025-09-07T17:10:00Z" w16du:dateUtc="2025-09-07T09:10:00Z">
              <w:r w:rsidRPr="00002D6B">
                <w:rPr>
                  <w:rFonts w:ascii="Consolas" w:eastAsia="Consolas" w:hAnsi="Consolas" w:cs="Consolas"/>
                  <w:color w:val="5C5C5C"/>
                  <w:sz w:val="21"/>
                  <w:shd w:val="clear" w:color="auto" w:fill="F8F8F8"/>
                </w:rPr>
                <w:t>T_A_GGG = </w:t>
              </w:r>
              <w:proofErr w:type="spellStart"/>
              <w:r w:rsidRPr="00002D6B">
                <w:rPr>
                  <w:rFonts w:ascii="Consolas" w:eastAsia="Consolas" w:hAnsi="Consolas" w:cs="Consolas"/>
                  <w:color w:val="5C5C5C"/>
                  <w:sz w:val="21"/>
                  <w:shd w:val="clear" w:color="auto" w:fill="F8F8F8"/>
                </w:rPr>
                <w:t>g_t_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w:t>
              </w:r>
            </w:ins>
          </w:p>
          <w:p w14:paraId="210555F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6451" w:author="yukina minato" w:date="2025-09-07T17:10:00Z" w16du:dateUtc="2025-09-07T09:10:00Z"/>
                <w:rFonts w:eastAsia="宋体"/>
                <w:color w:val="5C5C5C"/>
                <w:szCs w:val="22"/>
              </w:rPr>
            </w:pPr>
          </w:p>
          <w:p w14:paraId="64C0C17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52" w:author="yukina minato" w:date="2025-09-07T17:10:00Z" w16du:dateUtc="2025-09-07T09:10:00Z"/>
                <w:rFonts w:eastAsia="宋体"/>
                <w:color w:val="5C5C5C"/>
                <w:szCs w:val="22"/>
              </w:rPr>
            </w:pPr>
            <w:ins w:id="6453" w:author="yukina minato" w:date="2025-09-07T17:10:00Z" w16du:dateUtc="2025-09-07T09:10:00Z">
              <w:r w:rsidRPr="00002D6B">
                <w:rPr>
                  <w:rFonts w:ascii="Consolas" w:eastAsia="Consolas" w:hAnsi="Consolas" w:cs="Consolas"/>
                  <w:color w:val="4078F2"/>
                  <w:sz w:val="21"/>
                  <w:shd w:val="clear" w:color="auto" w:fill="F8F8F8"/>
                </w:rPr>
                <w:t>@jit(nopython=</w:t>
              </w:r>
              <w:r w:rsidRPr="00002D6B">
                <w:rPr>
                  <w:rFonts w:ascii="Consolas" w:eastAsia="Consolas" w:hAnsi="Consolas" w:cs="Consolas"/>
                  <w:color w:val="0184BB"/>
                  <w:sz w:val="21"/>
                  <w:shd w:val="clear" w:color="auto" w:fill="F8F8F8"/>
                </w:rPr>
                <w:t>True</w:t>
              </w:r>
              <w:r w:rsidRPr="00002D6B">
                <w:rPr>
                  <w:rFonts w:ascii="Consolas" w:eastAsia="Consolas" w:hAnsi="Consolas" w:cs="Consolas"/>
                  <w:color w:val="4078F2"/>
                  <w:sz w:val="21"/>
                  <w:shd w:val="clear" w:color="auto" w:fill="F8F8F8"/>
                </w:rPr>
                <w:t>)</w:t>
              </w:r>
            </w:ins>
          </w:p>
          <w:p w14:paraId="51CA19E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454" w:author="yukina minato" w:date="2025-09-07T17:10:00Z" w16du:dateUtc="2025-09-07T09:10:00Z"/>
                <w:rFonts w:eastAsia="宋体"/>
                <w:color w:val="5C5C5C"/>
                <w:szCs w:val="22"/>
              </w:rPr>
            </w:pPr>
            <w:ins w:id="6455" w:author="yukina minato" w:date="2025-09-07T17:10:00Z" w16du:dateUtc="2025-09-07T09:10:00Z">
              <w:r w:rsidRPr="00002D6B">
                <w:rPr>
                  <w:rFonts w:ascii="Consolas" w:eastAsia="Consolas" w:hAnsi="Consolas" w:cs="Consolas"/>
                  <w:color w:val="A626A4"/>
                  <w:sz w:val="21"/>
                </w:rPr>
                <w:t>def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c_m_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w:t>
              </w:r>
            </w:ins>
          </w:p>
          <w:p w14:paraId="515013B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56" w:author="yukina minato" w:date="2025-09-07T17:10:00Z" w16du:dateUtc="2025-09-07T09:10:00Z"/>
                <w:rFonts w:eastAsia="宋体"/>
                <w:color w:val="5C5C5C"/>
                <w:szCs w:val="22"/>
              </w:rPr>
            </w:pPr>
            <w:ins w:id="6457"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t_s_ggg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C18401"/>
                  <w:sz w:val="21"/>
                  <w:shd w:val="clear" w:color="auto" w:fill="F8F8F8"/>
                </w:rPr>
                <w:t>int</w:t>
              </w:r>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(S_E_GGG - S_A_GGG) / T_E_GGG) + </w:t>
              </w:r>
              <w:r w:rsidRPr="00002D6B">
                <w:rPr>
                  <w:rFonts w:ascii="Consolas" w:eastAsia="Consolas" w:hAnsi="Consolas" w:cs="Consolas"/>
                  <w:color w:val="986801"/>
                  <w:sz w:val="21"/>
                  <w:shd w:val="clear" w:color="auto" w:fill="F8F8F8"/>
                </w:rPr>
                <w:t>1</w:t>
              </w:r>
            </w:ins>
          </w:p>
          <w:p w14:paraId="0812710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458" w:author="yukina minato" w:date="2025-09-07T17:10:00Z" w16du:dateUtc="2025-09-07T09:10:00Z"/>
                <w:rFonts w:eastAsia="宋体"/>
                <w:color w:val="5C5C5C"/>
                <w:szCs w:val="22"/>
              </w:rPr>
            </w:pPr>
            <w:ins w:id="6459"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t_r_ggg</w:t>
              </w:r>
              <w:proofErr w:type="spellEnd"/>
              <w:r w:rsidRPr="00002D6B">
                <w:rPr>
                  <w:rFonts w:ascii="Consolas" w:eastAsia="Consolas" w:hAnsi="Consolas" w:cs="Consolas"/>
                  <w:color w:val="5C5C5C"/>
                  <w:sz w:val="21"/>
                </w:rPr>
                <w:t> = </w:t>
              </w:r>
              <w:proofErr w:type="spellStart"/>
              <w:proofErr w:type="gramStart"/>
              <w:r w:rsidRPr="00002D6B">
                <w:rPr>
                  <w:rFonts w:ascii="Consolas" w:eastAsia="Consolas" w:hAnsi="Consolas" w:cs="Consolas"/>
                  <w:color w:val="5C5C5C"/>
                  <w:sz w:val="21"/>
                </w:rPr>
                <w:t>np.zeros</w:t>
              </w:r>
              <w:proofErr w:type="spellEnd"/>
              <w:proofErr w:type="gramEnd"/>
              <w:r w:rsidRPr="00002D6B">
                <w:rPr>
                  <w:rFonts w:ascii="Consolas" w:eastAsia="Consolas" w:hAnsi="Consolas" w:cs="Consolas"/>
                  <w:color w:val="5C5C5C"/>
                  <w:sz w:val="21"/>
                </w:rPr>
                <w:t>((</w:t>
              </w:r>
              <w:r w:rsidRPr="00002D6B">
                <w:rPr>
                  <w:rFonts w:ascii="Consolas" w:eastAsia="Consolas" w:hAnsi="Consolas" w:cs="Consolas"/>
                  <w:color w:val="986801"/>
                  <w:sz w:val="21"/>
                </w:rPr>
                <w:t>3</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3</w:t>
              </w:r>
              <w:r w:rsidRPr="00002D6B">
                <w:rPr>
                  <w:rFonts w:ascii="Consolas" w:eastAsia="Consolas" w:hAnsi="Consolas" w:cs="Consolas"/>
                  <w:color w:val="5C5C5C"/>
                  <w:sz w:val="21"/>
                </w:rPr>
                <w:t>))</w:t>
              </w:r>
            </w:ins>
          </w:p>
          <w:p w14:paraId="468645C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60" w:author="yukina minato" w:date="2025-09-07T17:10:00Z" w16du:dateUtc="2025-09-07T09:10:00Z"/>
                <w:rFonts w:eastAsia="宋体"/>
                <w:color w:val="5C5C5C"/>
                <w:szCs w:val="22"/>
              </w:rPr>
            </w:pPr>
            <w:ins w:id="6461"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w:t>
              </w:r>
            </w:ins>
          </w:p>
          <w:p w14:paraId="282F93E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462" w:author="yukina minato" w:date="2025-09-07T17:10:00Z" w16du:dateUtc="2025-09-07T09:10:00Z"/>
                <w:rFonts w:eastAsia="宋体"/>
                <w:color w:val="5C5C5C"/>
                <w:szCs w:val="22"/>
              </w:rPr>
            </w:pPr>
            <w:ins w:id="6463"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i_p_ggg</w:t>
              </w:r>
              <w:proofErr w:type="spellEnd"/>
              <w:r w:rsidRPr="00002D6B">
                <w:rPr>
                  <w:rFonts w:ascii="Consolas" w:eastAsia="Consolas" w:hAnsi="Consolas" w:cs="Consolas"/>
                  <w:color w:val="5C5C5C"/>
                  <w:sz w:val="21"/>
                </w:rPr>
                <w:t> = M_P_GGG[</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w:t>
              </w:r>
            </w:ins>
          </w:p>
          <w:p w14:paraId="444A9A2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64" w:author="yukina minato" w:date="2025-09-07T17:10:00Z" w16du:dateUtc="2025-09-07T09:10:00Z"/>
                <w:rFonts w:eastAsia="宋体"/>
                <w:color w:val="5C5C5C"/>
                <w:szCs w:val="22"/>
              </w:rPr>
            </w:pPr>
            <w:ins w:id="6465" w:author="yukina minato" w:date="2025-09-07T17:10:00Z" w16du:dateUtc="2025-09-07T09:10:00Z">
              <w:r w:rsidRPr="00002D6B">
                <w:rPr>
                  <w:rFonts w:ascii="Consolas" w:eastAsia="Consolas" w:hAnsi="Consolas" w:cs="Consolas"/>
                  <w:color w:val="5C5C5C"/>
                  <w:sz w:val="21"/>
                  <w:shd w:val="clear" w:color="auto" w:fill="F8F8F8"/>
                </w:rPr>
                <w:t>        n_v_ggg = </w:t>
              </w:r>
              <w:proofErr w:type="gramStart"/>
              <w:r w:rsidRPr="00002D6B">
                <w:rPr>
                  <w:rFonts w:ascii="Consolas" w:eastAsia="Consolas" w:hAnsi="Consolas" w:cs="Consolas"/>
                  <w:color w:val="5C5C5C"/>
                  <w:sz w:val="21"/>
                  <w:shd w:val="clear" w:color="auto" w:fill="F8F8F8"/>
                </w:rPr>
                <w:t>np.sqrt</w:t>
              </w:r>
              <w:proofErr w:type="gramEnd"/>
              <w:r w:rsidRPr="00002D6B">
                <w:rPr>
                  <w:rFonts w:ascii="Consolas" w:eastAsia="Consolas" w:hAnsi="Consolas" w:cs="Consolas"/>
                  <w:color w:val="5C5C5C"/>
                  <w:sz w:val="21"/>
                  <w:shd w:val="clear" w:color="auto" w:fill="F8F8F8"/>
                </w:rPr>
                <w:t>(i_p_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i_p_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i_p_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7D08A6B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466" w:author="yukina minato" w:date="2025-09-07T17:10:00Z" w16du:dateUtc="2025-09-07T09:10:00Z"/>
                <w:rFonts w:eastAsia="宋体"/>
                <w:color w:val="5C5C5C"/>
                <w:szCs w:val="22"/>
              </w:rPr>
            </w:pPr>
            <w:ins w:id="6467" w:author="yukina minato" w:date="2025-09-07T17:10:00Z" w16du:dateUtc="2025-09-07T09:10:00Z">
              <w:r w:rsidRPr="00002D6B">
                <w:rPr>
                  <w:rFonts w:ascii="Consolas" w:eastAsia="Consolas" w:hAnsi="Consolas" w:cs="Consolas"/>
                  <w:color w:val="5C5C5C"/>
                  <w:sz w:val="21"/>
                </w:rPr>
                <w:t>        direction = -</w:t>
              </w:r>
              <w:proofErr w:type="spellStart"/>
              <w:r w:rsidRPr="00002D6B">
                <w:rPr>
                  <w:rFonts w:ascii="Consolas" w:eastAsia="Consolas" w:hAnsi="Consolas" w:cs="Consolas"/>
                  <w:color w:val="5C5C5C"/>
                  <w:sz w:val="21"/>
                </w:rPr>
                <w:t>i_p_ggg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n_v_ggg</w:t>
              </w:r>
              <w:proofErr w:type="spellEnd"/>
            </w:ins>
          </w:p>
          <w:p w14:paraId="4FF02DB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68" w:author="yukina minato" w:date="2025-09-07T17:10:00Z" w16du:dateUtc="2025-09-07T09:10:00Z"/>
                <w:rFonts w:eastAsia="宋体"/>
                <w:color w:val="5C5C5C"/>
                <w:szCs w:val="22"/>
              </w:rPr>
            </w:pPr>
            <w:ins w:id="6469"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t_idx</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t_s_ggg</w:t>
              </w:r>
              <w:proofErr w:type="spellEnd"/>
              <w:r w:rsidRPr="00002D6B">
                <w:rPr>
                  <w:rFonts w:ascii="Consolas" w:eastAsia="Consolas" w:hAnsi="Consolas" w:cs="Consolas"/>
                  <w:color w:val="5C5C5C"/>
                  <w:sz w:val="21"/>
                  <w:shd w:val="clear" w:color="auto" w:fill="F8F8F8"/>
                </w:rPr>
                <w:t>):</w:t>
              </w:r>
            </w:ins>
          </w:p>
          <w:p w14:paraId="4C17B0A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470" w:author="yukina minato" w:date="2025-09-07T17:10:00Z" w16du:dateUtc="2025-09-07T09:10:00Z"/>
                <w:rFonts w:eastAsia="宋体"/>
                <w:color w:val="5C5C5C"/>
                <w:szCs w:val="22"/>
              </w:rPr>
            </w:pPr>
            <w:ins w:id="6471" w:author="yukina minato" w:date="2025-09-07T17:10:00Z" w16du:dateUtc="2025-09-07T09:10:00Z">
              <w:r w:rsidRPr="00002D6B">
                <w:rPr>
                  <w:rFonts w:ascii="Consolas" w:eastAsia="Consolas" w:hAnsi="Consolas" w:cs="Consolas"/>
                  <w:color w:val="5C5C5C"/>
                  <w:sz w:val="21"/>
                </w:rPr>
                <w:t>            t = S_A_GGG + </w:t>
              </w:r>
              <w:proofErr w:type="spellStart"/>
              <w:r w:rsidRPr="00002D6B">
                <w:rPr>
                  <w:rFonts w:ascii="Consolas" w:eastAsia="Consolas" w:hAnsi="Consolas" w:cs="Consolas"/>
                  <w:color w:val="5C5C5C"/>
                  <w:sz w:val="21"/>
                </w:rPr>
                <w:t>t_idx</w:t>
              </w:r>
              <w:proofErr w:type="spellEnd"/>
              <w:r w:rsidRPr="00002D6B">
                <w:rPr>
                  <w:rFonts w:ascii="Consolas" w:eastAsia="Consolas" w:hAnsi="Consolas" w:cs="Consolas"/>
                  <w:color w:val="5C5C5C"/>
                  <w:sz w:val="21"/>
                </w:rPr>
                <w:t> * T_E_GGG</w:t>
              </w:r>
            </w:ins>
          </w:p>
          <w:p w14:paraId="43E106A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72" w:author="yukina minato" w:date="2025-09-07T17:10:00Z" w16du:dateUtc="2025-09-07T09:10:00Z"/>
                <w:rFonts w:eastAsia="宋体"/>
                <w:color w:val="5C5C5C"/>
                <w:szCs w:val="22"/>
              </w:rPr>
            </w:pPr>
            <w:ins w:id="6473" w:author="yukina minato" w:date="2025-09-07T17:10:00Z" w16du:dateUtc="2025-09-07T09:10:00Z">
              <w:r w:rsidRPr="00002D6B">
                <w:rPr>
                  <w:rFonts w:ascii="Consolas" w:eastAsia="Consolas" w:hAnsi="Consolas" w:cs="Consolas"/>
                  <w:color w:val="5C5C5C"/>
                  <w:sz w:val="21"/>
                  <w:shd w:val="clear" w:color="auto" w:fill="F8F8F8"/>
                </w:rPr>
                <w:t>            t_r_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5C5C5C"/>
                  <w:sz w:val="21"/>
                  <w:shd w:val="clear" w:color="auto" w:fill="F8F8F8"/>
                </w:rPr>
                <w:t>i, t_idx] = i_p_ggg + direction * M_S_GGG * t</w:t>
              </w:r>
            </w:ins>
          </w:p>
          <w:p w14:paraId="2ACA1F6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474" w:author="yukina minato" w:date="2025-09-07T17:10:00Z" w16du:dateUtc="2025-09-07T09:10:00Z"/>
                <w:rFonts w:eastAsia="宋体"/>
                <w:color w:val="5C5C5C"/>
                <w:szCs w:val="22"/>
              </w:rPr>
            </w:pPr>
            <w:ins w:id="6475"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t_r_ggg</w:t>
              </w:r>
              <w:proofErr w:type="spellEnd"/>
            </w:ins>
          </w:p>
          <w:p w14:paraId="27234BE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80"/>
              <w:jc w:val="left"/>
              <w:rPr>
                <w:ins w:id="6476" w:author="yukina minato" w:date="2025-09-07T17:10:00Z" w16du:dateUtc="2025-09-07T09:10:00Z"/>
                <w:rFonts w:eastAsia="宋体"/>
                <w:color w:val="5C5C5C"/>
                <w:szCs w:val="22"/>
              </w:rPr>
            </w:pPr>
          </w:p>
          <w:p w14:paraId="102360B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477" w:author="yukina minato" w:date="2025-09-07T17:10:00Z" w16du:dateUtc="2025-09-07T09:10:00Z"/>
                <w:rFonts w:eastAsia="宋体"/>
                <w:color w:val="5C5C5C"/>
                <w:szCs w:val="22"/>
              </w:rPr>
            </w:pPr>
            <w:ins w:id="6478" w:author="yukina minato" w:date="2025-09-07T17:10:00Z" w16du:dateUtc="2025-09-07T09:10:00Z">
              <w:r w:rsidRPr="00002D6B">
                <w:rPr>
                  <w:rFonts w:ascii="Consolas" w:eastAsia="Consolas" w:hAnsi="Consolas" w:cs="Consolas"/>
                  <w:color w:val="5C5C5C"/>
                  <w:sz w:val="21"/>
                </w:rPr>
                <w:t>M_T_GGG = </w:t>
              </w:r>
              <w:proofErr w:type="spellStart"/>
              <w:r w:rsidRPr="00002D6B">
                <w:rPr>
                  <w:rFonts w:ascii="Consolas" w:eastAsia="Consolas" w:hAnsi="Consolas" w:cs="Consolas"/>
                  <w:color w:val="5C5C5C"/>
                  <w:sz w:val="21"/>
                </w:rPr>
                <w:t>c_m_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w:t>
              </w:r>
            </w:ins>
          </w:p>
          <w:p w14:paraId="3843169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80"/>
              <w:jc w:val="left"/>
              <w:rPr>
                <w:ins w:id="6479" w:author="yukina minato" w:date="2025-09-07T17:10:00Z" w16du:dateUtc="2025-09-07T09:10:00Z"/>
                <w:rFonts w:eastAsia="宋体"/>
                <w:color w:val="5C5C5C"/>
                <w:szCs w:val="22"/>
              </w:rPr>
            </w:pPr>
          </w:p>
          <w:p w14:paraId="00C76AB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480" w:author="yukina minato" w:date="2025-09-07T17:10:00Z" w16du:dateUtc="2025-09-07T09:10:00Z"/>
                <w:rFonts w:eastAsia="宋体"/>
                <w:color w:val="5C5C5C"/>
                <w:szCs w:val="22"/>
              </w:rPr>
            </w:pPr>
            <w:ins w:id="6481" w:author="yukina minato" w:date="2025-09-07T17:10:00Z" w16du:dateUtc="2025-09-07T09:10:00Z">
              <w:r w:rsidRPr="00002D6B">
                <w:rPr>
                  <w:rFonts w:ascii="Consolas" w:eastAsia="Consolas" w:hAnsi="Consolas" w:cs="Consolas"/>
                  <w:color w:val="4078F2"/>
                  <w:sz w:val="21"/>
                </w:rPr>
                <w:t>@jit(nopython=</w:t>
              </w:r>
              <w:r w:rsidRPr="00002D6B">
                <w:rPr>
                  <w:rFonts w:ascii="Consolas" w:eastAsia="Consolas" w:hAnsi="Consolas" w:cs="Consolas"/>
                  <w:color w:val="0184BB"/>
                  <w:sz w:val="21"/>
                </w:rPr>
                <w:t>True</w:t>
              </w:r>
              <w:r w:rsidRPr="00002D6B">
                <w:rPr>
                  <w:rFonts w:ascii="Consolas" w:eastAsia="Consolas" w:hAnsi="Consolas" w:cs="Consolas"/>
                  <w:color w:val="4078F2"/>
                  <w:sz w:val="21"/>
                </w:rPr>
                <w:t>)</w:t>
              </w:r>
            </w:ins>
          </w:p>
          <w:p w14:paraId="7D55B49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82" w:author="yukina minato" w:date="2025-09-07T17:10:00Z" w16du:dateUtc="2025-09-07T09:10:00Z"/>
                <w:rFonts w:eastAsia="宋体"/>
                <w:color w:val="5C5C5C"/>
                <w:szCs w:val="22"/>
              </w:rPr>
            </w:pPr>
            <w:ins w:id="6483" w:author="yukina minato" w:date="2025-09-07T17:10:00Z" w16du:dateUtc="2025-09-07T09:10:00Z">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p_d_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point, </w:t>
              </w:r>
              <w:proofErr w:type="spellStart"/>
              <w:r w:rsidRPr="00002D6B">
                <w:rPr>
                  <w:rFonts w:ascii="Consolas" w:eastAsia="Consolas" w:hAnsi="Consolas" w:cs="Consolas"/>
                  <w:color w:val="5C5C5C"/>
                  <w:sz w:val="21"/>
                  <w:shd w:val="clear" w:color="auto" w:fill="F8F8F8"/>
                </w:rPr>
                <w:t>l_s_ggg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l_e_ggg</w:t>
              </w:r>
              <w:proofErr w:type="spellEnd"/>
              <w:r w:rsidRPr="00002D6B">
                <w:rPr>
                  <w:rFonts w:ascii="Consolas" w:eastAsia="Consolas" w:hAnsi="Consolas" w:cs="Consolas"/>
                  <w:color w:val="5C5C5C"/>
                  <w:sz w:val="21"/>
                  <w:shd w:val="clear" w:color="auto" w:fill="F8F8F8"/>
                </w:rPr>
                <w:t>):</w:t>
              </w:r>
            </w:ins>
          </w:p>
          <w:p w14:paraId="5BFEC57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484" w:author="yukina minato" w:date="2025-09-07T17:10:00Z" w16du:dateUtc="2025-09-07T09:10:00Z"/>
                <w:rFonts w:eastAsia="宋体"/>
                <w:color w:val="5C5C5C"/>
                <w:szCs w:val="22"/>
              </w:rPr>
            </w:pPr>
            <w:ins w:id="6485"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l_v_ggg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l_e_ggg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l_s_ggg</w:t>
              </w:r>
              <w:proofErr w:type="spellEnd"/>
            </w:ins>
          </w:p>
          <w:p w14:paraId="57EAA1A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86" w:author="yukina minato" w:date="2025-09-07T17:10:00Z" w16du:dateUtc="2025-09-07T09:10:00Z"/>
                <w:rFonts w:eastAsia="宋体"/>
                <w:color w:val="5C5C5C"/>
                <w:szCs w:val="22"/>
              </w:rPr>
            </w:pPr>
            <w:ins w:id="6487"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p_v_ggg</w:t>
              </w:r>
              <w:proofErr w:type="spellEnd"/>
              <w:r w:rsidRPr="00002D6B">
                <w:rPr>
                  <w:rFonts w:ascii="Consolas" w:eastAsia="Consolas" w:hAnsi="Consolas" w:cs="Consolas"/>
                  <w:color w:val="5C5C5C"/>
                  <w:sz w:val="21"/>
                  <w:shd w:val="clear" w:color="auto" w:fill="F8F8F8"/>
                </w:rPr>
                <w:t> = point - </w:t>
              </w:r>
              <w:proofErr w:type="spellStart"/>
              <w:r w:rsidRPr="00002D6B">
                <w:rPr>
                  <w:rFonts w:ascii="Consolas" w:eastAsia="Consolas" w:hAnsi="Consolas" w:cs="Consolas"/>
                  <w:color w:val="5C5C5C"/>
                  <w:sz w:val="21"/>
                  <w:shd w:val="clear" w:color="auto" w:fill="F8F8F8"/>
                </w:rPr>
                <w:t>l_s_ggg</w:t>
              </w:r>
              <w:proofErr w:type="spellEnd"/>
            </w:ins>
          </w:p>
          <w:p w14:paraId="5F475BD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488" w:author="yukina minato" w:date="2025-09-07T17:10:00Z" w16du:dateUtc="2025-09-07T09:10:00Z"/>
                <w:rFonts w:eastAsia="宋体"/>
                <w:color w:val="5C5C5C"/>
                <w:szCs w:val="22"/>
              </w:rPr>
            </w:pPr>
            <w:ins w:id="6489" w:author="yukina minato" w:date="2025-09-07T17:10:00Z" w16du:dateUtc="2025-09-07T09:10:00Z">
              <w:r w:rsidRPr="00002D6B">
                <w:rPr>
                  <w:rFonts w:ascii="Consolas" w:eastAsia="Consolas" w:hAnsi="Consolas" w:cs="Consolas"/>
                  <w:color w:val="5C5C5C"/>
                  <w:sz w:val="21"/>
                </w:rPr>
                <w:t>    l_l_ggg = </w:t>
              </w:r>
              <w:proofErr w:type="gramStart"/>
              <w:r w:rsidRPr="00002D6B">
                <w:rPr>
                  <w:rFonts w:ascii="Consolas" w:eastAsia="Consolas" w:hAnsi="Consolas" w:cs="Consolas"/>
                  <w:color w:val="5C5C5C"/>
                  <w:sz w:val="21"/>
                </w:rPr>
                <w:t>np.sqrt</w:t>
              </w:r>
              <w:proofErr w:type="gramEnd"/>
              <w:r w:rsidRPr="00002D6B">
                <w:rPr>
                  <w:rFonts w:ascii="Consolas" w:eastAsia="Consolas" w:hAnsi="Consolas" w:cs="Consolas"/>
                  <w:color w:val="5C5C5C"/>
                  <w:sz w:val="21"/>
                </w:rPr>
                <w:t>(l_v_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986801"/>
                  <w:sz w:val="21"/>
                </w:rPr>
                <w:t>0</w:t>
              </w:r>
              <w:r w:rsidRPr="00002D6B">
                <w:rPr>
                  <w:rFonts w:ascii="Consolas" w:eastAsia="Consolas" w:hAnsi="Consolas" w:cs="Consolas"/>
                  <w:color w:val="5C5C5C"/>
                  <w:sz w:val="21"/>
                </w:rPr>
                <w:t>] ** </w:t>
              </w:r>
              <w:r w:rsidRPr="00002D6B">
                <w:rPr>
                  <w:rFonts w:ascii="Consolas" w:eastAsia="Consolas" w:hAnsi="Consolas" w:cs="Consolas"/>
                  <w:color w:val="986801"/>
                  <w:sz w:val="21"/>
                </w:rPr>
                <w:t>2</w:t>
              </w:r>
              <w:r w:rsidRPr="00002D6B">
                <w:rPr>
                  <w:rFonts w:ascii="Consolas" w:eastAsia="Consolas" w:hAnsi="Consolas" w:cs="Consolas"/>
                  <w:color w:val="5C5C5C"/>
                  <w:sz w:val="21"/>
                </w:rPr>
                <w:t> + l_v_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 </w:t>
              </w:r>
              <w:r w:rsidRPr="00002D6B">
                <w:rPr>
                  <w:rFonts w:ascii="Consolas" w:eastAsia="Consolas" w:hAnsi="Consolas" w:cs="Consolas"/>
                  <w:color w:val="986801"/>
                  <w:sz w:val="21"/>
                </w:rPr>
                <w:t>2</w:t>
              </w:r>
              <w:r w:rsidRPr="00002D6B">
                <w:rPr>
                  <w:rFonts w:ascii="Consolas" w:eastAsia="Consolas" w:hAnsi="Consolas" w:cs="Consolas"/>
                  <w:color w:val="5C5C5C"/>
                  <w:sz w:val="21"/>
                </w:rPr>
                <w:t> + l_v_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 </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4F9AB2A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90" w:author="yukina minato" w:date="2025-09-07T17:10:00Z" w16du:dateUtc="2025-09-07T09:10:00Z"/>
                <w:rFonts w:eastAsia="宋体"/>
                <w:color w:val="5C5C5C"/>
                <w:szCs w:val="22"/>
              </w:rPr>
            </w:pPr>
            <w:ins w:id="6491"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l_u_ggg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l_v_ggg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l_l_ggg</w:t>
              </w:r>
              <w:proofErr w:type="spellEnd"/>
            </w:ins>
          </w:p>
          <w:p w14:paraId="7CC473F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492" w:author="yukina minato" w:date="2025-09-07T17:10:00Z" w16du:dateUtc="2025-09-07T09:10:00Z"/>
                <w:rFonts w:eastAsia="宋体"/>
                <w:color w:val="5C5C5C"/>
                <w:szCs w:val="22"/>
              </w:rPr>
            </w:pPr>
            <w:ins w:id="6493"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p_s_ggg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p_v_ggg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l_l_ggg</w:t>
              </w:r>
              <w:proofErr w:type="spellEnd"/>
            </w:ins>
          </w:p>
          <w:p w14:paraId="17A135D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94" w:author="yukina minato" w:date="2025-09-07T17:10:00Z" w16du:dateUtc="2025-09-07T09:10:00Z"/>
                <w:rFonts w:eastAsia="宋体"/>
                <w:color w:val="5C5C5C"/>
                <w:szCs w:val="22"/>
              </w:rPr>
            </w:pPr>
            <w:ins w:id="6495" w:author="yukina minato" w:date="2025-09-07T17:10:00Z" w16du:dateUtc="2025-09-07T09:10:00Z">
              <w:r w:rsidRPr="00002D6B">
                <w:rPr>
                  <w:rFonts w:ascii="Consolas" w:eastAsia="Consolas" w:hAnsi="Consolas" w:cs="Consolas"/>
                  <w:color w:val="5C5C5C"/>
                  <w:sz w:val="21"/>
                  <w:shd w:val="clear" w:color="auto" w:fill="F8F8F8"/>
                </w:rPr>
                <w:t>    t = l_u_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 p_s_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 l_u_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p_s_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l_u_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p_s_</w:t>
              </w:r>
              <w:proofErr w:type="gramStart"/>
              <w:r w:rsidRPr="00002D6B">
                <w:rPr>
                  <w:rFonts w:ascii="Consolas" w:eastAsia="Consolas" w:hAnsi="Consolas" w:cs="Consolas"/>
                  <w:color w:val="5C5C5C"/>
                  <w:sz w:val="21"/>
                  <w:shd w:val="clear" w:color="auto" w:fill="F8F8F8"/>
                </w:rPr>
                <w:t>ggg[</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1E9AC5E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496" w:author="yukina minato" w:date="2025-09-07T17:10:00Z" w16du:dateUtc="2025-09-07T09:10:00Z"/>
                <w:rFonts w:eastAsia="宋体"/>
                <w:color w:val="5C5C5C"/>
                <w:szCs w:val="22"/>
              </w:rPr>
            </w:pPr>
            <w:ins w:id="6497" w:author="yukina minato" w:date="2025-09-07T17:10:00Z" w16du:dateUtc="2025-09-07T09:10:00Z">
              <w:r w:rsidRPr="00002D6B">
                <w:rPr>
                  <w:rFonts w:ascii="Consolas" w:eastAsia="Consolas" w:hAnsi="Consolas" w:cs="Consolas"/>
                  <w:color w:val="5C5C5C"/>
                  <w:sz w:val="21"/>
                </w:rPr>
                <w:t>    t = </w:t>
              </w:r>
              <w:proofErr w:type="gramStart"/>
              <w:r w:rsidRPr="00002D6B">
                <w:rPr>
                  <w:rFonts w:ascii="Consolas" w:eastAsia="Consolas" w:hAnsi="Consolas" w:cs="Consolas"/>
                  <w:color w:val="C18401"/>
                  <w:sz w:val="21"/>
                </w:rPr>
                <w:t>max</w:t>
              </w:r>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0.0</w:t>
              </w:r>
              <w:r w:rsidRPr="00002D6B">
                <w:rPr>
                  <w:rFonts w:ascii="Consolas" w:eastAsia="Consolas" w:hAnsi="Consolas" w:cs="Consolas"/>
                  <w:color w:val="5C5C5C"/>
                  <w:sz w:val="21"/>
                </w:rPr>
                <w:t>, </w:t>
              </w:r>
              <w:proofErr w:type="gramStart"/>
              <w:r w:rsidRPr="00002D6B">
                <w:rPr>
                  <w:rFonts w:ascii="Consolas" w:eastAsia="Consolas" w:hAnsi="Consolas" w:cs="Consolas"/>
                  <w:color w:val="C18401"/>
                  <w:sz w:val="21"/>
                </w:rPr>
                <w:t>min</w:t>
              </w:r>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1.0</w:t>
              </w:r>
              <w:r w:rsidRPr="00002D6B">
                <w:rPr>
                  <w:rFonts w:ascii="Consolas" w:eastAsia="Consolas" w:hAnsi="Consolas" w:cs="Consolas"/>
                  <w:color w:val="5C5C5C"/>
                  <w:sz w:val="21"/>
                </w:rPr>
                <w:t>, t))</w:t>
              </w:r>
            </w:ins>
          </w:p>
          <w:p w14:paraId="32A812F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498" w:author="yukina minato" w:date="2025-09-07T17:10:00Z" w16du:dateUtc="2025-09-07T09:10:00Z"/>
                <w:rFonts w:eastAsia="宋体"/>
                <w:color w:val="5C5C5C"/>
                <w:szCs w:val="22"/>
              </w:rPr>
            </w:pPr>
            <w:ins w:id="6499"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n_p_ggg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l_s_ggg</w:t>
              </w:r>
              <w:proofErr w:type="spellEnd"/>
              <w:r w:rsidRPr="00002D6B">
                <w:rPr>
                  <w:rFonts w:ascii="Consolas" w:eastAsia="Consolas" w:hAnsi="Consolas" w:cs="Consolas"/>
                  <w:color w:val="5C5C5C"/>
                  <w:sz w:val="21"/>
                  <w:shd w:val="clear" w:color="auto" w:fill="F8F8F8"/>
                </w:rPr>
                <w:t> + t * </w:t>
              </w:r>
              <w:proofErr w:type="spellStart"/>
              <w:r w:rsidRPr="00002D6B">
                <w:rPr>
                  <w:rFonts w:ascii="Consolas" w:eastAsia="Consolas" w:hAnsi="Consolas" w:cs="Consolas"/>
                  <w:color w:val="5C5C5C"/>
                  <w:sz w:val="21"/>
                  <w:shd w:val="clear" w:color="auto" w:fill="F8F8F8"/>
                </w:rPr>
                <w:t>l_v_ggg</w:t>
              </w:r>
              <w:proofErr w:type="spellEnd"/>
            </w:ins>
          </w:p>
          <w:p w14:paraId="74ECE0A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00" w:author="yukina minato" w:date="2025-09-07T17:10:00Z" w16du:dateUtc="2025-09-07T09:10:00Z"/>
                <w:rFonts w:eastAsia="宋体"/>
                <w:color w:val="5C5C5C"/>
                <w:szCs w:val="22"/>
              </w:rPr>
            </w:pPr>
            <w:ins w:id="6501" w:author="yukina minato" w:date="2025-09-07T17:10:00Z" w16du:dateUtc="2025-09-07T09:10:00Z">
              <w:r w:rsidRPr="00002D6B">
                <w:rPr>
                  <w:rFonts w:ascii="Consolas" w:eastAsia="Consolas" w:hAnsi="Consolas" w:cs="Consolas"/>
                  <w:color w:val="5C5C5C"/>
                  <w:sz w:val="21"/>
                </w:rPr>
                <w:t>    dx = </w:t>
              </w:r>
              <w:proofErr w:type="spellStart"/>
              <w:r w:rsidRPr="00002D6B">
                <w:rPr>
                  <w:rFonts w:ascii="Consolas" w:eastAsia="Consolas" w:hAnsi="Consolas" w:cs="Consolas"/>
                  <w:color w:val="5C5C5C"/>
                  <w:sz w:val="21"/>
                </w:rPr>
                <w:t>n_p_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0</w:t>
              </w:r>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point[</w:t>
              </w:r>
              <w:proofErr w:type="gramEnd"/>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3E734CB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02" w:author="yukina minato" w:date="2025-09-07T17:10:00Z" w16du:dateUtc="2025-09-07T09:10:00Z"/>
                <w:rFonts w:eastAsia="宋体"/>
                <w:color w:val="5C5C5C"/>
                <w:szCs w:val="22"/>
              </w:rPr>
            </w:pPr>
            <w:ins w:id="6503"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dy</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n_p_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point[</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685317F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04" w:author="yukina minato" w:date="2025-09-07T17:10:00Z" w16du:dateUtc="2025-09-07T09:10:00Z"/>
                <w:rFonts w:eastAsia="宋体"/>
                <w:color w:val="5C5C5C"/>
                <w:szCs w:val="22"/>
              </w:rPr>
            </w:pPr>
            <w:ins w:id="6505"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dz</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n_p_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point[</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56CB58D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06" w:author="yukina minato" w:date="2025-09-07T17:10:00Z" w16du:dateUtc="2025-09-07T09:10:00Z"/>
                <w:rFonts w:eastAsia="宋体"/>
                <w:color w:val="5C5C5C"/>
                <w:szCs w:val="22"/>
              </w:rPr>
            </w:pPr>
            <w:ins w:id="6507"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np.sqrt</w:t>
              </w:r>
              <w:proofErr w:type="spellEnd"/>
              <w:proofErr w:type="gramEnd"/>
              <w:r w:rsidRPr="00002D6B">
                <w:rPr>
                  <w:rFonts w:ascii="Consolas" w:eastAsia="Consolas" w:hAnsi="Consolas" w:cs="Consolas"/>
                  <w:color w:val="5C5C5C"/>
                  <w:sz w:val="21"/>
                  <w:shd w:val="clear" w:color="auto" w:fill="F8F8F8"/>
                </w:rPr>
                <w:t>(dx * dx + </w:t>
              </w:r>
              <w:proofErr w:type="spellStart"/>
              <w:r w:rsidRPr="00002D6B">
                <w:rPr>
                  <w:rFonts w:ascii="Consolas" w:eastAsia="Consolas" w:hAnsi="Consolas" w:cs="Consolas"/>
                  <w:color w:val="5C5C5C"/>
                  <w:sz w:val="21"/>
                  <w:shd w:val="clear" w:color="auto" w:fill="F8F8F8"/>
                </w:rPr>
                <w:t>dy</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dy</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dz</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dz</w:t>
              </w:r>
              <w:proofErr w:type="spellEnd"/>
              <w:r w:rsidRPr="00002D6B">
                <w:rPr>
                  <w:rFonts w:ascii="Consolas" w:eastAsia="Consolas" w:hAnsi="Consolas" w:cs="Consolas"/>
                  <w:color w:val="5C5C5C"/>
                  <w:sz w:val="21"/>
                  <w:shd w:val="clear" w:color="auto" w:fill="F8F8F8"/>
                </w:rPr>
                <w:t>)</w:t>
              </w:r>
            </w:ins>
          </w:p>
          <w:p w14:paraId="521CF2F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6508" w:author="yukina minato" w:date="2025-09-07T17:10:00Z" w16du:dateUtc="2025-09-07T09:10:00Z"/>
                <w:rFonts w:eastAsia="宋体"/>
                <w:color w:val="5C5C5C"/>
                <w:szCs w:val="22"/>
              </w:rPr>
            </w:pPr>
          </w:p>
          <w:p w14:paraId="3BA2086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09" w:author="yukina minato" w:date="2025-09-07T17:10:00Z" w16du:dateUtc="2025-09-07T09:10:00Z"/>
                <w:rFonts w:eastAsia="宋体"/>
                <w:color w:val="5C5C5C"/>
                <w:szCs w:val="22"/>
              </w:rPr>
            </w:pPr>
            <w:ins w:id="6510" w:author="yukina minato" w:date="2025-09-07T17:10:00Z" w16du:dateUtc="2025-09-07T09:10:00Z">
              <w:r w:rsidRPr="00002D6B">
                <w:rPr>
                  <w:rFonts w:ascii="Consolas" w:eastAsia="Consolas" w:hAnsi="Consolas" w:cs="Consolas"/>
                  <w:color w:val="4078F2"/>
                  <w:sz w:val="21"/>
                  <w:shd w:val="clear" w:color="auto" w:fill="F8F8F8"/>
                </w:rPr>
                <w:t>@jit(nopython=</w:t>
              </w:r>
              <w:r w:rsidRPr="00002D6B">
                <w:rPr>
                  <w:rFonts w:ascii="Consolas" w:eastAsia="Consolas" w:hAnsi="Consolas" w:cs="Consolas"/>
                  <w:color w:val="0184BB"/>
                  <w:sz w:val="21"/>
                  <w:shd w:val="clear" w:color="auto" w:fill="F8F8F8"/>
                </w:rPr>
                <w:t>True</w:t>
              </w:r>
              <w:r w:rsidRPr="00002D6B">
                <w:rPr>
                  <w:rFonts w:ascii="Consolas" w:eastAsia="Consolas" w:hAnsi="Consolas" w:cs="Consolas"/>
                  <w:color w:val="4078F2"/>
                  <w:sz w:val="21"/>
                  <w:shd w:val="clear" w:color="auto" w:fill="F8F8F8"/>
                </w:rPr>
                <w:t>)</w:t>
              </w:r>
            </w:ins>
          </w:p>
          <w:p w14:paraId="52286DD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11" w:author="yukina minato" w:date="2025-09-07T17:10:00Z" w16du:dateUtc="2025-09-07T09:10:00Z"/>
                <w:rFonts w:eastAsia="宋体"/>
                <w:color w:val="5C5C5C"/>
                <w:szCs w:val="22"/>
              </w:rPr>
            </w:pPr>
            <w:ins w:id="6512" w:author="yukina minato" w:date="2025-09-07T17:10:00Z" w16du:dateUtc="2025-09-07T09:10:00Z">
              <w:r w:rsidRPr="00002D6B">
                <w:rPr>
                  <w:rFonts w:ascii="Consolas" w:eastAsia="Consolas" w:hAnsi="Consolas" w:cs="Consolas"/>
                  <w:color w:val="A626A4"/>
                  <w:sz w:val="21"/>
                </w:rPr>
                <w:t>def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i_o_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m_p_ggg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s_c_ggg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s_r_ggg</w:t>
              </w:r>
              <w:proofErr w:type="spellEnd"/>
              <w:r w:rsidRPr="00002D6B">
                <w:rPr>
                  <w:rFonts w:ascii="Consolas" w:eastAsia="Consolas" w:hAnsi="Consolas" w:cs="Consolas"/>
                  <w:color w:val="5C5C5C"/>
                  <w:sz w:val="21"/>
                </w:rPr>
                <w:t>):</w:t>
              </w:r>
            </w:ins>
          </w:p>
          <w:p w14:paraId="740AD3E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13" w:author="yukina minato" w:date="2025-09-07T17:10:00Z" w16du:dateUtc="2025-09-07T09:10:00Z"/>
                <w:rFonts w:eastAsia="宋体"/>
                <w:color w:val="5C5C5C"/>
                <w:szCs w:val="22"/>
              </w:rPr>
            </w:pPr>
            <w:ins w:id="6514"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p_d_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s_c_ggg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t_p_ggg</w:t>
              </w:r>
              <w:proofErr w:type="spellEnd"/>
              <w:r w:rsidRPr="00002D6B">
                <w:rPr>
                  <w:rFonts w:ascii="Consolas" w:eastAsia="Consolas" w:hAnsi="Consolas" w:cs="Consolas"/>
                  <w:color w:val="5C5C5C"/>
                  <w:sz w:val="21"/>
                  <w:shd w:val="clear" w:color="auto" w:fill="F8F8F8"/>
                </w:rPr>
                <w:t>) &lt;= </w:t>
              </w:r>
              <w:proofErr w:type="spellStart"/>
              <w:r w:rsidRPr="00002D6B">
                <w:rPr>
                  <w:rFonts w:ascii="Consolas" w:eastAsia="Consolas" w:hAnsi="Consolas" w:cs="Consolas"/>
                  <w:color w:val="5C5C5C"/>
                  <w:sz w:val="21"/>
                  <w:shd w:val="clear" w:color="auto" w:fill="F8F8F8"/>
                </w:rPr>
                <w:t>s_r_ggg</w:t>
              </w:r>
              <w:proofErr w:type="spellEnd"/>
            </w:ins>
          </w:p>
          <w:p w14:paraId="5E7130D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6515" w:author="yukina minato" w:date="2025-09-07T17:10:00Z" w16du:dateUtc="2025-09-07T09:10:00Z"/>
                <w:rFonts w:eastAsia="宋体"/>
                <w:color w:val="5C5C5C"/>
                <w:szCs w:val="22"/>
              </w:rPr>
            </w:pPr>
          </w:p>
          <w:p w14:paraId="376BB12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16" w:author="yukina minato" w:date="2025-09-07T17:10:00Z" w16du:dateUtc="2025-09-07T09:10:00Z"/>
                <w:rFonts w:eastAsia="宋体"/>
                <w:color w:val="5C5C5C"/>
                <w:szCs w:val="22"/>
              </w:rPr>
            </w:pPr>
            <w:ins w:id="6517" w:author="yukina minato" w:date="2025-09-07T17:10:00Z" w16du:dateUtc="2025-09-07T09:10:00Z">
              <w:r w:rsidRPr="00002D6B">
                <w:rPr>
                  <w:rFonts w:ascii="Consolas" w:eastAsia="Consolas" w:hAnsi="Consolas" w:cs="Consolas"/>
                  <w:color w:val="4078F2"/>
                  <w:sz w:val="21"/>
                  <w:shd w:val="clear" w:color="auto" w:fill="F8F8F8"/>
                </w:rPr>
                <w:t>@jit(nopython=</w:t>
              </w:r>
              <w:r w:rsidRPr="00002D6B">
                <w:rPr>
                  <w:rFonts w:ascii="Consolas" w:eastAsia="Consolas" w:hAnsi="Consolas" w:cs="Consolas"/>
                  <w:color w:val="0184BB"/>
                  <w:sz w:val="21"/>
                  <w:shd w:val="clear" w:color="auto" w:fill="F8F8F8"/>
                </w:rPr>
                <w:t>True</w:t>
              </w:r>
              <w:r w:rsidRPr="00002D6B">
                <w:rPr>
                  <w:rFonts w:ascii="Consolas" w:eastAsia="Consolas" w:hAnsi="Consolas" w:cs="Consolas"/>
                  <w:color w:val="4078F2"/>
                  <w:sz w:val="21"/>
                  <w:shd w:val="clear" w:color="auto" w:fill="F8F8F8"/>
                </w:rPr>
                <w:t>)</w:t>
              </w:r>
            </w:ins>
          </w:p>
          <w:p w14:paraId="3977E11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18" w:author="yukina minato" w:date="2025-09-07T17:10:00Z" w16du:dateUtc="2025-09-07T09:10:00Z"/>
                <w:rFonts w:eastAsia="宋体"/>
                <w:color w:val="5C5C5C"/>
                <w:szCs w:val="22"/>
              </w:rPr>
            </w:pPr>
            <w:ins w:id="6519" w:author="yukina minato" w:date="2025-09-07T17:10:00Z" w16du:dateUtc="2025-09-07T09:10:00Z">
              <w:r w:rsidRPr="00002D6B">
                <w:rPr>
                  <w:rFonts w:ascii="Consolas" w:eastAsia="Consolas" w:hAnsi="Consolas" w:cs="Consolas"/>
                  <w:color w:val="A626A4"/>
                  <w:sz w:val="21"/>
                </w:rPr>
                <w:t>def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i_t_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m_p_ggg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s_c_ggg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s_r_ggg</w:t>
              </w:r>
              <w:proofErr w:type="spellEnd"/>
              <w:r w:rsidRPr="00002D6B">
                <w:rPr>
                  <w:rFonts w:ascii="Consolas" w:eastAsia="Consolas" w:hAnsi="Consolas" w:cs="Consolas"/>
                  <w:color w:val="5C5C5C"/>
                  <w:sz w:val="21"/>
                </w:rPr>
                <w:t>):</w:t>
              </w:r>
            </w:ins>
          </w:p>
          <w:p w14:paraId="4703D50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20" w:author="yukina minato" w:date="2025-09-07T17:10:00Z" w16du:dateUtc="2025-09-07T09:10:00Z"/>
                <w:rFonts w:eastAsia="宋体"/>
                <w:color w:val="5C5C5C"/>
                <w:szCs w:val="22"/>
              </w:rPr>
            </w:pPr>
            <w:ins w:id="6521"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T_A_GGG.shape</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790F351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22" w:author="yukina minato" w:date="2025-09-07T17:10:00Z" w16du:dateUtc="2025-09-07T09:10:00Z"/>
                <w:rFonts w:eastAsia="宋体"/>
                <w:color w:val="5C5C5C"/>
                <w:szCs w:val="22"/>
              </w:rPr>
            </w:pPr>
            <w:ins w:id="6523"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t_p_ggg</w:t>
              </w:r>
              <w:proofErr w:type="spellEnd"/>
              <w:r w:rsidRPr="00002D6B">
                <w:rPr>
                  <w:rFonts w:ascii="Consolas" w:eastAsia="Consolas" w:hAnsi="Consolas" w:cs="Consolas"/>
                  <w:color w:val="5C5C5C"/>
                  <w:sz w:val="21"/>
                </w:rPr>
                <w:t> = T_A_GGG[</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w:t>
              </w:r>
            </w:ins>
          </w:p>
          <w:p w14:paraId="5773C5B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24" w:author="yukina minato" w:date="2025-09-07T17:10:00Z" w16du:dateUtc="2025-09-07T09:10:00Z"/>
                <w:rFonts w:eastAsia="宋体"/>
                <w:color w:val="5C5C5C"/>
                <w:szCs w:val="22"/>
              </w:rPr>
            </w:pPr>
            <w:ins w:id="6525" w:author="yukina minato" w:date="2025-09-07T17:10:00Z" w16du:dateUtc="2025-09-07T09:10:00Z">
              <w:r w:rsidRPr="00002D6B">
                <w:rPr>
                  <w:rFonts w:ascii="Consolas" w:eastAsia="Consolas" w:hAnsi="Consolas" w:cs="Consolas"/>
                  <w:color w:val="5C5C5C"/>
                  <w:sz w:val="21"/>
                  <w:shd w:val="clear" w:color="auto" w:fill="F8F8F8"/>
                </w:rPr>
                <w:t>        obscured = </w:t>
              </w:r>
              <w:r w:rsidRPr="00002D6B">
                <w:rPr>
                  <w:rFonts w:ascii="Consolas" w:eastAsia="Consolas" w:hAnsi="Consolas" w:cs="Consolas"/>
                  <w:color w:val="0184BB"/>
                  <w:sz w:val="21"/>
                  <w:shd w:val="clear" w:color="auto" w:fill="F8F8F8"/>
                </w:rPr>
                <w:t>False</w:t>
              </w:r>
            </w:ins>
          </w:p>
          <w:p w14:paraId="0F75A12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26" w:author="yukina minato" w:date="2025-09-07T17:10:00Z" w16du:dateUtc="2025-09-07T09:10:00Z"/>
                <w:rFonts w:eastAsia="宋体"/>
                <w:color w:val="5C5C5C"/>
                <w:szCs w:val="22"/>
              </w:rPr>
            </w:pPr>
            <w:ins w:id="6527"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j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r w:rsidRPr="00002D6B">
                <w:rPr>
                  <w:rFonts w:ascii="Consolas" w:eastAsia="Consolas" w:hAnsi="Consolas" w:cs="Consolas"/>
                  <w:color w:val="C18401"/>
                  <w:sz w:val="21"/>
                </w:rPr>
                <w:t>range</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s_c_</w:t>
              </w:r>
              <w:proofErr w:type="gramStart"/>
              <w:r w:rsidRPr="00002D6B">
                <w:rPr>
                  <w:rFonts w:ascii="Consolas" w:eastAsia="Consolas" w:hAnsi="Consolas" w:cs="Consolas"/>
                  <w:color w:val="5C5C5C"/>
                  <w:sz w:val="21"/>
                </w:rPr>
                <w:t>ggg.shape</w:t>
              </w:r>
              <w:proofErr w:type="spellEnd"/>
              <w:proofErr w:type="gramEnd"/>
              <w:r w:rsidRPr="00002D6B">
                <w:rPr>
                  <w:rFonts w:ascii="Consolas" w:eastAsia="Consolas" w:hAnsi="Consolas" w:cs="Consolas"/>
                  <w:color w:val="5C5C5C"/>
                  <w:sz w:val="21"/>
                </w:rPr>
                <w:t>[</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2EB51A0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28" w:author="yukina minato" w:date="2025-09-07T17:10:00Z" w16du:dateUtc="2025-09-07T09:10:00Z"/>
                <w:rFonts w:eastAsia="宋体"/>
                <w:color w:val="5C5C5C"/>
                <w:szCs w:val="22"/>
              </w:rPr>
            </w:pPr>
            <w:ins w:id="6529"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i_o_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m_p_ggg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s_c_ggg</w:t>
              </w:r>
              <w:proofErr w:type="spellEnd"/>
              <w:r w:rsidRPr="00002D6B">
                <w:rPr>
                  <w:rFonts w:ascii="Consolas" w:eastAsia="Consolas" w:hAnsi="Consolas" w:cs="Consolas"/>
                  <w:color w:val="5C5C5C"/>
                  <w:sz w:val="21"/>
                  <w:shd w:val="clear" w:color="auto" w:fill="F8F8F8"/>
                </w:rPr>
                <w:t>[j], </w:t>
              </w:r>
              <w:proofErr w:type="spellStart"/>
              <w:r w:rsidRPr="00002D6B">
                <w:rPr>
                  <w:rFonts w:ascii="Consolas" w:eastAsia="Consolas" w:hAnsi="Consolas" w:cs="Consolas"/>
                  <w:color w:val="5C5C5C"/>
                  <w:sz w:val="21"/>
                  <w:shd w:val="clear" w:color="auto" w:fill="F8F8F8"/>
                </w:rPr>
                <w:t>s_r_ggg</w:t>
              </w:r>
              <w:proofErr w:type="spellEnd"/>
              <w:r w:rsidRPr="00002D6B">
                <w:rPr>
                  <w:rFonts w:ascii="Consolas" w:eastAsia="Consolas" w:hAnsi="Consolas" w:cs="Consolas"/>
                  <w:color w:val="5C5C5C"/>
                  <w:sz w:val="21"/>
                  <w:shd w:val="clear" w:color="auto" w:fill="F8F8F8"/>
                </w:rPr>
                <w:t>):</w:t>
              </w:r>
            </w:ins>
          </w:p>
          <w:p w14:paraId="74B57BB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30" w:author="yukina minato" w:date="2025-09-07T17:10:00Z" w16du:dateUtc="2025-09-07T09:10:00Z"/>
                <w:rFonts w:eastAsia="宋体"/>
                <w:color w:val="5C5C5C"/>
                <w:szCs w:val="22"/>
              </w:rPr>
            </w:pPr>
            <w:ins w:id="6531" w:author="yukina minato" w:date="2025-09-07T17:10:00Z" w16du:dateUtc="2025-09-07T09:10:00Z">
              <w:r w:rsidRPr="00002D6B">
                <w:rPr>
                  <w:rFonts w:ascii="Consolas" w:eastAsia="Consolas" w:hAnsi="Consolas" w:cs="Consolas"/>
                  <w:color w:val="5C5C5C"/>
                  <w:sz w:val="21"/>
                </w:rPr>
                <w:t>                obscured = </w:t>
              </w:r>
              <w:r w:rsidRPr="00002D6B">
                <w:rPr>
                  <w:rFonts w:ascii="Consolas" w:eastAsia="Consolas" w:hAnsi="Consolas" w:cs="Consolas"/>
                  <w:color w:val="0184BB"/>
                  <w:sz w:val="21"/>
                </w:rPr>
                <w:t>True</w:t>
              </w:r>
            </w:ins>
          </w:p>
          <w:p w14:paraId="7157827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32" w:author="yukina minato" w:date="2025-09-07T17:10:00Z" w16du:dateUtc="2025-09-07T09:10:00Z"/>
                <w:rFonts w:eastAsia="宋体"/>
                <w:color w:val="5C5C5C"/>
                <w:szCs w:val="22"/>
              </w:rPr>
            </w:pPr>
            <w:ins w:id="6533"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break</w:t>
              </w:r>
            </w:ins>
          </w:p>
          <w:p w14:paraId="453482D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34" w:author="yukina minato" w:date="2025-09-07T17:10:00Z" w16du:dateUtc="2025-09-07T09:10:00Z"/>
                <w:rFonts w:eastAsia="宋体"/>
                <w:color w:val="5C5C5C"/>
                <w:szCs w:val="22"/>
              </w:rPr>
            </w:pPr>
            <w:ins w:id="6535"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r w:rsidRPr="00002D6B">
                <w:rPr>
                  <w:rFonts w:ascii="Consolas" w:eastAsia="Consolas" w:hAnsi="Consolas" w:cs="Consolas"/>
                  <w:color w:val="A626A4"/>
                  <w:sz w:val="21"/>
                </w:rPr>
                <w:t>not</w:t>
              </w:r>
              <w:r w:rsidRPr="00002D6B">
                <w:rPr>
                  <w:rFonts w:ascii="Consolas" w:eastAsia="Consolas" w:hAnsi="Consolas" w:cs="Consolas"/>
                  <w:color w:val="5C5C5C"/>
                  <w:sz w:val="21"/>
                </w:rPr>
                <w:t> obscured:</w:t>
              </w:r>
            </w:ins>
          </w:p>
          <w:p w14:paraId="0A8D59B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36" w:author="yukina minato" w:date="2025-09-07T17:10:00Z" w16du:dateUtc="2025-09-07T09:10:00Z"/>
                <w:rFonts w:eastAsia="宋体"/>
                <w:color w:val="5C5C5C"/>
                <w:szCs w:val="22"/>
              </w:rPr>
            </w:pPr>
            <w:ins w:id="6537"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0184BB"/>
                  <w:sz w:val="21"/>
                  <w:shd w:val="clear" w:color="auto" w:fill="F8F8F8"/>
                </w:rPr>
                <w:t>False</w:t>
              </w:r>
            </w:ins>
          </w:p>
          <w:p w14:paraId="6BB6830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38" w:author="yukina minato" w:date="2025-09-07T17:10:00Z" w16du:dateUtc="2025-09-07T09:10:00Z"/>
                <w:rFonts w:eastAsia="宋体"/>
                <w:color w:val="5C5C5C"/>
                <w:szCs w:val="22"/>
              </w:rPr>
            </w:pPr>
            <w:ins w:id="6539"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w:t>
              </w:r>
              <w:r w:rsidRPr="00002D6B">
                <w:rPr>
                  <w:rFonts w:ascii="Consolas" w:eastAsia="Consolas" w:hAnsi="Consolas" w:cs="Consolas"/>
                  <w:color w:val="0184BB"/>
                  <w:sz w:val="21"/>
                </w:rPr>
                <w:t>True</w:t>
              </w:r>
            </w:ins>
          </w:p>
          <w:p w14:paraId="53CCEE4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80"/>
              <w:jc w:val="left"/>
              <w:rPr>
                <w:ins w:id="6540" w:author="yukina minato" w:date="2025-09-07T17:10:00Z" w16du:dateUtc="2025-09-07T09:10:00Z"/>
                <w:rFonts w:eastAsia="宋体"/>
                <w:color w:val="5C5C5C"/>
                <w:szCs w:val="22"/>
              </w:rPr>
            </w:pPr>
          </w:p>
          <w:p w14:paraId="77DDA15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41" w:author="yukina minato" w:date="2025-09-07T17:10:00Z" w16du:dateUtc="2025-09-07T09:10:00Z"/>
                <w:rFonts w:eastAsia="宋体"/>
                <w:color w:val="5C5C5C"/>
                <w:szCs w:val="22"/>
              </w:rPr>
            </w:pPr>
            <w:ins w:id="6542" w:author="yukina minato" w:date="2025-09-07T17:10:00Z" w16du:dateUtc="2025-09-07T09:10:00Z">
              <w:r w:rsidRPr="00002D6B">
                <w:rPr>
                  <w:rFonts w:ascii="Consolas" w:eastAsia="Consolas" w:hAnsi="Consolas" w:cs="Consolas"/>
                  <w:color w:val="4078F2"/>
                  <w:sz w:val="21"/>
                </w:rPr>
                <w:t>@jit(nopython=</w:t>
              </w:r>
              <w:r w:rsidRPr="00002D6B">
                <w:rPr>
                  <w:rFonts w:ascii="Consolas" w:eastAsia="Consolas" w:hAnsi="Consolas" w:cs="Consolas"/>
                  <w:color w:val="0184BB"/>
                  <w:sz w:val="21"/>
                </w:rPr>
                <w:t>True</w:t>
              </w:r>
              <w:r w:rsidRPr="00002D6B">
                <w:rPr>
                  <w:rFonts w:ascii="Consolas" w:eastAsia="Consolas" w:hAnsi="Consolas" w:cs="Consolas"/>
                  <w:color w:val="4078F2"/>
                  <w:sz w:val="21"/>
                </w:rPr>
                <w:t>)</w:t>
              </w:r>
            </w:ins>
          </w:p>
          <w:p w14:paraId="0C842D8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43" w:author="yukina minato" w:date="2025-09-07T17:10:00Z" w16du:dateUtc="2025-09-07T09:10:00Z"/>
                <w:rFonts w:eastAsia="宋体"/>
                <w:color w:val="5C5C5C"/>
                <w:szCs w:val="22"/>
              </w:rPr>
            </w:pPr>
            <w:ins w:id="6544" w:author="yukina minato" w:date="2025-09-07T17:10:00Z" w16du:dateUtc="2025-09-07T09:10:00Z">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c_s_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u_p_ggg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uav_idx</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smoke_idx</w:t>
              </w:r>
              <w:proofErr w:type="spellEnd"/>
              <w:r w:rsidRPr="00002D6B">
                <w:rPr>
                  <w:rFonts w:ascii="Consolas" w:eastAsia="Consolas" w:hAnsi="Consolas" w:cs="Consolas"/>
                  <w:color w:val="5C5C5C"/>
                  <w:sz w:val="21"/>
                  <w:shd w:val="clear" w:color="auto" w:fill="F8F8F8"/>
                </w:rPr>
                <w:t>):</w:t>
              </w:r>
            </w:ins>
          </w:p>
          <w:p w14:paraId="45D3451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45" w:author="yukina minato" w:date="2025-09-07T17:10:00Z" w16du:dateUtc="2025-09-07T09:10:00Z"/>
                <w:rFonts w:eastAsia="宋体"/>
                <w:color w:val="5C5C5C"/>
                <w:szCs w:val="22"/>
              </w:rPr>
            </w:pPr>
            <w:ins w:id="6546"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p_o_ggg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uav_idx</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smoke_idx</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4</w:t>
              </w:r>
            </w:ins>
          </w:p>
          <w:p w14:paraId="550F8F2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47" w:author="yukina minato" w:date="2025-09-07T17:10:00Z" w16du:dateUtc="2025-09-07T09:10:00Z"/>
                <w:rFonts w:eastAsia="宋体"/>
                <w:color w:val="5C5C5C"/>
                <w:szCs w:val="22"/>
              </w:rPr>
            </w:pPr>
            <w:ins w:id="6548" w:author="yukina minato" w:date="2025-09-07T17:10:00Z" w16du:dateUtc="2025-09-07T09:10:00Z">
              <w:r w:rsidRPr="00002D6B">
                <w:rPr>
                  <w:rFonts w:ascii="Consolas" w:eastAsia="Consolas" w:hAnsi="Consolas" w:cs="Consolas"/>
                  <w:color w:val="5C5C5C"/>
                  <w:sz w:val="21"/>
                  <w:shd w:val="clear" w:color="auto" w:fill="F8F8F8"/>
                </w:rPr>
                <w:t>    speed = </w:t>
              </w:r>
              <w:proofErr w:type="spellStart"/>
              <w:r w:rsidRPr="00002D6B">
                <w:rPr>
                  <w:rFonts w:ascii="Consolas" w:eastAsia="Consolas" w:hAnsi="Consolas" w:cs="Consolas"/>
                  <w:color w:val="5C5C5C"/>
                  <w:sz w:val="21"/>
                  <w:shd w:val="clear" w:color="auto" w:fill="F8F8F8"/>
                </w:rPr>
                <w:t>u_p_ggg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p_o_ggg</w:t>
              </w:r>
              <w:proofErr w:type="spellEnd"/>
              <w:r w:rsidRPr="00002D6B">
                <w:rPr>
                  <w:rFonts w:ascii="Consolas" w:eastAsia="Consolas" w:hAnsi="Consolas" w:cs="Consolas"/>
                  <w:color w:val="5C5C5C"/>
                  <w:sz w:val="21"/>
                  <w:shd w:val="clear" w:color="auto" w:fill="F8F8F8"/>
                </w:rPr>
                <w:t>]</w:t>
              </w:r>
            </w:ins>
          </w:p>
          <w:p w14:paraId="50F2A8C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49" w:author="yukina minato" w:date="2025-09-07T17:10:00Z" w16du:dateUtc="2025-09-07T09:10:00Z"/>
                <w:rFonts w:eastAsia="宋体"/>
                <w:color w:val="5C5C5C"/>
                <w:szCs w:val="22"/>
              </w:rPr>
            </w:pPr>
            <w:ins w:id="6550"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d_d_ggg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u_p_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p_o_ggg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084282B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51" w:author="yukina minato" w:date="2025-09-07T17:10:00Z" w16du:dateUtc="2025-09-07T09:10:00Z"/>
                <w:rFonts w:eastAsia="宋体"/>
                <w:color w:val="5C5C5C"/>
                <w:szCs w:val="22"/>
              </w:rPr>
            </w:pPr>
            <w:ins w:id="6552"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u_p_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p_o_ggg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7A9D497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53" w:author="yukina minato" w:date="2025-09-07T17:10:00Z" w16du:dateUtc="2025-09-07T09:10:00Z"/>
                <w:rFonts w:eastAsia="宋体"/>
                <w:color w:val="5C5C5C"/>
                <w:szCs w:val="22"/>
              </w:rPr>
            </w:pPr>
            <w:ins w:id="6554"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d_e_ggg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u_p_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p_o_ggg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w:t>
              </w:r>
              <w:r w:rsidRPr="00002D6B">
                <w:rPr>
                  <w:rFonts w:ascii="Consolas" w:eastAsia="Consolas" w:hAnsi="Consolas" w:cs="Consolas"/>
                  <w:color w:val="5C5C5C"/>
                  <w:sz w:val="21"/>
                </w:rPr>
                <w:t>]</w:t>
              </w:r>
            </w:ins>
          </w:p>
          <w:p w14:paraId="7F187A2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55" w:author="yukina minato" w:date="2025-09-07T17:10:00Z" w16du:dateUtc="2025-09-07T09:10:00Z"/>
                <w:rFonts w:eastAsia="宋体"/>
                <w:color w:val="5C5C5C"/>
                <w:szCs w:val="22"/>
              </w:rPr>
            </w:pPr>
            <w:ins w:id="6556"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d_r_ggg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np.deg</w:t>
              </w:r>
              <w:proofErr w:type="gramEnd"/>
              <w:r w:rsidRPr="00002D6B">
                <w:rPr>
                  <w:rFonts w:ascii="Consolas" w:eastAsia="Consolas" w:hAnsi="Consolas" w:cs="Consolas"/>
                  <w:color w:val="5C5C5C"/>
                  <w:sz w:val="21"/>
                  <w:shd w:val="clear" w:color="auto" w:fill="F8F8F8"/>
                </w:rPr>
                <w:t>2rad(</w:t>
              </w:r>
              <w:proofErr w:type="spellStart"/>
              <w:r w:rsidRPr="00002D6B">
                <w:rPr>
                  <w:rFonts w:ascii="Consolas" w:eastAsia="Consolas" w:hAnsi="Consolas" w:cs="Consolas"/>
                  <w:color w:val="5C5C5C"/>
                  <w:sz w:val="21"/>
                  <w:shd w:val="clear" w:color="auto" w:fill="F8F8F8"/>
                </w:rPr>
                <w:t>d_d_ggg</w:t>
              </w:r>
              <w:proofErr w:type="spellEnd"/>
              <w:r w:rsidRPr="00002D6B">
                <w:rPr>
                  <w:rFonts w:ascii="Consolas" w:eastAsia="Consolas" w:hAnsi="Consolas" w:cs="Consolas"/>
                  <w:color w:val="5C5C5C"/>
                  <w:sz w:val="21"/>
                  <w:shd w:val="clear" w:color="auto" w:fill="F8F8F8"/>
                </w:rPr>
                <w:t>)</w:t>
              </w:r>
            </w:ins>
          </w:p>
          <w:p w14:paraId="69120F7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57" w:author="yukina minato" w:date="2025-09-07T17:10:00Z" w16du:dateUtc="2025-09-07T09:10:00Z"/>
                <w:rFonts w:eastAsia="宋体"/>
                <w:color w:val="5C5C5C"/>
                <w:szCs w:val="22"/>
              </w:rPr>
            </w:pPr>
            <w:ins w:id="6558"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u_i_ggg</w:t>
              </w:r>
              <w:proofErr w:type="spellEnd"/>
              <w:r w:rsidRPr="00002D6B">
                <w:rPr>
                  <w:rFonts w:ascii="Consolas" w:eastAsia="Consolas" w:hAnsi="Consolas" w:cs="Consolas"/>
                  <w:color w:val="5C5C5C"/>
                  <w:sz w:val="21"/>
                </w:rPr>
                <w:t> = U_P_</w:t>
              </w:r>
              <w:proofErr w:type="gramStart"/>
              <w:r w:rsidRPr="00002D6B">
                <w:rPr>
                  <w:rFonts w:ascii="Consolas" w:eastAsia="Consolas" w:hAnsi="Consolas" w:cs="Consolas"/>
                  <w:color w:val="5C5C5C"/>
                  <w:sz w:val="21"/>
                </w:rPr>
                <w:t>GGG[</w:t>
              </w:r>
              <w:proofErr w:type="spellStart"/>
              <w:proofErr w:type="gramEnd"/>
              <w:r w:rsidRPr="00002D6B">
                <w:rPr>
                  <w:rFonts w:ascii="Consolas" w:eastAsia="Consolas" w:hAnsi="Consolas" w:cs="Consolas"/>
                  <w:color w:val="5C5C5C"/>
                  <w:sz w:val="21"/>
                </w:rPr>
                <w:t>uav_idx</w:t>
              </w:r>
              <w:proofErr w:type="spellEnd"/>
              <w:r w:rsidRPr="00002D6B">
                <w:rPr>
                  <w:rFonts w:ascii="Consolas" w:eastAsia="Consolas" w:hAnsi="Consolas" w:cs="Consolas"/>
                  <w:color w:val="5C5C5C"/>
                  <w:sz w:val="21"/>
                </w:rPr>
                <w:t>]</w:t>
              </w:r>
            </w:ins>
          </w:p>
          <w:p w14:paraId="74E7389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59" w:author="yukina minato" w:date="2025-09-07T17:10:00Z" w16du:dateUtc="2025-09-07T09:10:00Z"/>
                <w:rFonts w:eastAsia="宋体"/>
                <w:color w:val="5C5C5C"/>
                <w:szCs w:val="22"/>
              </w:rPr>
            </w:pPr>
            <w:ins w:id="6560"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u_d_ggg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np.array</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np.cos</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d_r_ggg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np.sin</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d_r_ggg</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0.0</w:t>
              </w:r>
              <w:r w:rsidRPr="00002D6B">
                <w:rPr>
                  <w:rFonts w:ascii="Consolas" w:eastAsia="Consolas" w:hAnsi="Consolas" w:cs="Consolas"/>
                  <w:color w:val="5C5C5C"/>
                  <w:sz w:val="21"/>
                  <w:shd w:val="clear" w:color="auto" w:fill="F8F8F8"/>
                </w:rPr>
                <w:t>])</w:t>
              </w:r>
            </w:ins>
          </w:p>
          <w:p w14:paraId="6572F13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61" w:author="yukina minato" w:date="2025-09-07T17:10:00Z" w16du:dateUtc="2025-09-07T09:10:00Z"/>
                <w:rFonts w:eastAsia="宋体"/>
                <w:color w:val="5C5C5C"/>
                <w:szCs w:val="22"/>
              </w:rPr>
            </w:pPr>
            <w:ins w:id="6562"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d_p_ggg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u_i_ggg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u_d_ggg</w:t>
              </w:r>
              <w:proofErr w:type="spellEnd"/>
              <w:r w:rsidRPr="00002D6B">
                <w:rPr>
                  <w:rFonts w:ascii="Consolas" w:eastAsia="Consolas" w:hAnsi="Consolas" w:cs="Consolas"/>
                  <w:color w:val="5C5C5C"/>
                  <w:sz w:val="21"/>
                </w:rPr>
                <w:t> * speed * </w:t>
              </w:r>
              <w:proofErr w:type="spellStart"/>
              <w:r w:rsidRPr="00002D6B">
                <w:rPr>
                  <w:rFonts w:ascii="Consolas" w:eastAsia="Consolas" w:hAnsi="Consolas" w:cs="Consolas"/>
                  <w:color w:val="5C5C5C"/>
                  <w:sz w:val="21"/>
                </w:rPr>
                <w:t>d_t_ggg</w:t>
              </w:r>
              <w:proofErr w:type="spellEnd"/>
            </w:ins>
          </w:p>
          <w:p w14:paraId="059BB3D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63" w:author="yukina minato" w:date="2025-09-07T17:10:00Z" w16du:dateUtc="2025-09-07T09:10:00Z"/>
                <w:rFonts w:eastAsia="宋体"/>
                <w:color w:val="5C5C5C"/>
                <w:szCs w:val="22"/>
              </w:rPr>
            </w:pPr>
            <w:ins w:id="6564"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d_e_ggg</w:t>
              </w:r>
              <w:proofErr w:type="spellEnd"/>
            </w:ins>
          </w:p>
          <w:p w14:paraId="414F7DE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65" w:author="yukina minato" w:date="2025-09-07T17:10:00Z" w16du:dateUtc="2025-09-07T09:10:00Z"/>
                <w:rFonts w:eastAsia="宋体"/>
                <w:color w:val="5C5C5C"/>
                <w:szCs w:val="22"/>
              </w:rPr>
            </w:pPr>
            <w:ins w:id="6566"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e_p_ggg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d_p_ggg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u_d_ggg</w:t>
              </w:r>
              <w:proofErr w:type="spellEnd"/>
              <w:r w:rsidRPr="00002D6B">
                <w:rPr>
                  <w:rFonts w:ascii="Consolas" w:eastAsia="Consolas" w:hAnsi="Consolas" w:cs="Consolas"/>
                  <w:color w:val="5C5C5C"/>
                  <w:sz w:val="21"/>
                </w:rPr>
                <w:t> * speed * </w:t>
              </w:r>
              <w:proofErr w:type="spellStart"/>
              <w:r w:rsidRPr="00002D6B">
                <w:rPr>
                  <w:rFonts w:ascii="Consolas" w:eastAsia="Consolas" w:hAnsi="Consolas" w:cs="Consolas"/>
                  <w:color w:val="5C5C5C"/>
                  <w:sz w:val="21"/>
                </w:rPr>
                <w:t>d_e_ggg</w:t>
              </w:r>
              <w:proofErr w:type="spellEnd"/>
            </w:ins>
          </w:p>
          <w:p w14:paraId="219CBF6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67" w:author="yukina minato" w:date="2025-09-07T17:10:00Z" w16du:dateUtc="2025-09-07T09:10:00Z"/>
                <w:rFonts w:eastAsia="宋体"/>
                <w:color w:val="5C5C5C"/>
                <w:szCs w:val="22"/>
              </w:rPr>
            </w:pPr>
            <w:ins w:id="6568"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0.5</w:t>
              </w:r>
              <w:r w:rsidRPr="00002D6B">
                <w:rPr>
                  <w:rFonts w:ascii="Consolas" w:eastAsia="Consolas" w:hAnsi="Consolas" w:cs="Consolas"/>
                  <w:color w:val="5C5C5C"/>
                  <w:sz w:val="21"/>
                  <w:shd w:val="clear" w:color="auto" w:fill="F8F8F8"/>
                </w:rPr>
                <w:t> * G_G_GGG * </w:t>
              </w:r>
              <w:proofErr w:type="spellStart"/>
              <w:r w:rsidRPr="00002D6B">
                <w:rPr>
                  <w:rFonts w:ascii="Consolas" w:eastAsia="Consolas" w:hAnsi="Consolas" w:cs="Consolas"/>
                  <w:color w:val="5C5C5C"/>
                  <w:sz w:val="21"/>
                  <w:shd w:val="clear" w:color="auto" w:fill="F8F8F8"/>
                </w:rPr>
                <w:t>d_e_ggg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w:t>
              </w:r>
            </w:ins>
          </w:p>
          <w:p w14:paraId="1566F79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69" w:author="yukina minato" w:date="2025-09-07T17:10:00Z" w16du:dateUtc="2025-09-07T09:10:00Z"/>
                <w:rFonts w:eastAsia="宋体"/>
                <w:color w:val="5C5C5C"/>
                <w:szCs w:val="22"/>
              </w:rPr>
            </w:pPr>
            <w:ins w:id="6570"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e_s_ggg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e_t_ggg</w:t>
              </w:r>
              <w:proofErr w:type="spellEnd"/>
            </w:ins>
          </w:p>
          <w:p w14:paraId="2A35C97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71" w:author="yukina minato" w:date="2025-09-07T17:10:00Z" w16du:dateUtc="2025-09-07T09:10:00Z"/>
                <w:rFonts w:eastAsia="宋体"/>
                <w:color w:val="5C5C5C"/>
                <w:szCs w:val="22"/>
              </w:rPr>
            </w:pPr>
            <w:ins w:id="6572"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e_e_ggg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e_t_ggg</w:t>
              </w:r>
              <w:proofErr w:type="spellEnd"/>
              <w:r w:rsidRPr="00002D6B">
                <w:rPr>
                  <w:rFonts w:ascii="Consolas" w:eastAsia="Consolas" w:hAnsi="Consolas" w:cs="Consolas"/>
                  <w:color w:val="5C5C5C"/>
                  <w:sz w:val="21"/>
                  <w:shd w:val="clear" w:color="auto" w:fill="F8F8F8"/>
                </w:rPr>
                <w:t> + S_T_GGG</w:t>
              </w:r>
            </w:ins>
          </w:p>
          <w:p w14:paraId="6C7E404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73" w:author="yukina minato" w:date="2025-09-07T17:10:00Z" w16du:dateUtc="2025-09-07T09:10:00Z"/>
                <w:rFonts w:eastAsia="宋体"/>
                <w:color w:val="5C5C5C"/>
                <w:szCs w:val="22"/>
              </w:rPr>
            </w:pPr>
            <w:ins w:id="6574"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e_p_ggg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e_s_ggg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e_e_ggg</w:t>
              </w:r>
              <w:proofErr w:type="spellEnd"/>
            </w:ins>
          </w:p>
          <w:p w14:paraId="4275D00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80"/>
              <w:jc w:val="left"/>
              <w:rPr>
                <w:ins w:id="6575" w:author="yukina minato" w:date="2025-09-07T17:10:00Z" w16du:dateUtc="2025-09-07T09:10:00Z"/>
                <w:rFonts w:eastAsia="宋体"/>
                <w:color w:val="5C5C5C"/>
                <w:szCs w:val="22"/>
              </w:rPr>
            </w:pPr>
          </w:p>
          <w:p w14:paraId="3CBA280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76" w:author="yukina minato" w:date="2025-09-07T17:10:00Z" w16du:dateUtc="2025-09-07T09:10:00Z"/>
                <w:rFonts w:eastAsia="宋体"/>
                <w:color w:val="5C5C5C"/>
                <w:szCs w:val="22"/>
              </w:rPr>
            </w:pPr>
            <w:ins w:id="6577" w:author="yukina minato" w:date="2025-09-07T17:10:00Z" w16du:dateUtc="2025-09-07T09:10:00Z">
              <w:r w:rsidRPr="00002D6B">
                <w:rPr>
                  <w:rFonts w:ascii="Consolas" w:eastAsia="Consolas" w:hAnsi="Consolas" w:cs="Consolas"/>
                  <w:color w:val="4078F2"/>
                  <w:sz w:val="21"/>
                </w:rPr>
                <w:t>@jit(nopython=</w:t>
              </w:r>
              <w:r w:rsidRPr="00002D6B">
                <w:rPr>
                  <w:rFonts w:ascii="Consolas" w:eastAsia="Consolas" w:hAnsi="Consolas" w:cs="Consolas"/>
                  <w:color w:val="0184BB"/>
                  <w:sz w:val="21"/>
                </w:rPr>
                <w:t>True</w:t>
              </w:r>
              <w:r w:rsidRPr="00002D6B">
                <w:rPr>
                  <w:rFonts w:ascii="Consolas" w:eastAsia="Consolas" w:hAnsi="Consolas" w:cs="Consolas"/>
                  <w:color w:val="4078F2"/>
                  <w:sz w:val="21"/>
                </w:rPr>
                <w:t>)</w:t>
              </w:r>
            </w:ins>
          </w:p>
          <w:p w14:paraId="4C9DA68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78" w:author="yukina minato" w:date="2025-09-07T17:10:00Z" w16du:dateUtc="2025-09-07T09:10:00Z"/>
                <w:rFonts w:eastAsia="宋体"/>
                <w:color w:val="5C5C5C"/>
                <w:szCs w:val="22"/>
              </w:rPr>
            </w:pPr>
            <w:ins w:id="6579" w:author="yukina minato" w:date="2025-09-07T17:10:00Z" w16du:dateUtc="2025-09-07T09:10:00Z">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c_i_ggg</w:t>
              </w:r>
              <w:proofErr w:type="spellEnd"/>
              <w:r w:rsidRPr="00002D6B">
                <w:rPr>
                  <w:rFonts w:ascii="Consolas" w:eastAsia="Consolas" w:hAnsi="Consolas" w:cs="Consolas"/>
                  <w:color w:val="5C5C5C"/>
                  <w:sz w:val="21"/>
                  <w:shd w:val="clear" w:color="auto" w:fill="F8F8F8"/>
                </w:rPr>
                <w:t>(individual):</w:t>
              </w:r>
            </w:ins>
          </w:p>
          <w:p w14:paraId="570B302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80" w:author="yukina minato" w:date="2025-09-07T17:10:00Z" w16du:dateUtc="2025-09-07T09:10:00Z"/>
                <w:rFonts w:eastAsia="宋体"/>
                <w:color w:val="5C5C5C"/>
                <w:szCs w:val="22"/>
              </w:rPr>
            </w:pPr>
            <w:ins w:id="6581"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t_i_ggg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0.0</w:t>
              </w:r>
            </w:ins>
          </w:p>
          <w:p w14:paraId="6344676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82" w:author="yukina minato" w:date="2025-09-07T17:10:00Z" w16du:dateUtc="2025-09-07T09:10:00Z"/>
                <w:rFonts w:eastAsia="宋体"/>
                <w:color w:val="5C5C5C"/>
                <w:szCs w:val="22"/>
              </w:rPr>
            </w:pPr>
            <w:ins w:id="6583"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num_uavs</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5</w:t>
              </w:r>
            </w:ins>
          </w:p>
          <w:p w14:paraId="524066B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84" w:author="yukina minato" w:date="2025-09-07T17:10:00Z" w16du:dateUtc="2025-09-07T09:10:00Z"/>
                <w:rFonts w:eastAsia="宋体"/>
                <w:color w:val="5C5C5C"/>
                <w:szCs w:val="22"/>
              </w:rPr>
            </w:pPr>
            <w:ins w:id="6585"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n_s_ggg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w:t>
              </w:r>
            </w:ins>
          </w:p>
          <w:p w14:paraId="0BB2259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86" w:author="yukina minato" w:date="2025-09-07T17:10:00Z" w16du:dateUtc="2025-09-07T09:10:00Z"/>
                <w:rFonts w:eastAsia="宋体"/>
                <w:color w:val="5C5C5C"/>
                <w:szCs w:val="22"/>
              </w:rPr>
            </w:pPr>
            <w:ins w:id="6587"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t_s_ggg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num_uavs</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n_s_ggg</w:t>
              </w:r>
              <w:proofErr w:type="spellEnd"/>
            </w:ins>
          </w:p>
          <w:p w14:paraId="4C59164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88" w:author="yukina minato" w:date="2025-09-07T17:10:00Z" w16du:dateUtc="2025-09-07T09:10:00Z"/>
                <w:rFonts w:eastAsia="宋体"/>
                <w:color w:val="5C5C5C"/>
                <w:szCs w:val="22"/>
              </w:rPr>
            </w:pPr>
            <w:ins w:id="6589"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s_p_ggg</w:t>
              </w:r>
              <w:proofErr w:type="spellEnd"/>
              <w:r w:rsidRPr="00002D6B">
                <w:rPr>
                  <w:rFonts w:ascii="Consolas" w:eastAsia="Consolas" w:hAnsi="Consolas" w:cs="Consolas"/>
                  <w:color w:val="5C5C5C"/>
                  <w:sz w:val="21"/>
                </w:rPr>
                <w:t> = </w:t>
              </w:r>
              <w:proofErr w:type="spellStart"/>
              <w:proofErr w:type="gramStart"/>
              <w:r w:rsidRPr="00002D6B">
                <w:rPr>
                  <w:rFonts w:ascii="Consolas" w:eastAsia="Consolas" w:hAnsi="Consolas" w:cs="Consolas"/>
                  <w:color w:val="5C5C5C"/>
                  <w:sz w:val="21"/>
                </w:rPr>
                <w:t>np.zeros</w:t>
              </w:r>
              <w:proofErr w:type="spellEnd"/>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5</w:t>
              </w:r>
              <w:r w:rsidRPr="00002D6B">
                <w:rPr>
                  <w:rFonts w:ascii="Consolas" w:eastAsia="Consolas" w:hAnsi="Consolas" w:cs="Consolas"/>
                  <w:color w:val="5C5C5C"/>
                  <w:sz w:val="21"/>
                </w:rPr>
                <w:t>))</w:t>
              </w:r>
            </w:ins>
          </w:p>
          <w:p w14:paraId="10B793E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90" w:author="yukina minato" w:date="2025-09-07T17:10:00Z" w16du:dateUtc="2025-09-07T09:10:00Z"/>
                <w:rFonts w:eastAsia="宋体"/>
                <w:color w:val="5C5C5C"/>
                <w:szCs w:val="22"/>
              </w:rPr>
            </w:pPr>
            <w:ins w:id="6591"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uav_idx</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num_uavs</w:t>
              </w:r>
              <w:proofErr w:type="spellEnd"/>
              <w:r w:rsidRPr="00002D6B">
                <w:rPr>
                  <w:rFonts w:ascii="Consolas" w:eastAsia="Consolas" w:hAnsi="Consolas" w:cs="Consolas"/>
                  <w:color w:val="5C5C5C"/>
                  <w:sz w:val="21"/>
                  <w:shd w:val="clear" w:color="auto" w:fill="F8F8F8"/>
                </w:rPr>
                <w:t>):</w:t>
              </w:r>
            </w:ins>
          </w:p>
          <w:p w14:paraId="6DB0F78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92" w:author="yukina minato" w:date="2025-09-07T17:10:00Z" w16du:dateUtc="2025-09-07T09:10:00Z"/>
                <w:rFonts w:eastAsia="宋体"/>
                <w:color w:val="5C5C5C"/>
                <w:szCs w:val="22"/>
              </w:rPr>
            </w:pPr>
            <w:ins w:id="6593"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smoke_idx</w:t>
              </w:r>
              <w:proofErr w:type="spellEnd"/>
              <w:r w:rsidRPr="00002D6B">
                <w:rPr>
                  <w:rFonts w:ascii="Consolas" w:eastAsia="Consolas" w:hAnsi="Consolas" w:cs="Consolas"/>
                  <w:color w:val="5C5C5C"/>
                  <w:sz w:val="21"/>
                </w:rPr>
                <w:t>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r w:rsidRPr="00002D6B">
                <w:rPr>
                  <w:rFonts w:ascii="Consolas" w:eastAsia="Consolas" w:hAnsi="Consolas" w:cs="Consolas"/>
                  <w:color w:val="C18401"/>
                  <w:sz w:val="21"/>
                </w:rPr>
                <w:t>range</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n_s_ggg</w:t>
              </w:r>
              <w:proofErr w:type="spellEnd"/>
              <w:r w:rsidRPr="00002D6B">
                <w:rPr>
                  <w:rFonts w:ascii="Consolas" w:eastAsia="Consolas" w:hAnsi="Consolas" w:cs="Consolas"/>
                  <w:color w:val="5C5C5C"/>
                  <w:sz w:val="21"/>
                </w:rPr>
                <w:t>):</w:t>
              </w:r>
            </w:ins>
          </w:p>
          <w:p w14:paraId="3914D94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94" w:author="yukina minato" w:date="2025-09-07T17:10:00Z" w16du:dateUtc="2025-09-07T09:10:00Z"/>
                <w:rFonts w:eastAsia="宋体"/>
                <w:color w:val="5C5C5C"/>
                <w:szCs w:val="22"/>
              </w:rPr>
            </w:pPr>
            <w:ins w:id="6595"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e_s_ggg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e_e_ggg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c_s_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ins>
          </w:p>
          <w:p w14:paraId="6FDF329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596" w:author="yukina minato" w:date="2025-09-07T17:10:00Z" w16du:dateUtc="2025-09-07T09:10:00Z"/>
                <w:rFonts w:eastAsia="宋体"/>
                <w:color w:val="5C5C5C"/>
                <w:szCs w:val="22"/>
              </w:rPr>
            </w:pPr>
            <w:ins w:id="6597" w:author="yukina minato" w:date="2025-09-07T17:10:00Z" w16du:dateUtc="2025-09-07T09:10:00Z">
              <w:r w:rsidRPr="00002D6B">
                <w:rPr>
                  <w:rFonts w:ascii="Consolas" w:eastAsia="Consolas" w:hAnsi="Consolas" w:cs="Consolas"/>
                  <w:color w:val="5C5C5C"/>
                  <w:sz w:val="21"/>
                </w:rPr>
                <w:t>                individual, </w:t>
              </w:r>
              <w:proofErr w:type="spellStart"/>
              <w:r w:rsidRPr="00002D6B">
                <w:rPr>
                  <w:rFonts w:ascii="Consolas" w:eastAsia="Consolas" w:hAnsi="Consolas" w:cs="Consolas"/>
                  <w:color w:val="5C5C5C"/>
                  <w:sz w:val="21"/>
                </w:rPr>
                <w:t>uav_idx</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smoke_idx</w:t>
              </w:r>
              <w:proofErr w:type="spellEnd"/>
            </w:ins>
          </w:p>
          <w:p w14:paraId="60A553A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598" w:author="yukina minato" w:date="2025-09-07T17:10:00Z" w16du:dateUtc="2025-09-07T09:10:00Z"/>
                <w:rFonts w:eastAsia="宋体"/>
                <w:color w:val="5C5C5C"/>
                <w:szCs w:val="22"/>
              </w:rPr>
            </w:pPr>
            <w:ins w:id="6599" w:author="yukina minato" w:date="2025-09-07T17:10:00Z" w16du:dateUtc="2025-09-07T09:10:00Z">
              <w:r w:rsidRPr="00002D6B">
                <w:rPr>
                  <w:rFonts w:ascii="Consolas" w:eastAsia="Consolas" w:hAnsi="Consolas" w:cs="Consolas"/>
                  <w:color w:val="5C5C5C"/>
                  <w:sz w:val="21"/>
                  <w:shd w:val="clear" w:color="auto" w:fill="F8F8F8"/>
                </w:rPr>
                <w:t>            )</w:t>
              </w:r>
            </w:ins>
          </w:p>
          <w:p w14:paraId="4187048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00" w:author="yukina minato" w:date="2025-09-07T17:10:00Z" w16du:dateUtc="2025-09-07T09:10:00Z"/>
                <w:rFonts w:eastAsia="宋体"/>
                <w:color w:val="5C5C5C"/>
                <w:szCs w:val="22"/>
              </w:rPr>
            </w:pPr>
            <w:ins w:id="6601"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param_idx</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uav_idx</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n_s_ggg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smoke_idx</w:t>
              </w:r>
              <w:proofErr w:type="spellEnd"/>
            </w:ins>
          </w:p>
          <w:p w14:paraId="73C4DD1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02" w:author="yukina minato" w:date="2025-09-07T17:10:00Z" w16du:dateUtc="2025-09-07T09:10:00Z"/>
                <w:rFonts w:eastAsia="宋体"/>
                <w:color w:val="5C5C5C"/>
                <w:szCs w:val="22"/>
              </w:rPr>
            </w:pPr>
            <w:ins w:id="6603"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param_idx</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e_p_ggg</w:t>
              </w:r>
              <w:proofErr w:type="spellEnd"/>
            </w:ins>
          </w:p>
          <w:p w14:paraId="6261E05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04" w:author="yukina minato" w:date="2025-09-07T17:10:00Z" w16du:dateUtc="2025-09-07T09:10:00Z"/>
                <w:rFonts w:eastAsia="宋体"/>
                <w:color w:val="5C5C5C"/>
                <w:szCs w:val="22"/>
              </w:rPr>
            </w:pPr>
            <w:ins w:id="6605"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param_idx</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3</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e_s_ggg</w:t>
              </w:r>
              <w:proofErr w:type="spellEnd"/>
            </w:ins>
          </w:p>
          <w:p w14:paraId="5FE7691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06" w:author="yukina minato" w:date="2025-09-07T17:10:00Z" w16du:dateUtc="2025-09-07T09:10:00Z"/>
                <w:rFonts w:eastAsia="宋体"/>
                <w:color w:val="5C5C5C"/>
                <w:szCs w:val="22"/>
              </w:rPr>
            </w:pPr>
            <w:ins w:id="6607"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param_idx</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4</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e_e_ggg</w:t>
              </w:r>
              <w:proofErr w:type="spellEnd"/>
            </w:ins>
          </w:p>
          <w:p w14:paraId="4BB7F6F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08" w:author="yukina minato" w:date="2025-09-07T17:10:00Z" w16du:dateUtc="2025-09-07T09:10:00Z"/>
                <w:rFonts w:eastAsia="宋体"/>
                <w:color w:val="5C5C5C"/>
                <w:szCs w:val="22"/>
              </w:rPr>
            </w:pPr>
            <w:ins w:id="6609"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a_s_ggg</w:t>
              </w:r>
              <w:proofErr w:type="spellEnd"/>
              <w:r w:rsidRPr="00002D6B">
                <w:rPr>
                  <w:rFonts w:ascii="Consolas" w:eastAsia="Consolas" w:hAnsi="Consolas" w:cs="Consolas"/>
                  <w:color w:val="5C5C5C"/>
                  <w:sz w:val="21"/>
                </w:rPr>
                <w:t> = </w:t>
              </w:r>
              <w:proofErr w:type="spellStart"/>
              <w:proofErr w:type="gramStart"/>
              <w:r w:rsidRPr="00002D6B">
                <w:rPr>
                  <w:rFonts w:ascii="Consolas" w:eastAsia="Consolas" w:hAnsi="Consolas" w:cs="Consolas"/>
                  <w:color w:val="5C5C5C"/>
                  <w:sz w:val="21"/>
                </w:rPr>
                <w:t>np.zeros</w:t>
              </w:r>
              <w:proofErr w:type="spellEnd"/>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3</w:t>
              </w:r>
              <w:r w:rsidRPr="00002D6B">
                <w:rPr>
                  <w:rFonts w:ascii="Consolas" w:eastAsia="Consolas" w:hAnsi="Consolas" w:cs="Consolas"/>
                  <w:color w:val="5C5C5C"/>
                  <w:sz w:val="21"/>
                </w:rPr>
                <w:t>))</w:t>
              </w:r>
            </w:ins>
          </w:p>
          <w:p w14:paraId="6B8955F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10" w:author="yukina minato" w:date="2025-09-07T17:10:00Z" w16du:dateUtc="2025-09-07T09:10:00Z"/>
                <w:rFonts w:eastAsia="宋体"/>
                <w:color w:val="5C5C5C"/>
                <w:szCs w:val="22"/>
              </w:rPr>
            </w:pPr>
            <w:ins w:id="6611"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t_idx</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M_T_GGG.shape</w:t>
              </w:r>
              <w:proofErr w:type="spell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0EB4ADF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12" w:author="yukina minato" w:date="2025-09-07T17:10:00Z" w16du:dateUtc="2025-09-07T09:10:00Z"/>
                <w:rFonts w:eastAsia="宋体"/>
                <w:color w:val="5C5C5C"/>
                <w:szCs w:val="22"/>
              </w:rPr>
            </w:pPr>
            <w:ins w:id="6613" w:author="yukina minato" w:date="2025-09-07T17:10:00Z" w16du:dateUtc="2025-09-07T09:10:00Z">
              <w:r w:rsidRPr="00002D6B">
                <w:rPr>
                  <w:rFonts w:ascii="Consolas" w:eastAsia="Consolas" w:hAnsi="Consolas" w:cs="Consolas"/>
                  <w:color w:val="5C5C5C"/>
                  <w:sz w:val="21"/>
                </w:rPr>
                <w:t>        t = S_A_GGG + </w:t>
              </w:r>
              <w:proofErr w:type="spellStart"/>
              <w:r w:rsidRPr="00002D6B">
                <w:rPr>
                  <w:rFonts w:ascii="Consolas" w:eastAsia="Consolas" w:hAnsi="Consolas" w:cs="Consolas"/>
                  <w:color w:val="5C5C5C"/>
                  <w:sz w:val="21"/>
                </w:rPr>
                <w:t>t_idx</w:t>
              </w:r>
              <w:proofErr w:type="spellEnd"/>
              <w:r w:rsidRPr="00002D6B">
                <w:rPr>
                  <w:rFonts w:ascii="Consolas" w:eastAsia="Consolas" w:hAnsi="Consolas" w:cs="Consolas"/>
                  <w:color w:val="5C5C5C"/>
                  <w:sz w:val="21"/>
                </w:rPr>
                <w:t> * T_E_GGG</w:t>
              </w:r>
            </w:ins>
          </w:p>
          <w:p w14:paraId="4482BBA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14" w:author="yukina minato" w:date="2025-09-07T17:10:00Z" w16du:dateUtc="2025-09-07T09:10:00Z"/>
                <w:rFonts w:eastAsia="宋体"/>
                <w:color w:val="5C5C5C"/>
                <w:szCs w:val="22"/>
              </w:rPr>
            </w:pPr>
            <w:ins w:id="6615"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n_a_ggg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ins>
          </w:p>
          <w:p w14:paraId="666647EA"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16" w:author="yukina minato" w:date="2025-09-07T17:10:00Z" w16du:dateUtc="2025-09-07T09:10:00Z"/>
                <w:rFonts w:eastAsia="宋体"/>
                <w:color w:val="5C5C5C"/>
                <w:szCs w:val="22"/>
              </w:rPr>
            </w:pPr>
            <w:ins w:id="6617"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r w:rsidRPr="00002D6B">
                <w:rPr>
                  <w:rFonts w:ascii="Consolas" w:eastAsia="Consolas" w:hAnsi="Consolas" w:cs="Consolas"/>
                  <w:color w:val="C18401"/>
                  <w:sz w:val="21"/>
                </w:rPr>
                <w:t>range</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t_s_ggg</w:t>
              </w:r>
              <w:proofErr w:type="spellEnd"/>
              <w:r w:rsidRPr="00002D6B">
                <w:rPr>
                  <w:rFonts w:ascii="Consolas" w:eastAsia="Consolas" w:hAnsi="Consolas" w:cs="Consolas"/>
                  <w:color w:val="5C5C5C"/>
                  <w:sz w:val="21"/>
                </w:rPr>
                <w:t>):</w:t>
              </w:r>
            </w:ins>
          </w:p>
          <w:p w14:paraId="7CE1D01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18" w:author="yukina minato" w:date="2025-09-07T17:10:00Z" w16du:dateUtc="2025-09-07T09:10:00Z"/>
                <w:rFonts w:eastAsia="宋体"/>
                <w:color w:val="5C5C5C"/>
                <w:szCs w:val="22"/>
              </w:rPr>
            </w:pPr>
            <w:ins w:id="6619"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e_p_ggg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s_p_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w:t>
              </w:r>
            </w:ins>
          </w:p>
          <w:p w14:paraId="7DF82A3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20" w:author="yukina minato" w:date="2025-09-07T17:10:00Z" w16du:dateUtc="2025-09-07T09:10:00Z"/>
                <w:rFonts w:eastAsia="宋体"/>
                <w:color w:val="5C5C5C"/>
                <w:szCs w:val="22"/>
              </w:rPr>
            </w:pPr>
            <w:ins w:id="6621"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e_s_ggg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r w:rsidRPr="00002D6B">
                <w:rPr>
                  <w:rFonts w:ascii="Consolas" w:eastAsia="Consolas" w:hAnsi="Consolas" w:cs="Consolas"/>
                  <w:color w:val="986801"/>
                  <w:sz w:val="21"/>
                </w:rPr>
                <w:t>3</w:t>
              </w:r>
              <w:r w:rsidRPr="00002D6B">
                <w:rPr>
                  <w:rFonts w:ascii="Consolas" w:eastAsia="Consolas" w:hAnsi="Consolas" w:cs="Consolas"/>
                  <w:color w:val="5C5C5C"/>
                  <w:sz w:val="21"/>
                </w:rPr>
                <w:t>]</w:t>
              </w:r>
            </w:ins>
          </w:p>
          <w:p w14:paraId="34794EF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22" w:author="yukina minato" w:date="2025-09-07T17:10:00Z" w16du:dateUtc="2025-09-07T09:10:00Z"/>
                <w:rFonts w:eastAsia="宋体"/>
                <w:color w:val="5C5C5C"/>
                <w:szCs w:val="22"/>
              </w:rPr>
            </w:pPr>
            <w:ins w:id="6623"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e_e_ggg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s_p_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4</w:t>
              </w:r>
              <w:r w:rsidRPr="00002D6B">
                <w:rPr>
                  <w:rFonts w:ascii="Consolas" w:eastAsia="Consolas" w:hAnsi="Consolas" w:cs="Consolas"/>
                  <w:color w:val="5C5C5C"/>
                  <w:sz w:val="21"/>
                  <w:shd w:val="clear" w:color="auto" w:fill="F8F8F8"/>
                </w:rPr>
                <w:t>]</w:t>
              </w:r>
            </w:ins>
          </w:p>
          <w:p w14:paraId="2CD7F7E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24" w:author="yukina minato" w:date="2025-09-07T17:10:00Z" w16du:dateUtc="2025-09-07T09:10:00Z"/>
                <w:rFonts w:eastAsia="宋体"/>
                <w:color w:val="5C5C5C"/>
                <w:szCs w:val="22"/>
              </w:rPr>
            </w:pPr>
            <w:ins w:id="6625"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e_s_ggg</w:t>
              </w:r>
              <w:proofErr w:type="spellEnd"/>
              <w:r w:rsidRPr="00002D6B">
                <w:rPr>
                  <w:rFonts w:ascii="Consolas" w:eastAsia="Consolas" w:hAnsi="Consolas" w:cs="Consolas"/>
                  <w:color w:val="5C5C5C"/>
                  <w:sz w:val="21"/>
                </w:rPr>
                <w:t> &lt;= t &lt;= </w:t>
              </w:r>
              <w:proofErr w:type="spellStart"/>
              <w:r w:rsidRPr="00002D6B">
                <w:rPr>
                  <w:rFonts w:ascii="Consolas" w:eastAsia="Consolas" w:hAnsi="Consolas" w:cs="Consolas"/>
                  <w:color w:val="5C5C5C"/>
                  <w:sz w:val="21"/>
                </w:rPr>
                <w:t>e_e_ggg</w:t>
              </w:r>
              <w:proofErr w:type="spellEnd"/>
              <w:r w:rsidRPr="00002D6B">
                <w:rPr>
                  <w:rFonts w:ascii="Consolas" w:eastAsia="Consolas" w:hAnsi="Consolas" w:cs="Consolas"/>
                  <w:color w:val="5C5C5C"/>
                  <w:sz w:val="21"/>
                </w:rPr>
                <w:t>:</w:t>
              </w:r>
            </w:ins>
          </w:p>
          <w:p w14:paraId="744D66E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26" w:author="yukina minato" w:date="2025-09-07T17:10:00Z" w16du:dateUtc="2025-09-07T09:10:00Z"/>
                <w:rFonts w:eastAsia="宋体"/>
                <w:color w:val="5C5C5C"/>
                <w:szCs w:val="22"/>
              </w:rPr>
            </w:pPr>
            <w:ins w:id="6627"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s_d_ggg</w:t>
              </w:r>
              <w:proofErr w:type="spellEnd"/>
              <w:r w:rsidRPr="00002D6B">
                <w:rPr>
                  <w:rFonts w:ascii="Consolas" w:eastAsia="Consolas" w:hAnsi="Consolas" w:cs="Consolas"/>
                  <w:color w:val="5C5C5C"/>
                  <w:sz w:val="21"/>
                  <w:shd w:val="clear" w:color="auto" w:fill="F8F8F8"/>
                </w:rPr>
                <w:t> = S_K_GGG * (t - </w:t>
              </w:r>
              <w:proofErr w:type="spellStart"/>
              <w:r w:rsidRPr="00002D6B">
                <w:rPr>
                  <w:rFonts w:ascii="Consolas" w:eastAsia="Consolas" w:hAnsi="Consolas" w:cs="Consolas"/>
                  <w:color w:val="5C5C5C"/>
                  <w:sz w:val="21"/>
                  <w:shd w:val="clear" w:color="auto" w:fill="F8F8F8"/>
                </w:rPr>
                <w:t>e_s_ggg</w:t>
              </w:r>
              <w:proofErr w:type="spellEnd"/>
              <w:r w:rsidRPr="00002D6B">
                <w:rPr>
                  <w:rFonts w:ascii="Consolas" w:eastAsia="Consolas" w:hAnsi="Consolas" w:cs="Consolas"/>
                  <w:color w:val="5C5C5C"/>
                  <w:sz w:val="21"/>
                  <w:shd w:val="clear" w:color="auto" w:fill="F8F8F8"/>
                </w:rPr>
                <w:t>)</w:t>
              </w:r>
            </w:ins>
          </w:p>
          <w:p w14:paraId="58708E0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28" w:author="yukina minato" w:date="2025-09-07T17:10:00Z" w16du:dateUtc="2025-09-07T09:10:00Z"/>
                <w:rFonts w:eastAsia="宋体"/>
                <w:color w:val="5C5C5C"/>
                <w:szCs w:val="22"/>
              </w:rPr>
            </w:pPr>
            <w:ins w:id="6629"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s_c_ggg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e_p_</w:t>
              </w:r>
              <w:proofErr w:type="gramStart"/>
              <w:r w:rsidRPr="00002D6B">
                <w:rPr>
                  <w:rFonts w:ascii="Consolas" w:eastAsia="Consolas" w:hAnsi="Consolas" w:cs="Consolas"/>
                  <w:color w:val="5C5C5C"/>
                  <w:sz w:val="21"/>
                </w:rPr>
                <w:t>ggg.copy</w:t>
              </w:r>
              <w:proofErr w:type="spellEnd"/>
              <w:proofErr w:type="gramEnd"/>
              <w:r w:rsidRPr="00002D6B">
                <w:rPr>
                  <w:rFonts w:ascii="Consolas" w:eastAsia="Consolas" w:hAnsi="Consolas" w:cs="Consolas"/>
                  <w:color w:val="5C5C5C"/>
                  <w:sz w:val="21"/>
                </w:rPr>
                <w:t>()</w:t>
              </w:r>
            </w:ins>
          </w:p>
          <w:p w14:paraId="710620C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30" w:author="yukina minato" w:date="2025-09-07T17:10:00Z" w16du:dateUtc="2025-09-07T09:10:00Z"/>
                <w:rFonts w:eastAsia="宋体"/>
                <w:color w:val="5C5C5C"/>
                <w:szCs w:val="22"/>
              </w:rPr>
            </w:pPr>
            <w:ins w:id="6631"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s_c_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s_d_ggg</w:t>
              </w:r>
              <w:proofErr w:type="spellEnd"/>
            </w:ins>
          </w:p>
          <w:p w14:paraId="1324318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32" w:author="yukina minato" w:date="2025-09-07T17:10:00Z" w16du:dateUtc="2025-09-07T09:10:00Z"/>
                <w:rFonts w:eastAsia="宋体"/>
                <w:color w:val="5C5C5C"/>
                <w:szCs w:val="22"/>
              </w:rPr>
            </w:pPr>
            <w:ins w:id="6633"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a_s_ggg</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n_a_ggg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s_c_ggg</w:t>
              </w:r>
              <w:proofErr w:type="spellEnd"/>
            </w:ins>
          </w:p>
          <w:p w14:paraId="6E8D13E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34" w:author="yukina minato" w:date="2025-09-07T17:10:00Z" w16du:dateUtc="2025-09-07T09:10:00Z"/>
                <w:rFonts w:eastAsia="宋体"/>
                <w:color w:val="5C5C5C"/>
                <w:szCs w:val="22"/>
              </w:rPr>
            </w:pPr>
            <w:ins w:id="6635"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n_a_ggg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ins>
          </w:p>
          <w:p w14:paraId="3542966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36" w:author="yukina minato" w:date="2025-09-07T17:10:00Z" w16du:dateUtc="2025-09-07T09:10:00Z"/>
                <w:rFonts w:eastAsia="宋体"/>
                <w:color w:val="5C5C5C"/>
                <w:szCs w:val="22"/>
              </w:rPr>
            </w:pPr>
            <w:ins w:id="6637"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n_a_ggg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5690106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38" w:author="yukina minato" w:date="2025-09-07T17:10:00Z" w16du:dateUtc="2025-09-07T09:10:00Z"/>
                <w:rFonts w:eastAsia="宋体"/>
                <w:color w:val="5C5C5C"/>
                <w:szCs w:val="22"/>
              </w:rPr>
            </w:pPr>
            <w:ins w:id="6639"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continue</w:t>
              </w:r>
            </w:ins>
          </w:p>
          <w:p w14:paraId="6FD33C3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40" w:author="yukina minato" w:date="2025-09-07T17:10:00Z" w16du:dateUtc="2025-09-07T09:10:00Z"/>
                <w:rFonts w:eastAsia="宋体"/>
                <w:color w:val="5C5C5C"/>
                <w:szCs w:val="22"/>
              </w:rPr>
            </w:pPr>
            <w:ins w:id="6641"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v_s_ggg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a_s_ggg</w:t>
              </w:r>
              <w:proofErr w:type="spellEnd"/>
              <w:proofErr w:type="gramStart"/>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n</w:t>
              </w:r>
              <w:proofErr w:type="gramEnd"/>
              <w:r w:rsidRPr="00002D6B">
                <w:rPr>
                  <w:rFonts w:ascii="Consolas" w:eastAsia="Consolas" w:hAnsi="Consolas" w:cs="Consolas"/>
                  <w:color w:val="5C5C5C"/>
                  <w:sz w:val="21"/>
                </w:rPr>
                <w:t>_a_ggg</w:t>
              </w:r>
              <w:proofErr w:type="spellEnd"/>
              <w:r w:rsidRPr="00002D6B">
                <w:rPr>
                  <w:rFonts w:ascii="Consolas" w:eastAsia="Consolas" w:hAnsi="Consolas" w:cs="Consolas"/>
                  <w:color w:val="5C5C5C"/>
                  <w:sz w:val="21"/>
                </w:rPr>
                <w:t>]</w:t>
              </w:r>
            </w:ins>
          </w:p>
          <w:p w14:paraId="15B9747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42" w:author="yukina minato" w:date="2025-09-07T17:10:00Z" w16du:dateUtc="2025-09-07T09:10:00Z"/>
                <w:rFonts w:eastAsia="宋体"/>
                <w:color w:val="5C5C5C"/>
                <w:szCs w:val="22"/>
              </w:rPr>
            </w:pPr>
            <w:ins w:id="6643"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missile_idx</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w:t>
              </w:r>
            </w:ins>
          </w:p>
          <w:p w14:paraId="06B6413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44" w:author="yukina minato" w:date="2025-09-07T17:10:00Z" w16du:dateUtc="2025-09-07T09:10:00Z"/>
                <w:rFonts w:eastAsia="宋体"/>
                <w:color w:val="5C5C5C"/>
                <w:szCs w:val="22"/>
              </w:rPr>
            </w:pPr>
            <w:ins w:id="6645"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m_p_ggg</w:t>
              </w:r>
              <w:proofErr w:type="spellEnd"/>
              <w:r w:rsidRPr="00002D6B">
                <w:rPr>
                  <w:rFonts w:ascii="Consolas" w:eastAsia="Consolas" w:hAnsi="Consolas" w:cs="Consolas"/>
                  <w:color w:val="5C5C5C"/>
                  <w:sz w:val="21"/>
                </w:rPr>
                <w:t> = M_T_</w:t>
              </w:r>
              <w:proofErr w:type="gramStart"/>
              <w:r w:rsidRPr="00002D6B">
                <w:rPr>
                  <w:rFonts w:ascii="Consolas" w:eastAsia="Consolas" w:hAnsi="Consolas" w:cs="Consolas"/>
                  <w:color w:val="5C5C5C"/>
                  <w:sz w:val="21"/>
                </w:rPr>
                <w:t>GGG[</w:t>
              </w:r>
              <w:proofErr w:type="spellStart"/>
              <w:proofErr w:type="gramEnd"/>
              <w:r w:rsidRPr="00002D6B">
                <w:rPr>
                  <w:rFonts w:ascii="Consolas" w:eastAsia="Consolas" w:hAnsi="Consolas" w:cs="Consolas"/>
                  <w:color w:val="5C5C5C"/>
                  <w:sz w:val="21"/>
                </w:rPr>
                <w:t>missile_idx</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t_idx</w:t>
              </w:r>
              <w:proofErr w:type="spellEnd"/>
              <w:r w:rsidRPr="00002D6B">
                <w:rPr>
                  <w:rFonts w:ascii="Consolas" w:eastAsia="Consolas" w:hAnsi="Consolas" w:cs="Consolas"/>
                  <w:color w:val="5C5C5C"/>
                  <w:sz w:val="21"/>
                </w:rPr>
                <w:t>]</w:t>
              </w:r>
            </w:ins>
          </w:p>
          <w:p w14:paraId="18F0AD1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46" w:author="yukina minato" w:date="2025-09-07T17:10:00Z" w16du:dateUtc="2025-09-07T09:10:00Z"/>
                <w:rFonts w:eastAsia="宋体"/>
                <w:color w:val="5C5C5C"/>
                <w:szCs w:val="22"/>
              </w:rPr>
            </w:pPr>
            <w:ins w:id="6647"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i_t_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m_p_ggg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v_s_ggg</w:t>
              </w:r>
              <w:proofErr w:type="spellEnd"/>
              <w:r w:rsidRPr="00002D6B">
                <w:rPr>
                  <w:rFonts w:ascii="Consolas" w:eastAsia="Consolas" w:hAnsi="Consolas" w:cs="Consolas"/>
                  <w:color w:val="5C5C5C"/>
                  <w:sz w:val="21"/>
                  <w:shd w:val="clear" w:color="auto" w:fill="F8F8F8"/>
                </w:rPr>
                <w:t>, S_R_GGG):</w:t>
              </w:r>
            </w:ins>
          </w:p>
          <w:p w14:paraId="642D9B4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48" w:author="yukina minato" w:date="2025-09-07T17:10:00Z" w16du:dateUtc="2025-09-07T09:10:00Z"/>
                <w:rFonts w:eastAsia="宋体"/>
                <w:color w:val="5C5C5C"/>
                <w:szCs w:val="22"/>
              </w:rPr>
            </w:pPr>
            <w:ins w:id="6649"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t_i_ggg</w:t>
              </w:r>
              <w:proofErr w:type="spellEnd"/>
              <w:r w:rsidRPr="00002D6B">
                <w:rPr>
                  <w:rFonts w:ascii="Consolas" w:eastAsia="Consolas" w:hAnsi="Consolas" w:cs="Consolas"/>
                  <w:color w:val="5C5C5C"/>
                  <w:sz w:val="21"/>
                </w:rPr>
                <w:t> += T_E_GGG</w:t>
              </w:r>
            </w:ins>
          </w:p>
          <w:p w14:paraId="44AAF50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50" w:author="yukina minato" w:date="2025-09-07T17:10:00Z" w16du:dateUtc="2025-09-07T09:10:00Z"/>
                <w:rFonts w:eastAsia="宋体"/>
                <w:color w:val="5C5C5C"/>
                <w:szCs w:val="22"/>
              </w:rPr>
            </w:pPr>
            <w:ins w:id="6651"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t_i_ggg</w:t>
              </w:r>
              <w:proofErr w:type="spellEnd"/>
            </w:ins>
          </w:p>
          <w:p w14:paraId="6D868ED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6652" w:author="yukina minato" w:date="2025-09-07T17:10:00Z" w16du:dateUtc="2025-09-07T09:10:00Z"/>
                <w:rFonts w:eastAsia="宋体"/>
                <w:color w:val="5C5C5C"/>
                <w:szCs w:val="22"/>
              </w:rPr>
            </w:pPr>
          </w:p>
          <w:p w14:paraId="5E21C52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53" w:author="yukina minato" w:date="2025-09-07T17:10:00Z" w16du:dateUtc="2025-09-07T09:10:00Z"/>
                <w:rFonts w:eastAsia="宋体"/>
                <w:color w:val="5C5C5C"/>
                <w:szCs w:val="22"/>
              </w:rPr>
            </w:pPr>
            <w:ins w:id="6654" w:author="yukina minato" w:date="2025-09-07T17:10:00Z" w16du:dateUtc="2025-09-07T09:10:00Z">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i_p_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w:t>
              </w:r>
            </w:ins>
          </w:p>
          <w:p w14:paraId="5094A80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55" w:author="yukina minato" w:date="2025-09-07T17:10:00Z" w16du:dateUtc="2025-09-07T09:10:00Z"/>
                <w:rFonts w:eastAsia="宋体"/>
                <w:color w:val="5C5C5C"/>
                <w:szCs w:val="22"/>
              </w:rPr>
            </w:pPr>
            <w:ins w:id="6656" w:author="yukina minato" w:date="2025-09-07T17:10:00Z" w16du:dateUtc="2025-09-07T09:10:00Z">
              <w:r w:rsidRPr="00002D6B">
                <w:rPr>
                  <w:rFonts w:ascii="Consolas" w:eastAsia="Consolas" w:hAnsi="Consolas" w:cs="Consolas"/>
                  <w:color w:val="5C5C5C"/>
                  <w:sz w:val="21"/>
                </w:rPr>
                <w:t>    population = </w:t>
              </w:r>
              <w:proofErr w:type="spellStart"/>
              <w:proofErr w:type="gramStart"/>
              <w:r w:rsidRPr="00002D6B">
                <w:rPr>
                  <w:rFonts w:ascii="Consolas" w:eastAsia="Consolas" w:hAnsi="Consolas" w:cs="Consolas"/>
                  <w:color w:val="5C5C5C"/>
                  <w:sz w:val="21"/>
                </w:rPr>
                <w:t>np.zeros</w:t>
              </w:r>
              <w:proofErr w:type="spellEnd"/>
              <w:proofErr w:type="gramEnd"/>
              <w:r w:rsidRPr="00002D6B">
                <w:rPr>
                  <w:rFonts w:ascii="Consolas" w:eastAsia="Consolas" w:hAnsi="Consolas" w:cs="Consolas"/>
                  <w:color w:val="5C5C5C"/>
                  <w:sz w:val="21"/>
                </w:rPr>
                <w:t>((P_S_GGG, </w:t>
              </w:r>
              <w:r w:rsidRPr="00002D6B">
                <w:rPr>
                  <w:rFonts w:ascii="Consolas" w:eastAsia="Consolas" w:hAnsi="Consolas" w:cs="Consolas"/>
                  <w:color w:val="986801"/>
                  <w:sz w:val="21"/>
                </w:rPr>
                <w:t>60</w:t>
              </w:r>
              <w:r w:rsidRPr="00002D6B">
                <w:rPr>
                  <w:rFonts w:ascii="Consolas" w:eastAsia="Consolas" w:hAnsi="Consolas" w:cs="Consolas"/>
                  <w:color w:val="5C5C5C"/>
                  <w:sz w:val="21"/>
                </w:rPr>
                <w:t>))</w:t>
              </w:r>
            </w:ins>
          </w:p>
          <w:p w14:paraId="720000D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57" w:author="yukina minato" w:date="2025-09-07T17:10:00Z" w16du:dateUtc="2025-09-07T09:10:00Z"/>
                <w:rFonts w:eastAsia="宋体"/>
                <w:color w:val="5C5C5C"/>
                <w:szCs w:val="22"/>
              </w:rPr>
            </w:pPr>
            <w:ins w:id="6658"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(P_S_GGG):</w:t>
              </w:r>
            </w:ins>
          </w:p>
          <w:p w14:paraId="052D3D8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59" w:author="yukina minato" w:date="2025-09-07T17:10:00Z" w16du:dateUtc="2025-09-07T09:10:00Z"/>
                <w:rFonts w:eastAsia="宋体"/>
                <w:color w:val="5C5C5C"/>
                <w:szCs w:val="22"/>
              </w:rPr>
            </w:pPr>
            <w:ins w:id="6660"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j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proofErr w:type="gramStart"/>
              <w:r w:rsidRPr="00002D6B">
                <w:rPr>
                  <w:rFonts w:ascii="Consolas" w:eastAsia="Consolas" w:hAnsi="Consolas" w:cs="Consolas"/>
                  <w:color w:val="C18401"/>
                  <w:sz w:val="21"/>
                </w:rPr>
                <w:t>range</w:t>
              </w:r>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60</w:t>
              </w:r>
              <w:r w:rsidRPr="00002D6B">
                <w:rPr>
                  <w:rFonts w:ascii="Consolas" w:eastAsia="Consolas" w:hAnsi="Consolas" w:cs="Consolas"/>
                  <w:color w:val="5C5C5C"/>
                  <w:sz w:val="21"/>
                </w:rPr>
                <w:t>):</w:t>
              </w:r>
            </w:ins>
          </w:p>
          <w:p w14:paraId="339F376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61" w:author="yukina minato" w:date="2025-09-07T17:10:00Z" w16du:dateUtc="2025-09-07T09:10:00Z"/>
                <w:rFonts w:eastAsia="宋体"/>
                <w:color w:val="5C5C5C"/>
                <w:szCs w:val="22"/>
              </w:rPr>
            </w:pPr>
            <w:ins w:id="6662"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j % </w:t>
              </w:r>
              <w:r w:rsidRPr="00002D6B">
                <w:rPr>
                  <w:rFonts w:ascii="Consolas" w:eastAsia="Consolas" w:hAnsi="Consolas" w:cs="Consolas"/>
                  <w:color w:val="986801"/>
                  <w:sz w:val="21"/>
                  <w:shd w:val="clear" w:color="auto" w:fill="F8F8F8"/>
                </w:rPr>
                <w:t>4</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7E1CEA1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63" w:author="yukina minato" w:date="2025-09-07T17:10:00Z" w16du:dateUtc="2025-09-07T09:10:00Z"/>
                <w:rFonts w:eastAsia="宋体"/>
                <w:color w:val="5C5C5C"/>
                <w:szCs w:val="22"/>
              </w:rPr>
            </w:pPr>
            <w:ins w:id="6664" w:author="yukina minato" w:date="2025-09-07T17:10:00Z" w16du:dateUtc="2025-09-07T09:10:00Z">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population[</w:t>
              </w:r>
              <w:proofErr w:type="gramEnd"/>
              <w:r w:rsidRPr="00002D6B">
                <w:rPr>
                  <w:rFonts w:ascii="Consolas" w:eastAsia="Consolas" w:hAnsi="Consolas" w:cs="Consolas"/>
                  <w:color w:val="5C5C5C"/>
                  <w:sz w:val="21"/>
                </w:rPr>
                <w:t>i, j] = </w:t>
              </w:r>
              <w:proofErr w:type="gramStart"/>
              <w:r w:rsidRPr="00002D6B">
                <w:rPr>
                  <w:rFonts w:ascii="Consolas" w:eastAsia="Consolas" w:hAnsi="Consolas" w:cs="Consolas"/>
                  <w:color w:val="5C5C5C"/>
                  <w:sz w:val="21"/>
                </w:rPr>
                <w:t>np.random</w:t>
              </w:r>
              <w:proofErr w:type="gramEnd"/>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uniform(</w:t>
              </w:r>
              <w:proofErr w:type="gramEnd"/>
              <w:r w:rsidRPr="00002D6B">
                <w:rPr>
                  <w:rFonts w:ascii="Consolas" w:eastAsia="Consolas" w:hAnsi="Consolas" w:cs="Consolas"/>
                  <w:color w:val="5C5C5C"/>
                  <w:sz w:val="21"/>
                </w:rPr>
                <w:t>U_N_GGG, U_X_GGG)</w:t>
              </w:r>
            </w:ins>
          </w:p>
          <w:p w14:paraId="364E653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65" w:author="yukina minato" w:date="2025-09-07T17:10:00Z" w16du:dateUtc="2025-09-07T09:10:00Z"/>
                <w:rFonts w:eastAsia="宋体"/>
                <w:color w:val="5C5C5C"/>
                <w:szCs w:val="22"/>
              </w:rPr>
            </w:pPr>
            <w:ins w:id="6666"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A626A4"/>
                  <w:sz w:val="21"/>
                  <w:shd w:val="clear" w:color="auto" w:fill="F8F8F8"/>
                </w:rPr>
                <w:t>elif</w:t>
              </w:r>
              <w:proofErr w:type="spellEnd"/>
              <w:r w:rsidRPr="00002D6B">
                <w:rPr>
                  <w:rFonts w:ascii="Consolas" w:eastAsia="Consolas" w:hAnsi="Consolas" w:cs="Consolas"/>
                  <w:color w:val="5C5C5C"/>
                  <w:sz w:val="21"/>
                  <w:shd w:val="clear" w:color="auto" w:fill="F8F8F8"/>
                </w:rPr>
                <w:t> j % </w:t>
              </w:r>
              <w:r w:rsidRPr="00002D6B">
                <w:rPr>
                  <w:rFonts w:ascii="Consolas" w:eastAsia="Consolas" w:hAnsi="Consolas" w:cs="Consolas"/>
                  <w:color w:val="986801"/>
                  <w:sz w:val="21"/>
                  <w:shd w:val="clear" w:color="auto" w:fill="F8F8F8"/>
                </w:rPr>
                <w:t>4</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788E444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67" w:author="yukina minato" w:date="2025-09-07T17:10:00Z" w16du:dateUtc="2025-09-07T09:10:00Z"/>
                <w:rFonts w:eastAsia="宋体"/>
                <w:color w:val="5C5C5C"/>
                <w:szCs w:val="22"/>
              </w:rPr>
            </w:pPr>
            <w:ins w:id="6668" w:author="yukina minato" w:date="2025-09-07T17:10:00Z" w16du:dateUtc="2025-09-07T09:10:00Z">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population[</w:t>
              </w:r>
              <w:proofErr w:type="spellStart"/>
              <w:proofErr w:type="gramEnd"/>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j] = </w:t>
              </w:r>
              <w:proofErr w:type="spellStart"/>
              <w:proofErr w:type="gramStart"/>
              <w:r w:rsidRPr="00002D6B">
                <w:rPr>
                  <w:rFonts w:ascii="Consolas" w:eastAsia="Consolas" w:hAnsi="Consolas" w:cs="Consolas"/>
                  <w:color w:val="5C5C5C"/>
                  <w:sz w:val="21"/>
                </w:rPr>
                <w:t>np.random</w:t>
              </w:r>
              <w:proofErr w:type="gramEnd"/>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uniform</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360</w:t>
              </w:r>
              <w:r w:rsidRPr="00002D6B">
                <w:rPr>
                  <w:rFonts w:ascii="Consolas" w:eastAsia="Consolas" w:hAnsi="Consolas" w:cs="Consolas"/>
                  <w:color w:val="5C5C5C"/>
                  <w:sz w:val="21"/>
                </w:rPr>
                <w:t>)</w:t>
              </w:r>
            </w:ins>
          </w:p>
          <w:p w14:paraId="04DF1CD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69" w:author="yukina minato" w:date="2025-09-07T17:10:00Z" w16du:dateUtc="2025-09-07T09:10:00Z"/>
                <w:rFonts w:eastAsia="宋体"/>
                <w:color w:val="5C5C5C"/>
                <w:szCs w:val="22"/>
              </w:rPr>
            </w:pPr>
            <w:ins w:id="6670"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A626A4"/>
                  <w:sz w:val="21"/>
                  <w:shd w:val="clear" w:color="auto" w:fill="F8F8F8"/>
                </w:rPr>
                <w:t>elif</w:t>
              </w:r>
              <w:proofErr w:type="spellEnd"/>
              <w:r w:rsidRPr="00002D6B">
                <w:rPr>
                  <w:rFonts w:ascii="Consolas" w:eastAsia="Consolas" w:hAnsi="Consolas" w:cs="Consolas"/>
                  <w:color w:val="5C5C5C"/>
                  <w:sz w:val="21"/>
                  <w:shd w:val="clear" w:color="auto" w:fill="F8F8F8"/>
                </w:rPr>
                <w:t> j % </w:t>
              </w:r>
              <w:r w:rsidRPr="00002D6B">
                <w:rPr>
                  <w:rFonts w:ascii="Consolas" w:eastAsia="Consolas" w:hAnsi="Consolas" w:cs="Consolas"/>
                  <w:color w:val="986801"/>
                  <w:sz w:val="21"/>
                  <w:shd w:val="clear" w:color="auto" w:fill="F8F8F8"/>
                </w:rPr>
                <w:t>4</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7E61EFB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71" w:author="yukina minato" w:date="2025-09-07T17:10:00Z" w16du:dateUtc="2025-09-07T09:10:00Z"/>
                <w:rFonts w:eastAsia="宋体"/>
                <w:color w:val="5C5C5C"/>
                <w:szCs w:val="22"/>
              </w:rPr>
            </w:pPr>
            <w:ins w:id="6672" w:author="yukina minato" w:date="2025-09-07T17:10:00Z" w16du:dateUtc="2025-09-07T09:10:00Z">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population[</w:t>
              </w:r>
              <w:proofErr w:type="spellStart"/>
              <w:proofErr w:type="gramEnd"/>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j] = </w:t>
              </w:r>
              <w:proofErr w:type="spellStart"/>
              <w:proofErr w:type="gramStart"/>
              <w:r w:rsidRPr="00002D6B">
                <w:rPr>
                  <w:rFonts w:ascii="Consolas" w:eastAsia="Consolas" w:hAnsi="Consolas" w:cs="Consolas"/>
                  <w:color w:val="5C5C5C"/>
                  <w:sz w:val="21"/>
                </w:rPr>
                <w:t>np.random</w:t>
              </w:r>
              <w:proofErr w:type="gramEnd"/>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uniform</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10</w:t>
              </w:r>
              <w:r w:rsidRPr="00002D6B">
                <w:rPr>
                  <w:rFonts w:ascii="Consolas" w:eastAsia="Consolas" w:hAnsi="Consolas" w:cs="Consolas"/>
                  <w:color w:val="5C5C5C"/>
                  <w:sz w:val="21"/>
                </w:rPr>
                <w:t>)</w:t>
              </w:r>
            </w:ins>
          </w:p>
          <w:p w14:paraId="0E36459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73" w:author="yukina minato" w:date="2025-09-07T17:10:00Z" w16du:dateUtc="2025-09-07T09:10:00Z"/>
                <w:rFonts w:eastAsia="宋体"/>
                <w:color w:val="5C5C5C"/>
                <w:szCs w:val="22"/>
              </w:rPr>
            </w:pPr>
            <w:ins w:id="6674"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else</w:t>
              </w:r>
              <w:r w:rsidRPr="00002D6B">
                <w:rPr>
                  <w:rFonts w:ascii="Consolas" w:eastAsia="Consolas" w:hAnsi="Consolas" w:cs="Consolas"/>
                  <w:color w:val="5C5C5C"/>
                  <w:sz w:val="21"/>
                  <w:shd w:val="clear" w:color="auto" w:fill="F8F8F8"/>
                </w:rPr>
                <w:t>:</w:t>
              </w:r>
            </w:ins>
          </w:p>
          <w:p w14:paraId="5319042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75" w:author="yukina minato" w:date="2025-09-07T17:10:00Z" w16du:dateUtc="2025-09-07T09:10:00Z"/>
                <w:rFonts w:eastAsia="宋体"/>
                <w:color w:val="5C5C5C"/>
                <w:szCs w:val="22"/>
              </w:rPr>
            </w:pPr>
            <w:ins w:id="6676" w:author="yukina minato" w:date="2025-09-07T17:10:00Z" w16du:dateUtc="2025-09-07T09:10:00Z">
              <w:r w:rsidRPr="00002D6B">
                <w:rPr>
                  <w:rFonts w:ascii="Consolas" w:eastAsia="Consolas" w:hAnsi="Consolas" w:cs="Consolas"/>
                  <w:color w:val="5C5C5C"/>
                  <w:sz w:val="21"/>
                </w:rPr>
                <w:t>                </w:t>
              </w:r>
              <w:proofErr w:type="gramStart"/>
              <w:r w:rsidRPr="00002D6B">
                <w:rPr>
                  <w:rFonts w:ascii="Consolas" w:eastAsia="Consolas" w:hAnsi="Consolas" w:cs="Consolas"/>
                  <w:color w:val="5C5C5C"/>
                  <w:sz w:val="21"/>
                </w:rPr>
                <w:t>population[</w:t>
              </w:r>
              <w:proofErr w:type="spellStart"/>
              <w:proofErr w:type="gramEnd"/>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j] = </w:t>
              </w:r>
              <w:proofErr w:type="spellStart"/>
              <w:proofErr w:type="gramStart"/>
              <w:r w:rsidRPr="00002D6B">
                <w:rPr>
                  <w:rFonts w:ascii="Consolas" w:eastAsia="Consolas" w:hAnsi="Consolas" w:cs="Consolas"/>
                  <w:color w:val="5C5C5C"/>
                  <w:sz w:val="21"/>
                </w:rPr>
                <w:t>np.random</w:t>
              </w:r>
              <w:proofErr w:type="gramEnd"/>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uniform</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8</w:t>
              </w:r>
              <w:r w:rsidRPr="00002D6B">
                <w:rPr>
                  <w:rFonts w:ascii="Consolas" w:eastAsia="Consolas" w:hAnsi="Consolas" w:cs="Consolas"/>
                  <w:color w:val="5C5C5C"/>
                  <w:sz w:val="21"/>
                </w:rPr>
                <w:t>)</w:t>
              </w:r>
            </w:ins>
          </w:p>
          <w:p w14:paraId="01C22D6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77" w:author="yukina minato" w:date="2025-09-07T17:10:00Z" w16du:dateUtc="2025-09-07T09:10:00Z"/>
                <w:rFonts w:eastAsia="宋体"/>
                <w:color w:val="5C5C5C"/>
                <w:szCs w:val="22"/>
              </w:rPr>
            </w:pPr>
            <w:ins w:id="6678"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population</w:t>
              </w:r>
            </w:ins>
          </w:p>
          <w:p w14:paraId="1153C5D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6679" w:author="yukina minato" w:date="2025-09-07T17:10:00Z" w16du:dateUtc="2025-09-07T09:10:00Z"/>
                <w:rFonts w:eastAsia="宋体"/>
                <w:color w:val="5C5C5C"/>
                <w:szCs w:val="22"/>
              </w:rPr>
            </w:pPr>
          </w:p>
          <w:p w14:paraId="55D8CC2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80" w:author="yukina minato" w:date="2025-09-07T17:10:00Z" w16du:dateUtc="2025-09-07T09:10:00Z"/>
                <w:rFonts w:eastAsia="宋体"/>
                <w:color w:val="5C5C5C"/>
                <w:szCs w:val="22"/>
              </w:rPr>
            </w:pPr>
            <w:ins w:id="6681" w:author="yukina minato" w:date="2025-09-07T17:10:00Z" w16du:dateUtc="2025-09-07T09:10:00Z">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5C5C5C"/>
                  <w:sz w:val="21"/>
                  <w:shd w:val="clear" w:color="auto" w:fill="F8F8F8"/>
                </w:rPr>
                <w:t>crossover(</w:t>
              </w:r>
              <w:proofErr w:type="gramEnd"/>
              <w:r w:rsidRPr="00002D6B">
                <w:rPr>
                  <w:rFonts w:ascii="Consolas" w:eastAsia="Consolas" w:hAnsi="Consolas" w:cs="Consolas"/>
                  <w:color w:val="5C5C5C"/>
                  <w:sz w:val="21"/>
                  <w:shd w:val="clear" w:color="auto" w:fill="F8F8F8"/>
                </w:rPr>
                <w:t>parent1, parent2):</w:t>
              </w:r>
            </w:ins>
          </w:p>
          <w:p w14:paraId="791BD95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82" w:author="yukina minato" w:date="2025-09-07T17:10:00Z" w16du:dateUtc="2025-09-07T09:10:00Z"/>
                <w:rFonts w:eastAsia="宋体"/>
                <w:color w:val="5C5C5C"/>
                <w:szCs w:val="22"/>
              </w:rPr>
            </w:pPr>
            <w:ins w:id="6683"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proofErr w:type="gramStart"/>
              <w:r w:rsidRPr="00002D6B">
                <w:rPr>
                  <w:rFonts w:ascii="Consolas" w:eastAsia="Consolas" w:hAnsi="Consolas" w:cs="Consolas"/>
                  <w:color w:val="5C5C5C"/>
                  <w:sz w:val="21"/>
                </w:rPr>
                <w:t>np.random</w:t>
              </w:r>
              <w:proofErr w:type="gramEnd"/>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rand</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 &lt; C_R_GGG:</w:t>
              </w:r>
            </w:ins>
          </w:p>
          <w:p w14:paraId="3C6EBAA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84" w:author="yukina minato" w:date="2025-09-07T17:10:00Z" w16du:dateUtc="2025-09-07T09:10:00Z"/>
                <w:rFonts w:eastAsia="宋体"/>
                <w:color w:val="5C5C5C"/>
                <w:szCs w:val="22"/>
              </w:rPr>
            </w:pPr>
            <w:ins w:id="6685"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c_p_ggg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np.random</w:t>
              </w:r>
              <w:proofErr w:type="gramEnd"/>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5C5C5C"/>
                  <w:sz w:val="21"/>
                  <w:shd w:val="clear" w:color="auto" w:fill="F8F8F8"/>
                </w:rPr>
                <w:t>randint</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C18401"/>
                  <w:sz w:val="21"/>
                  <w:shd w:val="clear" w:color="auto" w:fill="F8F8F8"/>
                </w:rPr>
                <w:t>len</w:t>
              </w:r>
              <w:proofErr w:type="spellEnd"/>
              <w:r w:rsidRPr="00002D6B">
                <w:rPr>
                  <w:rFonts w:ascii="Consolas" w:eastAsia="Consolas" w:hAnsi="Consolas" w:cs="Consolas"/>
                  <w:color w:val="5C5C5C"/>
                  <w:sz w:val="21"/>
                  <w:shd w:val="clear" w:color="auto" w:fill="F8F8F8"/>
                </w:rPr>
                <w:t>(parent1)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7EFB418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86" w:author="yukina minato" w:date="2025-09-07T17:10:00Z" w16du:dateUtc="2025-09-07T09:10:00Z"/>
                <w:rFonts w:eastAsia="宋体"/>
                <w:color w:val="5C5C5C"/>
                <w:szCs w:val="22"/>
              </w:rPr>
            </w:pPr>
            <w:ins w:id="6687" w:author="yukina minato" w:date="2025-09-07T17:10:00Z" w16du:dateUtc="2025-09-07T09:10:00Z">
              <w:r w:rsidRPr="00002D6B">
                <w:rPr>
                  <w:rFonts w:ascii="Consolas" w:eastAsia="Consolas" w:hAnsi="Consolas" w:cs="Consolas"/>
                  <w:color w:val="5C5C5C"/>
                  <w:sz w:val="21"/>
                </w:rPr>
                <w:t>        child1 = </w:t>
              </w:r>
              <w:proofErr w:type="gramStart"/>
              <w:r w:rsidRPr="00002D6B">
                <w:rPr>
                  <w:rFonts w:ascii="Consolas" w:eastAsia="Consolas" w:hAnsi="Consolas" w:cs="Consolas"/>
                  <w:color w:val="5C5C5C"/>
                  <w:sz w:val="21"/>
                </w:rPr>
                <w:t>np.concatenate</w:t>
              </w:r>
              <w:proofErr w:type="gramEnd"/>
              <w:r w:rsidRPr="00002D6B">
                <w:rPr>
                  <w:rFonts w:ascii="Consolas" w:eastAsia="Consolas" w:hAnsi="Consolas" w:cs="Consolas"/>
                  <w:color w:val="5C5C5C"/>
                  <w:sz w:val="21"/>
                </w:rPr>
                <w:t>([parent1[:c_p_ggg], parent2[c_p_ggg:]])</w:t>
              </w:r>
            </w:ins>
          </w:p>
          <w:p w14:paraId="080CCB7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88" w:author="yukina minato" w:date="2025-09-07T17:10:00Z" w16du:dateUtc="2025-09-07T09:10:00Z"/>
                <w:rFonts w:eastAsia="宋体"/>
                <w:color w:val="5C5C5C"/>
                <w:szCs w:val="22"/>
              </w:rPr>
            </w:pPr>
            <w:ins w:id="6689" w:author="yukina minato" w:date="2025-09-07T17:10:00Z" w16du:dateUtc="2025-09-07T09:10:00Z">
              <w:r w:rsidRPr="00002D6B">
                <w:rPr>
                  <w:rFonts w:ascii="Consolas" w:eastAsia="Consolas" w:hAnsi="Consolas" w:cs="Consolas"/>
                  <w:color w:val="5C5C5C"/>
                  <w:sz w:val="21"/>
                  <w:shd w:val="clear" w:color="auto" w:fill="F8F8F8"/>
                </w:rPr>
                <w:t>        child2 = </w:t>
              </w:r>
              <w:proofErr w:type="gramStart"/>
              <w:r w:rsidRPr="00002D6B">
                <w:rPr>
                  <w:rFonts w:ascii="Consolas" w:eastAsia="Consolas" w:hAnsi="Consolas" w:cs="Consolas"/>
                  <w:color w:val="5C5C5C"/>
                  <w:sz w:val="21"/>
                  <w:shd w:val="clear" w:color="auto" w:fill="F8F8F8"/>
                </w:rPr>
                <w:t>np.concatenate</w:t>
              </w:r>
              <w:proofErr w:type="gramEnd"/>
              <w:r w:rsidRPr="00002D6B">
                <w:rPr>
                  <w:rFonts w:ascii="Consolas" w:eastAsia="Consolas" w:hAnsi="Consolas" w:cs="Consolas"/>
                  <w:color w:val="5C5C5C"/>
                  <w:sz w:val="21"/>
                  <w:shd w:val="clear" w:color="auto" w:fill="F8F8F8"/>
                </w:rPr>
                <w:t>([parent2[:c_p_ggg], parent1[c_p_ggg:]])</w:t>
              </w:r>
            </w:ins>
          </w:p>
          <w:p w14:paraId="6DE6EA7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90" w:author="yukina minato" w:date="2025-09-07T17:10:00Z" w16du:dateUtc="2025-09-07T09:10:00Z"/>
                <w:rFonts w:eastAsia="宋体"/>
                <w:color w:val="5C5C5C"/>
                <w:szCs w:val="22"/>
              </w:rPr>
            </w:pPr>
            <w:ins w:id="6691"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child1, child2</w:t>
              </w:r>
            </w:ins>
          </w:p>
          <w:p w14:paraId="4EBD238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92" w:author="yukina minato" w:date="2025-09-07T17:10:00Z" w16du:dateUtc="2025-09-07T09:10:00Z"/>
                <w:rFonts w:eastAsia="宋体"/>
                <w:color w:val="5C5C5C"/>
                <w:szCs w:val="22"/>
              </w:rPr>
            </w:pPr>
            <w:ins w:id="6693"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parent1.copy(), parent2.copy()</w:t>
              </w:r>
            </w:ins>
          </w:p>
          <w:p w14:paraId="4908E5A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6694" w:author="yukina minato" w:date="2025-09-07T17:10:00Z" w16du:dateUtc="2025-09-07T09:10:00Z"/>
                <w:rFonts w:eastAsia="宋体"/>
                <w:color w:val="5C5C5C"/>
                <w:szCs w:val="22"/>
              </w:rPr>
            </w:pPr>
          </w:p>
          <w:p w14:paraId="755F424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95" w:author="yukina minato" w:date="2025-09-07T17:10:00Z" w16du:dateUtc="2025-09-07T09:10:00Z"/>
                <w:rFonts w:eastAsia="宋体"/>
                <w:color w:val="5C5C5C"/>
                <w:szCs w:val="22"/>
              </w:rPr>
            </w:pPr>
            <w:ins w:id="6696" w:author="yukina minato" w:date="2025-09-07T17:10:00Z" w16du:dateUtc="2025-09-07T09:10:00Z">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mutate(individual):</w:t>
              </w:r>
            </w:ins>
          </w:p>
          <w:p w14:paraId="627EC5B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697" w:author="yukina minato" w:date="2025-09-07T17:10:00Z" w16du:dateUtc="2025-09-07T09:10:00Z"/>
                <w:rFonts w:eastAsia="宋体"/>
                <w:color w:val="5C5C5C"/>
                <w:szCs w:val="22"/>
              </w:rPr>
            </w:pPr>
            <w:ins w:id="6698"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r w:rsidRPr="00002D6B">
                <w:rPr>
                  <w:rFonts w:ascii="Consolas" w:eastAsia="Consolas" w:hAnsi="Consolas" w:cs="Consolas"/>
                  <w:color w:val="C18401"/>
                  <w:sz w:val="21"/>
                </w:rPr>
                <w:t>range</w:t>
              </w:r>
              <w:r w:rsidRPr="00002D6B">
                <w:rPr>
                  <w:rFonts w:ascii="Consolas" w:eastAsia="Consolas" w:hAnsi="Consolas" w:cs="Consolas"/>
                  <w:color w:val="5C5C5C"/>
                  <w:sz w:val="21"/>
                </w:rPr>
                <w:t>(</w:t>
              </w:r>
              <w:proofErr w:type="spellStart"/>
              <w:r w:rsidRPr="00002D6B">
                <w:rPr>
                  <w:rFonts w:ascii="Consolas" w:eastAsia="Consolas" w:hAnsi="Consolas" w:cs="Consolas"/>
                  <w:color w:val="C18401"/>
                  <w:sz w:val="21"/>
                </w:rPr>
                <w:t>len</w:t>
              </w:r>
              <w:proofErr w:type="spellEnd"/>
              <w:r w:rsidRPr="00002D6B">
                <w:rPr>
                  <w:rFonts w:ascii="Consolas" w:eastAsia="Consolas" w:hAnsi="Consolas" w:cs="Consolas"/>
                  <w:color w:val="5C5C5C"/>
                  <w:sz w:val="21"/>
                </w:rPr>
                <w:t>(individual)):</w:t>
              </w:r>
            </w:ins>
          </w:p>
          <w:p w14:paraId="34738CD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699" w:author="yukina minato" w:date="2025-09-07T17:10:00Z" w16du:dateUtc="2025-09-07T09:10:00Z"/>
                <w:rFonts w:eastAsia="宋体"/>
                <w:color w:val="5C5C5C"/>
                <w:szCs w:val="22"/>
              </w:rPr>
            </w:pPr>
            <w:ins w:id="6700"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np.random</w:t>
              </w:r>
              <w:proofErr w:type="gramEnd"/>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5C5C5C"/>
                  <w:sz w:val="21"/>
                  <w:shd w:val="clear" w:color="auto" w:fill="F8F8F8"/>
                </w:rPr>
                <w:t>rand</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 &lt; M_R_GGG:</w:t>
              </w:r>
            </w:ins>
          </w:p>
          <w:p w14:paraId="4FEEF70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01" w:author="yukina minato" w:date="2025-09-07T17:10:00Z" w16du:dateUtc="2025-09-07T09:10:00Z"/>
                <w:rFonts w:eastAsia="宋体"/>
                <w:color w:val="5C5C5C"/>
                <w:szCs w:val="22"/>
              </w:rPr>
            </w:pPr>
            <w:ins w:id="6702"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4</w:t>
              </w:r>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1D86FEF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03" w:author="yukina minato" w:date="2025-09-07T17:10:00Z" w16du:dateUtc="2025-09-07T09:10:00Z"/>
                <w:rFonts w:eastAsia="宋体"/>
                <w:color w:val="5C5C5C"/>
                <w:szCs w:val="22"/>
              </w:rPr>
            </w:pPr>
            <w:ins w:id="6704" w:author="yukina minato" w:date="2025-09-07T17:10:00Z" w16du:dateUtc="2025-09-07T09:10:00Z">
              <w:r w:rsidRPr="00002D6B">
                <w:rPr>
                  <w:rFonts w:ascii="Consolas" w:eastAsia="Consolas" w:hAnsi="Consolas" w:cs="Consolas"/>
                  <w:color w:val="5C5C5C"/>
                  <w:sz w:val="21"/>
                  <w:shd w:val="clear" w:color="auto" w:fill="F8F8F8"/>
                </w:rPr>
                <w:t>                individual[i] = </w:t>
              </w:r>
              <w:proofErr w:type="gramStart"/>
              <w:r w:rsidRPr="00002D6B">
                <w:rPr>
                  <w:rFonts w:ascii="Consolas" w:eastAsia="Consolas" w:hAnsi="Consolas" w:cs="Consolas"/>
                  <w:color w:val="5C5C5C"/>
                  <w:sz w:val="21"/>
                  <w:shd w:val="clear" w:color="auto" w:fill="F8F8F8"/>
                </w:rPr>
                <w:t>np.clip</w:t>
              </w:r>
              <w:proofErr w:type="gramEnd"/>
              <w:r w:rsidRPr="00002D6B">
                <w:rPr>
                  <w:rFonts w:ascii="Consolas" w:eastAsia="Consolas" w:hAnsi="Consolas" w:cs="Consolas"/>
                  <w:color w:val="5C5C5C"/>
                  <w:sz w:val="21"/>
                  <w:shd w:val="clear" w:color="auto" w:fill="F8F8F8"/>
                </w:rPr>
                <w:t>(individual[i] + </w:t>
              </w:r>
              <w:proofErr w:type="gramStart"/>
              <w:r w:rsidRPr="00002D6B">
                <w:rPr>
                  <w:rFonts w:ascii="Consolas" w:eastAsia="Consolas" w:hAnsi="Consolas" w:cs="Consolas"/>
                  <w:color w:val="5C5C5C"/>
                  <w:sz w:val="21"/>
                  <w:shd w:val="clear" w:color="auto" w:fill="F8F8F8"/>
                </w:rPr>
                <w:t>np.random</w:t>
              </w:r>
              <w:proofErr w:type="gramEnd"/>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5C5C5C"/>
                  <w:sz w:val="21"/>
                  <w:shd w:val="clear" w:color="auto" w:fill="F8F8F8"/>
                </w:rPr>
                <w:t>normal(</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5</w:t>
              </w:r>
              <w:r w:rsidRPr="00002D6B">
                <w:rPr>
                  <w:rFonts w:ascii="Consolas" w:eastAsia="Consolas" w:hAnsi="Consolas" w:cs="Consolas"/>
                  <w:color w:val="5C5C5C"/>
                  <w:sz w:val="21"/>
                  <w:shd w:val="clear" w:color="auto" w:fill="F8F8F8"/>
                </w:rPr>
                <w:t>), U_N_GGG, U_X_GGG)</w:t>
              </w:r>
            </w:ins>
          </w:p>
          <w:p w14:paraId="5EEF16A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05" w:author="yukina minato" w:date="2025-09-07T17:10:00Z" w16du:dateUtc="2025-09-07T09:10:00Z"/>
                <w:rFonts w:eastAsia="宋体"/>
                <w:color w:val="5C5C5C"/>
                <w:szCs w:val="22"/>
              </w:rPr>
            </w:pPr>
            <w:ins w:id="6706"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A626A4"/>
                  <w:sz w:val="21"/>
                </w:rPr>
                <w:t>elif</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4</w:t>
              </w:r>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1544D9D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07" w:author="yukina minato" w:date="2025-09-07T17:10:00Z" w16du:dateUtc="2025-09-07T09:10:00Z"/>
                <w:rFonts w:eastAsia="宋体"/>
                <w:color w:val="5C5C5C"/>
                <w:szCs w:val="22"/>
              </w:rPr>
            </w:pPr>
            <w:ins w:id="6708" w:author="yukina minato" w:date="2025-09-07T17:10:00Z" w16du:dateUtc="2025-09-07T09:10:00Z">
              <w:r w:rsidRPr="00002D6B">
                <w:rPr>
                  <w:rFonts w:ascii="Consolas" w:eastAsia="Consolas" w:hAnsi="Consolas" w:cs="Consolas"/>
                  <w:color w:val="5C5C5C"/>
                  <w:sz w:val="21"/>
                  <w:shd w:val="clear" w:color="auto" w:fill="F8F8F8"/>
                </w:rPr>
                <w:t>                individual[i] = </w:t>
              </w:r>
              <w:proofErr w:type="gramStart"/>
              <w:r w:rsidRPr="00002D6B">
                <w:rPr>
                  <w:rFonts w:ascii="Consolas" w:eastAsia="Consolas" w:hAnsi="Consolas" w:cs="Consolas"/>
                  <w:color w:val="5C5C5C"/>
                  <w:sz w:val="21"/>
                  <w:shd w:val="clear" w:color="auto" w:fill="F8F8F8"/>
                </w:rPr>
                <w:t>np.clip</w:t>
              </w:r>
              <w:proofErr w:type="gramEnd"/>
              <w:r w:rsidRPr="00002D6B">
                <w:rPr>
                  <w:rFonts w:ascii="Consolas" w:eastAsia="Consolas" w:hAnsi="Consolas" w:cs="Consolas"/>
                  <w:color w:val="5C5C5C"/>
                  <w:sz w:val="21"/>
                  <w:shd w:val="clear" w:color="auto" w:fill="F8F8F8"/>
                </w:rPr>
                <w:t>(individual[i] + </w:t>
              </w:r>
              <w:proofErr w:type="gramStart"/>
              <w:r w:rsidRPr="00002D6B">
                <w:rPr>
                  <w:rFonts w:ascii="Consolas" w:eastAsia="Consolas" w:hAnsi="Consolas" w:cs="Consolas"/>
                  <w:color w:val="5C5C5C"/>
                  <w:sz w:val="21"/>
                  <w:shd w:val="clear" w:color="auto" w:fill="F8F8F8"/>
                </w:rPr>
                <w:t>np.random</w:t>
              </w:r>
              <w:proofErr w:type="gramEnd"/>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5C5C5C"/>
                  <w:sz w:val="21"/>
                  <w:shd w:val="clear" w:color="auto" w:fill="F8F8F8"/>
                </w:rPr>
                <w:t>normal(</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360</w:t>
              </w:r>
              <w:r w:rsidRPr="00002D6B">
                <w:rPr>
                  <w:rFonts w:ascii="Consolas" w:eastAsia="Consolas" w:hAnsi="Consolas" w:cs="Consolas"/>
                  <w:color w:val="5C5C5C"/>
                  <w:sz w:val="21"/>
                  <w:shd w:val="clear" w:color="auto" w:fill="F8F8F8"/>
                </w:rPr>
                <w:t>)</w:t>
              </w:r>
            </w:ins>
          </w:p>
          <w:p w14:paraId="0D66BAE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09" w:author="yukina minato" w:date="2025-09-07T17:10:00Z" w16du:dateUtc="2025-09-07T09:10:00Z"/>
                <w:rFonts w:eastAsia="宋体"/>
                <w:color w:val="5C5C5C"/>
                <w:szCs w:val="22"/>
              </w:rPr>
            </w:pPr>
            <w:ins w:id="6710"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A626A4"/>
                  <w:sz w:val="21"/>
                </w:rPr>
                <w:t>elif</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4</w:t>
              </w:r>
              <w:r w:rsidRPr="00002D6B">
                <w:rPr>
                  <w:rFonts w:ascii="Consolas" w:eastAsia="Consolas" w:hAnsi="Consolas" w:cs="Consolas"/>
                  <w:color w:val="5C5C5C"/>
                  <w:sz w:val="21"/>
                </w:rPr>
                <w:t> == </w:t>
              </w:r>
              <w:r w:rsidRPr="00002D6B">
                <w:rPr>
                  <w:rFonts w:ascii="Consolas" w:eastAsia="Consolas" w:hAnsi="Consolas" w:cs="Consolas"/>
                  <w:color w:val="986801"/>
                  <w:sz w:val="21"/>
                </w:rPr>
                <w:t>2</w:t>
              </w:r>
              <w:r w:rsidRPr="00002D6B">
                <w:rPr>
                  <w:rFonts w:ascii="Consolas" w:eastAsia="Consolas" w:hAnsi="Consolas" w:cs="Consolas"/>
                  <w:color w:val="5C5C5C"/>
                  <w:sz w:val="21"/>
                </w:rPr>
                <w:t>:</w:t>
              </w:r>
            </w:ins>
          </w:p>
          <w:p w14:paraId="391D95B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11" w:author="yukina minato" w:date="2025-09-07T17:10:00Z" w16du:dateUtc="2025-09-07T09:10:00Z"/>
                <w:rFonts w:eastAsia="宋体"/>
                <w:color w:val="5C5C5C"/>
                <w:szCs w:val="22"/>
              </w:rPr>
            </w:pPr>
            <w:ins w:id="6712" w:author="yukina minato" w:date="2025-09-07T17:10:00Z" w16du:dateUtc="2025-09-07T09:10:00Z">
              <w:r w:rsidRPr="00002D6B">
                <w:rPr>
                  <w:rFonts w:ascii="Consolas" w:eastAsia="Consolas" w:hAnsi="Consolas" w:cs="Consolas"/>
                  <w:color w:val="5C5C5C"/>
                  <w:sz w:val="21"/>
                  <w:shd w:val="clear" w:color="auto" w:fill="F8F8F8"/>
                </w:rPr>
                <w:t>                individual[i] = </w:t>
              </w:r>
              <w:proofErr w:type="gramStart"/>
              <w:r w:rsidRPr="00002D6B">
                <w:rPr>
                  <w:rFonts w:ascii="Consolas" w:eastAsia="Consolas" w:hAnsi="Consolas" w:cs="Consolas"/>
                  <w:color w:val="5C5C5C"/>
                  <w:sz w:val="21"/>
                  <w:shd w:val="clear" w:color="auto" w:fill="F8F8F8"/>
                </w:rPr>
                <w:t>np.clip</w:t>
              </w:r>
              <w:proofErr w:type="gramEnd"/>
              <w:r w:rsidRPr="00002D6B">
                <w:rPr>
                  <w:rFonts w:ascii="Consolas" w:eastAsia="Consolas" w:hAnsi="Consolas" w:cs="Consolas"/>
                  <w:color w:val="5C5C5C"/>
                  <w:sz w:val="21"/>
                  <w:shd w:val="clear" w:color="auto" w:fill="F8F8F8"/>
                </w:rPr>
                <w:t>(individual[i] + </w:t>
              </w:r>
              <w:proofErr w:type="gramStart"/>
              <w:r w:rsidRPr="00002D6B">
                <w:rPr>
                  <w:rFonts w:ascii="Consolas" w:eastAsia="Consolas" w:hAnsi="Consolas" w:cs="Consolas"/>
                  <w:color w:val="5C5C5C"/>
                  <w:sz w:val="21"/>
                  <w:shd w:val="clear" w:color="auto" w:fill="F8F8F8"/>
                </w:rPr>
                <w:t>np.random</w:t>
              </w:r>
              <w:proofErr w:type="gramEnd"/>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5C5C5C"/>
                  <w:sz w:val="21"/>
                  <w:shd w:val="clear" w:color="auto" w:fill="F8F8F8"/>
                </w:rPr>
                <w:t>normal(</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10</w:t>
              </w:r>
              <w:r w:rsidRPr="00002D6B">
                <w:rPr>
                  <w:rFonts w:ascii="Consolas" w:eastAsia="Consolas" w:hAnsi="Consolas" w:cs="Consolas"/>
                  <w:color w:val="5C5C5C"/>
                  <w:sz w:val="21"/>
                  <w:shd w:val="clear" w:color="auto" w:fill="F8F8F8"/>
                </w:rPr>
                <w:t>)</w:t>
              </w:r>
            </w:ins>
          </w:p>
          <w:p w14:paraId="3F05B79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13" w:author="yukina minato" w:date="2025-09-07T17:10:00Z" w16du:dateUtc="2025-09-07T09:10:00Z"/>
                <w:rFonts w:eastAsia="宋体"/>
                <w:color w:val="5C5C5C"/>
                <w:szCs w:val="22"/>
              </w:rPr>
            </w:pPr>
            <w:ins w:id="6714"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else</w:t>
              </w:r>
              <w:r w:rsidRPr="00002D6B">
                <w:rPr>
                  <w:rFonts w:ascii="Consolas" w:eastAsia="Consolas" w:hAnsi="Consolas" w:cs="Consolas"/>
                  <w:color w:val="5C5C5C"/>
                  <w:sz w:val="21"/>
                </w:rPr>
                <w:t>:</w:t>
              </w:r>
            </w:ins>
          </w:p>
          <w:p w14:paraId="59601BF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15" w:author="yukina minato" w:date="2025-09-07T17:10:00Z" w16du:dateUtc="2025-09-07T09:10:00Z"/>
                <w:rFonts w:eastAsia="宋体"/>
                <w:color w:val="5C5C5C"/>
                <w:szCs w:val="22"/>
              </w:rPr>
            </w:pPr>
            <w:ins w:id="6716" w:author="yukina minato" w:date="2025-09-07T17:10:00Z" w16du:dateUtc="2025-09-07T09:10:00Z">
              <w:r w:rsidRPr="00002D6B">
                <w:rPr>
                  <w:rFonts w:ascii="Consolas" w:eastAsia="Consolas" w:hAnsi="Consolas" w:cs="Consolas"/>
                  <w:color w:val="5C5C5C"/>
                  <w:sz w:val="21"/>
                  <w:shd w:val="clear" w:color="auto" w:fill="F8F8F8"/>
                </w:rPr>
                <w:t>                individual[i] = </w:t>
              </w:r>
              <w:proofErr w:type="gramStart"/>
              <w:r w:rsidRPr="00002D6B">
                <w:rPr>
                  <w:rFonts w:ascii="Consolas" w:eastAsia="Consolas" w:hAnsi="Consolas" w:cs="Consolas"/>
                  <w:color w:val="5C5C5C"/>
                  <w:sz w:val="21"/>
                  <w:shd w:val="clear" w:color="auto" w:fill="F8F8F8"/>
                </w:rPr>
                <w:t>np.clip</w:t>
              </w:r>
              <w:proofErr w:type="gramEnd"/>
              <w:r w:rsidRPr="00002D6B">
                <w:rPr>
                  <w:rFonts w:ascii="Consolas" w:eastAsia="Consolas" w:hAnsi="Consolas" w:cs="Consolas"/>
                  <w:color w:val="5C5C5C"/>
                  <w:sz w:val="21"/>
                  <w:shd w:val="clear" w:color="auto" w:fill="F8F8F8"/>
                </w:rPr>
                <w:t>(individual[i] + </w:t>
              </w:r>
              <w:proofErr w:type="gramStart"/>
              <w:r w:rsidRPr="00002D6B">
                <w:rPr>
                  <w:rFonts w:ascii="Consolas" w:eastAsia="Consolas" w:hAnsi="Consolas" w:cs="Consolas"/>
                  <w:color w:val="5C5C5C"/>
                  <w:sz w:val="21"/>
                  <w:shd w:val="clear" w:color="auto" w:fill="F8F8F8"/>
                </w:rPr>
                <w:t>np.random</w:t>
              </w:r>
              <w:proofErr w:type="gramEnd"/>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5C5C5C"/>
                  <w:sz w:val="21"/>
                  <w:shd w:val="clear" w:color="auto" w:fill="F8F8F8"/>
                </w:rPr>
                <w:t>normal(</w:t>
              </w:r>
              <w:proofErr w:type="gramEnd"/>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0.5</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w:t>
              </w:r>
            </w:ins>
          </w:p>
          <w:p w14:paraId="571D372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17" w:author="yukina minato" w:date="2025-09-07T17:10:00Z" w16du:dateUtc="2025-09-07T09:10:00Z"/>
                <w:rFonts w:eastAsia="宋体"/>
                <w:color w:val="5C5C5C"/>
                <w:szCs w:val="22"/>
              </w:rPr>
            </w:pPr>
            <w:ins w:id="6718"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individual</w:t>
              </w:r>
            </w:ins>
          </w:p>
          <w:p w14:paraId="16D9D95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80"/>
              <w:jc w:val="left"/>
              <w:rPr>
                <w:ins w:id="6719" w:author="yukina minato" w:date="2025-09-07T17:10:00Z" w16du:dateUtc="2025-09-07T09:10:00Z"/>
                <w:rFonts w:eastAsia="宋体"/>
                <w:color w:val="5C5C5C"/>
                <w:szCs w:val="22"/>
              </w:rPr>
            </w:pPr>
          </w:p>
          <w:p w14:paraId="3E74AAD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20" w:author="yukina minato" w:date="2025-09-07T17:10:00Z" w16du:dateUtc="2025-09-07T09:10:00Z"/>
                <w:rFonts w:eastAsia="宋体"/>
                <w:color w:val="5C5C5C"/>
                <w:szCs w:val="22"/>
              </w:rPr>
            </w:pPr>
            <w:ins w:id="6721" w:author="yukina minato" w:date="2025-09-07T17:10:00Z" w16du:dateUtc="2025-09-07T09:10:00Z">
              <w:r w:rsidRPr="00002D6B">
                <w:rPr>
                  <w:rFonts w:ascii="Consolas" w:eastAsia="Consolas" w:hAnsi="Consolas" w:cs="Consolas"/>
                  <w:color w:val="4078F2"/>
                  <w:sz w:val="21"/>
                </w:rPr>
                <w:t>@</w:t>
              </w:r>
              <w:proofErr w:type="gramStart"/>
              <w:r w:rsidRPr="00002D6B">
                <w:rPr>
                  <w:rFonts w:ascii="Consolas" w:eastAsia="Consolas" w:hAnsi="Consolas" w:cs="Consolas"/>
                  <w:color w:val="4078F2"/>
                  <w:sz w:val="21"/>
                </w:rPr>
                <w:t>jit(</w:t>
              </w:r>
              <w:proofErr w:type="gramEnd"/>
              <w:r w:rsidRPr="00002D6B">
                <w:rPr>
                  <w:rFonts w:ascii="Consolas" w:eastAsia="Consolas" w:hAnsi="Consolas" w:cs="Consolas"/>
                  <w:color w:val="4078F2"/>
                  <w:sz w:val="21"/>
                </w:rPr>
                <w:t>nopython=</w:t>
              </w:r>
              <w:r w:rsidRPr="00002D6B">
                <w:rPr>
                  <w:rFonts w:ascii="Consolas" w:eastAsia="Consolas" w:hAnsi="Consolas" w:cs="Consolas"/>
                  <w:color w:val="0184BB"/>
                  <w:sz w:val="21"/>
                </w:rPr>
                <w:t>True</w:t>
              </w:r>
              <w:r w:rsidRPr="00002D6B">
                <w:rPr>
                  <w:rFonts w:ascii="Consolas" w:eastAsia="Consolas" w:hAnsi="Consolas" w:cs="Consolas"/>
                  <w:color w:val="4078F2"/>
                  <w:sz w:val="21"/>
                </w:rPr>
                <w:t>, parallel=</w:t>
              </w:r>
              <w:r w:rsidRPr="00002D6B">
                <w:rPr>
                  <w:rFonts w:ascii="Consolas" w:eastAsia="Consolas" w:hAnsi="Consolas" w:cs="Consolas"/>
                  <w:color w:val="0184BB"/>
                  <w:sz w:val="21"/>
                </w:rPr>
                <w:t>True</w:t>
              </w:r>
              <w:r w:rsidRPr="00002D6B">
                <w:rPr>
                  <w:rFonts w:ascii="Consolas" w:eastAsia="Consolas" w:hAnsi="Consolas" w:cs="Consolas"/>
                  <w:color w:val="4078F2"/>
                  <w:sz w:val="21"/>
                </w:rPr>
                <w:t>)</w:t>
              </w:r>
            </w:ins>
          </w:p>
          <w:p w14:paraId="1CCABCB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22" w:author="yukina minato" w:date="2025-09-07T17:10:00Z" w16du:dateUtc="2025-09-07T09:10:00Z"/>
                <w:rFonts w:eastAsia="宋体"/>
                <w:color w:val="5C5C5C"/>
                <w:szCs w:val="22"/>
              </w:rPr>
            </w:pPr>
            <w:ins w:id="6723" w:author="yukina minato" w:date="2025-09-07T17:10:00Z" w16du:dateUtc="2025-09-07T09:10:00Z">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c_f_ggg</w:t>
              </w:r>
              <w:proofErr w:type="spellEnd"/>
              <w:r w:rsidRPr="00002D6B">
                <w:rPr>
                  <w:rFonts w:ascii="Consolas" w:eastAsia="Consolas" w:hAnsi="Consolas" w:cs="Consolas"/>
                  <w:color w:val="5C5C5C"/>
                  <w:sz w:val="21"/>
                  <w:shd w:val="clear" w:color="auto" w:fill="F8F8F8"/>
                </w:rPr>
                <w:t>(population):</w:t>
              </w:r>
            </w:ins>
          </w:p>
          <w:p w14:paraId="28B6A4A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24" w:author="yukina minato" w:date="2025-09-07T17:10:00Z" w16du:dateUtc="2025-09-07T09:10:00Z"/>
                <w:rFonts w:eastAsia="宋体"/>
                <w:color w:val="5C5C5C"/>
                <w:szCs w:val="22"/>
              </w:rPr>
            </w:pPr>
            <w:ins w:id="6725" w:author="yukina minato" w:date="2025-09-07T17:10:00Z" w16du:dateUtc="2025-09-07T09:10:00Z">
              <w:r w:rsidRPr="00002D6B">
                <w:rPr>
                  <w:rFonts w:ascii="Consolas" w:eastAsia="Consolas" w:hAnsi="Consolas" w:cs="Consolas"/>
                  <w:color w:val="5C5C5C"/>
                  <w:sz w:val="21"/>
                </w:rPr>
                <w:t>    fitness = </w:t>
              </w:r>
              <w:proofErr w:type="spellStart"/>
              <w:proofErr w:type="gramStart"/>
              <w:r w:rsidRPr="00002D6B">
                <w:rPr>
                  <w:rFonts w:ascii="Consolas" w:eastAsia="Consolas" w:hAnsi="Consolas" w:cs="Consolas"/>
                  <w:color w:val="5C5C5C"/>
                  <w:sz w:val="21"/>
                </w:rPr>
                <w:t>np.zeros</w:t>
              </w:r>
              <w:proofErr w:type="spellEnd"/>
              <w:proofErr w:type="gramEnd"/>
              <w:r w:rsidRPr="00002D6B">
                <w:rPr>
                  <w:rFonts w:ascii="Consolas" w:eastAsia="Consolas" w:hAnsi="Consolas" w:cs="Consolas"/>
                  <w:color w:val="5C5C5C"/>
                  <w:sz w:val="21"/>
                </w:rPr>
                <w:t>(</w:t>
              </w:r>
              <w:proofErr w:type="spellStart"/>
              <w:proofErr w:type="gramStart"/>
              <w:r w:rsidRPr="00002D6B">
                <w:rPr>
                  <w:rFonts w:ascii="Consolas" w:eastAsia="Consolas" w:hAnsi="Consolas" w:cs="Consolas"/>
                  <w:color w:val="5C5C5C"/>
                  <w:sz w:val="21"/>
                </w:rPr>
                <w:t>population.shape</w:t>
              </w:r>
              <w:proofErr w:type="spellEnd"/>
              <w:proofErr w:type="gramEnd"/>
              <w:r w:rsidRPr="00002D6B">
                <w:rPr>
                  <w:rFonts w:ascii="Consolas" w:eastAsia="Consolas" w:hAnsi="Consolas" w:cs="Consolas"/>
                  <w:color w:val="5C5C5C"/>
                  <w:sz w:val="21"/>
                </w:rPr>
                <w:t>[</w:t>
              </w:r>
              <w:r w:rsidRPr="00002D6B">
                <w:rPr>
                  <w:rFonts w:ascii="Consolas" w:eastAsia="Consolas" w:hAnsi="Consolas" w:cs="Consolas"/>
                  <w:color w:val="986801"/>
                  <w:sz w:val="21"/>
                </w:rPr>
                <w:t>0</w:t>
              </w:r>
              <w:r w:rsidRPr="00002D6B">
                <w:rPr>
                  <w:rFonts w:ascii="Consolas" w:eastAsia="Consolas" w:hAnsi="Consolas" w:cs="Consolas"/>
                  <w:color w:val="5C5C5C"/>
                  <w:sz w:val="21"/>
                </w:rPr>
                <w:t>])</w:t>
              </w:r>
            </w:ins>
          </w:p>
          <w:p w14:paraId="01D865C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26" w:author="yukina minato" w:date="2025-09-07T17:10:00Z" w16du:dateUtc="2025-09-07T09:10:00Z"/>
                <w:rFonts w:eastAsia="宋体"/>
                <w:color w:val="5C5C5C"/>
                <w:szCs w:val="22"/>
              </w:rPr>
            </w:pPr>
            <w:ins w:id="6727"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i</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prange</w:t>
              </w:r>
              <w:proofErr w:type="spellEnd"/>
              <w:r w:rsidRPr="00002D6B">
                <w:rPr>
                  <w:rFonts w:ascii="Consolas" w:eastAsia="Consolas" w:hAnsi="Consolas" w:cs="Consolas"/>
                  <w:color w:val="5C5C5C"/>
                  <w:sz w:val="21"/>
                  <w:shd w:val="clear" w:color="auto" w:fill="F8F8F8"/>
                </w:rPr>
                <w:t>(</w:t>
              </w:r>
              <w:proofErr w:type="spellStart"/>
              <w:proofErr w:type="gramStart"/>
              <w:r w:rsidRPr="00002D6B">
                <w:rPr>
                  <w:rFonts w:ascii="Consolas" w:eastAsia="Consolas" w:hAnsi="Consolas" w:cs="Consolas"/>
                  <w:color w:val="5C5C5C"/>
                  <w:sz w:val="21"/>
                  <w:shd w:val="clear" w:color="auto" w:fill="F8F8F8"/>
                </w:rPr>
                <w:t>population.shape</w:t>
              </w:r>
              <w:proofErr w:type="spellEnd"/>
              <w:proofErr w:type="gram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ins>
          </w:p>
          <w:p w14:paraId="65C5507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28" w:author="yukina minato" w:date="2025-09-07T17:10:00Z" w16du:dateUtc="2025-09-07T09:10:00Z"/>
                <w:rFonts w:eastAsia="宋体"/>
                <w:color w:val="5C5C5C"/>
                <w:szCs w:val="22"/>
              </w:rPr>
            </w:pPr>
            <w:ins w:id="6729" w:author="yukina minato" w:date="2025-09-07T17:10:00Z" w16du:dateUtc="2025-09-07T09:10:00Z">
              <w:r w:rsidRPr="00002D6B">
                <w:rPr>
                  <w:rFonts w:ascii="Consolas" w:eastAsia="Consolas" w:hAnsi="Consolas" w:cs="Consolas"/>
                  <w:color w:val="5C5C5C"/>
                  <w:sz w:val="21"/>
                </w:rPr>
                <w:t>        fitness[</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c_i_ggg</w:t>
              </w:r>
              <w:proofErr w:type="spellEnd"/>
              <w:r w:rsidRPr="00002D6B">
                <w:rPr>
                  <w:rFonts w:ascii="Consolas" w:eastAsia="Consolas" w:hAnsi="Consolas" w:cs="Consolas"/>
                  <w:color w:val="5C5C5C"/>
                  <w:sz w:val="21"/>
                </w:rPr>
                <w:t>(population[</w:t>
              </w:r>
              <w:proofErr w:type="spellStart"/>
              <w:r w:rsidRPr="00002D6B">
                <w:rPr>
                  <w:rFonts w:ascii="Consolas" w:eastAsia="Consolas" w:hAnsi="Consolas" w:cs="Consolas"/>
                  <w:color w:val="5C5C5C"/>
                  <w:sz w:val="21"/>
                </w:rPr>
                <w:t>i</w:t>
              </w:r>
              <w:proofErr w:type="spellEnd"/>
              <w:r w:rsidRPr="00002D6B">
                <w:rPr>
                  <w:rFonts w:ascii="Consolas" w:eastAsia="Consolas" w:hAnsi="Consolas" w:cs="Consolas"/>
                  <w:color w:val="5C5C5C"/>
                  <w:sz w:val="21"/>
                </w:rPr>
                <w:t>])</w:t>
              </w:r>
            </w:ins>
          </w:p>
          <w:p w14:paraId="5DACE8E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30" w:author="yukina minato" w:date="2025-09-07T17:10:00Z" w16du:dateUtc="2025-09-07T09:10:00Z"/>
                <w:rFonts w:eastAsia="宋体"/>
                <w:color w:val="5C5C5C"/>
                <w:szCs w:val="22"/>
              </w:rPr>
            </w:pPr>
            <w:ins w:id="6731"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fitness</w:t>
              </w:r>
            </w:ins>
          </w:p>
          <w:p w14:paraId="4D6EF60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6732" w:author="yukina minato" w:date="2025-09-07T17:10:00Z" w16du:dateUtc="2025-09-07T09:10:00Z"/>
                <w:rFonts w:eastAsia="宋体"/>
                <w:color w:val="5C5C5C"/>
                <w:szCs w:val="22"/>
              </w:rPr>
            </w:pPr>
          </w:p>
          <w:p w14:paraId="34E2234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33" w:author="yukina minato" w:date="2025-09-07T17:10:00Z" w16du:dateUtc="2025-09-07T09:10:00Z"/>
                <w:rFonts w:eastAsia="宋体"/>
                <w:color w:val="5C5C5C"/>
                <w:szCs w:val="22"/>
              </w:rPr>
            </w:pPr>
            <w:ins w:id="6734" w:author="yukina minato" w:date="2025-09-07T17:10:00Z" w16du:dateUtc="2025-09-07T09:10:00Z">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g_a_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5C5C5C"/>
                  <w:sz w:val="21"/>
                  <w:shd w:val="clear" w:color="auto" w:fill="F8F8F8"/>
                </w:rPr>
                <w:t>):</w:t>
              </w:r>
            </w:ins>
          </w:p>
          <w:p w14:paraId="6270D48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35" w:author="yukina minato" w:date="2025-09-07T17:10:00Z" w16du:dateUtc="2025-09-07T09:10:00Z"/>
                <w:rFonts w:eastAsia="宋体"/>
                <w:color w:val="5C5C5C"/>
                <w:szCs w:val="22"/>
              </w:rPr>
            </w:pPr>
            <w:ins w:id="6736" w:author="yukina minato" w:date="2025-09-07T17:10:00Z" w16du:dateUtc="2025-09-07T09:10:00Z">
              <w:r w:rsidRPr="00002D6B">
                <w:rPr>
                  <w:rFonts w:ascii="Consolas" w:eastAsia="Consolas" w:hAnsi="Consolas" w:cs="Consolas"/>
                  <w:color w:val="5C5C5C"/>
                  <w:sz w:val="21"/>
                </w:rPr>
                <w:t>    population = </w:t>
              </w:r>
              <w:proofErr w:type="spellStart"/>
              <w:r w:rsidRPr="00002D6B">
                <w:rPr>
                  <w:rFonts w:ascii="Consolas" w:eastAsia="Consolas" w:hAnsi="Consolas" w:cs="Consolas"/>
                  <w:color w:val="5C5C5C"/>
                  <w:sz w:val="21"/>
                </w:rPr>
                <w:t>i_p_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w:t>
              </w:r>
            </w:ins>
          </w:p>
          <w:p w14:paraId="1D96288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37" w:author="yukina minato" w:date="2025-09-07T17:10:00Z" w16du:dateUtc="2025-09-07T09:10:00Z"/>
                <w:rFonts w:eastAsia="宋体"/>
                <w:color w:val="5C5C5C"/>
                <w:szCs w:val="22"/>
              </w:rPr>
            </w:pPr>
            <w:ins w:id="6738"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b_h_ggg</w:t>
              </w:r>
              <w:proofErr w:type="spellEnd"/>
              <w:r w:rsidRPr="00002D6B">
                <w:rPr>
                  <w:rFonts w:ascii="Consolas" w:eastAsia="Consolas" w:hAnsi="Consolas" w:cs="Consolas"/>
                  <w:color w:val="5C5C5C"/>
                  <w:sz w:val="21"/>
                  <w:shd w:val="clear" w:color="auto" w:fill="F8F8F8"/>
                </w:rPr>
                <w:t> = []</w:t>
              </w:r>
            </w:ins>
          </w:p>
          <w:p w14:paraId="249E2CB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39" w:author="yukina minato" w:date="2025-09-07T17:10:00Z" w16du:dateUtc="2025-09-07T09:10:00Z"/>
                <w:rFonts w:eastAsia="宋体"/>
                <w:color w:val="5C5C5C"/>
                <w:szCs w:val="22"/>
              </w:rPr>
            </w:pPr>
            <w:ins w:id="6740"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b_i_ggg</w:t>
              </w:r>
              <w:proofErr w:type="spellEnd"/>
              <w:r w:rsidRPr="00002D6B">
                <w:rPr>
                  <w:rFonts w:ascii="Consolas" w:eastAsia="Consolas" w:hAnsi="Consolas" w:cs="Consolas"/>
                  <w:color w:val="5C5C5C"/>
                  <w:sz w:val="21"/>
                </w:rPr>
                <w:t> = </w:t>
              </w:r>
              <w:r w:rsidRPr="00002D6B">
                <w:rPr>
                  <w:rFonts w:ascii="Consolas" w:eastAsia="Consolas" w:hAnsi="Consolas" w:cs="Consolas"/>
                  <w:color w:val="0184BB"/>
                  <w:sz w:val="21"/>
                </w:rPr>
                <w:t>None</w:t>
              </w:r>
            </w:ins>
          </w:p>
          <w:p w14:paraId="6327637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41" w:author="yukina minato" w:date="2025-09-07T17:10:00Z" w16du:dateUtc="2025-09-07T09:10:00Z"/>
                <w:rFonts w:eastAsia="宋体"/>
                <w:color w:val="5C5C5C"/>
                <w:szCs w:val="22"/>
              </w:rPr>
            </w:pPr>
            <w:ins w:id="6742"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b_f_ggg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ins>
          </w:p>
          <w:p w14:paraId="791FC26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43" w:author="yukina minato" w:date="2025-09-07T17:10:00Z" w16du:dateUtc="2025-09-07T09:10:00Z"/>
                <w:rFonts w:eastAsia="宋体"/>
                <w:color w:val="5C5C5C"/>
                <w:szCs w:val="22"/>
              </w:rPr>
            </w:pPr>
            <w:ins w:id="6744"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generation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r w:rsidRPr="00002D6B">
                <w:rPr>
                  <w:rFonts w:ascii="Consolas" w:eastAsia="Consolas" w:hAnsi="Consolas" w:cs="Consolas"/>
                  <w:color w:val="C18401"/>
                  <w:sz w:val="21"/>
                </w:rPr>
                <w:t>range</w:t>
              </w:r>
              <w:r w:rsidRPr="00002D6B">
                <w:rPr>
                  <w:rFonts w:ascii="Consolas" w:eastAsia="Consolas" w:hAnsi="Consolas" w:cs="Consolas"/>
                  <w:color w:val="5C5C5C"/>
                  <w:sz w:val="21"/>
                </w:rPr>
                <w:t>(N_G_GGG):</w:t>
              </w:r>
            </w:ins>
          </w:p>
          <w:p w14:paraId="5271615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45" w:author="yukina minato" w:date="2025-09-07T17:10:00Z" w16du:dateUtc="2025-09-07T09:10:00Z"/>
                <w:rFonts w:eastAsia="宋体"/>
                <w:color w:val="5C5C5C"/>
                <w:szCs w:val="22"/>
              </w:rPr>
            </w:pPr>
            <w:ins w:id="6746"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s_t_ggg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time.time</w:t>
              </w:r>
              <w:proofErr w:type="spellEnd"/>
              <w:proofErr w:type="gramEnd"/>
              <w:r w:rsidRPr="00002D6B">
                <w:rPr>
                  <w:rFonts w:ascii="Consolas" w:eastAsia="Consolas" w:hAnsi="Consolas" w:cs="Consolas"/>
                  <w:color w:val="5C5C5C"/>
                  <w:sz w:val="21"/>
                  <w:shd w:val="clear" w:color="auto" w:fill="F8F8F8"/>
                </w:rPr>
                <w:t>()</w:t>
              </w:r>
            </w:ins>
          </w:p>
          <w:p w14:paraId="62AF95A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47" w:author="yukina minato" w:date="2025-09-07T17:10:00Z" w16du:dateUtc="2025-09-07T09:10:00Z"/>
                <w:rFonts w:eastAsia="宋体"/>
                <w:color w:val="5C5C5C"/>
                <w:szCs w:val="22"/>
              </w:rPr>
            </w:pPr>
            <w:ins w:id="6748" w:author="yukina minato" w:date="2025-09-07T17:10:00Z" w16du:dateUtc="2025-09-07T09:10:00Z">
              <w:r w:rsidRPr="00002D6B">
                <w:rPr>
                  <w:rFonts w:ascii="Consolas" w:eastAsia="Consolas" w:hAnsi="Consolas" w:cs="Consolas"/>
                  <w:color w:val="5C5C5C"/>
                  <w:sz w:val="21"/>
                </w:rPr>
                <w:t>        fitness = </w:t>
              </w:r>
              <w:proofErr w:type="spellStart"/>
              <w:r w:rsidRPr="00002D6B">
                <w:rPr>
                  <w:rFonts w:ascii="Consolas" w:eastAsia="Consolas" w:hAnsi="Consolas" w:cs="Consolas"/>
                  <w:color w:val="5C5C5C"/>
                  <w:sz w:val="21"/>
                </w:rPr>
                <w:t>c_f_ggg</w:t>
              </w:r>
              <w:proofErr w:type="spellEnd"/>
              <w:r w:rsidRPr="00002D6B">
                <w:rPr>
                  <w:rFonts w:ascii="Consolas" w:eastAsia="Consolas" w:hAnsi="Consolas" w:cs="Consolas"/>
                  <w:color w:val="5C5C5C"/>
                  <w:sz w:val="21"/>
                </w:rPr>
                <w:t>(population)</w:t>
              </w:r>
            </w:ins>
          </w:p>
          <w:p w14:paraId="050DF69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49" w:author="yukina minato" w:date="2025-09-07T17:10:00Z" w16du:dateUtc="2025-09-07T09:10:00Z"/>
                <w:rFonts w:eastAsia="宋体"/>
                <w:color w:val="5C5C5C"/>
                <w:szCs w:val="22"/>
              </w:rPr>
            </w:pPr>
            <w:ins w:id="6750"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m_f_ggg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np.argmax</w:t>
              </w:r>
              <w:proofErr w:type="spellEnd"/>
              <w:proofErr w:type="gramEnd"/>
              <w:r w:rsidRPr="00002D6B">
                <w:rPr>
                  <w:rFonts w:ascii="Consolas" w:eastAsia="Consolas" w:hAnsi="Consolas" w:cs="Consolas"/>
                  <w:color w:val="5C5C5C"/>
                  <w:sz w:val="21"/>
                  <w:shd w:val="clear" w:color="auto" w:fill="F8F8F8"/>
                </w:rPr>
                <w:t>(fitness)</w:t>
              </w:r>
            </w:ins>
          </w:p>
          <w:p w14:paraId="03BA22E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51" w:author="yukina minato" w:date="2025-09-07T17:10:00Z" w16du:dateUtc="2025-09-07T09:10:00Z"/>
                <w:rFonts w:eastAsia="宋体"/>
                <w:color w:val="5C5C5C"/>
                <w:szCs w:val="22"/>
              </w:rPr>
            </w:pPr>
            <w:ins w:id="6752"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fitness[</w:t>
              </w:r>
              <w:proofErr w:type="spellStart"/>
              <w:r w:rsidRPr="00002D6B">
                <w:rPr>
                  <w:rFonts w:ascii="Consolas" w:eastAsia="Consolas" w:hAnsi="Consolas" w:cs="Consolas"/>
                  <w:color w:val="5C5C5C"/>
                  <w:sz w:val="21"/>
                </w:rPr>
                <w:t>m_f_ggg</w:t>
              </w:r>
              <w:proofErr w:type="spellEnd"/>
              <w:r w:rsidRPr="00002D6B">
                <w:rPr>
                  <w:rFonts w:ascii="Consolas" w:eastAsia="Consolas" w:hAnsi="Consolas" w:cs="Consolas"/>
                  <w:color w:val="5C5C5C"/>
                  <w:sz w:val="21"/>
                </w:rPr>
                <w:t>] &gt; </w:t>
              </w:r>
              <w:proofErr w:type="spellStart"/>
              <w:r w:rsidRPr="00002D6B">
                <w:rPr>
                  <w:rFonts w:ascii="Consolas" w:eastAsia="Consolas" w:hAnsi="Consolas" w:cs="Consolas"/>
                  <w:color w:val="5C5C5C"/>
                  <w:sz w:val="21"/>
                </w:rPr>
                <w:t>b_f_ggg</w:t>
              </w:r>
              <w:proofErr w:type="spellEnd"/>
              <w:r w:rsidRPr="00002D6B">
                <w:rPr>
                  <w:rFonts w:ascii="Consolas" w:eastAsia="Consolas" w:hAnsi="Consolas" w:cs="Consolas"/>
                  <w:color w:val="5C5C5C"/>
                  <w:sz w:val="21"/>
                </w:rPr>
                <w:t>:</w:t>
              </w:r>
            </w:ins>
          </w:p>
          <w:p w14:paraId="16D8B64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53" w:author="yukina minato" w:date="2025-09-07T17:10:00Z" w16du:dateUtc="2025-09-07T09:10:00Z"/>
                <w:rFonts w:eastAsia="宋体"/>
                <w:color w:val="5C5C5C"/>
                <w:szCs w:val="22"/>
              </w:rPr>
            </w:pPr>
            <w:ins w:id="6754"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b_f_ggg</w:t>
              </w:r>
              <w:proofErr w:type="spellEnd"/>
              <w:r w:rsidRPr="00002D6B">
                <w:rPr>
                  <w:rFonts w:ascii="Consolas" w:eastAsia="Consolas" w:hAnsi="Consolas" w:cs="Consolas"/>
                  <w:color w:val="5C5C5C"/>
                  <w:sz w:val="21"/>
                  <w:shd w:val="clear" w:color="auto" w:fill="F8F8F8"/>
                </w:rPr>
                <w:t> = fitness[</w:t>
              </w:r>
              <w:proofErr w:type="spellStart"/>
              <w:r w:rsidRPr="00002D6B">
                <w:rPr>
                  <w:rFonts w:ascii="Consolas" w:eastAsia="Consolas" w:hAnsi="Consolas" w:cs="Consolas"/>
                  <w:color w:val="5C5C5C"/>
                  <w:sz w:val="21"/>
                  <w:shd w:val="clear" w:color="auto" w:fill="F8F8F8"/>
                </w:rPr>
                <w:t>m_f_ggg</w:t>
              </w:r>
              <w:proofErr w:type="spellEnd"/>
              <w:r w:rsidRPr="00002D6B">
                <w:rPr>
                  <w:rFonts w:ascii="Consolas" w:eastAsia="Consolas" w:hAnsi="Consolas" w:cs="Consolas"/>
                  <w:color w:val="5C5C5C"/>
                  <w:sz w:val="21"/>
                  <w:shd w:val="clear" w:color="auto" w:fill="F8F8F8"/>
                </w:rPr>
                <w:t>]</w:t>
              </w:r>
            </w:ins>
          </w:p>
          <w:p w14:paraId="12D69A6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55" w:author="yukina minato" w:date="2025-09-07T17:10:00Z" w16du:dateUtc="2025-09-07T09:10:00Z"/>
                <w:rFonts w:eastAsia="宋体"/>
                <w:color w:val="5C5C5C"/>
                <w:szCs w:val="22"/>
              </w:rPr>
            </w:pPr>
            <w:ins w:id="6756"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b_i_ggg</w:t>
              </w:r>
              <w:proofErr w:type="spellEnd"/>
              <w:r w:rsidRPr="00002D6B">
                <w:rPr>
                  <w:rFonts w:ascii="Consolas" w:eastAsia="Consolas" w:hAnsi="Consolas" w:cs="Consolas"/>
                  <w:color w:val="5C5C5C"/>
                  <w:sz w:val="21"/>
                </w:rPr>
                <w:t> = population[</w:t>
              </w:r>
              <w:proofErr w:type="spellStart"/>
              <w:r w:rsidRPr="00002D6B">
                <w:rPr>
                  <w:rFonts w:ascii="Consolas" w:eastAsia="Consolas" w:hAnsi="Consolas" w:cs="Consolas"/>
                  <w:color w:val="5C5C5C"/>
                  <w:sz w:val="21"/>
                </w:rPr>
                <w:t>m_f_ggg</w:t>
              </w:r>
              <w:proofErr w:type="spellEnd"/>
              <w:proofErr w:type="gramStart"/>
              <w:r w:rsidRPr="00002D6B">
                <w:rPr>
                  <w:rFonts w:ascii="Consolas" w:eastAsia="Consolas" w:hAnsi="Consolas" w:cs="Consolas"/>
                  <w:color w:val="5C5C5C"/>
                  <w:sz w:val="21"/>
                </w:rPr>
                <w:t>].copy</w:t>
              </w:r>
              <w:proofErr w:type="gramEnd"/>
              <w:r w:rsidRPr="00002D6B">
                <w:rPr>
                  <w:rFonts w:ascii="Consolas" w:eastAsia="Consolas" w:hAnsi="Consolas" w:cs="Consolas"/>
                  <w:color w:val="5C5C5C"/>
                  <w:sz w:val="21"/>
                </w:rPr>
                <w:t>()</w:t>
              </w:r>
            </w:ins>
          </w:p>
          <w:p w14:paraId="4DEDAFD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57" w:author="yukina minato" w:date="2025-09-07T17:10:00Z" w16du:dateUtc="2025-09-07T09:10:00Z"/>
                <w:rFonts w:eastAsia="宋体"/>
                <w:color w:val="5C5C5C"/>
                <w:szCs w:val="22"/>
              </w:rPr>
            </w:pPr>
            <w:ins w:id="6758"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b_h_</w:t>
              </w:r>
              <w:proofErr w:type="gramStart"/>
              <w:r w:rsidRPr="00002D6B">
                <w:rPr>
                  <w:rFonts w:ascii="Consolas" w:eastAsia="Consolas" w:hAnsi="Consolas" w:cs="Consolas"/>
                  <w:color w:val="5C5C5C"/>
                  <w:sz w:val="21"/>
                  <w:shd w:val="clear" w:color="auto" w:fill="F8F8F8"/>
                </w:rPr>
                <w:t>ggg.append</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b_f_ggg</w:t>
              </w:r>
              <w:proofErr w:type="spellEnd"/>
              <w:r w:rsidRPr="00002D6B">
                <w:rPr>
                  <w:rFonts w:ascii="Consolas" w:eastAsia="Consolas" w:hAnsi="Consolas" w:cs="Consolas"/>
                  <w:color w:val="5C5C5C"/>
                  <w:sz w:val="21"/>
                  <w:shd w:val="clear" w:color="auto" w:fill="F8F8F8"/>
                </w:rPr>
                <w:t>)</w:t>
              </w:r>
            </w:ins>
          </w:p>
          <w:p w14:paraId="327EB55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59" w:author="yukina minato" w:date="2025-09-07T17:10:00Z" w16du:dateUtc="2025-09-07T09:10:00Z"/>
                <w:rFonts w:eastAsia="宋体"/>
                <w:color w:val="5C5C5C"/>
                <w:szCs w:val="22"/>
              </w:rPr>
            </w:pPr>
            <w:ins w:id="6760"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e_i_ggg</w:t>
              </w:r>
              <w:proofErr w:type="spellEnd"/>
              <w:r w:rsidRPr="00002D6B">
                <w:rPr>
                  <w:rFonts w:ascii="Consolas" w:eastAsia="Consolas" w:hAnsi="Consolas" w:cs="Consolas"/>
                  <w:color w:val="5C5C5C"/>
                  <w:sz w:val="21"/>
                </w:rPr>
                <w:t> = </w:t>
              </w:r>
              <w:proofErr w:type="spellStart"/>
              <w:proofErr w:type="gramStart"/>
              <w:r w:rsidRPr="00002D6B">
                <w:rPr>
                  <w:rFonts w:ascii="Consolas" w:eastAsia="Consolas" w:hAnsi="Consolas" w:cs="Consolas"/>
                  <w:color w:val="5C5C5C"/>
                  <w:sz w:val="21"/>
                </w:rPr>
                <w:t>np.argsort</w:t>
              </w:r>
              <w:proofErr w:type="spellEnd"/>
              <w:proofErr w:type="gramEnd"/>
              <w:r w:rsidRPr="00002D6B">
                <w:rPr>
                  <w:rFonts w:ascii="Consolas" w:eastAsia="Consolas" w:hAnsi="Consolas" w:cs="Consolas"/>
                  <w:color w:val="5C5C5C"/>
                  <w:sz w:val="21"/>
                </w:rPr>
                <w:t>(fitness)[-E_C_GGG:]</w:t>
              </w:r>
            </w:ins>
          </w:p>
          <w:p w14:paraId="41FF072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61" w:author="yukina minato" w:date="2025-09-07T17:10:00Z" w16du:dateUtc="2025-09-07T09:10:00Z"/>
                <w:rFonts w:eastAsia="宋体"/>
                <w:color w:val="5C5C5C"/>
                <w:szCs w:val="22"/>
              </w:rPr>
            </w:pPr>
            <w:ins w:id="6762"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n_p_ggg</w:t>
              </w:r>
              <w:proofErr w:type="spellEnd"/>
              <w:r w:rsidRPr="00002D6B">
                <w:rPr>
                  <w:rFonts w:ascii="Consolas" w:eastAsia="Consolas" w:hAnsi="Consolas" w:cs="Consolas"/>
                  <w:color w:val="5C5C5C"/>
                  <w:sz w:val="21"/>
                  <w:shd w:val="clear" w:color="auto" w:fill="F8F8F8"/>
                </w:rPr>
                <w:t> = population[</w:t>
              </w:r>
              <w:proofErr w:type="spellStart"/>
              <w:r w:rsidRPr="00002D6B">
                <w:rPr>
                  <w:rFonts w:ascii="Consolas" w:eastAsia="Consolas" w:hAnsi="Consolas" w:cs="Consolas"/>
                  <w:color w:val="5C5C5C"/>
                  <w:sz w:val="21"/>
                  <w:shd w:val="clear" w:color="auto" w:fill="F8F8F8"/>
                </w:rPr>
                <w:t>e_i_ggg</w:t>
              </w:r>
              <w:proofErr w:type="spellEnd"/>
              <w:proofErr w:type="gramStart"/>
              <w:r w:rsidRPr="00002D6B">
                <w:rPr>
                  <w:rFonts w:ascii="Consolas" w:eastAsia="Consolas" w:hAnsi="Consolas" w:cs="Consolas"/>
                  <w:color w:val="5C5C5C"/>
                  <w:sz w:val="21"/>
                  <w:shd w:val="clear" w:color="auto" w:fill="F8F8F8"/>
                </w:rPr>
                <w:t>].copy</w:t>
              </w:r>
              <w:proofErr w:type="gramEnd"/>
              <w:r w:rsidRPr="00002D6B">
                <w:rPr>
                  <w:rFonts w:ascii="Consolas" w:eastAsia="Consolas" w:hAnsi="Consolas" w:cs="Consolas"/>
                  <w:color w:val="5C5C5C"/>
                  <w:sz w:val="21"/>
                  <w:shd w:val="clear" w:color="auto" w:fill="F8F8F8"/>
                </w:rPr>
                <w:t>()</w:t>
              </w:r>
            </w:ins>
          </w:p>
          <w:p w14:paraId="6FC2EA8A"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63" w:author="yukina minato" w:date="2025-09-07T17:10:00Z" w16du:dateUtc="2025-09-07T09:10:00Z"/>
                <w:rFonts w:eastAsia="宋体"/>
                <w:color w:val="5C5C5C"/>
                <w:szCs w:val="22"/>
              </w:rPr>
            </w:pPr>
            <w:ins w:id="6764"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while</w:t>
              </w:r>
              <w:r w:rsidRPr="00002D6B">
                <w:rPr>
                  <w:rFonts w:ascii="Consolas" w:eastAsia="Consolas" w:hAnsi="Consolas" w:cs="Consolas"/>
                  <w:color w:val="5C5C5C"/>
                  <w:sz w:val="21"/>
                </w:rPr>
                <w:t> </w:t>
              </w:r>
              <w:proofErr w:type="spellStart"/>
              <w:r w:rsidRPr="00002D6B">
                <w:rPr>
                  <w:rFonts w:ascii="Consolas" w:eastAsia="Consolas" w:hAnsi="Consolas" w:cs="Consolas"/>
                  <w:color w:val="C18401"/>
                  <w:sz w:val="21"/>
                </w:rPr>
                <w:t>len</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n_p_ggg</w:t>
              </w:r>
              <w:proofErr w:type="spellEnd"/>
              <w:r w:rsidRPr="00002D6B">
                <w:rPr>
                  <w:rFonts w:ascii="Consolas" w:eastAsia="Consolas" w:hAnsi="Consolas" w:cs="Consolas"/>
                  <w:color w:val="5C5C5C"/>
                  <w:sz w:val="21"/>
                </w:rPr>
                <w:t>) &lt; P_S_GGG:</w:t>
              </w:r>
            </w:ins>
          </w:p>
          <w:p w14:paraId="23AC9BE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65" w:author="yukina minato" w:date="2025-09-07T17:10:00Z" w16du:dateUtc="2025-09-07T09:10:00Z"/>
                <w:rFonts w:eastAsia="宋体"/>
                <w:color w:val="5C5C5C"/>
                <w:szCs w:val="22"/>
              </w:rPr>
            </w:pPr>
            <w:ins w:id="6766"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t_s_ggg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3</w:t>
              </w:r>
            </w:ins>
          </w:p>
          <w:p w14:paraId="2FE4E85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67" w:author="yukina minato" w:date="2025-09-07T17:10:00Z" w16du:dateUtc="2025-09-07T09:10:00Z"/>
                <w:rFonts w:eastAsia="宋体"/>
                <w:color w:val="5C5C5C"/>
                <w:szCs w:val="22"/>
              </w:rPr>
            </w:pPr>
            <w:ins w:id="6768" w:author="yukina minato" w:date="2025-09-07T17:10:00Z" w16du:dateUtc="2025-09-07T09:10:00Z">
              <w:r w:rsidRPr="00002D6B">
                <w:rPr>
                  <w:rFonts w:ascii="Consolas" w:eastAsia="Consolas" w:hAnsi="Consolas" w:cs="Consolas"/>
                  <w:color w:val="5C5C5C"/>
                  <w:sz w:val="21"/>
                </w:rPr>
                <w:t>            t_i_ggg = </w:t>
              </w:r>
              <w:proofErr w:type="gramStart"/>
              <w:r w:rsidRPr="00002D6B">
                <w:rPr>
                  <w:rFonts w:ascii="Consolas" w:eastAsia="Consolas" w:hAnsi="Consolas" w:cs="Consolas"/>
                  <w:color w:val="5C5C5C"/>
                  <w:sz w:val="21"/>
                </w:rPr>
                <w:t>np.random</w:t>
              </w:r>
              <w:proofErr w:type="gramEnd"/>
              <w:r w:rsidRPr="00002D6B">
                <w:rPr>
                  <w:rFonts w:ascii="Consolas" w:eastAsia="Consolas" w:hAnsi="Consolas" w:cs="Consolas"/>
                  <w:color w:val="5C5C5C"/>
                  <w:sz w:val="21"/>
                </w:rPr>
                <w:t>.</w:t>
              </w:r>
              <w:proofErr w:type="gramStart"/>
              <w:r w:rsidRPr="00002D6B">
                <w:rPr>
                  <w:rFonts w:ascii="Consolas" w:eastAsia="Consolas" w:hAnsi="Consolas" w:cs="Consolas"/>
                  <w:color w:val="5C5C5C"/>
                  <w:sz w:val="21"/>
                </w:rPr>
                <w:t>choice(</w:t>
              </w:r>
              <w:proofErr w:type="gramEnd"/>
              <w:r w:rsidRPr="00002D6B">
                <w:rPr>
                  <w:rFonts w:ascii="Consolas" w:eastAsia="Consolas" w:hAnsi="Consolas" w:cs="Consolas"/>
                  <w:color w:val="5C5C5C"/>
                  <w:sz w:val="21"/>
                </w:rPr>
                <w:t>P_S_GGG, t_s_ggg, replace=</w:t>
              </w:r>
              <w:r w:rsidRPr="00002D6B">
                <w:rPr>
                  <w:rFonts w:ascii="Consolas" w:eastAsia="Consolas" w:hAnsi="Consolas" w:cs="Consolas"/>
                  <w:color w:val="0184BB"/>
                  <w:sz w:val="21"/>
                </w:rPr>
                <w:t>False</w:t>
              </w:r>
              <w:r w:rsidRPr="00002D6B">
                <w:rPr>
                  <w:rFonts w:ascii="Consolas" w:eastAsia="Consolas" w:hAnsi="Consolas" w:cs="Consolas"/>
                  <w:color w:val="5C5C5C"/>
                  <w:sz w:val="21"/>
                </w:rPr>
                <w:t>)</w:t>
              </w:r>
            </w:ins>
          </w:p>
          <w:p w14:paraId="7BB351F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69" w:author="yukina minato" w:date="2025-09-07T17:10:00Z" w16du:dateUtc="2025-09-07T09:10:00Z"/>
                <w:rFonts w:eastAsia="宋体"/>
                <w:color w:val="5C5C5C"/>
                <w:szCs w:val="22"/>
              </w:rPr>
            </w:pPr>
            <w:ins w:id="6770"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 = fitness[</w:t>
              </w:r>
              <w:proofErr w:type="spellStart"/>
              <w:r w:rsidRPr="00002D6B">
                <w:rPr>
                  <w:rFonts w:ascii="Consolas" w:eastAsia="Consolas" w:hAnsi="Consolas" w:cs="Consolas"/>
                  <w:color w:val="5C5C5C"/>
                  <w:sz w:val="21"/>
                  <w:shd w:val="clear" w:color="auto" w:fill="F8F8F8"/>
                </w:rPr>
                <w:t>t_i_ggg</w:t>
              </w:r>
              <w:proofErr w:type="spellEnd"/>
              <w:r w:rsidRPr="00002D6B">
                <w:rPr>
                  <w:rFonts w:ascii="Consolas" w:eastAsia="Consolas" w:hAnsi="Consolas" w:cs="Consolas"/>
                  <w:color w:val="5C5C5C"/>
                  <w:sz w:val="21"/>
                  <w:shd w:val="clear" w:color="auto" w:fill="F8F8F8"/>
                </w:rPr>
                <w:t>]</w:t>
              </w:r>
            </w:ins>
          </w:p>
          <w:p w14:paraId="295D29B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71" w:author="yukina minato" w:date="2025-09-07T17:10:00Z" w16du:dateUtc="2025-09-07T09:10:00Z"/>
                <w:rFonts w:eastAsia="宋体"/>
                <w:color w:val="5C5C5C"/>
                <w:szCs w:val="22"/>
              </w:rPr>
            </w:pPr>
            <w:ins w:id="6772" w:author="yukina minato" w:date="2025-09-07T17:10:00Z" w16du:dateUtc="2025-09-07T09:10:00Z">
              <w:r w:rsidRPr="00002D6B">
                <w:rPr>
                  <w:rFonts w:ascii="Consolas" w:eastAsia="Consolas" w:hAnsi="Consolas" w:cs="Consolas"/>
                  <w:color w:val="5C5C5C"/>
                  <w:sz w:val="21"/>
                </w:rPr>
                <w:t>            p1_idx = </w:t>
              </w:r>
              <w:proofErr w:type="spellStart"/>
              <w:r w:rsidRPr="00002D6B">
                <w:rPr>
                  <w:rFonts w:ascii="Consolas" w:eastAsia="Consolas" w:hAnsi="Consolas" w:cs="Consolas"/>
                  <w:color w:val="5C5C5C"/>
                  <w:sz w:val="21"/>
                </w:rPr>
                <w:t>t_i_ggg</w:t>
              </w:r>
              <w:proofErr w:type="spellEnd"/>
              <w:r w:rsidRPr="00002D6B">
                <w:rPr>
                  <w:rFonts w:ascii="Consolas" w:eastAsia="Consolas" w:hAnsi="Consolas" w:cs="Consolas"/>
                  <w:color w:val="5C5C5C"/>
                  <w:sz w:val="21"/>
                </w:rPr>
                <w:t>[</w:t>
              </w:r>
              <w:proofErr w:type="spellStart"/>
              <w:proofErr w:type="gramStart"/>
              <w:r w:rsidRPr="00002D6B">
                <w:rPr>
                  <w:rFonts w:ascii="Consolas" w:eastAsia="Consolas" w:hAnsi="Consolas" w:cs="Consolas"/>
                  <w:color w:val="5C5C5C"/>
                  <w:sz w:val="21"/>
                </w:rPr>
                <w:t>np.argmax</w:t>
              </w:r>
              <w:proofErr w:type="spellEnd"/>
              <w:proofErr w:type="gram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w:t>
              </w:r>
            </w:ins>
          </w:p>
          <w:p w14:paraId="7615D3A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73" w:author="yukina minato" w:date="2025-09-07T17:10:00Z" w16du:dateUtc="2025-09-07T09:10:00Z"/>
                <w:rFonts w:eastAsia="宋体"/>
                <w:color w:val="5C5C5C"/>
                <w:szCs w:val="22"/>
              </w:rPr>
            </w:pPr>
            <w:ins w:id="6774" w:author="yukina minato" w:date="2025-09-07T17:10:00Z" w16du:dateUtc="2025-09-07T09:10:00Z">
              <w:r w:rsidRPr="00002D6B">
                <w:rPr>
                  <w:rFonts w:ascii="Consolas" w:eastAsia="Consolas" w:hAnsi="Consolas" w:cs="Consolas"/>
                  <w:color w:val="5C5C5C"/>
                  <w:sz w:val="21"/>
                  <w:shd w:val="clear" w:color="auto" w:fill="F8F8F8"/>
                </w:rPr>
                <w:t>            t_i_ggg = </w:t>
              </w:r>
              <w:proofErr w:type="gramStart"/>
              <w:r w:rsidRPr="00002D6B">
                <w:rPr>
                  <w:rFonts w:ascii="Consolas" w:eastAsia="Consolas" w:hAnsi="Consolas" w:cs="Consolas"/>
                  <w:color w:val="5C5C5C"/>
                  <w:sz w:val="21"/>
                  <w:shd w:val="clear" w:color="auto" w:fill="F8F8F8"/>
                </w:rPr>
                <w:t>np.random</w:t>
              </w:r>
              <w:proofErr w:type="gramEnd"/>
              <w:r w:rsidRPr="00002D6B">
                <w:rPr>
                  <w:rFonts w:ascii="Consolas" w:eastAsia="Consolas" w:hAnsi="Consolas" w:cs="Consolas"/>
                  <w:color w:val="5C5C5C"/>
                  <w:sz w:val="21"/>
                  <w:shd w:val="clear" w:color="auto" w:fill="F8F8F8"/>
                </w:rPr>
                <w:t>.</w:t>
              </w:r>
              <w:proofErr w:type="gramStart"/>
              <w:r w:rsidRPr="00002D6B">
                <w:rPr>
                  <w:rFonts w:ascii="Consolas" w:eastAsia="Consolas" w:hAnsi="Consolas" w:cs="Consolas"/>
                  <w:color w:val="5C5C5C"/>
                  <w:sz w:val="21"/>
                  <w:shd w:val="clear" w:color="auto" w:fill="F8F8F8"/>
                </w:rPr>
                <w:t>choice(</w:t>
              </w:r>
              <w:proofErr w:type="gramEnd"/>
              <w:r w:rsidRPr="00002D6B">
                <w:rPr>
                  <w:rFonts w:ascii="Consolas" w:eastAsia="Consolas" w:hAnsi="Consolas" w:cs="Consolas"/>
                  <w:color w:val="5C5C5C"/>
                  <w:sz w:val="21"/>
                  <w:shd w:val="clear" w:color="auto" w:fill="F8F8F8"/>
                </w:rPr>
                <w:t>P_S_GGG, t_s_ggg, replace=</w:t>
              </w:r>
              <w:r w:rsidRPr="00002D6B">
                <w:rPr>
                  <w:rFonts w:ascii="Consolas" w:eastAsia="Consolas" w:hAnsi="Consolas" w:cs="Consolas"/>
                  <w:color w:val="0184BB"/>
                  <w:sz w:val="21"/>
                  <w:shd w:val="clear" w:color="auto" w:fill="F8F8F8"/>
                </w:rPr>
                <w:t>False</w:t>
              </w:r>
              <w:r w:rsidRPr="00002D6B">
                <w:rPr>
                  <w:rFonts w:ascii="Consolas" w:eastAsia="Consolas" w:hAnsi="Consolas" w:cs="Consolas"/>
                  <w:color w:val="5C5C5C"/>
                  <w:sz w:val="21"/>
                  <w:shd w:val="clear" w:color="auto" w:fill="F8F8F8"/>
                </w:rPr>
                <w:t>)</w:t>
              </w:r>
            </w:ins>
          </w:p>
          <w:p w14:paraId="3E6591C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75" w:author="yukina minato" w:date="2025-09-07T17:10:00Z" w16du:dateUtc="2025-09-07T09:10:00Z"/>
                <w:rFonts w:eastAsia="宋体"/>
                <w:color w:val="5C5C5C"/>
                <w:szCs w:val="22"/>
              </w:rPr>
            </w:pPr>
            <w:ins w:id="6776"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t_f_ggg</w:t>
              </w:r>
              <w:proofErr w:type="spellEnd"/>
              <w:r w:rsidRPr="00002D6B">
                <w:rPr>
                  <w:rFonts w:ascii="Consolas" w:eastAsia="Consolas" w:hAnsi="Consolas" w:cs="Consolas"/>
                  <w:color w:val="5C5C5C"/>
                  <w:sz w:val="21"/>
                </w:rPr>
                <w:t> = fitness[</w:t>
              </w:r>
              <w:proofErr w:type="spellStart"/>
              <w:r w:rsidRPr="00002D6B">
                <w:rPr>
                  <w:rFonts w:ascii="Consolas" w:eastAsia="Consolas" w:hAnsi="Consolas" w:cs="Consolas"/>
                  <w:color w:val="5C5C5C"/>
                  <w:sz w:val="21"/>
                </w:rPr>
                <w:t>t_i_ggg</w:t>
              </w:r>
              <w:proofErr w:type="spellEnd"/>
              <w:r w:rsidRPr="00002D6B">
                <w:rPr>
                  <w:rFonts w:ascii="Consolas" w:eastAsia="Consolas" w:hAnsi="Consolas" w:cs="Consolas"/>
                  <w:color w:val="5C5C5C"/>
                  <w:sz w:val="21"/>
                </w:rPr>
                <w:t>]</w:t>
              </w:r>
            </w:ins>
          </w:p>
          <w:p w14:paraId="5996262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77" w:author="yukina minato" w:date="2025-09-07T17:10:00Z" w16du:dateUtc="2025-09-07T09:10:00Z"/>
                <w:rFonts w:eastAsia="宋体"/>
                <w:color w:val="5C5C5C"/>
                <w:szCs w:val="22"/>
              </w:rPr>
            </w:pPr>
            <w:ins w:id="6778" w:author="yukina minato" w:date="2025-09-07T17:10:00Z" w16du:dateUtc="2025-09-07T09:10:00Z">
              <w:r w:rsidRPr="00002D6B">
                <w:rPr>
                  <w:rFonts w:ascii="Consolas" w:eastAsia="Consolas" w:hAnsi="Consolas" w:cs="Consolas"/>
                  <w:color w:val="5C5C5C"/>
                  <w:sz w:val="21"/>
                  <w:shd w:val="clear" w:color="auto" w:fill="F8F8F8"/>
                </w:rPr>
                <w:t>            p2_idx = </w:t>
              </w:r>
              <w:proofErr w:type="spellStart"/>
              <w:r w:rsidRPr="00002D6B">
                <w:rPr>
                  <w:rFonts w:ascii="Consolas" w:eastAsia="Consolas" w:hAnsi="Consolas" w:cs="Consolas"/>
                  <w:color w:val="5C5C5C"/>
                  <w:sz w:val="21"/>
                  <w:shd w:val="clear" w:color="auto" w:fill="F8F8F8"/>
                </w:rPr>
                <w:t>t_i_ggg</w:t>
              </w:r>
              <w:proofErr w:type="spellEnd"/>
              <w:r w:rsidRPr="00002D6B">
                <w:rPr>
                  <w:rFonts w:ascii="Consolas" w:eastAsia="Consolas" w:hAnsi="Consolas" w:cs="Consolas"/>
                  <w:color w:val="5C5C5C"/>
                  <w:sz w:val="21"/>
                  <w:shd w:val="clear" w:color="auto" w:fill="F8F8F8"/>
                </w:rPr>
                <w:t>[</w:t>
              </w:r>
              <w:proofErr w:type="spellStart"/>
              <w:proofErr w:type="gramStart"/>
              <w:r w:rsidRPr="00002D6B">
                <w:rPr>
                  <w:rFonts w:ascii="Consolas" w:eastAsia="Consolas" w:hAnsi="Consolas" w:cs="Consolas"/>
                  <w:color w:val="5C5C5C"/>
                  <w:sz w:val="21"/>
                  <w:shd w:val="clear" w:color="auto" w:fill="F8F8F8"/>
                </w:rPr>
                <w:t>np.argmax</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t_f_ggg</w:t>
              </w:r>
              <w:proofErr w:type="spellEnd"/>
              <w:r w:rsidRPr="00002D6B">
                <w:rPr>
                  <w:rFonts w:ascii="Consolas" w:eastAsia="Consolas" w:hAnsi="Consolas" w:cs="Consolas"/>
                  <w:color w:val="5C5C5C"/>
                  <w:sz w:val="21"/>
                  <w:shd w:val="clear" w:color="auto" w:fill="F8F8F8"/>
                </w:rPr>
                <w:t>)]</w:t>
              </w:r>
            </w:ins>
          </w:p>
          <w:p w14:paraId="704396F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79" w:author="yukina minato" w:date="2025-09-07T17:10:00Z" w16du:dateUtc="2025-09-07T09:10:00Z"/>
                <w:rFonts w:eastAsia="宋体"/>
                <w:color w:val="5C5C5C"/>
                <w:szCs w:val="22"/>
              </w:rPr>
            </w:pPr>
            <w:ins w:id="6780" w:author="yukina minato" w:date="2025-09-07T17:10:00Z" w16du:dateUtc="2025-09-07T09:10:00Z">
              <w:r w:rsidRPr="00002D6B">
                <w:rPr>
                  <w:rFonts w:ascii="Consolas" w:eastAsia="Consolas" w:hAnsi="Consolas" w:cs="Consolas"/>
                  <w:color w:val="5C5C5C"/>
                  <w:sz w:val="21"/>
                </w:rPr>
                <w:t>            child1, child2 = crossover(population[p1_idx], population[p2_idx])</w:t>
              </w:r>
            </w:ins>
          </w:p>
          <w:p w14:paraId="6C035CE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81" w:author="yukina minato" w:date="2025-09-07T17:10:00Z" w16du:dateUtc="2025-09-07T09:10:00Z"/>
                <w:rFonts w:eastAsia="宋体"/>
                <w:color w:val="5C5C5C"/>
                <w:szCs w:val="22"/>
              </w:rPr>
            </w:pPr>
            <w:ins w:id="6782" w:author="yukina minato" w:date="2025-09-07T17:10:00Z" w16du:dateUtc="2025-09-07T09:10:00Z">
              <w:r w:rsidRPr="00002D6B">
                <w:rPr>
                  <w:rFonts w:ascii="Consolas" w:eastAsia="Consolas" w:hAnsi="Consolas" w:cs="Consolas"/>
                  <w:color w:val="5C5C5C"/>
                  <w:sz w:val="21"/>
                  <w:shd w:val="clear" w:color="auto" w:fill="F8F8F8"/>
                </w:rPr>
                <w:t>            child1 = mutate(child1)</w:t>
              </w:r>
            </w:ins>
          </w:p>
          <w:p w14:paraId="58107F7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83" w:author="yukina minato" w:date="2025-09-07T17:10:00Z" w16du:dateUtc="2025-09-07T09:10:00Z"/>
                <w:rFonts w:eastAsia="宋体"/>
                <w:color w:val="5C5C5C"/>
                <w:szCs w:val="22"/>
              </w:rPr>
            </w:pPr>
            <w:ins w:id="6784" w:author="yukina minato" w:date="2025-09-07T17:10:00Z" w16du:dateUtc="2025-09-07T09:10:00Z">
              <w:r w:rsidRPr="00002D6B">
                <w:rPr>
                  <w:rFonts w:ascii="Consolas" w:eastAsia="Consolas" w:hAnsi="Consolas" w:cs="Consolas"/>
                  <w:color w:val="5C5C5C"/>
                  <w:sz w:val="21"/>
                </w:rPr>
                <w:t>            child2 = mutate(child2)</w:t>
              </w:r>
            </w:ins>
          </w:p>
          <w:p w14:paraId="0BF68E7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85" w:author="yukina minato" w:date="2025-09-07T17:10:00Z" w16du:dateUtc="2025-09-07T09:10:00Z"/>
                <w:rFonts w:eastAsia="宋体"/>
                <w:color w:val="5C5C5C"/>
                <w:szCs w:val="22"/>
              </w:rPr>
            </w:pPr>
            <w:ins w:id="6786"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n_p_ggg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np.vstack</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n_p_ggg</w:t>
              </w:r>
              <w:proofErr w:type="spellEnd"/>
              <w:r w:rsidRPr="00002D6B">
                <w:rPr>
                  <w:rFonts w:ascii="Consolas" w:eastAsia="Consolas" w:hAnsi="Consolas" w:cs="Consolas"/>
                  <w:color w:val="5C5C5C"/>
                  <w:sz w:val="21"/>
                  <w:shd w:val="clear" w:color="auto" w:fill="F8F8F8"/>
                </w:rPr>
                <w:t>, child1])</w:t>
              </w:r>
            </w:ins>
          </w:p>
          <w:p w14:paraId="0CC502D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87" w:author="yukina minato" w:date="2025-09-07T17:10:00Z" w16du:dateUtc="2025-09-07T09:10:00Z"/>
                <w:rFonts w:eastAsia="宋体"/>
                <w:color w:val="5C5C5C"/>
                <w:szCs w:val="22"/>
              </w:rPr>
            </w:pPr>
            <w:ins w:id="6788"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C18401"/>
                  <w:sz w:val="21"/>
                </w:rPr>
                <w:t>len</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n_p_ggg</w:t>
              </w:r>
              <w:proofErr w:type="spellEnd"/>
              <w:r w:rsidRPr="00002D6B">
                <w:rPr>
                  <w:rFonts w:ascii="Consolas" w:eastAsia="Consolas" w:hAnsi="Consolas" w:cs="Consolas"/>
                  <w:color w:val="5C5C5C"/>
                  <w:sz w:val="21"/>
                </w:rPr>
                <w:t>) &lt; P_S_GGG:</w:t>
              </w:r>
            </w:ins>
          </w:p>
          <w:p w14:paraId="7D0BADA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89" w:author="yukina minato" w:date="2025-09-07T17:10:00Z" w16du:dateUtc="2025-09-07T09:10:00Z"/>
                <w:rFonts w:eastAsia="宋体"/>
                <w:color w:val="5C5C5C"/>
                <w:szCs w:val="22"/>
              </w:rPr>
            </w:pPr>
            <w:ins w:id="6790"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n_p_ggg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np.vstack</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n_p_ggg</w:t>
              </w:r>
              <w:proofErr w:type="spellEnd"/>
              <w:r w:rsidRPr="00002D6B">
                <w:rPr>
                  <w:rFonts w:ascii="Consolas" w:eastAsia="Consolas" w:hAnsi="Consolas" w:cs="Consolas"/>
                  <w:color w:val="5C5C5C"/>
                  <w:sz w:val="21"/>
                  <w:shd w:val="clear" w:color="auto" w:fill="F8F8F8"/>
                </w:rPr>
                <w:t>, child2])</w:t>
              </w:r>
            </w:ins>
          </w:p>
          <w:p w14:paraId="4410CF0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91" w:author="yukina minato" w:date="2025-09-07T17:10:00Z" w16du:dateUtc="2025-09-07T09:10:00Z"/>
                <w:rFonts w:eastAsia="宋体"/>
                <w:color w:val="5C5C5C"/>
                <w:szCs w:val="22"/>
              </w:rPr>
            </w:pPr>
            <w:ins w:id="6792" w:author="yukina minato" w:date="2025-09-07T17:10:00Z" w16du:dateUtc="2025-09-07T09:10:00Z">
              <w:r w:rsidRPr="00002D6B">
                <w:rPr>
                  <w:rFonts w:ascii="Consolas" w:eastAsia="Consolas" w:hAnsi="Consolas" w:cs="Consolas"/>
                  <w:color w:val="5C5C5C"/>
                  <w:sz w:val="21"/>
                </w:rPr>
                <w:t>        population = </w:t>
              </w:r>
              <w:proofErr w:type="spellStart"/>
              <w:r w:rsidRPr="00002D6B">
                <w:rPr>
                  <w:rFonts w:ascii="Consolas" w:eastAsia="Consolas" w:hAnsi="Consolas" w:cs="Consolas"/>
                  <w:color w:val="5C5C5C"/>
                  <w:sz w:val="21"/>
                </w:rPr>
                <w:t>n_p_ggg</w:t>
              </w:r>
              <w:proofErr w:type="spellEnd"/>
            </w:ins>
          </w:p>
          <w:p w14:paraId="53E436B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93" w:author="yukina minato" w:date="2025-09-07T17:10:00Z" w16du:dateUtc="2025-09-07T09:10:00Z"/>
                <w:rFonts w:eastAsia="宋体"/>
                <w:color w:val="5C5C5C"/>
                <w:szCs w:val="22"/>
              </w:rPr>
            </w:pPr>
            <w:ins w:id="6794"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e_t_ggg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time.time</w:t>
              </w:r>
              <w:proofErr w:type="spellEnd"/>
              <w:proofErr w:type="gramEnd"/>
              <w:r w:rsidRPr="00002D6B">
                <w:rPr>
                  <w:rFonts w:ascii="Consolas" w:eastAsia="Consolas" w:hAnsi="Consolas" w:cs="Consolas"/>
                  <w:color w:val="5C5C5C"/>
                  <w:sz w:val="21"/>
                  <w:shd w:val="clear" w:color="auto" w:fill="F8F8F8"/>
                </w:rPr>
                <w:t>()</w:t>
              </w:r>
            </w:ins>
          </w:p>
          <w:p w14:paraId="7513A9C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95" w:author="yukina minato" w:date="2025-09-07T17:10:00Z" w16du:dateUtc="2025-09-07T09:10:00Z"/>
                <w:rFonts w:eastAsia="宋体"/>
                <w:color w:val="5C5C5C"/>
                <w:szCs w:val="22"/>
              </w:rPr>
            </w:pPr>
            <w:ins w:id="6796" w:author="yukina minato" w:date="2025-09-07T17:10:00Z" w16du:dateUtc="2025-09-07T09:10:00Z">
              <w:r w:rsidRPr="00002D6B">
                <w:rPr>
                  <w:rFonts w:ascii="Consolas" w:eastAsia="Consolas" w:hAnsi="Consolas" w:cs="Consolas"/>
                  <w:color w:val="5C5C5C"/>
                  <w:sz w:val="21"/>
                </w:rPr>
                <w:t>        </w:t>
              </w:r>
              <w:proofErr w:type="gramStart"/>
              <w:r w:rsidRPr="00002D6B">
                <w:rPr>
                  <w:rFonts w:ascii="Consolas" w:eastAsia="Consolas" w:hAnsi="Consolas" w:cs="Consolas"/>
                  <w:color w:val="C18401"/>
                  <w:sz w:val="21"/>
                </w:rPr>
                <w:t>print</w:t>
              </w:r>
              <w:r w:rsidRPr="00002D6B">
                <w:rPr>
                  <w:rFonts w:ascii="Consolas" w:eastAsia="Consolas" w:hAnsi="Consolas" w:cs="Consolas"/>
                  <w:color w:val="5C5C5C"/>
                  <w:sz w:val="21"/>
                </w:rPr>
                <w:t>(</w:t>
              </w:r>
              <w:proofErr w:type="gramEnd"/>
            </w:ins>
          </w:p>
          <w:p w14:paraId="0E65F47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797" w:author="yukina minato" w:date="2025-09-07T17:10:00Z" w16du:dateUtc="2025-09-07T09:10:00Z"/>
                <w:rFonts w:eastAsia="宋体"/>
                <w:color w:val="5C5C5C"/>
                <w:szCs w:val="22"/>
              </w:rPr>
            </w:pPr>
            <w:ins w:id="6798"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f"Generation </w:t>
              </w:r>
              <w:r w:rsidRPr="00002D6B">
                <w:rPr>
                  <w:rFonts w:ascii="Consolas" w:eastAsia="Consolas" w:hAnsi="Consolas" w:cs="Consolas"/>
                  <w:color w:val="E45649"/>
                  <w:sz w:val="21"/>
                  <w:shd w:val="clear" w:color="auto" w:fill="F8F8F8"/>
                </w:rPr>
                <w:t>{generation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E45649"/>
                  <w:sz w:val="21"/>
                  <w:shd w:val="clear" w:color="auto" w:fill="F8F8F8"/>
                </w:rPr>
                <w:t>}</w:t>
              </w:r>
              <w:r w:rsidRPr="00002D6B">
                <w:rPr>
                  <w:rFonts w:ascii="Consolas" w:eastAsia="Consolas" w:hAnsi="Consolas" w:cs="Consolas"/>
                  <w:color w:val="50A14F"/>
                  <w:sz w:val="21"/>
                  <w:shd w:val="clear" w:color="auto" w:fill="F8F8F8"/>
                </w:rPr>
                <w:t>/</w:t>
              </w:r>
              <w:r w:rsidRPr="00002D6B">
                <w:rPr>
                  <w:rFonts w:ascii="Consolas" w:eastAsia="Consolas" w:hAnsi="Consolas" w:cs="Consolas"/>
                  <w:color w:val="E45649"/>
                  <w:sz w:val="21"/>
                  <w:shd w:val="clear" w:color="auto" w:fill="F8F8F8"/>
                </w:rPr>
                <w:t>{N_G_GGG}</w:t>
              </w:r>
              <w:r w:rsidRPr="00002D6B">
                <w:rPr>
                  <w:rFonts w:ascii="Consolas" w:eastAsia="Consolas" w:hAnsi="Consolas" w:cs="Consolas"/>
                  <w:color w:val="50A14F"/>
                  <w:sz w:val="21"/>
                  <w:shd w:val="clear" w:color="auto" w:fill="F8F8F8"/>
                </w:rPr>
                <w:t>, Best Fitness: </w:t>
              </w:r>
              <w:r w:rsidRPr="00002D6B">
                <w:rPr>
                  <w:rFonts w:ascii="Consolas" w:eastAsia="Consolas" w:hAnsi="Consolas" w:cs="Consolas"/>
                  <w:color w:val="E45649"/>
                  <w:sz w:val="21"/>
                  <w:shd w:val="clear" w:color="auto" w:fill="F8F8F8"/>
                </w:rPr>
                <w:t>{b_f_ggg: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 Time: </w:t>
              </w:r>
              <w:r w:rsidRPr="00002D6B">
                <w:rPr>
                  <w:rFonts w:ascii="Consolas" w:eastAsia="Consolas" w:hAnsi="Consolas" w:cs="Consolas"/>
                  <w:color w:val="E45649"/>
                  <w:sz w:val="21"/>
                  <w:shd w:val="clear" w:color="auto" w:fill="F8F8F8"/>
                </w:rPr>
                <w:t>{e_t_ggg - s_t_ggg:</w:t>
              </w:r>
              <w:r w:rsidRPr="00002D6B">
                <w:rPr>
                  <w:rFonts w:ascii="Consolas" w:eastAsia="Consolas" w:hAnsi="Consolas" w:cs="Consolas"/>
                  <w:color w:val="986801"/>
                  <w:sz w:val="21"/>
                  <w:shd w:val="clear" w:color="auto" w:fill="F8F8F8"/>
                </w:rPr>
                <w:t>.2</w:t>
              </w:r>
              <w:proofErr w:type="gramStart"/>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s</w:t>
              </w:r>
              <w:proofErr w:type="gramEnd"/>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w:t>
              </w:r>
            </w:ins>
          </w:p>
          <w:p w14:paraId="78604EB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799" w:author="yukina minato" w:date="2025-09-07T17:10:00Z" w16du:dateUtc="2025-09-07T09:10:00Z"/>
                <w:rFonts w:eastAsia="宋体"/>
                <w:color w:val="5C5C5C"/>
                <w:szCs w:val="22"/>
              </w:rPr>
            </w:pPr>
            <w:ins w:id="6800"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b_i_ggg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b_f_ggg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b_h_ggg</w:t>
              </w:r>
              <w:proofErr w:type="spellEnd"/>
            </w:ins>
          </w:p>
          <w:p w14:paraId="21B8F2B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80"/>
              <w:jc w:val="left"/>
              <w:rPr>
                <w:ins w:id="6801" w:author="yukina minato" w:date="2025-09-07T17:10:00Z" w16du:dateUtc="2025-09-07T09:10:00Z"/>
                <w:rFonts w:eastAsia="宋体"/>
                <w:color w:val="5C5C5C"/>
                <w:szCs w:val="22"/>
              </w:rPr>
            </w:pPr>
          </w:p>
          <w:p w14:paraId="4F44125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02" w:author="yukina minato" w:date="2025-09-07T17:10:00Z" w16du:dateUtc="2025-09-07T09:10:00Z"/>
                <w:rFonts w:eastAsia="宋体"/>
                <w:color w:val="5C5C5C"/>
                <w:szCs w:val="22"/>
              </w:rPr>
            </w:pPr>
            <w:ins w:id="6803" w:author="yukina minato" w:date="2025-09-07T17:10:00Z" w16du:dateUtc="2025-09-07T09:10:00Z">
              <w:r w:rsidRPr="00002D6B">
                <w:rPr>
                  <w:rFonts w:ascii="Consolas" w:eastAsia="Consolas" w:hAnsi="Consolas" w:cs="Consolas"/>
                  <w:color w:val="A626A4"/>
                  <w:sz w:val="21"/>
                </w:rPr>
                <w:t>def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a_s_ggg</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b_i_ggg</w:t>
              </w:r>
              <w:proofErr w:type="spellEnd"/>
              <w:r w:rsidRPr="00002D6B">
                <w:rPr>
                  <w:rFonts w:ascii="Consolas" w:eastAsia="Consolas" w:hAnsi="Consolas" w:cs="Consolas"/>
                  <w:color w:val="5C5C5C"/>
                  <w:sz w:val="21"/>
                </w:rPr>
                <w:t>):</w:t>
              </w:r>
            </w:ins>
          </w:p>
          <w:p w14:paraId="0180BF3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04" w:author="yukina minato" w:date="2025-09-07T17:10:00Z" w16du:dateUtc="2025-09-07T09:10:00Z"/>
                <w:rFonts w:eastAsia="宋体"/>
                <w:color w:val="5C5C5C"/>
                <w:szCs w:val="22"/>
              </w:rPr>
            </w:pPr>
            <w:ins w:id="6805"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print</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最优解分析</w:t>
              </w:r>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w:t>
              </w:r>
            </w:ins>
          </w:p>
          <w:p w14:paraId="433392F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06" w:author="yukina minato" w:date="2025-09-07T17:10:00Z" w16du:dateUtc="2025-09-07T09:10:00Z"/>
                <w:rFonts w:eastAsia="宋体"/>
                <w:color w:val="5C5C5C"/>
                <w:szCs w:val="22"/>
              </w:rPr>
            </w:pPr>
            <w:ins w:id="6807" w:author="yukina minato" w:date="2025-09-07T17:10:00Z" w16du:dateUtc="2025-09-07T09:10:00Z">
              <w:r w:rsidRPr="00002D6B">
                <w:rPr>
                  <w:rFonts w:ascii="Consolas" w:eastAsia="Consolas" w:hAnsi="Consolas" w:cs="Consolas"/>
                  <w:color w:val="5C5C5C"/>
                  <w:sz w:val="21"/>
                </w:rPr>
                <w:t>    </w:t>
              </w:r>
              <w:proofErr w:type="gramStart"/>
              <w:r w:rsidRPr="00002D6B">
                <w:rPr>
                  <w:rFonts w:ascii="Consolas" w:eastAsia="Consolas" w:hAnsi="Consolas" w:cs="Consolas"/>
                  <w:color w:val="C18401"/>
                  <w:sz w:val="21"/>
                </w:rPr>
                <w:t>print</w:t>
              </w:r>
              <w:r w:rsidRPr="00002D6B">
                <w:rPr>
                  <w:rFonts w:ascii="Consolas" w:eastAsia="Consolas" w:hAnsi="Consolas" w:cs="Consolas"/>
                  <w:color w:val="5C5C5C"/>
                  <w:sz w:val="21"/>
                </w:rPr>
                <w:t>(</w:t>
              </w:r>
              <w:proofErr w:type="gramEnd"/>
              <w:r w:rsidRPr="00002D6B">
                <w:rPr>
                  <w:rFonts w:ascii="Consolas" w:eastAsia="Consolas" w:hAnsi="Consolas" w:cs="Consolas"/>
                  <w:color w:val="50A14F"/>
                  <w:sz w:val="21"/>
                </w:rPr>
                <w:t>"="</w:t>
              </w:r>
              <w:r w:rsidRPr="00002D6B">
                <w:rPr>
                  <w:rFonts w:ascii="Consolas" w:eastAsia="Consolas" w:hAnsi="Consolas" w:cs="Consolas"/>
                  <w:color w:val="5C5C5C"/>
                  <w:sz w:val="21"/>
                </w:rPr>
                <w:t> * </w:t>
              </w:r>
              <w:r w:rsidRPr="00002D6B">
                <w:rPr>
                  <w:rFonts w:ascii="Consolas" w:eastAsia="Consolas" w:hAnsi="Consolas" w:cs="Consolas"/>
                  <w:color w:val="986801"/>
                  <w:sz w:val="21"/>
                </w:rPr>
                <w:t>50</w:t>
              </w:r>
              <w:r w:rsidRPr="00002D6B">
                <w:rPr>
                  <w:rFonts w:ascii="Consolas" w:eastAsia="Consolas" w:hAnsi="Consolas" w:cs="Consolas"/>
                  <w:color w:val="5C5C5C"/>
                  <w:sz w:val="21"/>
                </w:rPr>
                <w:t>)</w:t>
              </w:r>
            </w:ins>
          </w:p>
          <w:p w14:paraId="2C9AEC1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08" w:author="yukina minato" w:date="2025-09-07T17:10:00Z" w16du:dateUtc="2025-09-07T09:10:00Z"/>
                <w:rFonts w:eastAsia="宋体"/>
                <w:color w:val="5C5C5C"/>
                <w:szCs w:val="22"/>
              </w:rPr>
            </w:pPr>
            <w:ins w:id="6809"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s_d_ggg</w:t>
              </w:r>
              <w:proofErr w:type="spellEnd"/>
              <w:r w:rsidRPr="00002D6B">
                <w:rPr>
                  <w:rFonts w:ascii="Consolas" w:eastAsia="Consolas" w:hAnsi="Consolas" w:cs="Consolas"/>
                  <w:color w:val="5C5C5C"/>
                  <w:sz w:val="21"/>
                  <w:shd w:val="clear" w:color="auto" w:fill="F8F8F8"/>
                </w:rPr>
                <w:t> = []</w:t>
              </w:r>
            </w:ins>
          </w:p>
          <w:p w14:paraId="4E60478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10" w:author="yukina minato" w:date="2025-09-07T17:10:00Z" w16du:dateUtc="2025-09-07T09:10:00Z"/>
                <w:rFonts w:eastAsia="宋体"/>
                <w:color w:val="5C5C5C"/>
                <w:szCs w:val="22"/>
              </w:rPr>
            </w:pPr>
            <w:ins w:id="6811"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uav_idx</w:t>
              </w:r>
              <w:proofErr w:type="spellEnd"/>
              <w:r w:rsidRPr="00002D6B">
                <w:rPr>
                  <w:rFonts w:ascii="Consolas" w:eastAsia="Consolas" w:hAnsi="Consolas" w:cs="Consolas"/>
                  <w:color w:val="5C5C5C"/>
                  <w:sz w:val="21"/>
                </w:rPr>
                <w:t>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proofErr w:type="gramStart"/>
              <w:r w:rsidRPr="00002D6B">
                <w:rPr>
                  <w:rFonts w:ascii="Consolas" w:eastAsia="Consolas" w:hAnsi="Consolas" w:cs="Consolas"/>
                  <w:color w:val="C18401"/>
                  <w:sz w:val="21"/>
                </w:rPr>
                <w:t>range</w:t>
              </w:r>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5</w:t>
              </w:r>
              <w:r w:rsidRPr="00002D6B">
                <w:rPr>
                  <w:rFonts w:ascii="Consolas" w:eastAsia="Consolas" w:hAnsi="Consolas" w:cs="Consolas"/>
                  <w:color w:val="5C5C5C"/>
                  <w:sz w:val="21"/>
                </w:rPr>
                <w:t>):</w:t>
              </w:r>
            </w:ins>
          </w:p>
          <w:p w14:paraId="5EA42A8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12" w:author="yukina minato" w:date="2025-09-07T17:10:00Z" w16du:dateUtc="2025-09-07T09:10:00Z"/>
                <w:rFonts w:eastAsia="宋体"/>
                <w:color w:val="5C5C5C"/>
                <w:szCs w:val="22"/>
              </w:rPr>
            </w:pPr>
            <w:ins w:id="6813"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smoke_idx</w:t>
              </w:r>
              <w:proofErr w:type="spellEnd"/>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w:t>
              </w:r>
            </w:ins>
          </w:p>
          <w:p w14:paraId="5B016BB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14" w:author="yukina minato" w:date="2025-09-07T17:10:00Z" w16du:dateUtc="2025-09-07T09:10:00Z"/>
                <w:rFonts w:eastAsia="宋体"/>
                <w:color w:val="5C5C5C"/>
                <w:szCs w:val="22"/>
              </w:rPr>
            </w:pPr>
            <w:ins w:id="6815"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p_o_ggg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uav_idx</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w:t>
              </w:r>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smoke_idx</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4</w:t>
              </w:r>
            </w:ins>
          </w:p>
          <w:p w14:paraId="608F2FE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16" w:author="yukina minato" w:date="2025-09-07T17:10:00Z" w16du:dateUtc="2025-09-07T09:10:00Z"/>
                <w:rFonts w:eastAsia="宋体"/>
                <w:color w:val="5C5C5C"/>
                <w:szCs w:val="22"/>
              </w:rPr>
            </w:pPr>
            <w:ins w:id="6817" w:author="yukina minato" w:date="2025-09-07T17:10:00Z" w16du:dateUtc="2025-09-07T09:10:00Z">
              <w:r w:rsidRPr="00002D6B">
                <w:rPr>
                  <w:rFonts w:ascii="Consolas" w:eastAsia="Consolas" w:hAnsi="Consolas" w:cs="Consolas"/>
                  <w:color w:val="5C5C5C"/>
                  <w:sz w:val="21"/>
                  <w:shd w:val="clear" w:color="auto" w:fill="F8F8F8"/>
                </w:rPr>
                <w:t>            speed = </w:t>
              </w:r>
              <w:proofErr w:type="spellStart"/>
              <w:r w:rsidRPr="00002D6B">
                <w:rPr>
                  <w:rFonts w:ascii="Consolas" w:eastAsia="Consolas" w:hAnsi="Consolas" w:cs="Consolas"/>
                  <w:color w:val="5C5C5C"/>
                  <w:sz w:val="21"/>
                  <w:shd w:val="clear" w:color="auto" w:fill="F8F8F8"/>
                </w:rPr>
                <w:t>b_i_ggg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p_o_ggg</w:t>
              </w:r>
              <w:proofErr w:type="spellEnd"/>
              <w:r w:rsidRPr="00002D6B">
                <w:rPr>
                  <w:rFonts w:ascii="Consolas" w:eastAsia="Consolas" w:hAnsi="Consolas" w:cs="Consolas"/>
                  <w:color w:val="5C5C5C"/>
                  <w:sz w:val="21"/>
                  <w:shd w:val="clear" w:color="auto" w:fill="F8F8F8"/>
                </w:rPr>
                <w:t>]</w:t>
              </w:r>
            </w:ins>
          </w:p>
          <w:p w14:paraId="702E005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18" w:author="yukina minato" w:date="2025-09-07T17:10:00Z" w16du:dateUtc="2025-09-07T09:10:00Z"/>
                <w:rFonts w:eastAsia="宋体"/>
                <w:color w:val="5C5C5C"/>
                <w:szCs w:val="22"/>
              </w:rPr>
            </w:pPr>
            <w:ins w:id="6819"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d_d_ggg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b_i_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p_o_ggg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2FCF1B3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20" w:author="yukina minato" w:date="2025-09-07T17:10:00Z" w16du:dateUtc="2025-09-07T09:10:00Z"/>
                <w:rFonts w:eastAsia="宋体"/>
                <w:color w:val="5C5C5C"/>
                <w:szCs w:val="22"/>
              </w:rPr>
            </w:pPr>
            <w:ins w:id="6821"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b_i_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spellStart"/>
              <w:proofErr w:type="gramEnd"/>
              <w:r w:rsidRPr="00002D6B">
                <w:rPr>
                  <w:rFonts w:ascii="Consolas" w:eastAsia="Consolas" w:hAnsi="Consolas" w:cs="Consolas"/>
                  <w:color w:val="5C5C5C"/>
                  <w:sz w:val="21"/>
                  <w:shd w:val="clear" w:color="auto" w:fill="F8F8F8"/>
                </w:rPr>
                <w:t>p_o_ggg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ins>
          </w:p>
          <w:p w14:paraId="3754B7B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22" w:author="yukina minato" w:date="2025-09-07T17:10:00Z" w16du:dateUtc="2025-09-07T09:10:00Z"/>
                <w:rFonts w:eastAsia="宋体"/>
                <w:color w:val="5C5C5C"/>
                <w:szCs w:val="22"/>
              </w:rPr>
            </w:pPr>
            <w:ins w:id="6823"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d_e_ggg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b_i_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spellStart"/>
              <w:proofErr w:type="gramEnd"/>
              <w:r w:rsidRPr="00002D6B">
                <w:rPr>
                  <w:rFonts w:ascii="Consolas" w:eastAsia="Consolas" w:hAnsi="Consolas" w:cs="Consolas"/>
                  <w:color w:val="5C5C5C"/>
                  <w:sz w:val="21"/>
                </w:rPr>
                <w:t>p_o_ggg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3</w:t>
              </w:r>
              <w:r w:rsidRPr="00002D6B">
                <w:rPr>
                  <w:rFonts w:ascii="Consolas" w:eastAsia="Consolas" w:hAnsi="Consolas" w:cs="Consolas"/>
                  <w:color w:val="5C5C5C"/>
                  <w:sz w:val="21"/>
                </w:rPr>
                <w:t>]</w:t>
              </w:r>
            </w:ins>
          </w:p>
          <w:p w14:paraId="4818EF6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24" w:author="yukina minato" w:date="2025-09-07T17:10:00Z" w16du:dateUtc="2025-09-07T09:10:00Z"/>
                <w:rFonts w:eastAsia="宋体"/>
                <w:color w:val="5C5C5C"/>
                <w:szCs w:val="22"/>
              </w:rPr>
            </w:pPr>
            <w:ins w:id="6825"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d_r_ggg</w:t>
              </w:r>
              <w:proofErr w:type="spellEnd"/>
              <w:r w:rsidRPr="00002D6B">
                <w:rPr>
                  <w:rFonts w:ascii="Consolas" w:eastAsia="Consolas" w:hAnsi="Consolas" w:cs="Consolas"/>
                  <w:color w:val="5C5C5C"/>
                  <w:sz w:val="21"/>
                  <w:shd w:val="clear" w:color="auto" w:fill="F8F8F8"/>
                </w:rPr>
                <w:t> = </w:t>
              </w:r>
              <w:proofErr w:type="gramStart"/>
              <w:r w:rsidRPr="00002D6B">
                <w:rPr>
                  <w:rFonts w:ascii="Consolas" w:eastAsia="Consolas" w:hAnsi="Consolas" w:cs="Consolas"/>
                  <w:color w:val="5C5C5C"/>
                  <w:sz w:val="21"/>
                  <w:shd w:val="clear" w:color="auto" w:fill="F8F8F8"/>
                </w:rPr>
                <w:t>np.deg</w:t>
              </w:r>
              <w:proofErr w:type="gramEnd"/>
              <w:r w:rsidRPr="00002D6B">
                <w:rPr>
                  <w:rFonts w:ascii="Consolas" w:eastAsia="Consolas" w:hAnsi="Consolas" w:cs="Consolas"/>
                  <w:color w:val="5C5C5C"/>
                  <w:sz w:val="21"/>
                  <w:shd w:val="clear" w:color="auto" w:fill="F8F8F8"/>
                </w:rPr>
                <w:t>2rad(</w:t>
              </w:r>
              <w:proofErr w:type="spellStart"/>
              <w:r w:rsidRPr="00002D6B">
                <w:rPr>
                  <w:rFonts w:ascii="Consolas" w:eastAsia="Consolas" w:hAnsi="Consolas" w:cs="Consolas"/>
                  <w:color w:val="5C5C5C"/>
                  <w:sz w:val="21"/>
                  <w:shd w:val="clear" w:color="auto" w:fill="F8F8F8"/>
                </w:rPr>
                <w:t>d_d_ggg</w:t>
              </w:r>
              <w:proofErr w:type="spellEnd"/>
              <w:r w:rsidRPr="00002D6B">
                <w:rPr>
                  <w:rFonts w:ascii="Consolas" w:eastAsia="Consolas" w:hAnsi="Consolas" w:cs="Consolas"/>
                  <w:color w:val="5C5C5C"/>
                  <w:sz w:val="21"/>
                  <w:shd w:val="clear" w:color="auto" w:fill="F8F8F8"/>
                </w:rPr>
                <w:t>)</w:t>
              </w:r>
            </w:ins>
          </w:p>
          <w:p w14:paraId="7FA508E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26" w:author="yukina minato" w:date="2025-09-07T17:10:00Z" w16du:dateUtc="2025-09-07T09:10:00Z"/>
                <w:rFonts w:eastAsia="宋体"/>
                <w:color w:val="5C5C5C"/>
                <w:szCs w:val="22"/>
              </w:rPr>
            </w:pPr>
            <w:ins w:id="6827"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u_i_ggg</w:t>
              </w:r>
              <w:proofErr w:type="spellEnd"/>
              <w:r w:rsidRPr="00002D6B">
                <w:rPr>
                  <w:rFonts w:ascii="Consolas" w:eastAsia="Consolas" w:hAnsi="Consolas" w:cs="Consolas"/>
                  <w:color w:val="5C5C5C"/>
                  <w:sz w:val="21"/>
                </w:rPr>
                <w:t> = U_P_</w:t>
              </w:r>
              <w:proofErr w:type="gramStart"/>
              <w:r w:rsidRPr="00002D6B">
                <w:rPr>
                  <w:rFonts w:ascii="Consolas" w:eastAsia="Consolas" w:hAnsi="Consolas" w:cs="Consolas"/>
                  <w:color w:val="5C5C5C"/>
                  <w:sz w:val="21"/>
                </w:rPr>
                <w:t>GGG[</w:t>
              </w:r>
              <w:proofErr w:type="spellStart"/>
              <w:proofErr w:type="gramEnd"/>
              <w:r w:rsidRPr="00002D6B">
                <w:rPr>
                  <w:rFonts w:ascii="Consolas" w:eastAsia="Consolas" w:hAnsi="Consolas" w:cs="Consolas"/>
                  <w:color w:val="5C5C5C"/>
                  <w:sz w:val="21"/>
                </w:rPr>
                <w:t>uav_idx</w:t>
              </w:r>
              <w:proofErr w:type="spellEnd"/>
              <w:r w:rsidRPr="00002D6B">
                <w:rPr>
                  <w:rFonts w:ascii="Consolas" w:eastAsia="Consolas" w:hAnsi="Consolas" w:cs="Consolas"/>
                  <w:color w:val="5C5C5C"/>
                  <w:sz w:val="21"/>
                </w:rPr>
                <w:t>]</w:t>
              </w:r>
            </w:ins>
          </w:p>
          <w:p w14:paraId="7954430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28" w:author="yukina minato" w:date="2025-09-07T17:10:00Z" w16du:dateUtc="2025-09-07T09:10:00Z"/>
                <w:rFonts w:eastAsia="宋体"/>
                <w:color w:val="5C5C5C"/>
                <w:szCs w:val="22"/>
              </w:rPr>
            </w:pPr>
            <w:ins w:id="6829" w:author="yukina minato" w:date="2025-09-07T17:10:00Z" w16du:dateUtc="2025-09-07T09:10:00Z">
              <w:r w:rsidRPr="00002D6B">
                <w:rPr>
                  <w:rFonts w:ascii="Consolas" w:eastAsia="Consolas" w:hAnsi="Consolas" w:cs="Consolas"/>
                  <w:color w:val="5C5C5C"/>
                  <w:sz w:val="21"/>
                  <w:shd w:val="clear" w:color="auto" w:fill="F8F8F8"/>
                </w:rPr>
                <w:t>            u_d_ggg = </w:t>
              </w:r>
              <w:proofErr w:type="gramStart"/>
              <w:r w:rsidRPr="00002D6B">
                <w:rPr>
                  <w:rFonts w:ascii="Consolas" w:eastAsia="Consolas" w:hAnsi="Consolas" w:cs="Consolas"/>
                  <w:color w:val="5C5C5C"/>
                  <w:sz w:val="21"/>
                  <w:shd w:val="clear" w:color="auto" w:fill="F8F8F8"/>
                </w:rPr>
                <w:t>np.array</w:t>
              </w:r>
              <w:proofErr w:type="gramEnd"/>
              <w:r w:rsidRPr="00002D6B">
                <w:rPr>
                  <w:rFonts w:ascii="Consolas" w:eastAsia="Consolas" w:hAnsi="Consolas" w:cs="Consolas"/>
                  <w:color w:val="5C5C5C"/>
                  <w:sz w:val="21"/>
                  <w:shd w:val="clear" w:color="auto" w:fill="F8F8F8"/>
                </w:rPr>
                <w:t>([np.cos(d_r_ggg), np.sin(d_r_ggg), </w:t>
              </w:r>
              <w:r w:rsidRPr="00002D6B">
                <w:rPr>
                  <w:rFonts w:ascii="Consolas" w:eastAsia="Consolas" w:hAnsi="Consolas" w:cs="Consolas"/>
                  <w:color w:val="986801"/>
                  <w:sz w:val="21"/>
                  <w:shd w:val="clear" w:color="auto" w:fill="F8F8F8"/>
                </w:rPr>
                <w:t>0.0</w:t>
              </w:r>
              <w:r w:rsidRPr="00002D6B">
                <w:rPr>
                  <w:rFonts w:ascii="Consolas" w:eastAsia="Consolas" w:hAnsi="Consolas" w:cs="Consolas"/>
                  <w:color w:val="5C5C5C"/>
                  <w:sz w:val="21"/>
                  <w:shd w:val="clear" w:color="auto" w:fill="F8F8F8"/>
                </w:rPr>
                <w:t>])</w:t>
              </w:r>
            </w:ins>
          </w:p>
          <w:p w14:paraId="309BBEE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30" w:author="yukina minato" w:date="2025-09-07T17:10:00Z" w16du:dateUtc="2025-09-07T09:10:00Z"/>
                <w:rFonts w:eastAsia="宋体"/>
                <w:color w:val="5C5C5C"/>
                <w:szCs w:val="22"/>
              </w:rPr>
            </w:pPr>
            <w:ins w:id="6831"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d_p_ggg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u_i_ggg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u_d_ggg</w:t>
              </w:r>
              <w:proofErr w:type="spellEnd"/>
              <w:r w:rsidRPr="00002D6B">
                <w:rPr>
                  <w:rFonts w:ascii="Consolas" w:eastAsia="Consolas" w:hAnsi="Consolas" w:cs="Consolas"/>
                  <w:color w:val="5C5C5C"/>
                  <w:sz w:val="21"/>
                </w:rPr>
                <w:t> * speed * </w:t>
              </w:r>
              <w:proofErr w:type="spellStart"/>
              <w:r w:rsidRPr="00002D6B">
                <w:rPr>
                  <w:rFonts w:ascii="Consolas" w:eastAsia="Consolas" w:hAnsi="Consolas" w:cs="Consolas"/>
                  <w:color w:val="5C5C5C"/>
                  <w:sz w:val="21"/>
                </w:rPr>
                <w:t>d_t_ggg</w:t>
              </w:r>
              <w:proofErr w:type="spellEnd"/>
            </w:ins>
          </w:p>
          <w:p w14:paraId="61F784A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32" w:author="yukina minato" w:date="2025-09-07T17:10:00Z" w16du:dateUtc="2025-09-07T09:10:00Z"/>
                <w:rFonts w:eastAsia="宋体"/>
                <w:color w:val="5C5C5C"/>
                <w:szCs w:val="22"/>
              </w:rPr>
            </w:pPr>
            <w:ins w:id="6833"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e_p_ggg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d_p_ggg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u_d_ggg</w:t>
              </w:r>
              <w:proofErr w:type="spellEnd"/>
              <w:r w:rsidRPr="00002D6B">
                <w:rPr>
                  <w:rFonts w:ascii="Consolas" w:eastAsia="Consolas" w:hAnsi="Consolas" w:cs="Consolas"/>
                  <w:color w:val="5C5C5C"/>
                  <w:sz w:val="21"/>
                  <w:shd w:val="clear" w:color="auto" w:fill="F8F8F8"/>
                </w:rPr>
                <w:t> * speed * </w:t>
              </w:r>
              <w:proofErr w:type="spellStart"/>
              <w:r w:rsidRPr="00002D6B">
                <w:rPr>
                  <w:rFonts w:ascii="Consolas" w:eastAsia="Consolas" w:hAnsi="Consolas" w:cs="Consolas"/>
                  <w:color w:val="5C5C5C"/>
                  <w:sz w:val="21"/>
                  <w:shd w:val="clear" w:color="auto" w:fill="F8F8F8"/>
                </w:rPr>
                <w:t>d_e_ggg</w:t>
              </w:r>
              <w:proofErr w:type="spellEnd"/>
            </w:ins>
          </w:p>
          <w:p w14:paraId="6FA8C13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34" w:author="yukina minato" w:date="2025-09-07T17:10:00Z" w16du:dateUtc="2025-09-07T09:10:00Z"/>
                <w:rFonts w:eastAsia="宋体"/>
                <w:color w:val="5C5C5C"/>
                <w:szCs w:val="22"/>
              </w:rPr>
            </w:pPr>
            <w:ins w:id="6835"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e_p_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2</w:t>
              </w:r>
              <w:r w:rsidRPr="00002D6B">
                <w:rPr>
                  <w:rFonts w:ascii="Consolas" w:eastAsia="Consolas" w:hAnsi="Consolas" w:cs="Consolas"/>
                  <w:color w:val="5C5C5C"/>
                  <w:sz w:val="21"/>
                </w:rPr>
                <w:t>] -= </w:t>
              </w:r>
              <w:r w:rsidRPr="00002D6B">
                <w:rPr>
                  <w:rFonts w:ascii="Consolas" w:eastAsia="Consolas" w:hAnsi="Consolas" w:cs="Consolas"/>
                  <w:color w:val="986801"/>
                  <w:sz w:val="21"/>
                </w:rPr>
                <w:t>0.5</w:t>
              </w:r>
              <w:r w:rsidRPr="00002D6B">
                <w:rPr>
                  <w:rFonts w:ascii="Consolas" w:eastAsia="Consolas" w:hAnsi="Consolas" w:cs="Consolas"/>
                  <w:color w:val="5C5C5C"/>
                  <w:sz w:val="21"/>
                </w:rPr>
                <w:t> * G_G_GGG * </w:t>
              </w:r>
              <w:proofErr w:type="spellStart"/>
              <w:r w:rsidRPr="00002D6B">
                <w:rPr>
                  <w:rFonts w:ascii="Consolas" w:eastAsia="Consolas" w:hAnsi="Consolas" w:cs="Consolas"/>
                  <w:color w:val="5C5C5C"/>
                  <w:sz w:val="21"/>
                </w:rPr>
                <w:t>d_e_ggg</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2</w:t>
              </w:r>
            </w:ins>
          </w:p>
          <w:p w14:paraId="380A922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36" w:author="yukina minato" w:date="2025-09-07T17:10:00Z" w16du:dateUtc="2025-09-07T09:10:00Z"/>
                <w:rFonts w:eastAsia="宋体"/>
                <w:color w:val="5C5C5C"/>
                <w:szCs w:val="22"/>
              </w:rPr>
            </w:pPr>
            <w:ins w:id="6837"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e_s_ggg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d_t_ggg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d_e_ggg</w:t>
              </w:r>
              <w:proofErr w:type="spellEnd"/>
            </w:ins>
          </w:p>
          <w:p w14:paraId="0895131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38" w:author="yukina minato" w:date="2025-09-07T17:10:00Z" w16du:dateUtc="2025-09-07T09:10:00Z"/>
                <w:rFonts w:eastAsia="宋体"/>
                <w:color w:val="5C5C5C"/>
                <w:szCs w:val="22"/>
              </w:rPr>
            </w:pPr>
            <w:ins w:id="6839"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e_e_ggg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e_s_ggg</w:t>
              </w:r>
              <w:proofErr w:type="spellEnd"/>
              <w:r w:rsidRPr="00002D6B">
                <w:rPr>
                  <w:rFonts w:ascii="Consolas" w:eastAsia="Consolas" w:hAnsi="Consolas" w:cs="Consolas"/>
                  <w:color w:val="5C5C5C"/>
                  <w:sz w:val="21"/>
                </w:rPr>
                <w:t> + S_T_GGG</w:t>
              </w:r>
            </w:ins>
          </w:p>
          <w:p w14:paraId="5A0B4DE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40" w:author="yukina minato" w:date="2025-09-07T17:10:00Z" w16du:dateUtc="2025-09-07T09:10:00Z"/>
                <w:rFonts w:eastAsia="宋体"/>
                <w:color w:val="5C5C5C"/>
                <w:szCs w:val="22"/>
              </w:rPr>
            </w:pPr>
            <w:ins w:id="6841"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o_t_ggg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np.zeros</w:t>
              </w:r>
              <w:proofErr w:type="spellEnd"/>
              <w:proofErr w:type="gram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w:t>
              </w:r>
            </w:ins>
          </w:p>
          <w:p w14:paraId="7EB84EE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42" w:author="yukina minato" w:date="2025-09-07T17:10:00Z" w16du:dateUtc="2025-09-07T09:10:00Z"/>
                <w:rFonts w:eastAsia="宋体"/>
                <w:color w:val="5C5C5C"/>
                <w:szCs w:val="22"/>
              </w:rPr>
            </w:pPr>
            <w:ins w:id="6843"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missile_idx</w:t>
              </w:r>
              <w:proofErr w:type="spellEnd"/>
              <w:r w:rsidRPr="00002D6B">
                <w:rPr>
                  <w:rFonts w:ascii="Consolas" w:eastAsia="Consolas" w:hAnsi="Consolas" w:cs="Consolas"/>
                  <w:color w:val="5C5C5C"/>
                  <w:sz w:val="21"/>
                </w:rPr>
                <w:t>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proofErr w:type="gramStart"/>
              <w:r w:rsidRPr="00002D6B">
                <w:rPr>
                  <w:rFonts w:ascii="Consolas" w:eastAsia="Consolas" w:hAnsi="Consolas" w:cs="Consolas"/>
                  <w:color w:val="C18401"/>
                  <w:sz w:val="21"/>
                </w:rPr>
                <w:t>range</w:t>
              </w:r>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3</w:t>
              </w:r>
              <w:r w:rsidRPr="00002D6B">
                <w:rPr>
                  <w:rFonts w:ascii="Consolas" w:eastAsia="Consolas" w:hAnsi="Consolas" w:cs="Consolas"/>
                  <w:color w:val="5C5C5C"/>
                  <w:sz w:val="21"/>
                </w:rPr>
                <w:t>):</w:t>
              </w:r>
            </w:ins>
          </w:p>
          <w:p w14:paraId="7FB74E9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44" w:author="yukina minato" w:date="2025-09-07T17:10:00Z" w16du:dateUtc="2025-09-07T09:10:00Z"/>
                <w:rFonts w:eastAsia="宋体"/>
                <w:color w:val="5C5C5C"/>
                <w:szCs w:val="22"/>
              </w:rPr>
            </w:pPr>
            <w:ins w:id="6845"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o_d_ggg</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ins>
          </w:p>
          <w:p w14:paraId="364F58C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46" w:author="yukina minato" w:date="2025-09-07T17:10:00Z" w16du:dateUtc="2025-09-07T09:10:00Z"/>
                <w:rFonts w:eastAsia="宋体"/>
                <w:color w:val="5C5C5C"/>
                <w:szCs w:val="22"/>
              </w:rPr>
            </w:pPr>
            <w:ins w:id="6847"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t_idx</w:t>
              </w:r>
              <w:proofErr w:type="spellEnd"/>
              <w:r w:rsidRPr="00002D6B">
                <w:rPr>
                  <w:rFonts w:ascii="Consolas" w:eastAsia="Consolas" w:hAnsi="Consolas" w:cs="Consolas"/>
                  <w:color w:val="5C5C5C"/>
                  <w:sz w:val="21"/>
                </w:rPr>
                <w:t>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r w:rsidRPr="00002D6B">
                <w:rPr>
                  <w:rFonts w:ascii="Consolas" w:eastAsia="Consolas" w:hAnsi="Consolas" w:cs="Consolas"/>
                  <w:color w:val="C18401"/>
                  <w:sz w:val="21"/>
                </w:rPr>
                <w:t>range</w:t>
              </w:r>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M_T_GGG.shape</w:t>
              </w:r>
              <w:proofErr w:type="spellEnd"/>
              <w:r w:rsidRPr="00002D6B">
                <w:rPr>
                  <w:rFonts w:ascii="Consolas" w:eastAsia="Consolas" w:hAnsi="Consolas" w:cs="Consolas"/>
                  <w:color w:val="5C5C5C"/>
                  <w:sz w:val="21"/>
                </w:rPr>
                <w:t>[</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1D0D238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48" w:author="yukina minato" w:date="2025-09-07T17:10:00Z" w16du:dateUtc="2025-09-07T09:10:00Z"/>
                <w:rFonts w:eastAsia="宋体"/>
                <w:color w:val="5C5C5C"/>
                <w:szCs w:val="22"/>
              </w:rPr>
            </w:pPr>
            <w:ins w:id="6849" w:author="yukina minato" w:date="2025-09-07T17:10:00Z" w16du:dateUtc="2025-09-07T09:10:00Z">
              <w:r w:rsidRPr="00002D6B">
                <w:rPr>
                  <w:rFonts w:ascii="Consolas" w:eastAsia="Consolas" w:hAnsi="Consolas" w:cs="Consolas"/>
                  <w:color w:val="5C5C5C"/>
                  <w:sz w:val="21"/>
                  <w:shd w:val="clear" w:color="auto" w:fill="F8F8F8"/>
                </w:rPr>
                <w:t>                    t = S_A_GGG + </w:t>
              </w:r>
              <w:proofErr w:type="spellStart"/>
              <w:r w:rsidRPr="00002D6B">
                <w:rPr>
                  <w:rFonts w:ascii="Consolas" w:eastAsia="Consolas" w:hAnsi="Consolas" w:cs="Consolas"/>
                  <w:color w:val="5C5C5C"/>
                  <w:sz w:val="21"/>
                  <w:shd w:val="clear" w:color="auto" w:fill="F8F8F8"/>
                </w:rPr>
                <w:t>t_idx</w:t>
              </w:r>
              <w:proofErr w:type="spellEnd"/>
              <w:r w:rsidRPr="00002D6B">
                <w:rPr>
                  <w:rFonts w:ascii="Consolas" w:eastAsia="Consolas" w:hAnsi="Consolas" w:cs="Consolas"/>
                  <w:color w:val="5C5C5C"/>
                  <w:sz w:val="21"/>
                  <w:shd w:val="clear" w:color="auto" w:fill="F8F8F8"/>
                </w:rPr>
                <w:t> * T_E_GGG</w:t>
              </w:r>
            </w:ins>
          </w:p>
          <w:p w14:paraId="1C19DBF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50" w:author="yukina minato" w:date="2025-09-07T17:10:00Z" w16du:dateUtc="2025-09-07T09:10:00Z"/>
                <w:rFonts w:eastAsia="宋体"/>
                <w:color w:val="5C5C5C"/>
                <w:szCs w:val="22"/>
              </w:rPr>
            </w:pPr>
            <w:ins w:id="6851"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e_s_ggg</w:t>
              </w:r>
              <w:proofErr w:type="spellEnd"/>
              <w:r w:rsidRPr="00002D6B">
                <w:rPr>
                  <w:rFonts w:ascii="Consolas" w:eastAsia="Consolas" w:hAnsi="Consolas" w:cs="Consolas"/>
                  <w:color w:val="5C5C5C"/>
                  <w:sz w:val="21"/>
                </w:rPr>
                <w:t> &lt;= t &lt;= </w:t>
              </w:r>
              <w:proofErr w:type="spellStart"/>
              <w:r w:rsidRPr="00002D6B">
                <w:rPr>
                  <w:rFonts w:ascii="Consolas" w:eastAsia="Consolas" w:hAnsi="Consolas" w:cs="Consolas"/>
                  <w:color w:val="5C5C5C"/>
                  <w:sz w:val="21"/>
                </w:rPr>
                <w:t>e_e_ggg</w:t>
              </w:r>
              <w:proofErr w:type="spellEnd"/>
              <w:r w:rsidRPr="00002D6B">
                <w:rPr>
                  <w:rFonts w:ascii="Consolas" w:eastAsia="Consolas" w:hAnsi="Consolas" w:cs="Consolas"/>
                  <w:color w:val="5C5C5C"/>
                  <w:sz w:val="21"/>
                </w:rPr>
                <w:t>:</w:t>
              </w:r>
            </w:ins>
          </w:p>
          <w:p w14:paraId="2717B93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52" w:author="yukina minato" w:date="2025-09-07T17:10:00Z" w16du:dateUtc="2025-09-07T09:10:00Z"/>
                <w:rFonts w:eastAsia="宋体"/>
                <w:color w:val="5C5C5C"/>
                <w:szCs w:val="22"/>
              </w:rPr>
            </w:pPr>
            <w:ins w:id="6853"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s_k_ggg</w:t>
              </w:r>
              <w:proofErr w:type="spellEnd"/>
              <w:r w:rsidRPr="00002D6B">
                <w:rPr>
                  <w:rFonts w:ascii="Consolas" w:eastAsia="Consolas" w:hAnsi="Consolas" w:cs="Consolas"/>
                  <w:color w:val="5C5C5C"/>
                  <w:sz w:val="21"/>
                  <w:shd w:val="clear" w:color="auto" w:fill="F8F8F8"/>
                </w:rPr>
                <w:t> = S_K_GGG * (t - </w:t>
              </w:r>
              <w:proofErr w:type="spellStart"/>
              <w:r w:rsidRPr="00002D6B">
                <w:rPr>
                  <w:rFonts w:ascii="Consolas" w:eastAsia="Consolas" w:hAnsi="Consolas" w:cs="Consolas"/>
                  <w:color w:val="5C5C5C"/>
                  <w:sz w:val="21"/>
                  <w:shd w:val="clear" w:color="auto" w:fill="F8F8F8"/>
                </w:rPr>
                <w:t>e_s_ggg</w:t>
              </w:r>
              <w:proofErr w:type="spellEnd"/>
              <w:r w:rsidRPr="00002D6B">
                <w:rPr>
                  <w:rFonts w:ascii="Consolas" w:eastAsia="Consolas" w:hAnsi="Consolas" w:cs="Consolas"/>
                  <w:color w:val="5C5C5C"/>
                  <w:sz w:val="21"/>
                  <w:shd w:val="clear" w:color="auto" w:fill="F8F8F8"/>
                </w:rPr>
                <w:t>)</w:t>
              </w:r>
            </w:ins>
          </w:p>
          <w:p w14:paraId="5428645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54" w:author="yukina minato" w:date="2025-09-07T17:10:00Z" w16du:dateUtc="2025-09-07T09:10:00Z"/>
                <w:rFonts w:eastAsia="宋体"/>
                <w:color w:val="5C5C5C"/>
                <w:szCs w:val="22"/>
              </w:rPr>
            </w:pPr>
            <w:ins w:id="6855"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s_c_ggg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e_p_</w:t>
              </w:r>
              <w:proofErr w:type="gramStart"/>
              <w:r w:rsidRPr="00002D6B">
                <w:rPr>
                  <w:rFonts w:ascii="Consolas" w:eastAsia="Consolas" w:hAnsi="Consolas" w:cs="Consolas"/>
                  <w:color w:val="5C5C5C"/>
                  <w:sz w:val="21"/>
                </w:rPr>
                <w:t>ggg.copy</w:t>
              </w:r>
              <w:proofErr w:type="spellEnd"/>
              <w:proofErr w:type="gramEnd"/>
              <w:r w:rsidRPr="00002D6B">
                <w:rPr>
                  <w:rFonts w:ascii="Consolas" w:eastAsia="Consolas" w:hAnsi="Consolas" w:cs="Consolas"/>
                  <w:color w:val="5C5C5C"/>
                  <w:sz w:val="21"/>
                </w:rPr>
                <w:t>()</w:t>
              </w:r>
            </w:ins>
          </w:p>
          <w:p w14:paraId="2C9D574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56" w:author="yukina minato" w:date="2025-09-07T17:10:00Z" w16du:dateUtc="2025-09-07T09:10:00Z"/>
                <w:rFonts w:eastAsia="宋体"/>
                <w:color w:val="5C5C5C"/>
                <w:szCs w:val="22"/>
              </w:rPr>
            </w:pPr>
            <w:ins w:id="6857"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s_c_</w:t>
              </w:r>
              <w:proofErr w:type="gramStart"/>
              <w:r w:rsidRPr="00002D6B">
                <w:rPr>
                  <w:rFonts w:ascii="Consolas" w:eastAsia="Consolas" w:hAnsi="Consolas" w:cs="Consolas"/>
                  <w:color w:val="5C5C5C"/>
                  <w:sz w:val="21"/>
                  <w:shd w:val="clear" w:color="auto" w:fill="F8F8F8"/>
                </w:rPr>
                <w:t>ggg</w:t>
              </w:r>
              <w:proofErr w:type="spellEnd"/>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s_k_ggg</w:t>
              </w:r>
              <w:proofErr w:type="spellEnd"/>
            </w:ins>
          </w:p>
          <w:p w14:paraId="2B29650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58" w:author="yukina minato" w:date="2025-09-07T17:10:00Z" w16du:dateUtc="2025-09-07T09:10:00Z"/>
                <w:rFonts w:eastAsia="宋体"/>
                <w:color w:val="5C5C5C"/>
                <w:szCs w:val="22"/>
              </w:rPr>
            </w:pPr>
            <w:ins w:id="6859"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m_p_ggg</w:t>
              </w:r>
              <w:proofErr w:type="spellEnd"/>
              <w:r w:rsidRPr="00002D6B">
                <w:rPr>
                  <w:rFonts w:ascii="Consolas" w:eastAsia="Consolas" w:hAnsi="Consolas" w:cs="Consolas"/>
                  <w:color w:val="5C5C5C"/>
                  <w:sz w:val="21"/>
                </w:rPr>
                <w:t> = M_T_</w:t>
              </w:r>
              <w:proofErr w:type="gramStart"/>
              <w:r w:rsidRPr="00002D6B">
                <w:rPr>
                  <w:rFonts w:ascii="Consolas" w:eastAsia="Consolas" w:hAnsi="Consolas" w:cs="Consolas"/>
                  <w:color w:val="5C5C5C"/>
                  <w:sz w:val="21"/>
                </w:rPr>
                <w:t>GGG[</w:t>
              </w:r>
              <w:proofErr w:type="spellStart"/>
              <w:proofErr w:type="gramEnd"/>
              <w:r w:rsidRPr="00002D6B">
                <w:rPr>
                  <w:rFonts w:ascii="Consolas" w:eastAsia="Consolas" w:hAnsi="Consolas" w:cs="Consolas"/>
                  <w:color w:val="5C5C5C"/>
                  <w:sz w:val="21"/>
                </w:rPr>
                <w:t>missile_idx</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t_idx</w:t>
              </w:r>
              <w:proofErr w:type="spellEnd"/>
              <w:r w:rsidRPr="00002D6B">
                <w:rPr>
                  <w:rFonts w:ascii="Consolas" w:eastAsia="Consolas" w:hAnsi="Consolas" w:cs="Consolas"/>
                  <w:color w:val="5C5C5C"/>
                  <w:sz w:val="21"/>
                </w:rPr>
                <w:t>]</w:t>
              </w:r>
            </w:ins>
          </w:p>
          <w:p w14:paraId="6E15A68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60" w:author="yukina minato" w:date="2025-09-07T17:10:00Z" w16du:dateUtc="2025-09-07T09:10:00Z"/>
                <w:rFonts w:eastAsia="宋体"/>
                <w:color w:val="5C5C5C"/>
                <w:szCs w:val="22"/>
              </w:rPr>
            </w:pPr>
            <w:ins w:id="6861"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s_c_array_ggg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np.array</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s_c_ggg</w:t>
              </w:r>
              <w:proofErr w:type="spellEnd"/>
              <w:r w:rsidRPr="00002D6B">
                <w:rPr>
                  <w:rFonts w:ascii="Consolas" w:eastAsia="Consolas" w:hAnsi="Consolas" w:cs="Consolas"/>
                  <w:color w:val="5C5C5C"/>
                  <w:sz w:val="21"/>
                  <w:shd w:val="clear" w:color="auto" w:fill="F8F8F8"/>
                </w:rPr>
                <w:t>])</w:t>
              </w:r>
            </w:ins>
          </w:p>
          <w:p w14:paraId="4FA2022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62" w:author="yukina minato" w:date="2025-09-07T17:10:00Z" w16du:dateUtc="2025-09-07T09:10:00Z"/>
                <w:rFonts w:eastAsia="宋体"/>
                <w:color w:val="5C5C5C"/>
                <w:szCs w:val="22"/>
              </w:rPr>
            </w:pPr>
            <w:ins w:id="6863"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i_t_</w:t>
              </w:r>
              <w:proofErr w:type="gramStart"/>
              <w:r w:rsidRPr="00002D6B">
                <w:rPr>
                  <w:rFonts w:ascii="Consolas" w:eastAsia="Consolas" w:hAnsi="Consolas" w:cs="Consolas"/>
                  <w:color w:val="5C5C5C"/>
                  <w:sz w:val="21"/>
                </w:rPr>
                <w:t>ggg(</w:t>
              </w:r>
              <w:proofErr w:type="gramEnd"/>
              <w:r w:rsidRPr="00002D6B">
                <w:rPr>
                  <w:rFonts w:ascii="Consolas" w:eastAsia="Consolas" w:hAnsi="Consolas" w:cs="Consolas"/>
                  <w:color w:val="5C5C5C"/>
                  <w:sz w:val="21"/>
                </w:rPr>
                <w:t>m_p_ggg, s_c_array_ggg, S_R_GGG):</w:t>
              </w:r>
            </w:ins>
          </w:p>
          <w:p w14:paraId="153950B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64" w:author="yukina minato" w:date="2025-09-07T17:10:00Z" w16du:dateUtc="2025-09-07T09:10:00Z"/>
                <w:rFonts w:eastAsia="宋体"/>
                <w:color w:val="5C5C5C"/>
                <w:szCs w:val="22"/>
              </w:rPr>
            </w:pPr>
            <w:ins w:id="6865"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o_d_ggg</w:t>
              </w:r>
              <w:proofErr w:type="spellEnd"/>
              <w:r w:rsidRPr="00002D6B">
                <w:rPr>
                  <w:rFonts w:ascii="Consolas" w:eastAsia="Consolas" w:hAnsi="Consolas" w:cs="Consolas"/>
                  <w:color w:val="5C5C5C"/>
                  <w:sz w:val="21"/>
                  <w:shd w:val="clear" w:color="auto" w:fill="F8F8F8"/>
                </w:rPr>
                <w:t> += T_E_GGG</w:t>
              </w:r>
            </w:ins>
          </w:p>
          <w:p w14:paraId="52DB097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66" w:author="yukina minato" w:date="2025-09-07T17:10:00Z" w16du:dateUtc="2025-09-07T09:10:00Z"/>
                <w:rFonts w:eastAsia="宋体"/>
                <w:color w:val="5C5C5C"/>
                <w:szCs w:val="22"/>
              </w:rPr>
            </w:pPr>
            <w:ins w:id="6867"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o_t_ggg</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missile_idx</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o_d_ggg</w:t>
              </w:r>
              <w:proofErr w:type="spellEnd"/>
            </w:ins>
          </w:p>
          <w:p w14:paraId="3807443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68" w:author="yukina minato" w:date="2025-09-07T17:10:00Z" w16du:dateUtc="2025-09-07T09:10:00Z"/>
                <w:rFonts w:eastAsia="宋体"/>
                <w:color w:val="5C5C5C"/>
                <w:szCs w:val="22"/>
              </w:rPr>
            </w:pPr>
            <w:ins w:id="6869"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s_d_</w:t>
              </w:r>
              <w:proofErr w:type="gramStart"/>
              <w:r w:rsidRPr="00002D6B">
                <w:rPr>
                  <w:rFonts w:ascii="Consolas" w:eastAsia="Consolas" w:hAnsi="Consolas" w:cs="Consolas"/>
                  <w:color w:val="5C5C5C"/>
                  <w:sz w:val="21"/>
                  <w:shd w:val="clear" w:color="auto" w:fill="F8F8F8"/>
                </w:rPr>
                <w:t>ggg.append</w:t>
              </w:r>
              <w:proofErr w:type="spellEnd"/>
              <w:proofErr w:type="gramEnd"/>
              <w:r w:rsidRPr="00002D6B">
                <w:rPr>
                  <w:rFonts w:ascii="Consolas" w:eastAsia="Consolas" w:hAnsi="Consolas" w:cs="Consolas"/>
                  <w:color w:val="5C5C5C"/>
                  <w:sz w:val="21"/>
                  <w:shd w:val="clear" w:color="auto" w:fill="F8F8F8"/>
                </w:rPr>
                <w:t>({</w:t>
              </w:r>
            </w:ins>
          </w:p>
          <w:p w14:paraId="09D1DDD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70" w:author="yukina minato" w:date="2025-09-07T17:10:00Z" w16du:dateUtc="2025-09-07T09:10:00Z"/>
                <w:rFonts w:eastAsia="宋体"/>
                <w:color w:val="5C5C5C"/>
                <w:szCs w:val="22"/>
              </w:rPr>
            </w:pPr>
            <w:ins w:id="6871"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50A14F"/>
                  <w:sz w:val="21"/>
                </w:rPr>
                <w:t>'</w:t>
              </w:r>
              <w:proofErr w:type="spellStart"/>
              <w:r w:rsidRPr="00002D6B">
                <w:rPr>
                  <w:rFonts w:ascii="Consolas" w:eastAsia="Consolas" w:hAnsi="Consolas" w:cs="Consolas"/>
                  <w:color w:val="50A14F"/>
                  <w:sz w:val="21"/>
                </w:rPr>
                <w:t>uav</w:t>
              </w:r>
              <w:proofErr w:type="spellEnd"/>
              <w:r w:rsidRPr="00002D6B">
                <w:rPr>
                  <w:rFonts w:ascii="Consolas" w:eastAsia="Consolas" w:hAnsi="Consolas" w:cs="Consolas"/>
                  <w:color w:val="50A14F"/>
                  <w:sz w:val="21"/>
                </w:rPr>
                <w:t>'</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uav_idx</w:t>
              </w:r>
              <w:proofErr w:type="spellEnd"/>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ins>
          </w:p>
          <w:p w14:paraId="5338100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72" w:author="yukina minato" w:date="2025-09-07T17:10:00Z" w16du:dateUtc="2025-09-07T09:10:00Z"/>
                <w:rFonts w:eastAsia="宋体"/>
                <w:color w:val="5C5C5C"/>
                <w:szCs w:val="22"/>
              </w:rPr>
            </w:pPr>
            <w:ins w:id="6873"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'smoke'</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smoke_idx</w:t>
              </w:r>
              <w:proofErr w:type="spellEnd"/>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ins>
          </w:p>
          <w:p w14:paraId="28CB48EA"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74" w:author="yukina minato" w:date="2025-09-07T17:10:00Z" w16du:dateUtc="2025-09-07T09:10:00Z"/>
                <w:rFonts w:eastAsia="宋体"/>
                <w:color w:val="5C5C5C"/>
                <w:szCs w:val="22"/>
              </w:rPr>
            </w:pPr>
            <w:ins w:id="6875"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50A14F"/>
                  <w:sz w:val="21"/>
                </w:rPr>
                <w:t>'speed'</w:t>
              </w:r>
              <w:r w:rsidRPr="00002D6B">
                <w:rPr>
                  <w:rFonts w:ascii="Consolas" w:eastAsia="Consolas" w:hAnsi="Consolas" w:cs="Consolas"/>
                  <w:color w:val="5C5C5C"/>
                  <w:sz w:val="21"/>
                </w:rPr>
                <w:t>: speed,</w:t>
              </w:r>
            </w:ins>
          </w:p>
          <w:p w14:paraId="19B8FC3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76" w:author="yukina minato" w:date="2025-09-07T17:10:00Z" w16du:dateUtc="2025-09-07T09:10:00Z"/>
                <w:rFonts w:eastAsia="宋体"/>
                <w:color w:val="5C5C5C"/>
                <w:szCs w:val="22"/>
              </w:rPr>
            </w:pPr>
            <w:ins w:id="6877"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'direction'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d_d_ggg</w:t>
              </w:r>
              <w:proofErr w:type="spellEnd"/>
              <w:r w:rsidRPr="00002D6B">
                <w:rPr>
                  <w:rFonts w:ascii="Consolas" w:eastAsia="Consolas" w:hAnsi="Consolas" w:cs="Consolas"/>
                  <w:color w:val="5C5C5C"/>
                  <w:sz w:val="21"/>
                  <w:shd w:val="clear" w:color="auto" w:fill="F8F8F8"/>
                </w:rPr>
                <w:t>,</w:t>
              </w:r>
            </w:ins>
          </w:p>
          <w:p w14:paraId="68B0C78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78" w:author="yukina minato" w:date="2025-09-07T17:10:00Z" w16du:dateUtc="2025-09-07T09:10:00Z"/>
                <w:rFonts w:eastAsia="宋体"/>
                <w:color w:val="5C5C5C"/>
                <w:szCs w:val="22"/>
              </w:rPr>
            </w:pPr>
            <w:ins w:id="6879"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50A14F"/>
                  <w:sz w:val="21"/>
                </w:rPr>
                <w:t>'</w:t>
              </w:r>
              <w:proofErr w:type="spellStart"/>
              <w:proofErr w:type="gramStart"/>
              <w:r w:rsidRPr="00002D6B">
                <w:rPr>
                  <w:rFonts w:ascii="Consolas" w:eastAsia="Consolas" w:hAnsi="Consolas" w:cs="Consolas"/>
                  <w:color w:val="50A14F"/>
                  <w:sz w:val="21"/>
                </w:rPr>
                <w:t>deploy</w:t>
              </w:r>
              <w:proofErr w:type="gramEnd"/>
              <w:r w:rsidRPr="00002D6B">
                <w:rPr>
                  <w:rFonts w:ascii="Consolas" w:eastAsia="Consolas" w:hAnsi="Consolas" w:cs="Consolas"/>
                  <w:color w:val="50A14F"/>
                  <w:sz w:val="21"/>
                </w:rPr>
                <w:t>_time</w:t>
              </w:r>
              <w:proofErr w:type="spellEnd"/>
              <w:r w:rsidRPr="00002D6B">
                <w:rPr>
                  <w:rFonts w:ascii="Consolas" w:eastAsia="Consolas" w:hAnsi="Consolas" w:cs="Consolas"/>
                  <w:color w:val="50A14F"/>
                  <w:sz w:val="21"/>
                </w:rPr>
                <w:t>'</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d_t_ggg</w:t>
              </w:r>
              <w:proofErr w:type="spellEnd"/>
              <w:r w:rsidRPr="00002D6B">
                <w:rPr>
                  <w:rFonts w:ascii="Consolas" w:eastAsia="Consolas" w:hAnsi="Consolas" w:cs="Consolas"/>
                  <w:color w:val="5C5C5C"/>
                  <w:sz w:val="21"/>
                </w:rPr>
                <w:t>,</w:t>
              </w:r>
            </w:ins>
          </w:p>
          <w:p w14:paraId="60E4A34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80" w:author="yukina minato" w:date="2025-09-07T17:10:00Z" w16du:dateUtc="2025-09-07T09:10:00Z"/>
                <w:rFonts w:eastAsia="宋体"/>
                <w:color w:val="5C5C5C"/>
                <w:szCs w:val="22"/>
              </w:rPr>
            </w:pPr>
            <w:ins w:id="6881"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w:t>
              </w:r>
              <w:proofErr w:type="spellStart"/>
              <w:proofErr w:type="gramStart"/>
              <w:r w:rsidRPr="00002D6B">
                <w:rPr>
                  <w:rFonts w:ascii="Consolas" w:eastAsia="Consolas" w:hAnsi="Consolas" w:cs="Consolas"/>
                  <w:color w:val="50A14F"/>
                  <w:sz w:val="21"/>
                  <w:shd w:val="clear" w:color="auto" w:fill="F8F8F8"/>
                </w:rPr>
                <w:t>detonation</w:t>
              </w:r>
              <w:proofErr w:type="gramEnd"/>
              <w:r w:rsidRPr="00002D6B">
                <w:rPr>
                  <w:rFonts w:ascii="Consolas" w:eastAsia="Consolas" w:hAnsi="Consolas" w:cs="Consolas"/>
                  <w:color w:val="50A14F"/>
                  <w:sz w:val="21"/>
                  <w:shd w:val="clear" w:color="auto" w:fill="F8F8F8"/>
                </w:rPr>
                <w:t>_delay</w:t>
              </w:r>
              <w:proofErr w:type="spellEnd"/>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d_e_ggg</w:t>
              </w:r>
              <w:proofErr w:type="spellEnd"/>
              <w:r w:rsidRPr="00002D6B">
                <w:rPr>
                  <w:rFonts w:ascii="Consolas" w:eastAsia="Consolas" w:hAnsi="Consolas" w:cs="Consolas"/>
                  <w:color w:val="5C5C5C"/>
                  <w:sz w:val="21"/>
                  <w:shd w:val="clear" w:color="auto" w:fill="F8F8F8"/>
                </w:rPr>
                <w:t>,</w:t>
              </w:r>
            </w:ins>
          </w:p>
          <w:p w14:paraId="3E58849A"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82" w:author="yukina minato" w:date="2025-09-07T17:10:00Z" w16du:dateUtc="2025-09-07T09:10:00Z"/>
                <w:rFonts w:eastAsia="宋体"/>
                <w:color w:val="5C5C5C"/>
                <w:szCs w:val="22"/>
              </w:rPr>
            </w:pPr>
            <w:ins w:id="6883"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50A14F"/>
                  <w:sz w:val="21"/>
                </w:rPr>
                <w:t>'</w:t>
              </w:r>
              <w:proofErr w:type="spellStart"/>
              <w:proofErr w:type="gramStart"/>
              <w:r w:rsidRPr="00002D6B">
                <w:rPr>
                  <w:rFonts w:ascii="Consolas" w:eastAsia="Consolas" w:hAnsi="Consolas" w:cs="Consolas"/>
                  <w:color w:val="50A14F"/>
                  <w:sz w:val="21"/>
                </w:rPr>
                <w:t>deploy</w:t>
              </w:r>
              <w:proofErr w:type="gramEnd"/>
              <w:r w:rsidRPr="00002D6B">
                <w:rPr>
                  <w:rFonts w:ascii="Consolas" w:eastAsia="Consolas" w:hAnsi="Consolas" w:cs="Consolas"/>
                  <w:color w:val="50A14F"/>
                  <w:sz w:val="21"/>
                </w:rPr>
                <w:t>_point</w:t>
              </w:r>
              <w:proofErr w:type="spellEnd"/>
              <w:r w:rsidRPr="00002D6B">
                <w:rPr>
                  <w:rFonts w:ascii="Consolas" w:eastAsia="Consolas" w:hAnsi="Consolas" w:cs="Consolas"/>
                  <w:color w:val="50A14F"/>
                  <w:sz w:val="21"/>
                </w:rPr>
                <w:t>'</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d_p_ggg</w:t>
              </w:r>
              <w:proofErr w:type="spellEnd"/>
              <w:r w:rsidRPr="00002D6B">
                <w:rPr>
                  <w:rFonts w:ascii="Consolas" w:eastAsia="Consolas" w:hAnsi="Consolas" w:cs="Consolas"/>
                  <w:color w:val="5C5C5C"/>
                  <w:sz w:val="21"/>
                </w:rPr>
                <w:t>,</w:t>
              </w:r>
            </w:ins>
          </w:p>
          <w:p w14:paraId="64E3EF6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84" w:author="yukina minato" w:date="2025-09-07T17:10:00Z" w16du:dateUtc="2025-09-07T09:10:00Z"/>
                <w:rFonts w:eastAsia="宋体"/>
                <w:color w:val="5C5C5C"/>
                <w:szCs w:val="22"/>
              </w:rPr>
            </w:pPr>
            <w:ins w:id="6885"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w:t>
              </w:r>
              <w:proofErr w:type="spellStart"/>
              <w:proofErr w:type="gramStart"/>
              <w:r w:rsidRPr="00002D6B">
                <w:rPr>
                  <w:rFonts w:ascii="Consolas" w:eastAsia="Consolas" w:hAnsi="Consolas" w:cs="Consolas"/>
                  <w:color w:val="50A14F"/>
                  <w:sz w:val="21"/>
                  <w:shd w:val="clear" w:color="auto" w:fill="F8F8F8"/>
                </w:rPr>
                <w:t>explosion</w:t>
              </w:r>
              <w:proofErr w:type="gramEnd"/>
              <w:r w:rsidRPr="00002D6B">
                <w:rPr>
                  <w:rFonts w:ascii="Consolas" w:eastAsia="Consolas" w:hAnsi="Consolas" w:cs="Consolas"/>
                  <w:color w:val="50A14F"/>
                  <w:sz w:val="21"/>
                  <w:shd w:val="clear" w:color="auto" w:fill="F8F8F8"/>
                </w:rPr>
                <w:t>_point</w:t>
              </w:r>
              <w:proofErr w:type="spellEnd"/>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e_p_ggg</w:t>
              </w:r>
              <w:proofErr w:type="spellEnd"/>
              <w:r w:rsidRPr="00002D6B">
                <w:rPr>
                  <w:rFonts w:ascii="Consolas" w:eastAsia="Consolas" w:hAnsi="Consolas" w:cs="Consolas"/>
                  <w:color w:val="5C5C5C"/>
                  <w:sz w:val="21"/>
                  <w:shd w:val="clear" w:color="auto" w:fill="F8F8F8"/>
                </w:rPr>
                <w:t>,</w:t>
              </w:r>
            </w:ins>
          </w:p>
          <w:p w14:paraId="1764D62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86" w:author="yukina minato" w:date="2025-09-07T17:10:00Z" w16du:dateUtc="2025-09-07T09:10:00Z"/>
                <w:rFonts w:eastAsia="宋体"/>
                <w:color w:val="5C5C5C"/>
                <w:szCs w:val="22"/>
              </w:rPr>
            </w:pPr>
            <w:ins w:id="6887"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50A14F"/>
                  <w:sz w:val="21"/>
                </w:rPr>
                <w:t>'</w:t>
              </w:r>
              <w:proofErr w:type="spellStart"/>
              <w:proofErr w:type="gramStart"/>
              <w:r w:rsidRPr="00002D6B">
                <w:rPr>
                  <w:rFonts w:ascii="Consolas" w:eastAsia="Consolas" w:hAnsi="Consolas" w:cs="Consolas"/>
                  <w:color w:val="50A14F"/>
                  <w:sz w:val="21"/>
                </w:rPr>
                <w:t>obscured</w:t>
              </w:r>
              <w:proofErr w:type="gramEnd"/>
              <w:r w:rsidRPr="00002D6B">
                <w:rPr>
                  <w:rFonts w:ascii="Consolas" w:eastAsia="Consolas" w:hAnsi="Consolas" w:cs="Consolas"/>
                  <w:color w:val="50A14F"/>
                  <w:sz w:val="21"/>
                </w:rPr>
                <w:t>_times</w:t>
              </w:r>
              <w:proofErr w:type="spellEnd"/>
              <w:r w:rsidRPr="00002D6B">
                <w:rPr>
                  <w:rFonts w:ascii="Consolas" w:eastAsia="Consolas" w:hAnsi="Consolas" w:cs="Consolas"/>
                  <w:color w:val="50A14F"/>
                  <w:sz w:val="21"/>
                </w:rPr>
                <w:t>'</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o_t_ggg</w:t>
              </w:r>
              <w:proofErr w:type="spellEnd"/>
            </w:ins>
          </w:p>
          <w:p w14:paraId="127880C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88" w:author="yukina minato" w:date="2025-09-07T17:10:00Z" w16du:dateUtc="2025-09-07T09:10:00Z"/>
                <w:rFonts w:eastAsia="宋体"/>
                <w:color w:val="5C5C5C"/>
                <w:szCs w:val="22"/>
              </w:rPr>
            </w:pPr>
            <w:ins w:id="6889" w:author="yukina minato" w:date="2025-09-07T17:10:00Z" w16du:dateUtc="2025-09-07T09:10:00Z">
              <w:r w:rsidRPr="00002D6B">
                <w:rPr>
                  <w:rFonts w:ascii="Consolas" w:eastAsia="Consolas" w:hAnsi="Consolas" w:cs="Consolas"/>
                  <w:color w:val="5C5C5C"/>
                  <w:sz w:val="21"/>
                  <w:shd w:val="clear" w:color="auto" w:fill="F8F8F8"/>
                </w:rPr>
                <w:t>            })</w:t>
              </w:r>
            </w:ins>
          </w:p>
          <w:p w14:paraId="33F1B16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90" w:author="yukina minato" w:date="2025-09-07T17:10:00Z" w16du:dateUtc="2025-09-07T09:10:00Z"/>
                <w:rFonts w:eastAsia="宋体"/>
                <w:color w:val="5C5C5C"/>
                <w:szCs w:val="22"/>
              </w:rPr>
            </w:pPr>
            <w:ins w:id="6891"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proofErr w:type="spellStart"/>
              <w:r w:rsidRPr="00002D6B">
                <w:rPr>
                  <w:rFonts w:ascii="Consolas" w:eastAsia="Consolas" w:hAnsi="Consolas" w:cs="Consolas"/>
                  <w:color w:val="50A14F"/>
                  <w:sz w:val="21"/>
                </w:rPr>
                <w:t>f"UAV</w:t>
              </w:r>
              <w:proofErr w:type="spellEnd"/>
              <w:r w:rsidRPr="00002D6B">
                <w:rPr>
                  <w:rFonts w:ascii="Consolas" w:eastAsia="Consolas" w:hAnsi="Consolas" w:cs="Consolas"/>
                  <w:color w:val="50A14F"/>
                  <w:sz w:val="21"/>
                </w:rPr>
                <w:t> </w:t>
              </w:r>
              <w:r w:rsidRPr="00002D6B">
                <w:rPr>
                  <w:rFonts w:ascii="Consolas" w:eastAsia="Consolas" w:hAnsi="Consolas" w:cs="Consolas"/>
                  <w:color w:val="E45649"/>
                  <w:sz w:val="21"/>
                </w:rPr>
                <w:t>{</w:t>
              </w:r>
              <w:proofErr w:type="spellStart"/>
              <w:r w:rsidRPr="00002D6B">
                <w:rPr>
                  <w:rFonts w:ascii="Consolas" w:eastAsia="Consolas" w:hAnsi="Consolas" w:cs="Consolas"/>
                  <w:color w:val="E45649"/>
                  <w:sz w:val="21"/>
                </w:rPr>
                <w:t>uav_idx</w:t>
              </w:r>
              <w:proofErr w:type="spellEnd"/>
              <w:r w:rsidRPr="00002D6B">
                <w:rPr>
                  <w:rFonts w:ascii="Consolas" w:eastAsia="Consolas" w:hAnsi="Consolas" w:cs="Consolas"/>
                  <w:color w:val="E45649"/>
                  <w:sz w:val="21"/>
                </w:rPr>
                <w:t> + </w:t>
              </w:r>
              <w:r w:rsidRPr="00002D6B">
                <w:rPr>
                  <w:rFonts w:ascii="Consolas" w:eastAsia="Consolas" w:hAnsi="Consolas" w:cs="Consolas"/>
                  <w:color w:val="986801"/>
                  <w:sz w:val="21"/>
                </w:rPr>
                <w:t>1</w:t>
              </w:r>
              <w:r w:rsidRPr="00002D6B">
                <w:rPr>
                  <w:rFonts w:ascii="Consolas" w:eastAsia="Consolas" w:hAnsi="Consolas" w:cs="Consolas"/>
                  <w:color w:val="E45649"/>
                  <w:sz w:val="21"/>
                </w:rPr>
                <w:t>}</w:t>
              </w:r>
              <w:r w:rsidRPr="00002D6B">
                <w:rPr>
                  <w:rFonts w:ascii="Consolas" w:eastAsia="Consolas" w:hAnsi="Consolas" w:cs="Consolas"/>
                  <w:color w:val="50A14F"/>
                  <w:sz w:val="21"/>
                </w:rPr>
                <w:t> </w:t>
              </w:r>
              <w:r w:rsidRPr="00002D6B">
                <w:rPr>
                  <w:rFonts w:ascii="宋体" w:eastAsia="宋体" w:hAnsi="宋体" w:cs="宋体" w:hint="eastAsia"/>
                  <w:color w:val="50A14F"/>
                  <w:sz w:val="21"/>
                </w:rPr>
                <w:t>烟雾弹</w:t>
              </w:r>
              <w:r w:rsidRPr="00002D6B">
                <w:rPr>
                  <w:rFonts w:ascii="Consolas" w:eastAsia="Consolas" w:hAnsi="Consolas" w:cs="Consolas"/>
                  <w:color w:val="50A14F"/>
                  <w:sz w:val="21"/>
                </w:rPr>
                <w:t> </w:t>
              </w:r>
              <w:r w:rsidRPr="00002D6B">
                <w:rPr>
                  <w:rFonts w:ascii="Consolas" w:eastAsia="Consolas" w:hAnsi="Consolas" w:cs="Consolas"/>
                  <w:color w:val="E45649"/>
                  <w:sz w:val="21"/>
                </w:rPr>
                <w:t>{</w:t>
              </w:r>
              <w:proofErr w:type="spellStart"/>
              <w:r w:rsidRPr="00002D6B">
                <w:rPr>
                  <w:rFonts w:ascii="Consolas" w:eastAsia="Consolas" w:hAnsi="Consolas" w:cs="Consolas"/>
                  <w:color w:val="E45649"/>
                  <w:sz w:val="21"/>
                </w:rPr>
                <w:t>smoke_idx</w:t>
              </w:r>
              <w:proofErr w:type="spellEnd"/>
              <w:r w:rsidRPr="00002D6B">
                <w:rPr>
                  <w:rFonts w:ascii="Consolas" w:eastAsia="Consolas" w:hAnsi="Consolas" w:cs="Consolas"/>
                  <w:color w:val="E45649"/>
                  <w:sz w:val="21"/>
                </w:rPr>
                <w:t> + </w:t>
              </w:r>
              <w:r w:rsidRPr="00002D6B">
                <w:rPr>
                  <w:rFonts w:ascii="Consolas" w:eastAsia="Consolas" w:hAnsi="Consolas" w:cs="Consolas"/>
                  <w:color w:val="986801"/>
                  <w:sz w:val="21"/>
                </w:rPr>
                <w:t>1</w:t>
              </w:r>
              <w:r w:rsidRPr="00002D6B">
                <w:rPr>
                  <w:rFonts w:ascii="Consolas" w:eastAsia="Consolas" w:hAnsi="Consolas" w:cs="Consolas"/>
                  <w:color w:val="E45649"/>
                  <w:sz w:val="21"/>
                </w:rPr>
                <w:t>}</w:t>
              </w:r>
              <w:r w:rsidRPr="00002D6B">
                <w:rPr>
                  <w:rFonts w:ascii="Consolas" w:eastAsia="Consolas" w:hAnsi="Consolas" w:cs="Consolas"/>
                  <w:color w:val="50A14F"/>
                  <w:sz w:val="21"/>
                </w:rPr>
                <w:t>:"</w:t>
              </w:r>
              <w:r w:rsidRPr="00002D6B">
                <w:rPr>
                  <w:rFonts w:ascii="Consolas" w:eastAsia="Consolas" w:hAnsi="Consolas" w:cs="Consolas"/>
                  <w:color w:val="5C5C5C"/>
                  <w:sz w:val="21"/>
                </w:rPr>
                <w:t>)</w:t>
              </w:r>
            </w:ins>
          </w:p>
          <w:p w14:paraId="5A309FF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92" w:author="yukina minato" w:date="2025-09-07T17:10:00Z" w16du:dateUtc="2025-09-07T09:10:00Z"/>
                <w:rFonts w:eastAsia="宋体"/>
                <w:color w:val="5C5C5C"/>
                <w:szCs w:val="22"/>
              </w:rPr>
            </w:pPr>
            <w:ins w:id="6893"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print</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f"  </w:t>
              </w:r>
              <w:r w:rsidRPr="00002D6B">
                <w:rPr>
                  <w:rFonts w:ascii="宋体" w:eastAsia="宋体" w:hAnsi="宋体" w:cs="宋体" w:hint="eastAsia"/>
                  <w:color w:val="50A14F"/>
                  <w:sz w:val="21"/>
                  <w:shd w:val="clear" w:color="auto" w:fill="F8F8F8"/>
                </w:rPr>
                <w:t>速度</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{speed:</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 m/s, </w:t>
              </w:r>
              <w:r w:rsidRPr="00002D6B">
                <w:rPr>
                  <w:rFonts w:ascii="宋体" w:eastAsia="宋体" w:hAnsi="宋体" w:cs="宋体" w:hint="eastAsia"/>
                  <w:color w:val="50A14F"/>
                  <w:sz w:val="21"/>
                  <w:shd w:val="clear" w:color="auto" w:fill="F8F8F8"/>
                </w:rPr>
                <w:t>方向</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{d_d_ggg: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w:t>
              </w:r>
            </w:ins>
          </w:p>
          <w:p w14:paraId="1675291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94" w:author="yukina minato" w:date="2025-09-07T17:10:00Z" w16du:dateUtc="2025-09-07T09:10:00Z"/>
                <w:rFonts w:eastAsia="宋体"/>
                <w:color w:val="5C5C5C"/>
                <w:szCs w:val="22"/>
              </w:rPr>
            </w:pPr>
            <w:ins w:id="6895"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r w:rsidRPr="00002D6B">
                <w:rPr>
                  <w:rFonts w:ascii="Consolas" w:eastAsia="Consolas" w:hAnsi="Consolas" w:cs="Consolas"/>
                  <w:color w:val="50A14F"/>
                  <w:sz w:val="21"/>
                </w:rPr>
                <w:t>f"  </w:t>
              </w:r>
              <w:r w:rsidRPr="00002D6B">
                <w:rPr>
                  <w:rFonts w:ascii="宋体" w:eastAsia="宋体" w:hAnsi="宋体" w:cs="宋体" w:hint="eastAsia"/>
                  <w:color w:val="50A14F"/>
                  <w:sz w:val="21"/>
                </w:rPr>
                <w:t>投放时间</w:t>
              </w:r>
              <w:r w:rsidRPr="00002D6B">
                <w:rPr>
                  <w:rFonts w:ascii="Consolas" w:eastAsia="Consolas" w:hAnsi="Consolas" w:cs="Consolas"/>
                  <w:color w:val="50A14F"/>
                  <w:sz w:val="21"/>
                </w:rPr>
                <w:t>: </w:t>
              </w:r>
              <w:r w:rsidRPr="00002D6B">
                <w:rPr>
                  <w:rFonts w:ascii="Consolas" w:eastAsia="Consolas" w:hAnsi="Consolas" w:cs="Consolas"/>
                  <w:color w:val="E45649"/>
                  <w:sz w:val="21"/>
                </w:rPr>
                <w:t>{d_t_ggg:</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 s, </w:t>
              </w:r>
              <w:r w:rsidRPr="00002D6B">
                <w:rPr>
                  <w:rFonts w:ascii="宋体" w:eastAsia="宋体" w:hAnsi="宋体" w:cs="宋体" w:hint="eastAsia"/>
                  <w:color w:val="50A14F"/>
                  <w:sz w:val="21"/>
                </w:rPr>
                <w:t>引爆延迟</w:t>
              </w:r>
              <w:r w:rsidRPr="00002D6B">
                <w:rPr>
                  <w:rFonts w:ascii="Consolas" w:eastAsia="Consolas" w:hAnsi="Consolas" w:cs="Consolas"/>
                  <w:color w:val="50A14F"/>
                  <w:sz w:val="21"/>
                </w:rPr>
                <w:t>: </w:t>
              </w:r>
              <w:r w:rsidRPr="00002D6B">
                <w:rPr>
                  <w:rFonts w:ascii="Consolas" w:eastAsia="Consolas" w:hAnsi="Consolas" w:cs="Consolas"/>
                  <w:color w:val="E45649"/>
                  <w:sz w:val="21"/>
                </w:rPr>
                <w:t>{d_e_ggg:</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 s"</w:t>
              </w:r>
              <w:r w:rsidRPr="00002D6B">
                <w:rPr>
                  <w:rFonts w:ascii="Consolas" w:eastAsia="Consolas" w:hAnsi="Consolas" w:cs="Consolas"/>
                  <w:color w:val="5C5C5C"/>
                  <w:sz w:val="21"/>
                </w:rPr>
                <w:t>)</w:t>
              </w:r>
            </w:ins>
          </w:p>
          <w:p w14:paraId="27B500F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896" w:author="yukina minato" w:date="2025-09-07T17:10:00Z" w16du:dateUtc="2025-09-07T09:10:00Z"/>
                <w:rFonts w:eastAsia="宋体"/>
                <w:color w:val="5C5C5C"/>
                <w:szCs w:val="22"/>
              </w:rPr>
            </w:pPr>
            <w:ins w:id="6897"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print</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f"  </w:t>
              </w:r>
              <w:r w:rsidRPr="00002D6B">
                <w:rPr>
                  <w:rFonts w:ascii="宋体" w:eastAsia="宋体" w:hAnsi="宋体" w:cs="宋体" w:hint="eastAsia"/>
                  <w:color w:val="50A14F"/>
                  <w:sz w:val="21"/>
                  <w:shd w:val="clear" w:color="auto" w:fill="F8F8F8"/>
                </w:rPr>
                <w:t>投放点</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w:t>
              </w:r>
              <w:proofErr w:type="spellStart"/>
              <w:r w:rsidRPr="00002D6B">
                <w:rPr>
                  <w:rFonts w:ascii="Consolas" w:eastAsia="Consolas" w:hAnsi="Consolas" w:cs="Consolas"/>
                  <w:color w:val="E45649"/>
                  <w:sz w:val="21"/>
                  <w:shd w:val="clear" w:color="auto" w:fill="F8F8F8"/>
                </w:rPr>
                <w:t>d_p_ggg</w:t>
              </w:r>
              <w:proofErr w:type="spellEnd"/>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w:t>
              </w:r>
              <w:proofErr w:type="spellStart"/>
              <w:r w:rsidRPr="00002D6B">
                <w:rPr>
                  <w:rFonts w:ascii="Consolas" w:eastAsia="Consolas" w:hAnsi="Consolas" w:cs="Consolas"/>
                  <w:color w:val="E45649"/>
                  <w:sz w:val="21"/>
                  <w:shd w:val="clear" w:color="auto" w:fill="F8F8F8"/>
                </w:rPr>
                <w:t>d_p_ggg</w:t>
              </w:r>
              <w:proofErr w:type="spellEnd"/>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w:t>
              </w:r>
              <w:proofErr w:type="spellStart"/>
              <w:r w:rsidRPr="00002D6B">
                <w:rPr>
                  <w:rFonts w:ascii="Consolas" w:eastAsia="Consolas" w:hAnsi="Consolas" w:cs="Consolas"/>
                  <w:color w:val="E45649"/>
                  <w:sz w:val="21"/>
                  <w:shd w:val="clear" w:color="auto" w:fill="F8F8F8"/>
                </w:rPr>
                <w:t>d_p_ggg</w:t>
              </w:r>
              <w:proofErr w:type="spellEnd"/>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w:t>
              </w:r>
            </w:ins>
          </w:p>
          <w:p w14:paraId="65F3A9E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898" w:author="yukina minato" w:date="2025-09-07T17:10:00Z" w16du:dateUtc="2025-09-07T09:10:00Z"/>
                <w:rFonts w:eastAsia="宋体"/>
                <w:color w:val="5C5C5C"/>
                <w:szCs w:val="22"/>
              </w:rPr>
            </w:pPr>
            <w:ins w:id="6899"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r w:rsidRPr="00002D6B">
                <w:rPr>
                  <w:rFonts w:ascii="Consolas" w:eastAsia="Consolas" w:hAnsi="Consolas" w:cs="Consolas"/>
                  <w:color w:val="50A14F"/>
                  <w:sz w:val="21"/>
                </w:rPr>
                <w:t>f"  </w:t>
              </w:r>
              <w:r w:rsidRPr="00002D6B">
                <w:rPr>
                  <w:rFonts w:ascii="宋体" w:eastAsia="宋体" w:hAnsi="宋体" w:cs="宋体" w:hint="eastAsia"/>
                  <w:color w:val="50A14F"/>
                  <w:sz w:val="21"/>
                </w:rPr>
                <w:t>爆炸点</w:t>
              </w:r>
              <w:r w:rsidRPr="00002D6B">
                <w:rPr>
                  <w:rFonts w:ascii="Consolas" w:eastAsia="Consolas" w:hAnsi="Consolas" w:cs="Consolas"/>
                  <w:color w:val="50A14F"/>
                  <w:sz w:val="21"/>
                </w:rPr>
                <w:t>: (</w:t>
              </w:r>
              <w:r w:rsidRPr="00002D6B">
                <w:rPr>
                  <w:rFonts w:ascii="Consolas" w:eastAsia="Consolas" w:hAnsi="Consolas" w:cs="Consolas"/>
                  <w:color w:val="E45649"/>
                  <w:sz w:val="21"/>
                </w:rPr>
                <w:t>{</w:t>
              </w:r>
              <w:proofErr w:type="spellStart"/>
              <w:r w:rsidRPr="00002D6B">
                <w:rPr>
                  <w:rFonts w:ascii="Consolas" w:eastAsia="Consolas" w:hAnsi="Consolas" w:cs="Consolas"/>
                  <w:color w:val="E45649"/>
                  <w:sz w:val="21"/>
                </w:rPr>
                <w:t>e_p_ggg</w:t>
              </w:r>
              <w:proofErr w:type="spellEnd"/>
              <w:r w:rsidRPr="00002D6B">
                <w:rPr>
                  <w:rFonts w:ascii="Consolas" w:eastAsia="Consolas" w:hAnsi="Consolas" w:cs="Consolas"/>
                  <w:color w:val="E45649"/>
                  <w:sz w:val="21"/>
                </w:rPr>
                <w:t>[</w:t>
              </w:r>
              <w:r w:rsidRPr="00002D6B">
                <w:rPr>
                  <w:rFonts w:ascii="Consolas" w:eastAsia="Consolas" w:hAnsi="Consolas" w:cs="Consolas"/>
                  <w:color w:val="986801"/>
                  <w:sz w:val="21"/>
                </w:rPr>
                <w:t>0</w:t>
              </w:r>
              <w:r w:rsidRPr="00002D6B">
                <w:rPr>
                  <w:rFonts w:ascii="Consolas" w:eastAsia="Consolas" w:hAnsi="Consolas" w:cs="Consolas"/>
                  <w:color w:val="E45649"/>
                  <w:sz w:val="21"/>
                </w:rPr>
                <w:t>]:</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 </w:t>
              </w:r>
              <w:r w:rsidRPr="00002D6B">
                <w:rPr>
                  <w:rFonts w:ascii="Consolas" w:eastAsia="Consolas" w:hAnsi="Consolas" w:cs="Consolas"/>
                  <w:color w:val="E45649"/>
                  <w:sz w:val="21"/>
                </w:rPr>
                <w:t>{</w:t>
              </w:r>
              <w:proofErr w:type="spellStart"/>
              <w:r w:rsidRPr="00002D6B">
                <w:rPr>
                  <w:rFonts w:ascii="Consolas" w:eastAsia="Consolas" w:hAnsi="Consolas" w:cs="Consolas"/>
                  <w:color w:val="E45649"/>
                  <w:sz w:val="21"/>
                </w:rPr>
                <w:t>e_p_ggg</w:t>
              </w:r>
              <w:proofErr w:type="spellEnd"/>
              <w:r w:rsidRPr="00002D6B">
                <w:rPr>
                  <w:rFonts w:ascii="Consolas" w:eastAsia="Consolas" w:hAnsi="Consolas" w:cs="Consolas"/>
                  <w:color w:val="E45649"/>
                  <w:sz w:val="21"/>
                </w:rPr>
                <w:t>[</w:t>
              </w:r>
              <w:r w:rsidRPr="00002D6B">
                <w:rPr>
                  <w:rFonts w:ascii="Consolas" w:eastAsia="Consolas" w:hAnsi="Consolas" w:cs="Consolas"/>
                  <w:color w:val="986801"/>
                  <w:sz w:val="21"/>
                </w:rPr>
                <w:t>1</w:t>
              </w:r>
              <w:r w:rsidRPr="00002D6B">
                <w:rPr>
                  <w:rFonts w:ascii="Consolas" w:eastAsia="Consolas" w:hAnsi="Consolas" w:cs="Consolas"/>
                  <w:color w:val="E45649"/>
                  <w:sz w:val="21"/>
                </w:rPr>
                <w:t>]:</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 </w:t>
              </w:r>
              <w:r w:rsidRPr="00002D6B">
                <w:rPr>
                  <w:rFonts w:ascii="Consolas" w:eastAsia="Consolas" w:hAnsi="Consolas" w:cs="Consolas"/>
                  <w:color w:val="E45649"/>
                  <w:sz w:val="21"/>
                </w:rPr>
                <w:t>{</w:t>
              </w:r>
              <w:proofErr w:type="spellStart"/>
              <w:r w:rsidRPr="00002D6B">
                <w:rPr>
                  <w:rFonts w:ascii="Consolas" w:eastAsia="Consolas" w:hAnsi="Consolas" w:cs="Consolas"/>
                  <w:color w:val="E45649"/>
                  <w:sz w:val="21"/>
                </w:rPr>
                <w:t>e_p_ggg</w:t>
              </w:r>
              <w:proofErr w:type="spellEnd"/>
              <w:r w:rsidRPr="00002D6B">
                <w:rPr>
                  <w:rFonts w:ascii="Consolas" w:eastAsia="Consolas" w:hAnsi="Consolas" w:cs="Consolas"/>
                  <w:color w:val="E45649"/>
                  <w:sz w:val="21"/>
                </w:rPr>
                <w:t>[</w:t>
              </w:r>
              <w:r w:rsidRPr="00002D6B">
                <w:rPr>
                  <w:rFonts w:ascii="Consolas" w:eastAsia="Consolas" w:hAnsi="Consolas" w:cs="Consolas"/>
                  <w:color w:val="986801"/>
                  <w:sz w:val="21"/>
                </w:rPr>
                <w:t>2</w:t>
              </w:r>
              <w:r w:rsidRPr="00002D6B">
                <w:rPr>
                  <w:rFonts w:ascii="Consolas" w:eastAsia="Consolas" w:hAnsi="Consolas" w:cs="Consolas"/>
                  <w:color w:val="E45649"/>
                  <w:sz w:val="21"/>
                </w:rPr>
                <w:t>]:</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w:t>
              </w:r>
              <w:r w:rsidRPr="00002D6B">
                <w:rPr>
                  <w:rFonts w:ascii="Consolas" w:eastAsia="Consolas" w:hAnsi="Consolas" w:cs="Consolas"/>
                  <w:color w:val="5C5C5C"/>
                  <w:sz w:val="21"/>
                </w:rPr>
                <w:t>)</w:t>
              </w:r>
            </w:ins>
          </w:p>
          <w:p w14:paraId="4FC9BB0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900" w:author="yukina minato" w:date="2025-09-07T17:10:00Z" w16du:dateUtc="2025-09-07T09:10:00Z"/>
                <w:rFonts w:eastAsia="宋体"/>
                <w:color w:val="5C5C5C"/>
                <w:szCs w:val="22"/>
              </w:rPr>
            </w:pPr>
            <w:ins w:id="6901"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print</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f"  </w:t>
              </w:r>
              <w:r w:rsidRPr="00002D6B">
                <w:rPr>
                  <w:rFonts w:ascii="宋体" w:eastAsia="宋体" w:hAnsi="宋体" w:cs="宋体" w:hint="eastAsia"/>
                  <w:color w:val="50A14F"/>
                  <w:sz w:val="21"/>
                  <w:shd w:val="clear" w:color="auto" w:fill="F8F8F8"/>
                </w:rPr>
                <w:t>对</w:t>
              </w:r>
              <w:r w:rsidRPr="00002D6B">
                <w:rPr>
                  <w:rFonts w:ascii="Consolas" w:eastAsia="Consolas" w:hAnsi="Consolas" w:cs="Consolas"/>
                  <w:color w:val="50A14F"/>
                  <w:sz w:val="21"/>
                  <w:shd w:val="clear" w:color="auto" w:fill="F8F8F8"/>
                </w:rPr>
                <w:t>M1</w:t>
              </w:r>
              <w:r w:rsidRPr="00002D6B">
                <w:rPr>
                  <w:rFonts w:ascii="宋体" w:eastAsia="宋体" w:hAnsi="宋体" w:cs="宋体" w:hint="eastAsia"/>
                  <w:color w:val="50A14F"/>
                  <w:sz w:val="21"/>
                  <w:shd w:val="clear" w:color="auto" w:fill="F8F8F8"/>
                </w:rPr>
                <w:t>遮蔽时间</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w:t>
              </w:r>
              <w:proofErr w:type="spellStart"/>
              <w:r w:rsidRPr="00002D6B">
                <w:rPr>
                  <w:rFonts w:ascii="Consolas" w:eastAsia="Consolas" w:hAnsi="Consolas" w:cs="Consolas"/>
                  <w:color w:val="E45649"/>
                  <w:sz w:val="21"/>
                  <w:shd w:val="clear" w:color="auto" w:fill="F8F8F8"/>
                </w:rPr>
                <w:t>o_t_ggg</w:t>
              </w:r>
              <w:proofErr w:type="spellEnd"/>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 s"</w:t>
              </w:r>
              <w:r w:rsidRPr="00002D6B">
                <w:rPr>
                  <w:rFonts w:ascii="Consolas" w:eastAsia="Consolas" w:hAnsi="Consolas" w:cs="Consolas"/>
                  <w:color w:val="5C5C5C"/>
                  <w:sz w:val="21"/>
                  <w:shd w:val="clear" w:color="auto" w:fill="F8F8F8"/>
                </w:rPr>
                <w:t>)</w:t>
              </w:r>
            </w:ins>
          </w:p>
          <w:p w14:paraId="09194A5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902" w:author="yukina minato" w:date="2025-09-07T17:10:00Z" w16du:dateUtc="2025-09-07T09:10:00Z"/>
                <w:rFonts w:eastAsia="宋体"/>
                <w:color w:val="5C5C5C"/>
                <w:szCs w:val="22"/>
              </w:rPr>
            </w:pPr>
            <w:ins w:id="6903"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r w:rsidRPr="00002D6B">
                <w:rPr>
                  <w:rFonts w:ascii="Consolas" w:eastAsia="Consolas" w:hAnsi="Consolas" w:cs="Consolas"/>
                  <w:color w:val="50A14F"/>
                  <w:sz w:val="21"/>
                </w:rPr>
                <w:t>f"  </w:t>
              </w:r>
              <w:r w:rsidRPr="00002D6B">
                <w:rPr>
                  <w:rFonts w:ascii="宋体" w:eastAsia="宋体" w:hAnsi="宋体" w:cs="宋体" w:hint="eastAsia"/>
                  <w:color w:val="50A14F"/>
                  <w:sz w:val="21"/>
                </w:rPr>
                <w:t>对</w:t>
              </w:r>
              <w:r w:rsidRPr="00002D6B">
                <w:rPr>
                  <w:rFonts w:ascii="Consolas" w:eastAsia="Consolas" w:hAnsi="Consolas" w:cs="Consolas"/>
                  <w:color w:val="50A14F"/>
                  <w:sz w:val="21"/>
                </w:rPr>
                <w:t>M2</w:t>
              </w:r>
              <w:r w:rsidRPr="00002D6B">
                <w:rPr>
                  <w:rFonts w:ascii="宋体" w:eastAsia="宋体" w:hAnsi="宋体" w:cs="宋体" w:hint="eastAsia"/>
                  <w:color w:val="50A14F"/>
                  <w:sz w:val="21"/>
                </w:rPr>
                <w:t>遮蔽时间</w:t>
              </w:r>
              <w:r w:rsidRPr="00002D6B">
                <w:rPr>
                  <w:rFonts w:ascii="Consolas" w:eastAsia="Consolas" w:hAnsi="Consolas" w:cs="Consolas"/>
                  <w:color w:val="50A14F"/>
                  <w:sz w:val="21"/>
                </w:rPr>
                <w:t>: </w:t>
              </w:r>
              <w:r w:rsidRPr="00002D6B">
                <w:rPr>
                  <w:rFonts w:ascii="Consolas" w:eastAsia="Consolas" w:hAnsi="Consolas" w:cs="Consolas"/>
                  <w:color w:val="E45649"/>
                  <w:sz w:val="21"/>
                </w:rPr>
                <w:t>{</w:t>
              </w:r>
              <w:proofErr w:type="spellStart"/>
              <w:r w:rsidRPr="00002D6B">
                <w:rPr>
                  <w:rFonts w:ascii="Consolas" w:eastAsia="Consolas" w:hAnsi="Consolas" w:cs="Consolas"/>
                  <w:color w:val="E45649"/>
                  <w:sz w:val="21"/>
                </w:rPr>
                <w:t>o_t_ggg</w:t>
              </w:r>
              <w:proofErr w:type="spellEnd"/>
              <w:r w:rsidRPr="00002D6B">
                <w:rPr>
                  <w:rFonts w:ascii="Consolas" w:eastAsia="Consolas" w:hAnsi="Consolas" w:cs="Consolas"/>
                  <w:color w:val="E45649"/>
                  <w:sz w:val="21"/>
                </w:rPr>
                <w:t>[</w:t>
              </w:r>
              <w:r w:rsidRPr="00002D6B">
                <w:rPr>
                  <w:rFonts w:ascii="Consolas" w:eastAsia="Consolas" w:hAnsi="Consolas" w:cs="Consolas"/>
                  <w:color w:val="986801"/>
                  <w:sz w:val="21"/>
                </w:rPr>
                <w:t>1</w:t>
              </w:r>
              <w:r w:rsidRPr="00002D6B">
                <w:rPr>
                  <w:rFonts w:ascii="Consolas" w:eastAsia="Consolas" w:hAnsi="Consolas" w:cs="Consolas"/>
                  <w:color w:val="E45649"/>
                  <w:sz w:val="21"/>
                </w:rPr>
                <w:t>]:</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 s"</w:t>
              </w:r>
              <w:r w:rsidRPr="00002D6B">
                <w:rPr>
                  <w:rFonts w:ascii="Consolas" w:eastAsia="Consolas" w:hAnsi="Consolas" w:cs="Consolas"/>
                  <w:color w:val="5C5C5C"/>
                  <w:sz w:val="21"/>
                </w:rPr>
                <w:t>)</w:t>
              </w:r>
            </w:ins>
          </w:p>
          <w:p w14:paraId="2A45F86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904" w:author="yukina minato" w:date="2025-09-07T17:10:00Z" w16du:dateUtc="2025-09-07T09:10:00Z"/>
                <w:rFonts w:eastAsia="宋体"/>
                <w:color w:val="5C5C5C"/>
                <w:szCs w:val="22"/>
              </w:rPr>
            </w:pPr>
            <w:ins w:id="6905"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print</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f"  </w:t>
              </w:r>
              <w:r w:rsidRPr="00002D6B">
                <w:rPr>
                  <w:rFonts w:ascii="宋体" w:eastAsia="宋体" w:hAnsi="宋体" w:cs="宋体" w:hint="eastAsia"/>
                  <w:color w:val="50A14F"/>
                  <w:sz w:val="21"/>
                  <w:shd w:val="clear" w:color="auto" w:fill="F8F8F8"/>
                </w:rPr>
                <w:t>对</w:t>
              </w:r>
              <w:r w:rsidRPr="00002D6B">
                <w:rPr>
                  <w:rFonts w:ascii="Consolas" w:eastAsia="Consolas" w:hAnsi="Consolas" w:cs="Consolas"/>
                  <w:color w:val="50A14F"/>
                  <w:sz w:val="21"/>
                  <w:shd w:val="clear" w:color="auto" w:fill="F8F8F8"/>
                </w:rPr>
                <w:t>M3</w:t>
              </w:r>
              <w:r w:rsidRPr="00002D6B">
                <w:rPr>
                  <w:rFonts w:ascii="宋体" w:eastAsia="宋体" w:hAnsi="宋体" w:cs="宋体" w:hint="eastAsia"/>
                  <w:color w:val="50A14F"/>
                  <w:sz w:val="21"/>
                  <w:shd w:val="clear" w:color="auto" w:fill="F8F8F8"/>
                </w:rPr>
                <w:t>遮蔽时间</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w:t>
              </w:r>
              <w:proofErr w:type="spellStart"/>
              <w:r w:rsidRPr="00002D6B">
                <w:rPr>
                  <w:rFonts w:ascii="Consolas" w:eastAsia="Consolas" w:hAnsi="Consolas" w:cs="Consolas"/>
                  <w:color w:val="E45649"/>
                  <w:sz w:val="21"/>
                  <w:shd w:val="clear" w:color="auto" w:fill="F8F8F8"/>
                </w:rPr>
                <w:t>o_t_ggg</w:t>
              </w:r>
              <w:proofErr w:type="spellEnd"/>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 s"</w:t>
              </w:r>
              <w:r w:rsidRPr="00002D6B">
                <w:rPr>
                  <w:rFonts w:ascii="Consolas" w:eastAsia="Consolas" w:hAnsi="Consolas" w:cs="Consolas"/>
                  <w:color w:val="5C5C5C"/>
                  <w:sz w:val="21"/>
                  <w:shd w:val="clear" w:color="auto" w:fill="F8F8F8"/>
                </w:rPr>
                <w:t>)</w:t>
              </w:r>
            </w:ins>
          </w:p>
          <w:p w14:paraId="5957202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906" w:author="yukina minato" w:date="2025-09-07T17:10:00Z" w16du:dateUtc="2025-09-07T09:10:00Z"/>
                <w:rFonts w:eastAsia="宋体"/>
                <w:color w:val="5C5C5C"/>
                <w:szCs w:val="22"/>
              </w:rPr>
            </w:pPr>
            <w:ins w:id="6907" w:author="yukina minato" w:date="2025-09-07T17:10:00Z" w16du:dateUtc="2025-09-07T09:10:00Z">
              <w:r w:rsidRPr="00002D6B">
                <w:rPr>
                  <w:rFonts w:ascii="Consolas" w:eastAsia="Consolas" w:hAnsi="Consolas" w:cs="Consolas"/>
                  <w:color w:val="5C5C5C"/>
                  <w:sz w:val="21"/>
                </w:rPr>
                <w:t>            </w:t>
              </w:r>
              <w:proofErr w:type="gramStart"/>
              <w:r w:rsidRPr="00002D6B">
                <w:rPr>
                  <w:rFonts w:ascii="Consolas" w:eastAsia="Consolas" w:hAnsi="Consolas" w:cs="Consolas"/>
                  <w:color w:val="C18401"/>
                  <w:sz w:val="21"/>
                </w:rPr>
                <w:t>print</w:t>
              </w:r>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w:t>
              </w:r>
            </w:ins>
          </w:p>
          <w:p w14:paraId="7E79030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908" w:author="yukina minato" w:date="2025-09-07T17:10:00Z" w16du:dateUtc="2025-09-07T09:10:00Z"/>
                <w:rFonts w:eastAsia="宋体"/>
                <w:color w:val="5C5C5C"/>
                <w:szCs w:val="22"/>
              </w:rPr>
            </w:pPr>
            <w:ins w:id="6909"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t_o_ggg</w:t>
              </w:r>
              <w:proofErr w:type="spellEnd"/>
              <w:r w:rsidRPr="00002D6B">
                <w:rPr>
                  <w:rFonts w:ascii="Consolas" w:eastAsia="Consolas" w:hAnsi="Consolas" w:cs="Consolas"/>
                  <w:color w:val="5C5C5C"/>
                  <w:sz w:val="21"/>
                  <w:shd w:val="clear" w:color="auto" w:fill="F8F8F8"/>
                </w:rPr>
                <w:t> = </w:t>
              </w:r>
              <w:proofErr w:type="spellStart"/>
              <w:r w:rsidRPr="00002D6B">
                <w:rPr>
                  <w:rFonts w:ascii="Consolas" w:eastAsia="Consolas" w:hAnsi="Consolas" w:cs="Consolas"/>
                  <w:color w:val="5C5C5C"/>
                  <w:sz w:val="21"/>
                  <w:shd w:val="clear" w:color="auto" w:fill="F8F8F8"/>
                </w:rPr>
                <w:t>c_i_ggg</w:t>
              </w:r>
              <w:proofErr w:type="spell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b_i_ggg</w:t>
              </w:r>
              <w:proofErr w:type="spellEnd"/>
              <w:r w:rsidRPr="00002D6B">
                <w:rPr>
                  <w:rFonts w:ascii="Consolas" w:eastAsia="Consolas" w:hAnsi="Consolas" w:cs="Consolas"/>
                  <w:color w:val="5C5C5C"/>
                  <w:sz w:val="21"/>
                  <w:shd w:val="clear" w:color="auto" w:fill="F8F8F8"/>
                </w:rPr>
                <w:t>)</w:t>
              </w:r>
            </w:ins>
          </w:p>
          <w:p w14:paraId="037630B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910" w:author="yukina minato" w:date="2025-09-07T17:10:00Z" w16du:dateUtc="2025-09-07T09:10:00Z"/>
                <w:rFonts w:eastAsia="宋体"/>
                <w:color w:val="5C5C5C"/>
                <w:szCs w:val="22"/>
              </w:rPr>
            </w:pPr>
            <w:ins w:id="6911"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r w:rsidRPr="00002D6B">
                <w:rPr>
                  <w:rFonts w:ascii="Consolas" w:eastAsia="Consolas" w:hAnsi="Consolas" w:cs="Consolas"/>
                  <w:color w:val="50A14F"/>
                  <w:sz w:val="21"/>
                </w:rPr>
                <w:t>f"\n</w:t>
              </w:r>
              <w:r w:rsidRPr="00002D6B">
                <w:rPr>
                  <w:rFonts w:ascii="宋体" w:eastAsia="宋体" w:hAnsi="宋体" w:cs="宋体" w:hint="eastAsia"/>
                  <w:color w:val="50A14F"/>
                  <w:sz w:val="21"/>
                </w:rPr>
                <w:t>最终适应度得分</w:t>
              </w:r>
              <w:r w:rsidRPr="00002D6B">
                <w:rPr>
                  <w:rFonts w:ascii="Consolas" w:eastAsia="Consolas" w:hAnsi="Consolas" w:cs="Consolas"/>
                  <w:color w:val="50A14F"/>
                  <w:sz w:val="21"/>
                </w:rPr>
                <w:t> (</w:t>
              </w:r>
              <w:r w:rsidRPr="00002D6B">
                <w:rPr>
                  <w:rFonts w:ascii="宋体" w:eastAsia="宋体" w:hAnsi="宋体" w:cs="宋体" w:hint="eastAsia"/>
                  <w:color w:val="50A14F"/>
                  <w:sz w:val="21"/>
                </w:rPr>
                <w:t>各导弹遮蔽时间总和</w:t>
              </w:r>
              <w:r w:rsidRPr="00002D6B">
                <w:rPr>
                  <w:rFonts w:ascii="Consolas" w:eastAsia="Consolas" w:hAnsi="Consolas" w:cs="Consolas"/>
                  <w:color w:val="50A14F"/>
                  <w:sz w:val="21"/>
                </w:rPr>
                <w:t>): </w:t>
              </w:r>
              <w:r w:rsidRPr="00002D6B">
                <w:rPr>
                  <w:rFonts w:ascii="Consolas" w:eastAsia="Consolas" w:hAnsi="Consolas" w:cs="Consolas"/>
                  <w:color w:val="E45649"/>
                  <w:sz w:val="21"/>
                </w:rPr>
                <w:t>{t_o_ggg:</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 s"</w:t>
              </w:r>
              <w:r w:rsidRPr="00002D6B">
                <w:rPr>
                  <w:rFonts w:ascii="Consolas" w:eastAsia="Consolas" w:hAnsi="Consolas" w:cs="Consolas"/>
                  <w:color w:val="5C5C5C"/>
                  <w:sz w:val="21"/>
                </w:rPr>
                <w:t>)</w:t>
              </w:r>
            </w:ins>
          </w:p>
          <w:p w14:paraId="683771A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912" w:author="yukina minato" w:date="2025-09-07T17:10:00Z" w16du:dateUtc="2025-09-07T09:10:00Z"/>
                <w:rFonts w:eastAsia="宋体"/>
                <w:color w:val="5C5C5C"/>
                <w:szCs w:val="22"/>
              </w:rPr>
            </w:pPr>
            <w:ins w:id="6913"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s_d_ggg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t_o_ggg</w:t>
              </w:r>
              <w:proofErr w:type="spellEnd"/>
            </w:ins>
          </w:p>
          <w:p w14:paraId="32112FE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6914" w:author="yukina minato" w:date="2025-09-07T17:10:00Z" w16du:dateUtc="2025-09-07T09:10:00Z"/>
                <w:rFonts w:eastAsia="宋体"/>
                <w:color w:val="5C5C5C"/>
                <w:szCs w:val="22"/>
              </w:rPr>
            </w:pPr>
          </w:p>
          <w:p w14:paraId="5868596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915" w:author="yukina minato" w:date="2025-09-07T17:10:00Z" w16du:dateUtc="2025-09-07T09:10:00Z"/>
                <w:rFonts w:eastAsia="宋体"/>
                <w:color w:val="5C5C5C"/>
                <w:szCs w:val="22"/>
              </w:rPr>
            </w:pPr>
            <w:ins w:id="6916" w:author="yukina minato" w:date="2025-09-07T17:10:00Z" w16du:dateUtc="2025-09-07T09:10:00Z">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w:t>
              </w:r>
              <w:proofErr w:type="gramStart"/>
              <w:r w:rsidRPr="00002D6B">
                <w:rPr>
                  <w:rFonts w:ascii="Consolas" w:eastAsia="Consolas" w:hAnsi="Consolas" w:cs="Consolas"/>
                  <w:color w:val="5C5C5C"/>
                  <w:sz w:val="21"/>
                  <w:shd w:val="clear" w:color="auto" w:fill="F8F8F8"/>
                </w:rPr>
                <w:t>main(</w:t>
              </w:r>
              <w:proofErr w:type="gramEnd"/>
              <w:r w:rsidRPr="00002D6B">
                <w:rPr>
                  <w:rFonts w:ascii="Consolas" w:eastAsia="Consolas" w:hAnsi="Consolas" w:cs="Consolas"/>
                  <w:color w:val="5C5C5C"/>
                  <w:sz w:val="21"/>
                  <w:shd w:val="clear" w:color="auto" w:fill="F8F8F8"/>
                </w:rPr>
                <w:t>):</w:t>
              </w:r>
            </w:ins>
          </w:p>
          <w:p w14:paraId="363AE17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917" w:author="yukina minato" w:date="2025-09-07T17:10:00Z" w16du:dateUtc="2025-09-07T09:10:00Z"/>
                <w:rFonts w:eastAsia="宋体"/>
                <w:color w:val="5C5C5C"/>
                <w:szCs w:val="22"/>
              </w:rPr>
            </w:pPr>
            <w:ins w:id="6918"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开始优化</w:t>
              </w:r>
              <w:r w:rsidRPr="00002D6B">
                <w:rPr>
                  <w:rFonts w:ascii="Consolas" w:eastAsia="Consolas" w:hAnsi="Consolas" w:cs="Consolas"/>
                  <w:color w:val="50A14F"/>
                  <w:sz w:val="21"/>
                </w:rPr>
                <w:t>..."</w:t>
              </w:r>
              <w:r w:rsidRPr="00002D6B">
                <w:rPr>
                  <w:rFonts w:ascii="Consolas" w:eastAsia="Consolas" w:hAnsi="Consolas" w:cs="Consolas"/>
                  <w:color w:val="5C5C5C"/>
                  <w:sz w:val="21"/>
                </w:rPr>
                <w:t>)</w:t>
              </w:r>
            </w:ins>
          </w:p>
          <w:p w14:paraId="0BE887A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919" w:author="yukina minato" w:date="2025-09-07T17:10:00Z" w16du:dateUtc="2025-09-07T09:10:00Z"/>
                <w:rFonts w:eastAsia="宋体"/>
                <w:color w:val="5C5C5C"/>
                <w:szCs w:val="22"/>
              </w:rPr>
            </w:pPr>
            <w:ins w:id="6920"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s_m_ggg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time.time</w:t>
              </w:r>
              <w:proofErr w:type="spellEnd"/>
              <w:proofErr w:type="gramEnd"/>
              <w:r w:rsidRPr="00002D6B">
                <w:rPr>
                  <w:rFonts w:ascii="Consolas" w:eastAsia="Consolas" w:hAnsi="Consolas" w:cs="Consolas"/>
                  <w:color w:val="5C5C5C"/>
                  <w:sz w:val="21"/>
                  <w:shd w:val="clear" w:color="auto" w:fill="F8F8F8"/>
                </w:rPr>
                <w:t>()</w:t>
              </w:r>
            </w:ins>
          </w:p>
          <w:p w14:paraId="72A8909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921" w:author="yukina minato" w:date="2025-09-07T17:10:00Z" w16du:dateUtc="2025-09-07T09:10:00Z"/>
                <w:rFonts w:eastAsia="宋体"/>
                <w:color w:val="5C5C5C"/>
                <w:szCs w:val="22"/>
              </w:rPr>
            </w:pPr>
            <w:ins w:id="6922"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b_i_ggg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b_f_ggg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f_h_ggg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g_a_</w:t>
              </w:r>
              <w:proofErr w:type="gramStart"/>
              <w:r w:rsidRPr="00002D6B">
                <w:rPr>
                  <w:rFonts w:ascii="Consolas" w:eastAsia="Consolas" w:hAnsi="Consolas" w:cs="Consolas"/>
                  <w:color w:val="5C5C5C"/>
                  <w:sz w:val="21"/>
                </w:rPr>
                <w:t>ggg</w:t>
              </w:r>
              <w:proofErr w:type="spellEnd"/>
              <w:r w:rsidRPr="00002D6B">
                <w:rPr>
                  <w:rFonts w:ascii="Consolas" w:eastAsia="Consolas" w:hAnsi="Consolas" w:cs="Consolas"/>
                  <w:color w:val="5C5C5C"/>
                  <w:sz w:val="21"/>
                </w:rPr>
                <w:t>(</w:t>
              </w:r>
              <w:proofErr w:type="gramEnd"/>
              <w:r w:rsidRPr="00002D6B">
                <w:rPr>
                  <w:rFonts w:ascii="Consolas" w:eastAsia="Consolas" w:hAnsi="Consolas" w:cs="Consolas"/>
                  <w:color w:val="5C5C5C"/>
                  <w:sz w:val="21"/>
                </w:rPr>
                <w:t>)</w:t>
              </w:r>
            </w:ins>
          </w:p>
          <w:p w14:paraId="47C0E8C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923" w:author="yukina minato" w:date="2025-09-07T17:10:00Z" w16du:dateUtc="2025-09-07T09:10:00Z"/>
                <w:rFonts w:eastAsia="宋体"/>
                <w:color w:val="5C5C5C"/>
                <w:szCs w:val="22"/>
              </w:rPr>
            </w:pPr>
            <w:ins w:id="6924" w:author="yukina minato" w:date="2025-09-07T17:10:00Z" w16du:dateUtc="2025-09-07T09:10:00Z">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e_m_ggg</w:t>
              </w:r>
              <w:proofErr w:type="spellEnd"/>
              <w:r w:rsidRPr="00002D6B">
                <w:rPr>
                  <w:rFonts w:ascii="Consolas" w:eastAsia="Consolas" w:hAnsi="Consolas" w:cs="Consolas"/>
                  <w:color w:val="5C5C5C"/>
                  <w:sz w:val="21"/>
                  <w:shd w:val="clear" w:color="auto" w:fill="F8F8F8"/>
                </w:rPr>
                <w:t> = </w:t>
              </w:r>
              <w:proofErr w:type="spellStart"/>
              <w:proofErr w:type="gramStart"/>
              <w:r w:rsidRPr="00002D6B">
                <w:rPr>
                  <w:rFonts w:ascii="Consolas" w:eastAsia="Consolas" w:hAnsi="Consolas" w:cs="Consolas"/>
                  <w:color w:val="5C5C5C"/>
                  <w:sz w:val="21"/>
                  <w:shd w:val="clear" w:color="auto" w:fill="F8F8F8"/>
                </w:rPr>
                <w:t>time.time</w:t>
              </w:r>
              <w:proofErr w:type="spellEnd"/>
              <w:proofErr w:type="gramEnd"/>
              <w:r w:rsidRPr="00002D6B">
                <w:rPr>
                  <w:rFonts w:ascii="Consolas" w:eastAsia="Consolas" w:hAnsi="Consolas" w:cs="Consolas"/>
                  <w:color w:val="5C5C5C"/>
                  <w:sz w:val="21"/>
                  <w:shd w:val="clear" w:color="auto" w:fill="F8F8F8"/>
                </w:rPr>
                <w:t>()</w:t>
              </w:r>
            </w:ins>
          </w:p>
          <w:p w14:paraId="4EAEB2A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925" w:author="yukina minato" w:date="2025-09-07T17:10:00Z" w16du:dateUtc="2025-09-07T09:10:00Z"/>
                <w:rFonts w:eastAsia="宋体"/>
                <w:color w:val="5C5C5C"/>
                <w:szCs w:val="22"/>
              </w:rPr>
            </w:pPr>
            <w:ins w:id="6926" w:author="yukina minato" w:date="2025-09-07T17:10:00Z" w16du:dateUtc="2025-09-07T09:10:00Z">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r w:rsidRPr="00002D6B">
                <w:rPr>
                  <w:rFonts w:ascii="Consolas" w:eastAsia="Consolas" w:hAnsi="Consolas" w:cs="Consolas"/>
                  <w:color w:val="50A14F"/>
                  <w:sz w:val="21"/>
                </w:rPr>
                <w:t>f"</w:t>
              </w:r>
              <w:r w:rsidRPr="00002D6B">
                <w:rPr>
                  <w:rFonts w:ascii="宋体" w:eastAsia="宋体" w:hAnsi="宋体" w:cs="宋体" w:hint="eastAsia"/>
                  <w:color w:val="50A14F"/>
                  <w:sz w:val="21"/>
                </w:rPr>
                <w:t>优化完成，耗时</w:t>
              </w:r>
              <w:r w:rsidRPr="00002D6B">
                <w:rPr>
                  <w:rFonts w:ascii="Consolas" w:eastAsia="Consolas" w:hAnsi="Consolas" w:cs="Consolas"/>
                  <w:color w:val="50A14F"/>
                  <w:sz w:val="21"/>
                </w:rPr>
                <w:t>: </w:t>
              </w:r>
              <w:r w:rsidRPr="00002D6B">
                <w:rPr>
                  <w:rFonts w:ascii="Consolas" w:eastAsia="Consolas" w:hAnsi="Consolas" w:cs="Consolas"/>
                  <w:color w:val="E45649"/>
                  <w:sz w:val="21"/>
                </w:rPr>
                <w:t>{</w:t>
              </w:r>
              <w:proofErr w:type="spellStart"/>
              <w:r w:rsidRPr="00002D6B">
                <w:rPr>
                  <w:rFonts w:ascii="Consolas" w:eastAsia="Consolas" w:hAnsi="Consolas" w:cs="Consolas"/>
                  <w:color w:val="E45649"/>
                  <w:sz w:val="21"/>
                </w:rPr>
                <w:t>e_m_ggg</w:t>
              </w:r>
              <w:proofErr w:type="spellEnd"/>
              <w:r w:rsidRPr="00002D6B">
                <w:rPr>
                  <w:rFonts w:ascii="Consolas" w:eastAsia="Consolas" w:hAnsi="Consolas" w:cs="Consolas"/>
                  <w:color w:val="E45649"/>
                  <w:sz w:val="21"/>
                </w:rPr>
                <w:t> - s_m_ggg:</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 </w:t>
              </w:r>
              <w:r w:rsidRPr="00002D6B">
                <w:rPr>
                  <w:rFonts w:ascii="宋体" w:eastAsia="宋体" w:hAnsi="宋体" w:cs="宋体" w:hint="eastAsia"/>
                  <w:color w:val="50A14F"/>
                  <w:sz w:val="21"/>
                </w:rPr>
                <w:t>秒</w:t>
              </w:r>
              <w:r w:rsidRPr="00002D6B">
                <w:rPr>
                  <w:rFonts w:ascii="Consolas" w:eastAsia="Consolas" w:hAnsi="Consolas" w:cs="Consolas"/>
                  <w:color w:val="50A14F"/>
                  <w:sz w:val="21"/>
                </w:rPr>
                <w:t>"</w:t>
              </w:r>
              <w:r w:rsidRPr="00002D6B">
                <w:rPr>
                  <w:rFonts w:ascii="Consolas" w:eastAsia="Consolas" w:hAnsi="Consolas" w:cs="Consolas"/>
                  <w:color w:val="5C5C5C"/>
                  <w:sz w:val="21"/>
                </w:rPr>
                <w:t>)</w:t>
              </w:r>
            </w:ins>
          </w:p>
          <w:p w14:paraId="1F083F0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927" w:author="yukina minato" w:date="2025-09-07T17:10:00Z" w16du:dateUtc="2025-09-07T09:10:00Z"/>
                <w:rFonts w:eastAsia="宋体"/>
                <w:color w:val="5C5C5C"/>
                <w:szCs w:val="22"/>
              </w:rPr>
            </w:pPr>
            <w:ins w:id="6928"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print</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f"</w:t>
              </w:r>
              <w:r w:rsidRPr="00002D6B">
                <w:rPr>
                  <w:rFonts w:ascii="宋体" w:eastAsia="宋体" w:hAnsi="宋体" w:cs="宋体" w:hint="eastAsia"/>
                  <w:color w:val="50A14F"/>
                  <w:sz w:val="21"/>
                  <w:shd w:val="clear" w:color="auto" w:fill="F8F8F8"/>
                </w:rPr>
                <w:t>最佳适应度</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{b_f_ggg: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w:t>
              </w:r>
            </w:ins>
          </w:p>
          <w:p w14:paraId="1A67D12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929" w:author="yukina minato" w:date="2025-09-07T17:10:00Z" w16du:dateUtc="2025-09-07T09:10:00Z"/>
                <w:rFonts w:eastAsia="宋体"/>
                <w:color w:val="5C5C5C"/>
                <w:szCs w:val="22"/>
              </w:rPr>
            </w:pPr>
            <w:ins w:id="6930"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s_d_ggg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t_o_ggg</w:t>
              </w:r>
              <w:proofErr w:type="spellEnd"/>
              <w:r w:rsidRPr="00002D6B">
                <w:rPr>
                  <w:rFonts w:ascii="Consolas" w:eastAsia="Consolas" w:hAnsi="Consolas" w:cs="Consolas"/>
                  <w:color w:val="5C5C5C"/>
                  <w:sz w:val="21"/>
                </w:rPr>
                <w:t> = </w:t>
              </w:r>
              <w:proofErr w:type="spellStart"/>
              <w:r w:rsidRPr="00002D6B">
                <w:rPr>
                  <w:rFonts w:ascii="Consolas" w:eastAsia="Consolas" w:hAnsi="Consolas" w:cs="Consolas"/>
                  <w:color w:val="5C5C5C"/>
                  <w:sz w:val="21"/>
                </w:rPr>
                <w:t>a_s_ggg</w:t>
              </w:r>
              <w:proofErr w:type="spellEnd"/>
              <w:r w:rsidRPr="00002D6B">
                <w:rPr>
                  <w:rFonts w:ascii="Consolas" w:eastAsia="Consolas" w:hAnsi="Consolas" w:cs="Consolas"/>
                  <w:color w:val="5C5C5C"/>
                  <w:sz w:val="21"/>
                </w:rPr>
                <w:t>(</w:t>
              </w:r>
              <w:proofErr w:type="spellStart"/>
              <w:r w:rsidRPr="00002D6B">
                <w:rPr>
                  <w:rFonts w:ascii="Consolas" w:eastAsia="Consolas" w:hAnsi="Consolas" w:cs="Consolas"/>
                  <w:color w:val="5C5C5C"/>
                  <w:sz w:val="21"/>
                </w:rPr>
                <w:t>b_i_ggg</w:t>
              </w:r>
              <w:proofErr w:type="spellEnd"/>
              <w:r w:rsidRPr="00002D6B">
                <w:rPr>
                  <w:rFonts w:ascii="Consolas" w:eastAsia="Consolas" w:hAnsi="Consolas" w:cs="Consolas"/>
                  <w:color w:val="5C5C5C"/>
                  <w:sz w:val="21"/>
                </w:rPr>
                <w:t>)</w:t>
              </w:r>
            </w:ins>
          </w:p>
          <w:p w14:paraId="1BCEBF0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931" w:author="yukina minato" w:date="2025-09-07T17:10:00Z" w16du:dateUtc="2025-09-07T09:10:00Z"/>
                <w:rFonts w:eastAsia="宋体"/>
                <w:color w:val="5C5C5C"/>
                <w:szCs w:val="22"/>
              </w:rPr>
            </w:pPr>
            <w:ins w:id="6932" w:author="yukina minato" w:date="2025-09-07T17:10:00Z" w16du:dateUtc="2025-09-07T09:10:00Z">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plt.figure</w:t>
              </w:r>
              <w:proofErr w:type="spellEnd"/>
              <w:proofErr w:type="gramEnd"/>
              <w:r w:rsidRPr="00002D6B">
                <w:rPr>
                  <w:rFonts w:ascii="Consolas" w:eastAsia="Consolas" w:hAnsi="Consolas" w:cs="Consolas"/>
                  <w:color w:val="5C5C5C"/>
                  <w:sz w:val="21"/>
                  <w:shd w:val="clear" w:color="auto" w:fill="F8F8F8"/>
                </w:rPr>
                <w:t>(</w:t>
              </w:r>
              <w:proofErr w:type="spellStart"/>
              <w:r w:rsidRPr="00002D6B">
                <w:rPr>
                  <w:rFonts w:ascii="Consolas" w:eastAsia="Consolas" w:hAnsi="Consolas" w:cs="Consolas"/>
                  <w:color w:val="5C5C5C"/>
                  <w:sz w:val="21"/>
                  <w:shd w:val="clear" w:color="auto" w:fill="F8F8F8"/>
                </w:rPr>
                <w:t>figsize</w:t>
              </w:r>
              <w:proofErr w:type="spellEnd"/>
              <w:proofErr w:type="gramStart"/>
              <w:r w:rsidRPr="00002D6B">
                <w:rPr>
                  <w:rFonts w:ascii="Consolas" w:eastAsia="Consolas" w:hAnsi="Consolas" w:cs="Consolas"/>
                  <w:color w:val="5C5C5C"/>
                  <w:sz w:val="21"/>
                  <w:shd w:val="clear" w:color="auto" w:fill="F8F8F8"/>
                </w:rPr>
                <w:t>=(</w:t>
              </w:r>
              <w:proofErr w:type="gramEnd"/>
              <w:r w:rsidRPr="00002D6B">
                <w:rPr>
                  <w:rFonts w:ascii="Consolas" w:eastAsia="Consolas" w:hAnsi="Consolas" w:cs="Consolas"/>
                  <w:color w:val="986801"/>
                  <w:sz w:val="21"/>
                  <w:shd w:val="clear" w:color="auto" w:fill="F8F8F8"/>
                </w:rPr>
                <w:t>10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6</w:t>
              </w:r>
              <w:r w:rsidRPr="00002D6B">
                <w:rPr>
                  <w:rFonts w:ascii="Consolas" w:eastAsia="Consolas" w:hAnsi="Consolas" w:cs="Consolas"/>
                  <w:color w:val="5C5C5C"/>
                  <w:sz w:val="21"/>
                  <w:shd w:val="clear" w:color="auto" w:fill="F8F8F8"/>
                </w:rPr>
                <w:t>))</w:t>
              </w:r>
            </w:ins>
          </w:p>
          <w:p w14:paraId="658403F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933" w:author="yukina minato" w:date="2025-09-07T17:10:00Z" w16du:dateUtc="2025-09-07T09:10:00Z"/>
                <w:rFonts w:eastAsia="宋体"/>
                <w:color w:val="5C5C5C"/>
                <w:szCs w:val="22"/>
              </w:rPr>
            </w:pPr>
            <w:ins w:id="6934" w:author="yukina minato" w:date="2025-09-07T17:10:00Z" w16du:dateUtc="2025-09-07T09:10:00Z">
              <w:r w:rsidRPr="00002D6B">
                <w:rPr>
                  <w:rFonts w:ascii="Consolas" w:eastAsia="Consolas" w:hAnsi="Consolas" w:cs="Consolas"/>
                  <w:color w:val="5C5C5C"/>
                  <w:sz w:val="21"/>
                </w:rPr>
                <w:t>    </w:t>
              </w:r>
              <w:proofErr w:type="spellStart"/>
              <w:proofErr w:type="gramStart"/>
              <w:r w:rsidRPr="00002D6B">
                <w:rPr>
                  <w:rFonts w:ascii="Consolas" w:eastAsia="Consolas" w:hAnsi="Consolas" w:cs="Consolas"/>
                  <w:color w:val="5C5C5C"/>
                  <w:sz w:val="21"/>
                </w:rPr>
                <w:t>plt.plot</w:t>
              </w:r>
              <w:proofErr w:type="spellEnd"/>
              <w:proofErr w:type="gramEnd"/>
              <w:r w:rsidRPr="00002D6B">
                <w:rPr>
                  <w:rFonts w:ascii="Consolas" w:eastAsia="Consolas" w:hAnsi="Consolas" w:cs="Consolas"/>
                  <w:color w:val="5C5C5C"/>
                  <w:sz w:val="21"/>
                </w:rPr>
                <w:t>(</w:t>
              </w:r>
              <w:proofErr w:type="gramStart"/>
              <w:r w:rsidRPr="00002D6B">
                <w:rPr>
                  <w:rFonts w:ascii="Consolas" w:eastAsia="Consolas" w:hAnsi="Consolas" w:cs="Consolas"/>
                  <w:color w:val="C18401"/>
                  <w:sz w:val="21"/>
                </w:rPr>
                <w:t>range</w:t>
              </w:r>
              <w:r w:rsidRPr="00002D6B">
                <w:rPr>
                  <w:rFonts w:ascii="Consolas" w:eastAsia="Consolas" w:hAnsi="Consolas" w:cs="Consolas"/>
                  <w:color w:val="5C5C5C"/>
                  <w:sz w:val="21"/>
                </w:rPr>
                <w:t>(</w:t>
              </w:r>
              <w:proofErr w:type="gramEnd"/>
              <w:r w:rsidRPr="00002D6B">
                <w:rPr>
                  <w:rFonts w:ascii="Consolas" w:eastAsia="Consolas" w:hAnsi="Consolas" w:cs="Consolas"/>
                  <w:color w:val="986801"/>
                  <w:sz w:val="21"/>
                </w:rPr>
                <w:t>1</w:t>
              </w:r>
              <w:r w:rsidRPr="00002D6B">
                <w:rPr>
                  <w:rFonts w:ascii="Consolas" w:eastAsia="Consolas" w:hAnsi="Consolas" w:cs="Consolas"/>
                  <w:color w:val="5C5C5C"/>
                  <w:sz w:val="21"/>
                </w:rPr>
                <w:t>, N_G_GGG +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f_h_ggg</w:t>
              </w:r>
              <w:proofErr w:type="spellEnd"/>
              <w:r w:rsidRPr="00002D6B">
                <w:rPr>
                  <w:rFonts w:ascii="Consolas" w:eastAsia="Consolas" w:hAnsi="Consolas" w:cs="Consolas"/>
                  <w:color w:val="5C5C5C"/>
                  <w:sz w:val="21"/>
                </w:rPr>
                <w:t>)</w:t>
              </w:r>
            </w:ins>
          </w:p>
          <w:p w14:paraId="1498844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935" w:author="yukina minato" w:date="2025-09-07T17:10:00Z" w16du:dateUtc="2025-09-07T09:10:00Z"/>
                <w:rFonts w:eastAsia="宋体"/>
                <w:color w:val="5C5C5C"/>
                <w:szCs w:val="22"/>
              </w:rPr>
            </w:pPr>
            <w:ins w:id="6936" w:author="yukina minato" w:date="2025-09-07T17:10:00Z" w16du:dateUtc="2025-09-07T09:10:00Z">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plt.xlabel</w:t>
              </w:r>
              <w:proofErr w:type="spellEnd"/>
              <w:proofErr w:type="gram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'Generation'</w:t>
              </w:r>
              <w:r w:rsidRPr="00002D6B">
                <w:rPr>
                  <w:rFonts w:ascii="Consolas" w:eastAsia="Consolas" w:hAnsi="Consolas" w:cs="Consolas"/>
                  <w:color w:val="5C5C5C"/>
                  <w:sz w:val="21"/>
                  <w:shd w:val="clear" w:color="auto" w:fill="F8F8F8"/>
                </w:rPr>
                <w:t>)</w:t>
              </w:r>
            </w:ins>
          </w:p>
          <w:p w14:paraId="3A16789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937" w:author="yukina minato" w:date="2025-09-07T17:10:00Z" w16du:dateUtc="2025-09-07T09:10:00Z"/>
                <w:rFonts w:eastAsia="宋体"/>
                <w:color w:val="5C5C5C"/>
                <w:szCs w:val="22"/>
              </w:rPr>
            </w:pPr>
            <w:ins w:id="6938" w:author="yukina minato" w:date="2025-09-07T17:10:00Z" w16du:dateUtc="2025-09-07T09:10:00Z">
              <w:r w:rsidRPr="00002D6B">
                <w:rPr>
                  <w:rFonts w:ascii="Consolas" w:eastAsia="Consolas" w:hAnsi="Consolas" w:cs="Consolas"/>
                  <w:color w:val="5C5C5C"/>
                  <w:sz w:val="21"/>
                </w:rPr>
                <w:t>    </w:t>
              </w:r>
              <w:proofErr w:type="spellStart"/>
              <w:proofErr w:type="gramStart"/>
              <w:r w:rsidRPr="00002D6B">
                <w:rPr>
                  <w:rFonts w:ascii="Consolas" w:eastAsia="Consolas" w:hAnsi="Consolas" w:cs="Consolas"/>
                  <w:color w:val="5C5C5C"/>
                  <w:sz w:val="21"/>
                </w:rPr>
                <w:t>plt.ylabel</w:t>
              </w:r>
              <w:proofErr w:type="spellEnd"/>
              <w:proofErr w:type="gramEnd"/>
              <w:r w:rsidRPr="00002D6B">
                <w:rPr>
                  <w:rFonts w:ascii="Consolas" w:eastAsia="Consolas" w:hAnsi="Consolas" w:cs="Consolas"/>
                  <w:color w:val="5C5C5C"/>
                  <w:sz w:val="21"/>
                </w:rPr>
                <w:t>(</w:t>
              </w:r>
              <w:r w:rsidRPr="00002D6B">
                <w:rPr>
                  <w:rFonts w:ascii="Consolas" w:eastAsia="Consolas" w:hAnsi="Consolas" w:cs="Consolas"/>
                  <w:color w:val="50A14F"/>
                  <w:sz w:val="21"/>
                </w:rPr>
                <w:t>'Best Fitness (Obscured Time)'</w:t>
              </w:r>
              <w:r w:rsidRPr="00002D6B">
                <w:rPr>
                  <w:rFonts w:ascii="Consolas" w:eastAsia="Consolas" w:hAnsi="Consolas" w:cs="Consolas"/>
                  <w:color w:val="5C5C5C"/>
                  <w:sz w:val="21"/>
                </w:rPr>
                <w:t>)</w:t>
              </w:r>
            </w:ins>
          </w:p>
          <w:p w14:paraId="0B1C536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939" w:author="yukina minato" w:date="2025-09-07T17:10:00Z" w16du:dateUtc="2025-09-07T09:10:00Z"/>
                <w:rFonts w:eastAsia="宋体"/>
                <w:color w:val="5C5C5C"/>
                <w:szCs w:val="22"/>
              </w:rPr>
            </w:pPr>
            <w:ins w:id="6940" w:author="yukina minato" w:date="2025-09-07T17:10:00Z" w16du:dateUtc="2025-09-07T09:10:00Z">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plt.title</w:t>
              </w:r>
              <w:proofErr w:type="spellEnd"/>
              <w:proofErr w:type="gram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'Genetic Algorithm Evolution'</w:t>
              </w:r>
              <w:r w:rsidRPr="00002D6B">
                <w:rPr>
                  <w:rFonts w:ascii="Consolas" w:eastAsia="Consolas" w:hAnsi="Consolas" w:cs="Consolas"/>
                  <w:color w:val="5C5C5C"/>
                  <w:sz w:val="21"/>
                  <w:shd w:val="clear" w:color="auto" w:fill="F8F8F8"/>
                </w:rPr>
                <w:t>)</w:t>
              </w:r>
            </w:ins>
          </w:p>
          <w:p w14:paraId="58B8728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941" w:author="yukina minato" w:date="2025-09-07T17:10:00Z" w16du:dateUtc="2025-09-07T09:10:00Z"/>
                <w:rFonts w:eastAsia="宋体"/>
                <w:color w:val="5C5C5C"/>
                <w:szCs w:val="22"/>
              </w:rPr>
            </w:pPr>
            <w:ins w:id="6942" w:author="yukina minato" w:date="2025-09-07T17:10:00Z" w16du:dateUtc="2025-09-07T09:10:00Z">
              <w:r w:rsidRPr="00002D6B">
                <w:rPr>
                  <w:rFonts w:ascii="Consolas" w:eastAsia="Consolas" w:hAnsi="Consolas" w:cs="Consolas"/>
                  <w:color w:val="5C5C5C"/>
                  <w:sz w:val="21"/>
                </w:rPr>
                <w:t>    </w:t>
              </w:r>
              <w:proofErr w:type="spellStart"/>
              <w:proofErr w:type="gramStart"/>
              <w:r w:rsidRPr="00002D6B">
                <w:rPr>
                  <w:rFonts w:ascii="Consolas" w:eastAsia="Consolas" w:hAnsi="Consolas" w:cs="Consolas"/>
                  <w:color w:val="5C5C5C"/>
                  <w:sz w:val="21"/>
                </w:rPr>
                <w:t>plt.grid</w:t>
              </w:r>
              <w:proofErr w:type="spellEnd"/>
              <w:proofErr w:type="gramEnd"/>
              <w:r w:rsidRPr="00002D6B">
                <w:rPr>
                  <w:rFonts w:ascii="Consolas" w:eastAsia="Consolas" w:hAnsi="Consolas" w:cs="Consolas"/>
                  <w:color w:val="5C5C5C"/>
                  <w:sz w:val="21"/>
                </w:rPr>
                <w:t>(</w:t>
              </w:r>
              <w:r w:rsidRPr="00002D6B">
                <w:rPr>
                  <w:rFonts w:ascii="Consolas" w:eastAsia="Consolas" w:hAnsi="Consolas" w:cs="Consolas"/>
                  <w:color w:val="0184BB"/>
                  <w:sz w:val="21"/>
                </w:rPr>
                <w:t>True</w:t>
              </w:r>
              <w:r w:rsidRPr="00002D6B">
                <w:rPr>
                  <w:rFonts w:ascii="Consolas" w:eastAsia="Consolas" w:hAnsi="Consolas" w:cs="Consolas"/>
                  <w:color w:val="5C5C5C"/>
                  <w:sz w:val="21"/>
                </w:rPr>
                <w:t>)</w:t>
              </w:r>
            </w:ins>
          </w:p>
          <w:p w14:paraId="370DA1C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943" w:author="yukina minato" w:date="2025-09-07T17:10:00Z" w16du:dateUtc="2025-09-07T09:10:00Z"/>
                <w:rFonts w:eastAsia="宋体"/>
                <w:color w:val="5C5C5C"/>
                <w:szCs w:val="22"/>
              </w:rPr>
            </w:pPr>
            <w:ins w:id="6944" w:author="yukina minato" w:date="2025-09-07T17:10:00Z" w16du:dateUtc="2025-09-07T09:10:00Z">
              <w:r w:rsidRPr="00002D6B">
                <w:rPr>
                  <w:rFonts w:ascii="Consolas" w:eastAsia="Consolas" w:hAnsi="Consolas" w:cs="Consolas"/>
                  <w:color w:val="5C5C5C"/>
                  <w:sz w:val="21"/>
                  <w:shd w:val="clear" w:color="auto" w:fill="F8F8F8"/>
                </w:rPr>
                <w:t>    </w:t>
              </w:r>
              <w:proofErr w:type="spellStart"/>
              <w:proofErr w:type="gramStart"/>
              <w:r w:rsidRPr="00002D6B">
                <w:rPr>
                  <w:rFonts w:ascii="Consolas" w:eastAsia="Consolas" w:hAnsi="Consolas" w:cs="Consolas"/>
                  <w:color w:val="5C5C5C"/>
                  <w:sz w:val="21"/>
                  <w:shd w:val="clear" w:color="auto" w:fill="F8F8F8"/>
                </w:rPr>
                <w:t>plt.savefig</w:t>
              </w:r>
              <w:proofErr w:type="spellEnd"/>
              <w:proofErr w:type="gramEnd"/>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'evolution.png'</w:t>
              </w:r>
              <w:r w:rsidRPr="00002D6B">
                <w:rPr>
                  <w:rFonts w:ascii="Consolas" w:eastAsia="Consolas" w:hAnsi="Consolas" w:cs="Consolas"/>
                  <w:color w:val="5C5C5C"/>
                  <w:sz w:val="21"/>
                  <w:shd w:val="clear" w:color="auto" w:fill="F8F8F8"/>
                </w:rPr>
                <w:t>)</w:t>
              </w:r>
            </w:ins>
          </w:p>
          <w:p w14:paraId="2103D36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945" w:author="yukina minato" w:date="2025-09-07T17:10:00Z" w16du:dateUtc="2025-09-07T09:10:00Z"/>
                <w:rFonts w:eastAsia="宋体"/>
                <w:color w:val="5C5C5C"/>
                <w:szCs w:val="22"/>
              </w:rPr>
            </w:pPr>
            <w:ins w:id="6946" w:author="yukina minato" w:date="2025-09-07T17:10:00Z" w16du:dateUtc="2025-09-07T09:10:00Z">
              <w:r w:rsidRPr="00002D6B">
                <w:rPr>
                  <w:rFonts w:ascii="Consolas" w:eastAsia="Consolas" w:hAnsi="Consolas" w:cs="Consolas"/>
                  <w:color w:val="5C5C5C"/>
                  <w:sz w:val="21"/>
                </w:rPr>
                <w:t>    </w:t>
              </w:r>
              <w:proofErr w:type="spellStart"/>
              <w:proofErr w:type="gramStart"/>
              <w:r w:rsidRPr="00002D6B">
                <w:rPr>
                  <w:rFonts w:ascii="Consolas" w:eastAsia="Consolas" w:hAnsi="Consolas" w:cs="Consolas"/>
                  <w:color w:val="5C5C5C"/>
                  <w:sz w:val="21"/>
                </w:rPr>
                <w:t>plt.show</w:t>
              </w:r>
              <w:proofErr w:type="spellEnd"/>
              <w:proofErr w:type="gramEnd"/>
              <w:r w:rsidRPr="00002D6B">
                <w:rPr>
                  <w:rFonts w:ascii="Consolas" w:eastAsia="Consolas" w:hAnsi="Consolas" w:cs="Consolas"/>
                  <w:color w:val="5C5C5C"/>
                  <w:sz w:val="21"/>
                </w:rPr>
                <w:t>()</w:t>
              </w:r>
            </w:ins>
          </w:p>
          <w:p w14:paraId="2AD262F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947" w:author="yukina minato" w:date="2025-09-07T17:10:00Z" w16du:dateUtc="2025-09-07T09:10:00Z"/>
                <w:rFonts w:eastAsia="宋体"/>
                <w:color w:val="5C5C5C"/>
                <w:szCs w:val="22"/>
              </w:rPr>
            </w:pPr>
            <w:ins w:id="6948" w:author="yukina minato" w:date="2025-09-07T17:10:00Z" w16du:dateUtc="2025-09-07T09:10:00Z">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b_i_ggg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s_d_ggg</w:t>
              </w:r>
              <w:proofErr w:type="spellEnd"/>
              <w:r w:rsidRPr="00002D6B">
                <w:rPr>
                  <w:rFonts w:ascii="Consolas" w:eastAsia="Consolas" w:hAnsi="Consolas" w:cs="Consolas"/>
                  <w:color w:val="5C5C5C"/>
                  <w:sz w:val="21"/>
                  <w:shd w:val="clear" w:color="auto" w:fill="F8F8F8"/>
                </w:rPr>
                <w:t>, </w:t>
              </w:r>
              <w:proofErr w:type="spellStart"/>
              <w:r w:rsidRPr="00002D6B">
                <w:rPr>
                  <w:rFonts w:ascii="Consolas" w:eastAsia="Consolas" w:hAnsi="Consolas" w:cs="Consolas"/>
                  <w:color w:val="5C5C5C"/>
                  <w:sz w:val="21"/>
                  <w:shd w:val="clear" w:color="auto" w:fill="F8F8F8"/>
                </w:rPr>
                <w:t>t_o_ggg</w:t>
              </w:r>
              <w:proofErr w:type="spellEnd"/>
            </w:ins>
          </w:p>
          <w:p w14:paraId="642BBFA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ins w:id="6949" w:author="yukina minato" w:date="2025-09-07T17:10:00Z" w16du:dateUtc="2025-09-07T09:10:00Z"/>
                <w:rFonts w:eastAsia="宋体"/>
                <w:color w:val="5C5C5C"/>
                <w:szCs w:val="22"/>
              </w:rPr>
            </w:pPr>
          </w:p>
          <w:p w14:paraId="7D64314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ins w:id="6950" w:author="yukina minato" w:date="2025-09-07T17:10:00Z" w16du:dateUtc="2025-09-07T09:10:00Z"/>
                <w:rFonts w:eastAsia="宋体"/>
                <w:color w:val="5C5C5C"/>
                <w:szCs w:val="22"/>
              </w:rPr>
            </w:pPr>
            <w:ins w:id="6951" w:author="yukina minato" w:date="2025-09-07T17:10:00Z" w16du:dateUtc="2025-09-07T09:10:00Z">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__name__ == </w:t>
              </w:r>
              <w:r w:rsidRPr="00002D6B">
                <w:rPr>
                  <w:rFonts w:ascii="Consolas" w:eastAsia="Consolas" w:hAnsi="Consolas" w:cs="Consolas"/>
                  <w:color w:val="50A14F"/>
                  <w:sz w:val="21"/>
                  <w:shd w:val="clear" w:color="auto" w:fill="F8F8F8"/>
                </w:rPr>
                <w:t>"__main__"</w:t>
              </w:r>
              <w:r w:rsidRPr="00002D6B">
                <w:rPr>
                  <w:rFonts w:ascii="Consolas" w:eastAsia="Consolas" w:hAnsi="Consolas" w:cs="Consolas"/>
                  <w:color w:val="5C5C5C"/>
                  <w:sz w:val="21"/>
                  <w:shd w:val="clear" w:color="auto" w:fill="F8F8F8"/>
                </w:rPr>
                <w:t>:</w:t>
              </w:r>
            </w:ins>
          </w:p>
          <w:p w14:paraId="07C4235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ins w:id="6952" w:author="yukina minato" w:date="2025-09-07T17:10:00Z" w16du:dateUtc="2025-09-07T09:10:00Z"/>
                <w:rFonts w:eastAsia="宋体"/>
                <w:color w:val="5C5C5C"/>
                <w:szCs w:val="22"/>
              </w:rPr>
            </w:pPr>
            <w:ins w:id="6953" w:author="yukina minato" w:date="2025-09-07T17:10:00Z" w16du:dateUtc="2025-09-07T09:10:00Z">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b_i_ggg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s_d_ggg</w:t>
              </w:r>
              <w:proofErr w:type="spellEnd"/>
              <w:r w:rsidRPr="00002D6B">
                <w:rPr>
                  <w:rFonts w:ascii="Consolas" w:eastAsia="Consolas" w:hAnsi="Consolas" w:cs="Consolas"/>
                  <w:color w:val="5C5C5C"/>
                  <w:sz w:val="21"/>
                </w:rPr>
                <w:t>, </w:t>
              </w:r>
              <w:proofErr w:type="spellStart"/>
              <w:r w:rsidRPr="00002D6B">
                <w:rPr>
                  <w:rFonts w:ascii="Consolas" w:eastAsia="Consolas" w:hAnsi="Consolas" w:cs="Consolas"/>
                  <w:color w:val="5C5C5C"/>
                  <w:sz w:val="21"/>
                </w:rPr>
                <w:t>t_o_ggg</w:t>
              </w:r>
              <w:proofErr w:type="spellEnd"/>
              <w:r w:rsidRPr="00002D6B">
                <w:rPr>
                  <w:rFonts w:ascii="Consolas" w:eastAsia="Consolas" w:hAnsi="Consolas" w:cs="Consolas"/>
                  <w:color w:val="5C5C5C"/>
                  <w:sz w:val="21"/>
                </w:rPr>
                <w:t> = </w:t>
              </w:r>
              <w:proofErr w:type="gramStart"/>
              <w:r w:rsidRPr="00002D6B">
                <w:rPr>
                  <w:rFonts w:ascii="Consolas" w:eastAsia="Consolas" w:hAnsi="Consolas" w:cs="Consolas"/>
                  <w:color w:val="5C5C5C"/>
                  <w:sz w:val="21"/>
                </w:rPr>
                <w:t>main(</w:t>
              </w:r>
              <w:proofErr w:type="gramEnd"/>
              <w:r w:rsidRPr="00002D6B">
                <w:rPr>
                  <w:rFonts w:ascii="Consolas" w:eastAsia="Consolas" w:hAnsi="Consolas" w:cs="Consolas"/>
                  <w:color w:val="5C5C5C"/>
                  <w:sz w:val="21"/>
                </w:rPr>
                <w:t>)</w:t>
              </w:r>
            </w:ins>
          </w:p>
          <w:p w14:paraId="0A8C0497" w14:textId="77777777" w:rsidR="00002D6B" w:rsidRPr="00002D6B" w:rsidRDefault="00002D6B" w:rsidP="00002D6B">
            <w:pPr>
              <w:widowControl w:val="0"/>
              <w:spacing w:before="0" w:after="0"/>
              <w:jc w:val="both"/>
              <w:rPr>
                <w:ins w:id="6954" w:author="yukina minato" w:date="2025-09-07T17:10:00Z" w16du:dateUtc="2025-09-07T09:10:00Z"/>
                <w:rFonts w:eastAsia="宋体"/>
                <w:szCs w:val="22"/>
              </w:rPr>
            </w:pPr>
          </w:p>
        </w:tc>
      </w:tr>
    </w:tbl>
    <w:p w14:paraId="5B32B50E" w14:textId="77777777" w:rsidR="00002D6B" w:rsidRPr="00002D6B" w:rsidRDefault="00002D6B" w:rsidP="00002D6B">
      <w:pPr>
        <w:widowControl w:val="0"/>
        <w:spacing w:before="0" w:after="0"/>
        <w:jc w:val="both"/>
        <w:rPr>
          <w:ins w:id="6955" w:author="yukina minato" w:date="2025-09-07T17:10:00Z" w16du:dateUtc="2025-09-07T09:10:00Z"/>
          <w:rFonts w:eastAsia="宋体"/>
          <w:szCs w:val="22"/>
        </w:rPr>
      </w:pPr>
    </w:p>
    <w:p w14:paraId="4358BA4B" w14:textId="77777777" w:rsidR="00002D6B" w:rsidRPr="00002D6B" w:rsidRDefault="00002D6B" w:rsidP="00002D6B">
      <w:pPr>
        <w:widowControl w:val="0"/>
        <w:spacing w:before="0" w:after="0"/>
        <w:jc w:val="both"/>
        <w:rPr>
          <w:ins w:id="6956" w:author="yukina minato" w:date="2025-09-07T17:10:00Z" w16du:dateUtc="2025-09-07T09:10:00Z"/>
          <w:rFonts w:eastAsia="宋体"/>
          <w:szCs w:val="22"/>
        </w:rPr>
      </w:pPr>
    </w:p>
    <w:tbl>
      <w:tblPr>
        <w:tblStyle w:val="20"/>
        <w:tblW w:w="0" w:type="auto"/>
        <w:tblLook w:val="04A0" w:firstRow="1" w:lastRow="0" w:firstColumn="1" w:lastColumn="0" w:noHBand="0" w:noVBand="1"/>
      </w:tblPr>
      <w:tblGrid>
        <w:gridCol w:w="8297"/>
      </w:tblGrid>
      <w:tr w:rsidR="00002D6B" w:rsidRPr="00002D6B" w14:paraId="2F83F3AA" w14:textId="77777777" w:rsidTr="004E6A00">
        <w:trPr>
          <w:ins w:id="6957" w:author="yukina minato" w:date="2025-09-07T17:10:00Z" w16du:dateUtc="2025-09-07T09:10:00Z"/>
        </w:trPr>
        <w:tc>
          <w:tcPr>
            <w:tcW w:w="8834" w:type="dxa"/>
            <w:shd w:val="clear" w:color="auto" w:fill="BFBFBF" w:themeFill="background1" w:themeFillShade="BF"/>
          </w:tcPr>
          <w:p w14:paraId="3DEFB1C7" w14:textId="77777777" w:rsidR="00002D6B" w:rsidRPr="00002D6B" w:rsidRDefault="00002D6B" w:rsidP="00002D6B">
            <w:pPr>
              <w:widowControl w:val="0"/>
              <w:spacing w:before="0" w:after="0"/>
              <w:jc w:val="left"/>
              <w:rPr>
                <w:ins w:id="6958" w:author="yukina minato" w:date="2025-09-07T17:10:00Z" w16du:dateUtc="2025-09-07T09:10:00Z"/>
                <w:rFonts w:eastAsia="宋体"/>
                <w:b/>
                <w:sz w:val="21"/>
              </w:rPr>
            </w:pPr>
            <w:ins w:id="6959" w:author="yukina minato" w:date="2025-09-07T17:10:00Z" w16du:dateUtc="2025-09-07T09:10:00Z">
              <w:r w:rsidRPr="00002D6B">
                <w:rPr>
                  <w:rFonts w:eastAsia="宋体" w:hint="eastAsia"/>
                  <w:b/>
                  <w:sz w:val="21"/>
                </w:rPr>
                <w:t>附录</w:t>
              </w:r>
              <w:r w:rsidRPr="00002D6B">
                <w:rPr>
                  <w:rFonts w:eastAsia="宋体" w:hint="eastAsia"/>
                  <w:b/>
                  <w:sz w:val="21"/>
                </w:rPr>
                <w:t>11</w:t>
              </w:r>
            </w:ins>
          </w:p>
        </w:tc>
      </w:tr>
      <w:tr w:rsidR="00002D6B" w:rsidRPr="00002D6B" w14:paraId="2BAB108D" w14:textId="77777777" w:rsidTr="004E6A00">
        <w:trPr>
          <w:ins w:id="6960" w:author="yukina minato" w:date="2025-09-07T17:10:00Z" w16du:dateUtc="2025-09-07T09:10:00Z"/>
        </w:trPr>
        <w:tc>
          <w:tcPr>
            <w:tcW w:w="8834" w:type="dxa"/>
            <w:shd w:val="clear" w:color="auto" w:fill="BFBFBF" w:themeFill="background1" w:themeFillShade="BF"/>
          </w:tcPr>
          <w:p w14:paraId="74278876" w14:textId="77777777" w:rsidR="00002D6B" w:rsidRPr="00002D6B" w:rsidRDefault="00002D6B" w:rsidP="00002D6B">
            <w:pPr>
              <w:widowControl w:val="0"/>
              <w:spacing w:before="0" w:after="0"/>
              <w:jc w:val="both"/>
              <w:rPr>
                <w:ins w:id="6961" w:author="yukina minato" w:date="2025-09-07T17:10:00Z" w16du:dateUtc="2025-09-07T09:10:00Z"/>
                <w:rFonts w:eastAsia="宋体"/>
                <w:szCs w:val="22"/>
              </w:rPr>
            </w:pPr>
            <w:ins w:id="6962" w:author="yukina minato" w:date="2025-09-07T17:10:00Z" w16du:dateUtc="2025-09-07T09:10:00Z">
              <w:r w:rsidRPr="00002D6B">
                <w:rPr>
                  <w:rFonts w:eastAsia="宋体" w:hint="eastAsia"/>
                  <w:szCs w:val="22"/>
                </w:rPr>
                <w:t>问题五求解结果</w:t>
              </w:r>
            </w:ins>
          </w:p>
        </w:tc>
      </w:tr>
      <w:tr w:rsidR="00002D6B" w:rsidRPr="00002D6B" w14:paraId="5A74E382" w14:textId="77777777" w:rsidTr="004E6A00">
        <w:trPr>
          <w:ins w:id="6963" w:author="yukina minato" w:date="2025-09-07T17:10:00Z" w16du:dateUtc="2025-09-07T09:10:00Z"/>
        </w:trPr>
        <w:tc>
          <w:tcPr>
            <w:tcW w:w="8834" w:type="dxa"/>
          </w:tcPr>
          <w:p w14:paraId="5CA6CA76" w14:textId="77777777" w:rsidR="00002D6B" w:rsidRPr="00002D6B" w:rsidRDefault="00002D6B" w:rsidP="00002D6B">
            <w:pPr>
              <w:widowControl w:val="0"/>
              <w:spacing w:before="0" w:after="0"/>
              <w:jc w:val="both"/>
              <w:rPr>
                <w:ins w:id="6964" w:author="yukina minato" w:date="2025-09-07T17:10:00Z" w16du:dateUtc="2025-09-07T09:10:00Z"/>
                <w:rFonts w:eastAsia="宋体"/>
                <w:szCs w:val="22"/>
              </w:rPr>
            </w:pPr>
            <w:ins w:id="6965" w:author="yukina minato" w:date="2025-09-07T17:10:00Z" w16du:dateUtc="2025-09-07T09:10:00Z">
              <w:r w:rsidRPr="00002D6B">
                <w:rPr>
                  <w:rFonts w:eastAsia="宋体"/>
                  <w:szCs w:val="22"/>
                </w:rPr>
                <w:t>最佳适应度</w:t>
              </w:r>
              <w:r w:rsidRPr="00002D6B">
                <w:rPr>
                  <w:rFonts w:eastAsia="宋体"/>
                  <w:szCs w:val="22"/>
                </w:rPr>
                <w:t>: 12.13</w:t>
              </w:r>
            </w:ins>
          </w:p>
          <w:p w14:paraId="05B1F786" w14:textId="77777777" w:rsidR="00002D6B" w:rsidRPr="00002D6B" w:rsidRDefault="00002D6B" w:rsidP="00002D6B">
            <w:pPr>
              <w:widowControl w:val="0"/>
              <w:spacing w:before="0" w:after="0"/>
              <w:jc w:val="both"/>
              <w:rPr>
                <w:ins w:id="6966" w:author="yukina minato" w:date="2025-09-07T17:10:00Z" w16du:dateUtc="2025-09-07T09:10:00Z"/>
                <w:rFonts w:eastAsia="宋体"/>
                <w:szCs w:val="22"/>
              </w:rPr>
            </w:pPr>
            <w:ins w:id="6967" w:author="yukina minato" w:date="2025-09-07T17:10:00Z" w16du:dateUtc="2025-09-07T09:10:00Z">
              <w:r w:rsidRPr="00002D6B">
                <w:rPr>
                  <w:rFonts w:eastAsia="宋体"/>
                  <w:szCs w:val="22"/>
                </w:rPr>
                <w:t>最优解分析</w:t>
              </w:r>
              <w:r w:rsidRPr="00002D6B">
                <w:rPr>
                  <w:rFonts w:eastAsia="宋体"/>
                  <w:szCs w:val="22"/>
                </w:rPr>
                <w:t>:</w:t>
              </w:r>
            </w:ins>
          </w:p>
          <w:p w14:paraId="17717D50" w14:textId="77777777" w:rsidR="00002D6B" w:rsidRPr="00002D6B" w:rsidRDefault="00002D6B" w:rsidP="00002D6B">
            <w:pPr>
              <w:widowControl w:val="0"/>
              <w:spacing w:before="0" w:after="0"/>
              <w:jc w:val="both"/>
              <w:rPr>
                <w:ins w:id="6968" w:author="yukina minato" w:date="2025-09-07T17:10:00Z" w16du:dateUtc="2025-09-07T09:10:00Z"/>
                <w:rFonts w:eastAsia="宋体"/>
                <w:szCs w:val="22"/>
              </w:rPr>
            </w:pPr>
            <w:ins w:id="6969" w:author="yukina minato" w:date="2025-09-07T17:10:00Z" w16du:dateUtc="2025-09-07T09:10:00Z">
              <w:r w:rsidRPr="00002D6B">
                <w:rPr>
                  <w:rFonts w:eastAsia="宋体"/>
                  <w:szCs w:val="22"/>
                </w:rPr>
                <w:t>==================================================</w:t>
              </w:r>
            </w:ins>
          </w:p>
          <w:p w14:paraId="77E1314A" w14:textId="77777777" w:rsidR="00002D6B" w:rsidRPr="00002D6B" w:rsidRDefault="00002D6B" w:rsidP="00002D6B">
            <w:pPr>
              <w:widowControl w:val="0"/>
              <w:spacing w:before="0" w:after="0"/>
              <w:jc w:val="both"/>
              <w:rPr>
                <w:ins w:id="6970" w:author="yukina minato" w:date="2025-09-07T17:10:00Z" w16du:dateUtc="2025-09-07T09:10:00Z"/>
                <w:rFonts w:eastAsia="宋体"/>
                <w:szCs w:val="22"/>
              </w:rPr>
            </w:pPr>
            <w:ins w:id="6971" w:author="yukina minato" w:date="2025-09-07T17:10:00Z" w16du:dateUtc="2025-09-07T09:10:00Z">
              <w:r w:rsidRPr="00002D6B">
                <w:rPr>
                  <w:rFonts w:eastAsia="宋体"/>
                  <w:szCs w:val="22"/>
                </w:rPr>
                <w:t xml:space="preserve">UAV 1 </w:t>
              </w:r>
              <w:r w:rsidRPr="00002D6B">
                <w:rPr>
                  <w:rFonts w:eastAsia="宋体"/>
                  <w:szCs w:val="22"/>
                </w:rPr>
                <w:t>烟雾弹</w:t>
              </w:r>
              <w:r w:rsidRPr="00002D6B">
                <w:rPr>
                  <w:rFonts w:eastAsia="宋体"/>
                  <w:szCs w:val="22"/>
                </w:rPr>
                <w:t xml:space="preserve"> 1:</w:t>
              </w:r>
            </w:ins>
          </w:p>
          <w:p w14:paraId="152CCBD0" w14:textId="77777777" w:rsidR="00002D6B" w:rsidRPr="00002D6B" w:rsidRDefault="00002D6B" w:rsidP="00002D6B">
            <w:pPr>
              <w:widowControl w:val="0"/>
              <w:spacing w:before="0" w:after="0"/>
              <w:jc w:val="both"/>
              <w:rPr>
                <w:ins w:id="6972" w:author="yukina minato" w:date="2025-09-07T17:10:00Z" w16du:dateUtc="2025-09-07T09:10:00Z"/>
                <w:rFonts w:eastAsia="宋体"/>
                <w:szCs w:val="22"/>
              </w:rPr>
            </w:pPr>
            <w:ins w:id="6973" w:author="yukina minato" w:date="2025-09-07T17:10:00Z" w16du:dateUtc="2025-09-07T09:10:00Z">
              <w:r w:rsidRPr="00002D6B">
                <w:rPr>
                  <w:rFonts w:eastAsia="宋体"/>
                  <w:szCs w:val="22"/>
                </w:rPr>
                <w:t xml:space="preserve">  </w:t>
              </w:r>
              <w:r w:rsidRPr="00002D6B">
                <w:rPr>
                  <w:rFonts w:eastAsia="宋体"/>
                  <w:szCs w:val="22"/>
                </w:rPr>
                <w:t>速度</w:t>
              </w:r>
              <w:r w:rsidRPr="00002D6B">
                <w:rPr>
                  <w:rFonts w:eastAsia="宋体"/>
                  <w:szCs w:val="22"/>
                </w:rPr>
                <w:t xml:space="preserve">: 122.14 m/s, </w:t>
              </w:r>
              <w:r w:rsidRPr="00002D6B">
                <w:rPr>
                  <w:rFonts w:eastAsia="宋体"/>
                  <w:szCs w:val="22"/>
                </w:rPr>
                <w:t>方向</w:t>
              </w:r>
              <w:r w:rsidRPr="00002D6B">
                <w:rPr>
                  <w:rFonts w:eastAsia="宋体"/>
                  <w:szCs w:val="22"/>
                </w:rPr>
                <w:t>: 203.96°</w:t>
              </w:r>
            </w:ins>
          </w:p>
          <w:p w14:paraId="72939BA3" w14:textId="77777777" w:rsidR="00002D6B" w:rsidRPr="00002D6B" w:rsidRDefault="00002D6B" w:rsidP="00002D6B">
            <w:pPr>
              <w:widowControl w:val="0"/>
              <w:spacing w:before="0" w:after="0"/>
              <w:jc w:val="both"/>
              <w:rPr>
                <w:ins w:id="6974" w:author="yukina minato" w:date="2025-09-07T17:10:00Z" w16du:dateUtc="2025-09-07T09:10:00Z"/>
                <w:rFonts w:eastAsia="宋体"/>
                <w:szCs w:val="22"/>
              </w:rPr>
            </w:pPr>
            <w:ins w:id="6975" w:author="yukina minato" w:date="2025-09-07T17:10:00Z" w16du:dateUtc="2025-09-07T09:10:00Z">
              <w:r w:rsidRPr="00002D6B">
                <w:rPr>
                  <w:rFonts w:eastAsia="宋体"/>
                  <w:szCs w:val="22"/>
                </w:rPr>
                <w:t xml:space="preserve">  </w:t>
              </w:r>
              <w:r w:rsidRPr="00002D6B">
                <w:rPr>
                  <w:rFonts w:eastAsia="宋体"/>
                  <w:szCs w:val="22"/>
                </w:rPr>
                <w:t>投放时间</w:t>
              </w:r>
              <w:r w:rsidRPr="00002D6B">
                <w:rPr>
                  <w:rFonts w:eastAsia="宋体"/>
                  <w:szCs w:val="22"/>
                </w:rPr>
                <w:t xml:space="preserve">: 8.18 s, </w:t>
              </w:r>
              <w:r w:rsidRPr="00002D6B">
                <w:rPr>
                  <w:rFonts w:eastAsia="宋体"/>
                  <w:szCs w:val="22"/>
                </w:rPr>
                <w:t>引爆延迟</w:t>
              </w:r>
              <w:r w:rsidRPr="00002D6B">
                <w:rPr>
                  <w:rFonts w:eastAsia="宋体"/>
                  <w:szCs w:val="22"/>
                </w:rPr>
                <w:t>: 1.64 s</w:t>
              </w:r>
            </w:ins>
          </w:p>
          <w:p w14:paraId="23C6BB72" w14:textId="77777777" w:rsidR="00002D6B" w:rsidRPr="00002D6B" w:rsidRDefault="00002D6B" w:rsidP="00002D6B">
            <w:pPr>
              <w:widowControl w:val="0"/>
              <w:spacing w:before="0" w:after="0"/>
              <w:jc w:val="both"/>
              <w:rPr>
                <w:ins w:id="6976" w:author="yukina minato" w:date="2025-09-07T17:10:00Z" w16du:dateUtc="2025-09-07T09:10:00Z"/>
                <w:rFonts w:eastAsia="宋体"/>
                <w:szCs w:val="22"/>
              </w:rPr>
            </w:pPr>
            <w:ins w:id="6977" w:author="yukina minato" w:date="2025-09-07T17:10:00Z" w16du:dateUtc="2025-09-07T09:10:00Z">
              <w:r w:rsidRPr="00002D6B">
                <w:rPr>
                  <w:rFonts w:eastAsia="宋体"/>
                  <w:szCs w:val="22"/>
                </w:rPr>
                <w:t xml:space="preserve">  </w:t>
              </w:r>
              <w:r w:rsidRPr="00002D6B">
                <w:rPr>
                  <w:rFonts w:eastAsia="宋体"/>
                  <w:szCs w:val="22"/>
                </w:rPr>
                <w:t>投放点</w:t>
              </w:r>
              <w:r w:rsidRPr="00002D6B">
                <w:rPr>
                  <w:rFonts w:eastAsia="宋体"/>
                  <w:szCs w:val="22"/>
                </w:rPr>
                <w:t>: (16886.69, -405.89, 1800.00)</w:t>
              </w:r>
            </w:ins>
          </w:p>
          <w:p w14:paraId="1A11C860" w14:textId="77777777" w:rsidR="00002D6B" w:rsidRPr="00002D6B" w:rsidRDefault="00002D6B" w:rsidP="00002D6B">
            <w:pPr>
              <w:widowControl w:val="0"/>
              <w:spacing w:before="0" w:after="0"/>
              <w:jc w:val="both"/>
              <w:rPr>
                <w:ins w:id="6978" w:author="yukina minato" w:date="2025-09-07T17:10:00Z" w16du:dateUtc="2025-09-07T09:10:00Z"/>
                <w:rFonts w:eastAsia="宋体"/>
                <w:szCs w:val="22"/>
              </w:rPr>
            </w:pPr>
            <w:ins w:id="6979" w:author="yukina minato" w:date="2025-09-07T17:10:00Z" w16du:dateUtc="2025-09-07T09:10:00Z">
              <w:r w:rsidRPr="00002D6B">
                <w:rPr>
                  <w:rFonts w:eastAsia="宋体"/>
                  <w:szCs w:val="22"/>
                </w:rPr>
                <w:t xml:space="preserve">  </w:t>
              </w:r>
              <w:r w:rsidRPr="00002D6B">
                <w:rPr>
                  <w:rFonts w:eastAsia="宋体"/>
                  <w:szCs w:val="22"/>
                </w:rPr>
                <w:t>爆炸点</w:t>
              </w:r>
              <w:r w:rsidRPr="00002D6B">
                <w:rPr>
                  <w:rFonts w:eastAsia="宋体"/>
                  <w:szCs w:val="22"/>
                </w:rPr>
                <w:t>: (16703.74, -487.19, 1786.83)</w:t>
              </w:r>
            </w:ins>
          </w:p>
          <w:p w14:paraId="3740DB0D" w14:textId="77777777" w:rsidR="00002D6B" w:rsidRPr="00002D6B" w:rsidRDefault="00002D6B" w:rsidP="00002D6B">
            <w:pPr>
              <w:widowControl w:val="0"/>
              <w:spacing w:before="0" w:after="0"/>
              <w:jc w:val="both"/>
              <w:rPr>
                <w:ins w:id="6980" w:author="yukina minato" w:date="2025-09-07T17:10:00Z" w16du:dateUtc="2025-09-07T09:10:00Z"/>
                <w:rFonts w:eastAsia="宋体"/>
                <w:szCs w:val="22"/>
              </w:rPr>
            </w:pPr>
            <w:ins w:id="6981"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4E2042D6" w14:textId="77777777" w:rsidR="00002D6B" w:rsidRPr="00002D6B" w:rsidRDefault="00002D6B" w:rsidP="00002D6B">
            <w:pPr>
              <w:widowControl w:val="0"/>
              <w:spacing w:before="0" w:after="0"/>
              <w:jc w:val="both"/>
              <w:rPr>
                <w:ins w:id="6982" w:author="yukina minato" w:date="2025-09-07T17:10:00Z" w16du:dateUtc="2025-09-07T09:10:00Z"/>
                <w:rFonts w:eastAsia="宋体"/>
                <w:szCs w:val="22"/>
              </w:rPr>
            </w:pPr>
            <w:ins w:id="6983"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46B0DFA9" w14:textId="77777777" w:rsidR="00002D6B" w:rsidRPr="00002D6B" w:rsidRDefault="00002D6B" w:rsidP="00002D6B">
            <w:pPr>
              <w:widowControl w:val="0"/>
              <w:spacing w:before="0" w:after="0"/>
              <w:jc w:val="both"/>
              <w:rPr>
                <w:ins w:id="6984" w:author="yukina minato" w:date="2025-09-07T17:10:00Z" w16du:dateUtc="2025-09-07T09:10:00Z"/>
                <w:rFonts w:eastAsia="宋体"/>
                <w:szCs w:val="22"/>
              </w:rPr>
            </w:pPr>
            <w:ins w:id="6985"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0A814105" w14:textId="77777777" w:rsidR="00002D6B" w:rsidRPr="00002D6B" w:rsidRDefault="00002D6B" w:rsidP="00002D6B">
            <w:pPr>
              <w:widowControl w:val="0"/>
              <w:spacing w:before="0" w:after="0"/>
              <w:jc w:val="both"/>
              <w:rPr>
                <w:ins w:id="6986" w:author="yukina minato" w:date="2025-09-07T17:10:00Z" w16du:dateUtc="2025-09-07T09:10:00Z"/>
                <w:rFonts w:eastAsia="宋体"/>
                <w:szCs w:val="22"/>
              </w:rPr>
            </w:pPr>
          </w:p>
          <w:p w14:paraId="1BA82281" w14:textId="77777777" w:rsidR="00002D6B" w:rsidRPr="00002D6B" w:rsidRDefault="00002D6B" w:rsidP="00002D6B">
            <w:pPr>
              <w:widowControl w:val="0"/>
              <w:spacing w:before="0" w:after="0"/>
              <w:jc w:val="both"/>
              <w:rPr>
                <w:ins w:id="6987" w:author="yukina minato" w:date="2025-09-07T17:10:00Z" w16du:dateUtc="2025-09-07T09:10:00Z"/>
                <w:rFonts w:eastAsia="宋体"/>
                <w:szCs w:val="22"/>
              </w:rPr>
            </w:pPr>
            <w:ins w:id="6988" w:author="yukina minato" w:date="2025-09-07T17:10:00Z" w16du:dateUtc="2025-09-07T09:10:00Z">
              <w:r w:rsidRPr="00002D6B">
                <w:rPr>
                  <w:rFonts w:eastAsia="宋体"/>
                  <w:szCs w:val="22"/>
                </w:rPr>
                <w:t xml:space="preserve">UAV 1 </w:t>
              </w:r>
              <w:r w:rsidRPr="00002D6B">
                <w:rPr>
                  <w:rFonts w:eastAsia="宋体"/>
                  <w:szCs w:val="22"/>
                </w:rPr>
                <w:t>烟雾弹</w:t>
              </w:r>
              <w:r w:rsidRPr="00002D6B">
                <w:rPr>
                  <w:rFonts w:eastAsia="宋体"/>
                  <w:szCs w:val="22"/>
                </w:rPr>
                <w:t xml:space="preserve"> 2:</w:t>
              </w:r>
            </w:ins>
          </w:p>
          <w:p w14:paraId="1C405F7F" w14:textId="77777777" w:rsidR="00002D6B" w:rsidRPr="00002D6B" w:rsidRDefault="00002D6B" w:rsidP="00002D6B">
            <w:pPr>
              <w:widowControl w:val="0"/>
              <w:spacing w:before="0" w:after="0"/>
              <w:jc w:val="both"/>
              <w:rPr>
                <w:ins w:id="6989" w:author="yukina minato" w:date="2025-09-07T17:10:00Z" w16du:dateUtc="2025-09-07T09:10:00Z"/>
                <w:rFonts w:eastAsia="宋体"/>
                <w:szCs w:val="22"/>
              </w:rPr>
            </w:pPr>
            <w:ins w:id="6990" w:author="yukina minato" w:date="2025-09-07T17:10:00Z" w16du:dateUtc="2025-09-07T09:10:00Z">
              <w:r w:rsidRPr="00002D6B">
                <w:rPr>
                  <w:rFonts w:eastAsia="宋体"/>
                  <w:szCs w:val="22"/>
                </w:rPr>
                <w:t xml:space="preserve">  </w:t>
              </w:r>
              <w:r w:rsidRPr="00002D6B">
                <w:rPr>
                  <w:rFonts w:eastAsia="宋体"/>
                  <w:szCs w:val="22"/>
                </w:rPr>
                <w:t>速度</w:t>
              </w:r>
              <w:r w:rsidRPr="00002D6B">
                <w:rPr>
                  <w:rFonts w:eastAsia="宋体"/>
                  <w:szCs w:val="22"/>
                </w:rPr>
                <w:t xml:space="preserve">: 98.22 m/s, </w:t>
              </w:r>
              <w:r w:rsidRPr="00002D6B">
                <w:rPr>
                  <w:rFonts w:eastAsia="宋体"/>
                  <w:szCs w:val="22"/>
                </w:rPr>
                <w:t>方向</w:t>
              </w:r>
              <w:r w:rsidRPr="00002D6B">
                <w:rPr>
                  <w:rFonts w:eastAsia="宋体"/>
                  <w:szCs w:val="22"/>
                </w:rPr>
                <w:t>: 7.99°</w:t>
              </w:r>
            </w:ins>
          </w:p>
          <w:p w14:paraId="6C9C3A30" w14:textId="77777777" w:rsidR="00002D6B" w:rsidRPr="00002D6B" w:rsidRDefault="00002D6B" w:rsidP="00002D6B">
            <w:pPr>
              <w:widowControl w:val="0"/>
              <w:spacing w:before="0" w:after="0"/>
              <w:jc w:val="both"/>
              <w:rPr>
                <w:ins w:id="6991" w:author="yukina minato" w:date="2025-09-07T17:10:00Z" w16du:dateUtc="2025-09-07T09:10:00Z"/>
                <w:rFonts w:eastAsia="宋体"/>
                <w:szCs w:val="22"/>
              </w:rPr>
            </w:pPr>
            <w:ins w:id="6992" w:author="yukina minato" w:date="2025-09-07T17:10:00Z" w16du:dateUtc="2025-09-07T09:10:00Z">
              <w:r w:rsidRPr="00002D6B">
                <w:rPr>
                  <w:rFonts w:eastAsia="宋体"/>
                  <w:szCs w:val="22"/>
                </w:rPr>
                <w:t xml:space="preserve">  </w:t>
              </w:r>
              <w:r w:rsidRPr="00002D6B">
                <w:rPr>
                  <w:rFonts w:eastAsia="宋体"/>
                  <w:szCs w:val="22"/>
                </w:rPr>
                <w:t>投放时间</w:t>
              </w:r>
              <w:r w:rsidRPr="00002D6B">
                <w:rPr>
                  <w:rFonts w:eastAsia="宋体"/>
                  <w:szCs w:val="22"/>
                </w:rPr>
                <w:t xml:space="preserve">: 0.00 s, </w:t>
              </w:r>
              <w:r w:rsidRPr="00002D6B">
                <w:rPr>
                  <w:rFonts w:eastAsia="宋体"/>
                  <w:szCs w:val="22"/>
                </w:rPr>
                <w:t>引爆延迟</w:t>
              </w:r>
              <w:r w:rsidRPr="00002D6B">
                <w:rPr>
                  <w:rFonts w:eastAsia="宋体"/>
                  <w:szCs w:val="22"/>
                </w:rPr>
                <w:t>: 0.87 s</w:t>
              </w:r>
            </w:ins>
          </w:p>
          <w:p w14:paraId="40714656" w14:textId="77777777" w:rsidR="00002D6B" w:rsidRPr="00002D6B" w:rsidRDefault="00002D6B" w:rsidP="00002D6B">
            <w:pPr>
              <w:widowControl w:val="0"/>
              <w:spacing w:before="0" w:after="0"/>
              <w:jc w:val="both"/>
              <w:rPr>
                <w:ins w:id="6993" w:author="yukina minato" w:date="2025-09-07T17:10:00Z" w16du:dateUtc="2025-09-07T09:10:00Z"/>
                <w:rFonts w:eastAsia="宋体"/>
                <w:szCs w:val="22"/>
              </w:rPr>
            </w:pPr>
            <w:ins w:id="6994" w:author="yukina minato" w:date="2025-09-07T17:10:00Z" w16du:dateUtc="2025-09-07T09:10:00Z">
              <w:r w:rsidRPr="00002D6B">
                <w:rPr>
                  <w:rFonts w:eastAsia="宋体"/>
                  <w:szCs w:val="22"/>
                </w:rPr>
                <w:t xml:space="preserve">  </w:t>
              </w:r>
              <w:r w:rsidRPr="00002D6B">
                <w:rPr>
                  <w:rFonts w:eastAsia="宋体"/>
                  <w:szCs w:val="22"/>
                </w:rPr>
                <w:t>投放点</w:t>
              </w:r>
              <w:r w:rsidRPr="00002D6B">
                <w:rPr>
                  <w:rFonts w:eastAsia="宋体"/>
                  <w:szCs w:val="22"/>
                </w:rPr>
                <w:t>: (17800.00, 0.00, 1800.00)</w:t>
              </w:r>
            </w:ins>
          </w:p>
          <w:p w14:paraId="54A437AB" w14:textId="77777777" w:rsidR="00002D6B" w:rsidRPr="00002D6B" w:rsidRDefault="00002D6B" w:rsidP="00002D6B">
            <w:pPr>
              <w:widowControl w:val="0"/>
              <w:spacing w:before="0" w:after="0"/>
              <w:jc w:val="both"/>
              <w:rPr>
                <w:ins w:id="6995" w:author="yukina minato" w:date="2025-09-07T17:10:00Z" w16du:dateUtc="2025-09-07T09:10:00Z"/>
                <w:rFonts w:eastAsia="宋体"/>
                <w:szCs w:val="22"/>
              </w:rPr>
            </w:pPr>
            <w:ins w:id="6996" w:author="yukina minato" w:date="2025-09-07T17:10:00Z" w16du:dateUtc="2025-09-07T09:10:00Z">
              <w:r w:rsidRPr="00002D6B">
                <w:rPr>
                  <w:rFonts w:eastAsia="宋体"/>
                  <w:szCs w:val="22"/>
                </w:rPr>
                <w:t xml:space="preserve">  </w:t>
              </w:r>
              <w:r w:rsidRPr="00002D6B">
                <w:rPr>
                  <w:rFonts w:eastAsia="宋体"/>
                  <w:szCs w:val="22"/>
                </w:rPr>
                <w:t>爆炸点</w:t>
              </w:r>
              <w:r w:rsidRPr="00002D6B">
                <w:rPr>
                  <w:rFonts w:eastAsia="宋体"/>
                  <w:szCs w:val="22"/>
                </w:rPr>
                <w:t>: (17884.69, 11.88, 1796.28)</w:t>
              </w:r>
            </w:ins>
          </w:p>
          <w:p w14:paraId="3AF88093" w14:textId="77777777" w:rsidR="00002D6B" w:rsidRPr="00002D6B" w:rsidRDefault="00002D6B" w:rsidP="00002D6B">
            <w:pPr>
              <w:widowControl w:val="0"/>
              <w:spacing w:before="0" w:after="0"/>
              <w:jc w:val="both"/>
              <w:rPr>
                <w:ins w:id="6997" w:author="yukina minato" w:date="2025-09-07T17:10:00Z" w16du:dateUtc="2025-09-07T09:10:00Z"/>
                <w:rFonts w:eastAsia="宋体"/>
                <w:szCs w:val="22"/>
              </w:rPr>
            </w:pPr>
            <w:ins w:id="6998"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4.52 s</w:t>
              </w:r>
            </w:ins>
          </w:p>
          <w:p w14:paraId="6A695EFE" w14:textId="77777777" w:rsidR="00002D6B" w:rsidRPr="00002D6B" w:rsidRDefault="00002D6B" w:rsidP="00002D6B">
            <w:pPr>
              <w:widowControl w:val="0"/>
              <w:spacing w:before="0" w:after="0"/>
              <w:jc w:val="both"/>
              <w:rPr>
                <w:ins w:id="6999" w:author="yukina minato" w:date="2025-09-07T17:10:00Z" w16du:dateUtc="2025-09-07T09:10:00Z"/>
                <w:rFonts w:eastAsia="宋体"/>
                <w:szCs w:val="22"/>
              </w:rPr>
            </w:pPr>
            <w:ins w:id="7000"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676E1D13" w14:textId="77777777" w:rsidR="00002D6B" w:rsidRPr="00002D6B" w:rsidRDefault="00002D6B" w:rsidP="00002D6B">
            <w:pPr>
              <w:widowControl w:val="0"/>
              <w:spacing w:before="0" w:after="0"/>
              <w:jc w:val="both"/>
              <w:rPr>
                <w:ins w:id="7001" w:author="yukina minato" w:date="2025-09-07T17:10:00Z" w16du:dateUtc="2025-09-07T09:10:00Z"/>
                <w:rFonts w:eastAsia="宋体"/>
                <w:szCs w:val="22"/>
              </w:rPr>
            </w:pPr>
            <w:ins w:id="7002"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065E43D6" w14:textId="77777777" w:rsidR="00002D6B" w:rsidRPr="00002D6B" w:rsidRDefault="00002D6B" w:rsidP="00002D6B">
            <w:pPr>
              <w:widowControl w:val="0"/>
              <w:spacing w:before="0" w:after="0"/>
              <w:jc w:val="both"/>
              <w:rPr>
                <w:ins w:id="7003" w:author="yukina minato" w:date="2025-09-07T17:10:00Z" w16du:dateUtc="2025-09-07T09:10:00Z"/>
                <w:rFonts w:eastAsia="宋体"/>
                <w:szCs w:val="22"/>
              </w:rPr>
            </w:pPr>
          </w:p>
          <w:p w14:paraId="695D2BBA" w14:textId="77777777" w:rsidR="00002D6B" w:rsidRPr="00002D6B" w:rsidRDefault="00002D6B" w:rsidP="00002D6B">
            <w:pPr>
              <w:widowControl w:val="0"/>
              <w:spacing w:before="0" w:after="0"/>
              <w:jc w:val="both"/>
              <w:rPr>
                <w:ins w:id="7004" w:author="yukina minato" w:date="2025-09-07T17:10:00Z" w16du:dateUtc="2025-09-07T09:10:00Z"/>
                <w:rFonts w:eastAsia="宋体"/>
                <w:szCs w:val="22"/>
              </w:rPr>
            </w:pPr>
            <w:ins w:id="7005" w:author="yukina minato" w:date="2025-09-07T17:10:00Z" w16du:dateUtc="2025-09-07T09:10:00Z">
              <w:r w:rsidRPr="00002D6B">
                <w:rPr>
                  <w:rFonts w:eastAsia="宋体"/>
                  <w:szCs w:val="22"/>
                </w:rPr>
                <w:t xml:space="preserve">UAV 1 </w:t>
              </w:r>
              <w:r w:rsidRPr="00002D6B">
                <w:rPr>
                  <w:rFonts w:eastAsia="宋体"/>
                  <w:szCs w:val="22"/>
                </w:rPr>
                <w:t>烟雾弹</w:t>
              </w:r>
              <w:r w:rsidRPr="00002D6B">
                <w:rPr>
                  <w:rFonts w:eastAsia="宋体"/>
                  <w:szCs w:val="22"/>
                </w:rPr>
                <w:t xml:space="preserve"> 3:</w:t>
              </w:r>
            </w:ins>
          </w:p>
          <w:p w14:paraId="3663673F" w14:textId="77777777" w:rsidR="00002D6B" w:rsidRPr="00002D6B" w:rsidRDefault="00002D6B" w:rsidP="00002D6B">
            <w:pPr>
              <w:widowControl w:val="0"/>
              <w:spacing w:before="0" w:after="0"/>
              <w:jc w:val="both"/>
              <w:rPr>
                <w:ins w:id="7006" w:author="yukina minato" w:date="2025-09-07T17:10:00Z" w16du:dateUtc="2025-09-07T09:10:00Z"/>
                <w:rFonts w:eastAsia="宋体"/>
                <w:szCs w:val="22"/>
              </w:rPr>
            </w:pPr>
            <w:ins w:id="7007" w:author="yukina minato" w:date="2025-09-07T17:10:00Z" w16du:dateUtc="2025-09-07T09:10:00Z">
              <w:r w:rsidRPr="00002D6B">
                <w:rPr>
                  <w:rFonts w:eastAsia="宋体"/>
                  <w:szCs w:val="22"/>
                </w:rPr>
                <w:t xml:space="preserve">  </w:t>
              </w:r>
              <w:r w:rsidRPr="00002D6B">
                <w:rPr>
                  <w:rFonts w:eastAsia="宋体"/>
                  <w:szCs w:val="22"/>
                </w:rPr>
                <w:t>速度</w:t>
              </w:r>
              <w:r w:rsidRPr="00002D6B">
                <w:rPr>
                  <w:rFonts w:eastAsia="宋体"/>
                  <w:szCs w:val="22"/>
                </w:rPr>
                <w:t xml:space="preserve">: 121.06 m/s, </w:t>
              </w:r>
              <w:r w:rsidRPr="00002D6B">
                <w:rPr>
                  <w:rFonts w:eastAsia="宋体"/>
                  <w:szCs w:val="22"/>
                </w:rPr>
                <w:t>方向</w:t>
              </w:r>
              <w:r w:rsidRPr="00002D6B">
                <w:rPr>
                  <w:rFonts w:eastAsia="宋体"/>
                  <w:szCs w:val="22"/>
                </w:rPr>
                <w:t>: 359.05°</w:t>
              </w:r>
            </w:ins>
          </w:p>
          <w:p w14:paraId="1E7CAC36" w14:textId="77777777" w:rsidR="00002D6B" w:rsidRPr="00002D6B" w:rsidRDefault="00002D6B" w:rsidP="00002D6B">
            <w:pPr>
              <w:widowControl w:val="0"/>
              <w:spacing w:before="0" w:after="0"/>
              <w:jc w:val="both"/>
              <w:rPr>
                <w:ins w:id="7008" w:author="yukina minato" w:date="2025-09-07T17:10:00Z" w16du:dateUtc="2025-09-07T09:10:00Z"/>
                <w:rFonts w:eastAsia="宋体"/>
                <w:szCs w:val="22"/>
              </w:rPr>
            </w:pPr>
            <w:ins w:id="7009" w:author="yukina minato" w:date="2025-09-07T17:10:00Z" w16du:dateUtc="2025-09-07T09:10:00Z">
              <w:r w:rsidRPr="00002D6B">
                <w:rPr>
                  <w:rFonts w:eastAsia="宋体"/>
                  <w:szCs w:val="22"/>
                </w:rPr>
                <w:t xml:space="preserve">  </w:t>
              </w:r>
              <w:r w:rsidRPr="00002D6B">
                <w:rPr>
                  <w:rFonts w:eastAsia="宋体"/>
                  <w:szCs w:val="22"/>
                </w:rPr>
                <w:t>投放时间</w:t>
              </w:r>
              <w:r w:rsidRPr="00002D6B">
                <w:rPr>
                  <w:rFonts w:eastAsia="宋体"/>
                  <w:szCs w:val="22"/>
                </w:rPr>
                <w:t xml:space="preserve">: 6.18 s, </w:t>
              </w:r>
              <w:r w:rsidRPr="00002D6B">
                <w:rPr>
                  <w:rFonts w:eastAsia="宋体"/>
                  <w:szCs w:val="22"/>
                </w:rPr>
                <w:t>引爆延迟</w:t>
              </w:r>
              <w:r w:rsidRPr="00002D6B">
                <w:rPr>
                  <w:rFonts w:eastAsia="宋体"/>
                  <w:szCs w:val="22"/>
                </w:rPr>
                <w:t>: 0.72 s</w:t>
              </w:r>
            </w:ins>
          </w:p>
          <w:p w14:paraId="2FE762AB" w14:textId="77777777" w:rsidR="00002D6B" w:rsidRPr="00002D6B" w:rsidRDefault="00002D6B" w:rsidP="00002D6B">
            <w:pPr>
              <w:widowControl w:val="0"/>
              <w:spacing w:before="0" w:after="0"/>
              <w:jc w:val="both"/>
              <w:rPr>
                <w:ins w:id="7010" w:author="yukina minato" w:date="2025-09-07T17:10:00Z" w16du:dateUtc="2025-09-07T09:10:00Z"/>
                <w:rFonts w:eastAsia="宋体"/>
                <w:szCs w:val="22"/>
              </w:rPr>
            </w:pPr>
            <w:ins w:id="7011" w:author="yukina minato" w:date="2025-09-07T17:10:00Z" w16du:dateUtc="2025-09-07T09:10:00Z">
              <w:r w:rsidRPr="00002D6B">
                <w:rPr>
                  <w:rFonts w:eastAsia="宋体"/>
                  <w:szCs w:val="22"/>
                </w:rPr>
                <w:t xml:space="preserve">  </w:t>
              </w:r>
              <w:r w:rsidRPr="00002D6B">
                <w:rPr>
                  <w:rFonts w:eastAsia="宋体"/>
                  <w:szCs w:val="22"/>
                </w:rPr>
                <w:t>投放点</w:t>
              </w:r>
              <w:r w:rsidRPr="00002D6B">
                <w:rPr>
                  <w:rFonts w:eastAsia="宋体"/>
                  <w:szCs w:val="22"/>
                </w:rPr>
                <w:t>: (18548.02, -12.39, 1800.00)</w:t>
              </w:r>
            </w:ins>
          </w:p>
          <w:p w14:paraId="5AC105CC" w14:textId="77777777" w:rsidR="00002D6B" w:rsidRPr="00002D6B" w:rsidRDefault="00002D6B" w:rsidP="00002D6B">
            <w:pPr>
              <w:widowControl w:val="0"/>
              <w:spacing w:before="0" w:after="0"/>
              <w:jc w:val="both"/>
              <w:rPr>
                <w:ins w:id="7012" w:author="yukina minato" w:date="2025-09-07T17:10:00Z" w16du:dateUtc="2025-09-07T09:10:00Z"/>
                <w:rFonts w:eastAsia="宋体"/>
                <w:szCs w:val="22"/>
              </w:rPr>
            </w:pPr>
            <w:ins w:id="7013" w:author="yukina minato" w:date="2025-09-07T17:10:00Z" w16du:dateUtc="2025-09-07T09:10:00Z">
              <w:r w:rsidRPr="00002D6B">
                <w:rPr>
                  <w:rFonts w:eastAsia="宋体"/>
                  <w:szCs w:val="22"/>
                </w:rPr>
                <w:t xml:space="preserve">  </w:t>
              </w:r>
              <w:r w:rsidRPr="00002D6B">
                <w:rPr>
                  <w:rFonts w:eastAsia="宋体"/>
                  <w:szCs w:val="22"/>
                </w:rPr>
                <w:t>爆炸点</w:t>
              </w:r>
              <w:r w:rsidRPr="00002D6B">
                <w:rPr>
                  <w:rFonts w:eastAsia="宋体"/>
                  <w:szCs w:val="22"/>
                </w:rPr>
                <w:t>: (18634.92, -13.83, 1797.47)</w:t>
              </w:r>
            </w:ins>
          </w:p>
          <w:p w14:paraId="3A084E7B" w14:textId="77777777" w:rsidR="00002D6B" w:rsidRPr="00002D6B" w:rsidRDefault="00002D6B" w:rsidP="00002D6B">
            <w:pPr>
              <w:widowControl w:val="0"/>
              <w:spacing w:before="0" w:after="0"/>
              <w:jc w:val="both"/>
              <w:rPr>
                <w:ins w:id="7014" w:author="yukina minato" w:date="2025-09-07T17:10:00Z" w16du:dateUtc="2025-09-07T09:10:00Z"/>
                <w:rFonts w:eastAsia="宋体"/>
                <w:szCs w:val="22"/>
              </w:rPr>
            </w:pPr>
            <w:ins w:id="7015"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6BB7A9AF" w14:textId="77777777" w:rsidR="00002D6B" w:rsidRPr="00002D6B" w:rsidRDefault="00002D6B" w:rsidP="00002D6B">
            <w:pPr>
              <w:widowControl w:val="0"/>
              <w:spacing w:before="0" w:after="0"/>
              <w:jc w:val="both"/>
              <w:rPr>
                <w:ins w:id="7016" w:author="yukina minato" w:date="2025-09-07T17:10:00Z" w16du:dateUtc="2025-09-07T09:10:00Z"/>
                <w:rFonts w:eastAsia="宋体"/>
                <w:szCs w:val="22"/>
              </w:rPr>
            </w:pPr>
            <w:ins w:id="7017"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7FF59914" w14:textId="77777777" w:rsidR="00002D6B" w:rsidRPr="00002D6B" w:rsidRDefault="00002D6B" w:rsidP="00002D6B">
            <w:pPr>
              <w:widowControl w:val="0"/>
              <w:spacing w:before="0" w:after="0"/>
              <w:jc w:val="both"/>
              <w:rPr>
                <w:ins w:id="7018" w:author="yukina minato" w:date="2025-09-07T17:10:00Z" w16du:dateUtc="2025-09-07T09:10:00Z"/>
                <w:rFonts w:eastAsia="宋体"/>
                <w:szCs w:val="22"/>
              </w:rPr>
            </w:pPr>
            <w:ins w:id="7019"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0BFE93DF" w14:textId="77777777" w:rsidR="00002D6B" w:rsidRPr="00002D6B" w:rsidRDefault="00002D6B" w:rsidP="00002D6B">
            <w:pPr>
              <w:widowControl w:val="0"/>
              <w:spacing w:before="0" w:after="0"/>
              <w:jc w:val="both"/>
              <w:rPr>
                <w:ins w:id="7020" w:author="yukina minato" w:date="2025-09-07T17:10:00Z" w16du:dateUtc="2025-09-07T09:10:00Z"/>
                <w:rFonts w:eastAsia="宋体"/>
                <w:szCs w:val="22"/>
              </w:rPr>
            </w:pPr>
          </w:p>
          <w:p w14:paraId="407B9260" w14:textId="77777777" w:rsidR="00002D6B" w:rsidRPr="00002D6B" w:rsidRDefault="00002D6B" w:rsidP="00002D6B">
            <w:pPr>
              <w:widowControl w:val="0"/>
              <w:spacing w:before="0" w:after="0"/>
              <w:jc w:val="both"/>
              <w:rPr>
                <w:ins w:id="7021" w:author="yukina minato" w:date="2025-09-07T17:10:00Z" w16du:dateUtc="2025-09-07T09:10:00Z"/>
                <w:rFonts w:eastAsia="宋体"/>
                <w:szCs w:val="22"/>
              </w:rPr>
            </w:pPr>
            <w:ins w:id="7022" w:author="yukina minato" w:date="2025-09-07T17:10:00Z" w16du:dateUtc="2025-09-07T09:10:00Z">
              <w:r w:rsidRPr="00002D6B">
                <w:rPr>
                  <w:rFonts w:eastAsia="宋体"/>
                  <w:szCs w:val="22"/>
                </w:rPr>
                <w:t xml:space="preserve">UAV 2 </w:t>
              </w:r>
              <w:r w:rsidRPr="00002D6B">
                <w:rPr>
                  <w:rFonts w:eastAsia="宋体"/>
                  <w:szCs w:val="22"/>
                </w:rPr>
                <w:t>烟雾弹</w:t>
              </w:r>
              <w:r w:rsidRPr="00002D6B">
                <w:rPr>
                  <w:rFonts w:eastAsia="宋体"/>
                  <w:szCs w:val="22"/>
                </w:rPr>
                <w:t xml:space="preserve"> 1:</w:t>
              </w:r>
            </w:ins>
          </w:p>
          <w:p w14:paraId="5FAB47D6" w14:textId="77777777" w:rsidR="00002D6B" w:rsidRPr="00002D6B" w:rsidRDefault="00002D6B" w:rsidP="00002D6B">
            <w:pPr>
              <w:widowControl w:val="0"/>
              <w:spacing w:before="0" w:after="0"/>
              <w:jc w:val="both"/>
              <w:rPr>
                <w:ins w:id="7023" w:author="yukina minato" w:date="2025-09-07T17:10:00Z" w16du:dateUtc="2025-09-07T09:10:00Z"/>
                <w:rFonts w:eastAsia="宋体"/>
                <w:szCs w:val="22"/>
              </w:rPr>
            </w:pPr>
            <w:ins w:id="7024" w:author="yukina minato" w:date="2025-09-07T17:10:00Z" w16du:dateUtc="2025-09-07T09:10:00Z">
              <w:r w:rsidRPr="00002D6B">
                <w:rPr>
                  <w:rFonts w:eastAsia="宋体"/>
                  <w:szCs w:val="22"/>
                </w:rPr>
                <w:t xml:space="preserve">  </w:t>
              </w:r>
              <w:r w:rsidRPr="00002D6B">
                <w:rPr>
                  <w:rFonts w:eastAsia="宋体"/>
                  <w:szCs w:val="22"/>
                </w:rPr>
                <w:t>速度</w:t>
              </w:r>
              <w:r w:rsidRPr="00002D6B">
                <w:rPr>
                  <w:rFonts w:eastAsia="宋体"/>
                  <w:szCs w:val="22"/>
                </w:rPr>
                <w:t xml:space="preserve">: 106.52 m/s, </w:t>
              </w:r>
              <w:r w:rsidRPr="00002D6B">
                <w:rPr>
                  <w:rFonts w:eastAsia="宋体"/>
                  <w:szCs w:val="22"/>
                </w:rPr>
                <w:t>方向</w:t>
              </w:r>
              <w:r w:rsidRPr="00002D6B">
                <w:rPr>
                  <w:rFonts w:eastAsia="宋体"/>
                  <w:szCs w:val="22"/>
                </w:rPr>
                <w:t>: 165.52°</w:t>
              </w:r>
            </w:ins>
          </w:p>
          <w:p w14:paraId="48EFCA36" w14:textId="77777777" w:rsidR="00002D6B" w:rsidRPr="00002D6B" w:rsidRDefault="00002D6B" w:rsidP="00002D6B">
            <w:pPr>
              <w:widowControl w:val="0"/>
              <w:spacing w:before="0" w:after="0"/>
              <w:jc w:val="both"/>
              <w:rPr>
                <w:ins w:id="7025" w:author="yukina minato" w:date="2025-09-07T17:10:00Z" w16du:dateUtc="2025-09-07T09:10:00Z"/>
                <w:rFonts w:eastAsia="宋体"/>
                <w:szCs w:val="22"/>
              </w:rPr>
            </w:pPr>
            <w:ins w:id="7026" w:author="yukina minato" w:date="2025-09-07T17:10:00Z" w16du:dateUtc="2025-09-07T09:10:00Z">
              <w:r w:rsidRPr="00002D6B">
                <w:rPr>
                  <w:rFonts w:eastAsia="宋体"/>
                  <w:szCs w:val="22"/>
                </w:rPr>
                <w:t xml:space="preserve">  </w:t>
              </w:r>
              <w:r w:rsidRPr="00002D6B">
                <w:rPr>
                  <w:rFonts w:eastAsia="宋体"/>
                  <w:szCs w:val="22"/>
                </w:rPr>
                <w:t>投放时间</w:t>
              </w:r>
              <w:r w:rsidRPr="00002D6B">
                <w:rPr>
                  <w:rFonts w:eastAsia="宋体"/>
                  <w:szCs w:val="22"/>
                </w:rPr>
                <w:t xml:space="preserve">: 2.68 s, </w:t>
              </w:r>
              <w:r w:rsidRPr="00002D6B">
                <w:rPr>
                  <w:rFonts w:eastAsia="宋体"/>
                  <w:szCs w:val="22"/>
                </w:rPr>
                <w:t>引爆延迟</w:t>
              </w:r>
              <w:r w:rsidRPr="00002D6B">
                <w:rPr>
                  <w:rFonts w:eastAsia="宋体"/>
                  <w:szCs w:val="22"/>
                </w:rPr>
                <w:t>: 5.93 s</w:t>
              </w:r>
            </w:ins>
          </w:p>
          <w:p w14:paraId="322D61EB" w14:textId="77777777" w:rsidR="00002D6B" w:rsidRPr="00002D6B" w:rsidRDefault="00002D6B" w:rsidP="00002D6B">
            <w:pPr>
              <w:widowControl w:val="0"/>
              <w:spacing w:before="0" w:after="0"/>
              <w:jc w:val="both"/>
              <w:rPr>
                <w:ins w:id="7027" w:author="yukina minato" w:date="2025-09-07T17:10:00Z" w16du:dateUtc="2025-09-07T09:10:00Z"/>
                <w:rFonts w:eastAsia="宋体"/>
                <w:szCs w:val="22"/>
              </w:rPr>
            </w:pPr>
            <w:ins w:id="7028" w:author="yukina minato" w:date="2025-09-07T17:10:00Z" w16du:dateUtc="2025-09-07T09:10:00Z">
              <w:r w:rsidRPr="00002D6B">
                <w:rPr>
                  <w:rFonts w:eastAsia="宋体"/>
                  <w:szCs w:val="22"/>
                </w:rPr>
                <w:t xml:space="preserve">  </w:t>
              </w:r>
              <w:r w:rsidRPr="00002D6B">
                <w:rPr>
                  <w:rFonts w:eastAsia="宋体"/>
                  <w:szCs w:val="22"/>
                </w:rPr>
                <w:t>投放点</w:t>
              </w:r>
              <w:r w:rsidRPr="00002D6B">
                <w:rPr>
                  <w:rFonts w:eastAsia="宋体"/>
                  <w:szCs w:val="22"/>
                </w:rPr>
                <w:t>: (11723.84, 1471.33, 1400.00)</w:t>
              </w:r>
            </w:ins>
          </w:p>
          <w:p w14:paraId="12124838" w14:textId="77777777" w:rsidR="00002D6B" w:rsidRPr="00002D6B" w:rsidRDefault="00002D6B" w:rsidP="00002D6B">
            <w:pPr>
              <w:widowControl w:val="0"/>
              <w:spacing w:before="0" w:after="0"/>
              <w:jc w:val="both"/>
              <w:rPr>
                <w:ins w:id="7029" w:author="yukina minato" w:date="2025-09-07T17:10:00Z" w16du:dateUtc="2025-09-07T09:10:00Z"/>
                <w:rFonts w:eastAsia="宋体"/>
                <w:szCs w:val="22"/>
              </w:rPr>
            </w:pPr>
            <w:ins w:id="7030" w:author="yukina minato" w:date="2025-09-07T17:10:00Z" w16du:dateUtc="2025-09-07T09:10:00Z">
              <w:r w:rsidRPr="00002D6B">
                <w:rPr>
                  <w:rFonts w:eastAsia="宋体"/>
                  <w:szCs w:val="22"/>
                </w:rPr>
                <w:t xml:space="preserve">  </w:t>
              </w:r>
              <w:r w:rsidRPr="00002D6B">
                <w:rPr>
                  <w:rFonts w:eastAsia="宋体"/>
                  <w:szCs w:val="22"/>
                </w:rPr>
                <w:t>爆炸点</w:t>
              </w:r>
              <w:r w:rsidRPr="00002D6B">
                <w:rPr>
                  <w:rFonts w:eastAsia="宋体"/>
                  <w:szCs w:val="22"/>
                </w:rPr>
                <w:t>: (11112.66, 1629.19, 1227.94)</w:t>
              </w:r>
            </w:ins>
          </w:p>
          <w:p w14:paraId="626949A2" w14:textId="77777777" w:rsidR="00002D6B" w:rsidRPr="00002D6B" w:rsidRDefault="00002D6B" w:rsidP="00002D6B">
            <w:pPr>
              <w:widowControl w:val="0"/>
              <w:spacing w:before="0" w:after="0"/>
              <w:jc w:val="both"/>
              <w:rPr>
                <w:ins w:id="7031" w:author="yukina minato" w:date="2025-09-07T17:10:00Z" w16du:dateUtc="2025-09-07T09:10:00Z"/>
                <w:rFonts w:eastAsia="宋体"/>
                <w:szCs w:val="22"/>
              </w:rPr>
            </w:pPr>
            <w:ins w:id="7032"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7C3ABC04" w14:textId="77777777" w:rsidR="00002D6B" w:rsidRPr="00002D6B" w:rsidRDefault="00002D6B" w:rsidP="00002D6B">
            <w:pPr>
              <w:widowControl w:val="0"/>
              <w:spacing w:before="0" w:after="0"/>
              <w:jc w:val="both"/>
              <w:rPr>
                <w:ins w:id="7033" w:author="yukina minato" w:date="2025-09-07T17:10:00Z" w16du:dateUtc="2025-09-07T09:10:00Z"/>
                <w:rFonts w:eastAsia="宋体"/>
                <w:szCs w:val="22"/>
              </w:rPr>
            </w:pPr>
            <w:ins w:id="7034"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744BE26E" w14:textId="77777777" w:rsidR="00002D6B" w:rsidRPr="00002D6B" w:rsidRDefault="00002D6B" w:rsidP="00002D6B">
            <w:pPr>
              <w:widowControl w:val="0"/>
              <w:spacing w:before="0" w:after="0"/>
              <w:jc w:val="both"/>
              <w:rPr>
                <w:ins w:id="7035" w:author="yukina minato" w:date="2025-09-07T17:10:00Z" w16du:dateUtc="2025-09-07T09:10:00Z"/>
                <w:rFonts w:eastAsia="宋体"/>
                <w:szCs w:val="22"/>
              </w:rPr>
            </w:pPr>
            <w:ins w:id="7036"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1E3A9544" w14:textId="77777777" w:rsidR="00002D6B" w:rsidRPr="00002D6B" w:rsidRDefault="00002D6B" w:rsidP="00002D6B">
            <w:pPr>
              <w:widowControl w:val="0"/>
              <w:spacing w:before="0" w:after="0"/>
              <w:jc w:val="both"/>
              <w:rPr>
                <w:ins w:id="7037" w:author="yukina minato" w:date="2025-09-07T17:10:00Z" w16du:dateUtc="2025-09-07T09:10:00Z"/>
                <w:rFonts w:eastAsia="宋体"/>
                <w:szCs w:val="22"/>
              </w:rPr>
            </w:pPr>
          </w:p>
          <w:p w14:paraId="487D1C8E" w14:textId="77777777" w:rsidR="00002D6B" w:rsidRPr="00002D6B" w:rsidRDefault="00002D6B" w:rsidP="00002D6B">
            <w:pPr>
              <w:widowControl w:val="0"/>
              <w:spacing w:before="0" w:after="0"/>
              <w:jc w:val="both"/>
              <w:rPr>
                <w:ins w:id="7038" w:author="yukina minato" w:date="2025-09-07T17:10:00Z" w16du:dateUtc="2025-09-07T09:10:00Z"/>
                <w:rFonts w:eastAsia="宋体"/>
                <w:szCs w:val="22"/>
              </w:rPr>
            </w:pPr>
            <w:ins w:id="7039" w:author="yukina minato" w:date="2025-09-07T17:10:00Z" w16du:dateUtc="2025-09-07T09:10:00Z">
              <w:r w:rsidRPr="00002D6B">
                <w:rPr>
                  <w:rFonts w:eastAsia="宋体"/>
                  <w:szCs w:val="22"/>
                </w:rPr>
                <w:t xml:space="preserve">UAV 2 </w:t>
              </w:r>
              <w:r w:rsidRPr="00002D6B">
                <w:rPr>
                  <w:rFonts w:eastAsia="宋体"/>
                  <w:szCs w:val="22"/>
                </w:rPr>
                <w:t>烟雾弹</w:t>
              </w:r>
              <w:r w:rsidRPr="00002D6B">
                <w:rPr>
                  <w:rFonts w:eastAsia="宋体"/>
                  <w:szCs w:val="22"/>
                </w:rPr>
                <w:t xml:space="preserve"> 2:</w:t>
              </w:r>
            </w:ins>
          </w:p>
          <w:p w14:paraId="02BD5F0A" w14:textId="77777777" w:rsidR="00002D6B" w:rsidRPr="00002D6B" w:rsidRDefault="00002D6B" w:rsidP="00002D6B">
            <w:pPr>
              <w:widowControl w:val="0"/>
              <w:spacing w:before="0" w:after="0"/>
              <w:jc w:val="both"/>
              <w:rPr>
                <w:ins w:id="7040" w:author="yukina minato" w:date="2025-09-07T17:10:00Z" w16du:dateUtc="2025-09-07T09:10:00Z"/>
                <w:rFonts w:eastAsia="宋体"/>
                <w:szCs w:val="22"/>
              </w:rPr>
            </w:pPr>
            <w:ins w:id="7041" w:author="yukina minato" w:date="2025-09-07T17:10:00Z" w16du:dateUtc="2025-09-07T09:10:00Z">
              <w:r w:rsidRPr="00002D6B">
                <w:rPr>
                  <w:rFonts w:eastAsia="宋体"/>
                  <w:szCs w:val="22"/>
                </w:rPr>
                <w:t xml:space="preserve">  </w:t>
              </w:r>
              <w:r w:rsidRPr="00002D6B">
                <w:rPr>
                  <w:rFonts w:eastAsia="宋体"/>
                  <w:szCs w:val="22"/>
                </w:rPr>
                <w:t>速度</w:t>
              </w:r>
              <w:r w:rsidRPr="00002D6B">
                <w:rPr>
                  <w:rFonts w:eastAsia="宋体"/>
                  <w:szCs w:val="22"/>
                </w:rPr>
                <w:t xml:space="preserve">: 131.19 m/s, </w:t>
              </w:r>
              <w:r w:rsidRPr="00002D6B">
                <w:rPr>
                  <w:rFonts w:eastAsia="宋体"/>
                  <w:szCs w:val="22"/>
                </w:rPr>
                <w:t>方向</w:t>
              </w:r>
              <w:r w:rsidRPr="00002D6B">
                <w:rPr>
                  <w:rFonts w:eastAsia="宋体"/>
                  <w:szCs w:val="22"/>
                </w:rPr>
                <w:t>: 292.18°</w:t>
              </w:r>
            </w:ins>
          </w:p>
          <w:p w14:paraId="35F3A1E1" w14:textId="77777777" w:rsidR="00002D6B" w:rsidRPr="00002D6B" w:rsidRDefault="00002D6B" w:rsidP="00002D6B">
            <w:pPr>
              <w:widowControl w:val="0"/>
              <w:spacing w:before="0" w:after="0"/>
              <w:jc w:val="both"/>
              <w:rPr>
                <w:ins w:id="7042" w:author="yukina minato" w:date="2025-09-07T17:10:00Z" w16du:dateUtc="2025-09-07T09:10:00Z"/>
                <w:rFonts w:eastAsia="宋体"/>
                <w:szCs w:val="22"/>
              </w:rPr>
            </w:pPr>
            <w:ins w:id="7043" w:author="yukina minato" w:date="2025-09-07T17:10:00Z" w16du:dateUtc="2025-09-07T09:10:00Z">
              <w:r w:rsidRPr="00002D6B">
                <w:rPr>
                  <w:rFonts w:eastAsia="宋体"/>
                  <w:szCs w:val="22"/>
                </w:rPr>
                <w:t xml:space="preserve">  </w:t>
              </w:r>
              <w:r w:rsidRPr="00002D6B">
                <w:rPr>
                  <w:rFonts w:eastAsia="宋体"/>
                  <w:szCs w:val="22"/>
                </w:rPr>
                <w:t>投放时间</w:t>
              </w:r>
              <w:r w:rsidRPr="00002D6B">
                <w:rPr>
                  <w:rFonts w:eastAsia="宋体"/>
                  <w:szCs w:val="22"/>
                </w:rPr>
                <w:t xml:space="preserve">: 5.78 s, </w:t>
              </w:r>
              <w:r w:rsidRPr="00002D6B">
                <w:rPr>
                  <w:rFonts w:eastAsia="宋体"/>
                  <w:szCs w:val="22"/>
                </w:rPr>
                <w:t>引爆延迟</w:t>
              </w:r>
              <w:r w:rsidRPr="00002D6B">
                <w:rPr>
                  <w:rFonts w:eastAsia="宋体"/>
                  <w:szCs w:val="22"/>
                </w:rPr>
                <w:t>: 2.16 s</w:t>
              </w:r>
            </w:ins>
          </w:p>
          <w:p w14:paraId="5E9604C3" w14:textId="77777777" w:rsidR="00002D6B" w:rsidRPr="00002D6B" w:rsidRDefault="00002D6B" w:rsidP="00002D6B">
            <w:pPr>
              <w:widowControl w:val="0"/>
              <w:spacing w:before="0" w:after="0"/>
              <w:jc w:val="both"/>
              <w:rPr>
                <w:ins w:id="7044" w:author="yukina minato" w:date="2025-09-07T17:10:00Z" w16du:dateUtc="2025-09-07T09:10:00Z"/>
                <w:rFonts w:eastAsia="宋体"/>
                <w:szCs w:val="22"/>
              </w:rPr>
            </w:pPr>
            <w:ins w:id="7045" w:author="yukina minato" w:date="2025-09-07T17:10:00Z" w16du:dateUtc="2025-09-07T09:10:00Z">
              <w:r w:rsidRPr="00002D6B">
                <w:rPr>
                  <w:rFonts w:eastAsia="宋体"/>
                  <w:szCs w:val="22"/>
                </w:rPr>
                <w:t xml:space="preserve">  </w:t>
              </w:r>
              <w:r w:rsidRPr="00002D6B">
                <w:rPr>
                  <w:rFonts w:eastAsia="宋体"/>
                  <w:szCs w:val="22"/>
                </w:rPr>
                <w:t>投放点</w:t>
              </w:r>
              <w:r w:rsidRPr="00002D6B">
                <w:rPr>
                  <w:rFonts w:eastAsia="宋体"/>
                  <w:szCs w:val="22"/>
                </w:rPr>
                <w:t>: (12286.16, 698.22, 1400.00)</w:t>
              </w:r>
            </w:ins>
          </w:p>
          <w:p w14:paraId="3C419D62" w14:textId="77777777" w:rsidR="00002D6B" w:rsidRPr="00002D6B" w:rsidRDefault="00002D6B" w:rsidP="00002D6B">
            <w:pPr>
              <w:widowControl w:val="0"/>
              <w:spacing w:before="0" w:after="0"/>
              <w:jc w:val="both"/>
              <w:rPr>
                <w:ins w:id="7046" w:author="yukina minato" w:date="2025-09-07T17:10:00Z" w16du:dateUtc="2025-09-07T09:10:00Z"/>
                <w:rFonts w:eastAsia="宋体"/>
                <w:szCs w:val="22"/>
              </w:rPr>
            </w:pPr>
            <w:ins w:id="7047" w:author="yukina minato" w:date="2025-09-07T17:10:00Z" w16du:dateUtc="2025-09-07T09:10:00Z">
              <w:r w:rsidRPr="00002D6B">
                <w:rPr>
                  <w:rFonts w:eastAsia="宋体"/>
                  <w:szCs w:val="22"/>
                </w:rPr>
                <w:t xml:space="preserve">  </w:t>
              </w:r>
              <w:r w:rsidRPr="00002D6B">
                <w:rPr>
                  <w:rFonts w:eastAsia="宋体"/>
                  <w:szCs w:val="22"/>
                </w:rPr>
                <w:t>爆炸点</w:t>
              </w:r>
              <w:r w:rsidRPr="00002D6B">
                <w:rPr>
                  <w:rFonts w:eastAsia="宋体"/>
                  <w:szCs w:val="22"/>
                </w:rPr>
                <w:t>: (12393.26, 435.58, 1377.10)</w:t>
              </w:r>
            </w:ins>
          </w:p>
          <w:p w14:paraId="3C3F8BB3" w14:textId="77777777" w:rsidR="00002D6B" w:rsidRPr="00002D6B" w:rsidRDefault="00002D6B" w:rsidP="00002D6B">
            <w:pPr>
              <w:widowControl w:val="0"/>
              <w:spacing w:before="0" w:after="0"/>
              <w:jc w:val="both"/>
              <w:rPr>
                <w:ins w:id="7048" w:author="yukina minato" w:date="2025-09-07T17:10:00Z" w16du:dateUtc="2025-09-07T09:10:00Z"/>
                <w:rFonts w:eastAsia="宋体"/>
                <w:szCs w:val="22"/>
              </w:rPr>
            </w:pPr>
            <w:ins w:id="7049"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6CDF165C" w14:textId="77777777" w:rsidR="00002D6B" w:rsidRPr="00002D6B" w:rsidRDefault="00002D6B" w:rsidP="00002D6B">
            <w:pPr>
              <w:widowControl w:val="0"/>
              <w:spacing w:before="0" w:after="0"/>
              <w:jc w:val="both"/>
              <w:rPr>
                <w:ins w:id="7050" w:author="yukina minato" w:date="2025-09-07T17:10:00Z" w16du:dateUtc="2025-09-07T09:10:00Z"/>
                <w:rFonts w:eastAsia="宋体"/>
                <w:szCs w:val="22"/>
              </w:rPr>
            </w:pPr>
            <w:ins w:id="7051"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3.89 s</w:t>
              </w:r>
            </w:ins>
          </w:p>
          <w:p w14:paraId="4569BA70" w14:textId="77777777" w:rsidR="00002D6B" w:rsidRPr="00002D6B" w:rsidRDefault="00002D6B" w:rsidP="00002D6B">
            <w:pPr>
              <w:widowControl w:val="0"/>
              <w:spacing w:before="0" w:after="0"/>
              <w:jc w:val="both"/>
              <w:rPr>
                <w:ins w:id="7052" w:author="yukina minato" w:date="2025-09-07T17:10:00Z" w16du:dateUtc="2025-09-07T09:10:00Z"/>
                <w:rFonts w:eastAsia="宋体"/>
                <w:szCs w:val="22"/>
              </w:rPr>
            </w:pPr>
            <w:ins w:id="7053"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04222DA3" w14:textId="77777777" w:rsidR="00002D6B" w:rsidRPr="00002D6B" w:rsidRDefault="00002D6B" w:rsidP="00002D6B">
            <w:pPr>
              <w:widowControl w:val="0"/>
              <w:spacing w:before="0" w:after="0"/>
              <w:jc w:val="both"/>
              <w:rPr>
                <w:ins w:id="7054" w:author="yukina minato" w:date="2025-09-07T17:10:00Z" w16du:dateUtc="2025-09-07T09:10:00Z"/>
                <w:rFonts w:eastAsia="宋体"/>
                <w:szCs w:val="22"/>
              </w:rPr>
            </w:pPr>
          </w:p>
          <w:p w14:paraId="2E3D7C9D" w14:textId="77777777" w:rsidR="00002D6B" w:rsidRPr="00002D6B" w:rsidRDefault="00002D6B" w:rsidP="00002D6B">
            <w:pPr>
              <w:widowControl w:val="0"/>
              <w:spacing w:before="0" w:after="0"/>
              <w:jc w:val="both"/>
              <w:rPr>
                <w:ins w:id="7055" w:author="yukina minato" w:date="2025-09-07T17:10:00Z" w16du:dateUtc="2025-09-07T09:10:00Z"/>
                <w:rFonts w:eastAsia="宋体"/>
                <w:szCs w:val="22"/>
              </w:rPr>
            </w:pPr>
            <w:ins w:id="7056" w:author="yukina minato" w:date="2025-09-07T17:10:00Z" w16du:dateUtc="2025-09-07T09:10:00Z">
              <w:r w:rsidRPr="00002D6B">
                <w:rPr>
                  <w:rFonts w:eastAsia="宋体"/>
                  <w:szCs w:val="22"/>
                </w:rPr>
                <w:t xml:space="preserve">UAV 2 </w:t>
              </w:r>
              <w:r w:rsidRPr="00002D6B">
                <w:rPr>
                  <w:rFonts w:eastAsia="宋体"/>
                  <w:szCs w:val="22"/>
                </w:rPr>
                <w:t>烟雾弹</w:t>
              </w:r>
              <w:r w:rsidRPr="00002D6B">
                <w:rPr>
                  <w:rFonts w:eastAsia="宋体"/>
                  <w:szCs w:val="22"/>
                </w:rPr>
                <w:t xml:space="preserve"> 3:</w:t>
              </w:r>
            </w:ins>
          </w:p>
          <w:p w14:paraId="07E267EF" w14:textId="77777777" w:rsidR="00002D6B" w:rsidRPr="00002D6B" w:rsidRDefault="00002D6B" w:rsidP="00002D6B">
            <w:pPr>
              <w:widowControl w:val="0"/>
              <w:spacing w:before="0" w:after="0"/>
              <w:jc w:val="both"/>
              <w:rPr>
                <w:ins w:id="7057" w:author="yukina minato" w:date="2025-09-07T17:10:00Z" w16du:dateUtc="2025-09-07T09:10:00Z"/>
                <w:rFonts w:eastAsia="宋体"/>
                <w:szCs w:val="22"/>
              </w:rPr>
            </w:pPr>
            <w:ins w:id="7058" w:author="yukina minato" w:date="2025-09-07T17:10:00Z" w16du:dateUtc="2025-09-07T09:10:00Z">
              <w:r w:rsidRPr="00002D6B">
                <w:rPr>
                  <w:rFonts w:eastAsia="宋体"/>
                  <w:szCs w:val="22"/>
                </w:rPr>
                <w:t xml:space="preserve">  </w:t>
              </w:r>
              <w:r w:rsidRPr="00002D6B">
                <w:rPr>
                  <w:rFonts w:eastAsia="宋体"/>
                  <w:szCs w:val="22"/>
                </w:rPr>
                <w:t>速度</w:t>
              </w:r>
              <w:r w:rsidRPr="00002D6B">
                <w:rPr>
                  <w:rFonts w:eastAsia="宋体"/>
                  <w:szCs w:val="22"/>
                </w:rPr>
                <w:t xml:space="preserve">: 84.74 m/s, </w:t>
              </w:r>
              <w:r w:rsidRPr="00002D6B">
                <w:rPr>
                  <w:rFonts w:eastAsia="宋体"/>
                  <w:szCs w:val="22"/>
                </w:rPr>
                <w:t>方向</w:t>
              </w:r>
              <w:r w:rsidRPr="00002D6B">
                <w:rPr>
                  <w:rFonts w:eastAsia="宋体"/>
                  <w:szCs w:val="22"/>
                </w:rPr>
                <w:t>: 285.19°</w:t>
              </w:r>
            </w:ins>
          </w:p>
          <w:p w14:paraId="13B9E796" w14:textId="77777777" w:rsidR="00002D6B" w:rsidRPr="00002D6B" w:rsidRDefault="00002D6B" w:rsidP="00002D6B">
            <w:pPr>
              <w:widowControl w:val="0"/>
              <w:spacing w:before="0" w:after="0"/>
              <w:jc w:val="both"/>
              <w:rPr>
                <w:ins w:id="7059" w:author="yukina minato" w:date="2025-09-07T17:10:00Z" w16du:dateUtc="2025-09-07T09:10:00Z"/>
                <w:rFonts w:eastAsia="宋体"/>
                <w:szCs w:val="22"/>
              </w:rPr>
            </w:pPr>
            <w:ins w:id="7060" w:author="yukina minato" w:date="2025-09-07T17:10:00Z" w16du:dateUtc="2025-09-07T09:10:00Z">
              <w:r w:rsidRPr="00002D6B">
                <w:rPr>
                  <w:rFonts w:eastAsia="宋体"/>
                  <w:szCs w:val="22"/>
                </w:rPr>
                <w:t xml:space="preserve">  </w:t>
              </w:r>
              <w:r w:rsidRPr="00002D6B">
                <w:rPr>
                  <w:rFonts w:eastAsia="宋体"/>
                  <w:szCs w:val="22"/>
                </w:rPr>
                <w:t>投放时间</w:t>
              </w:r>
              <w:r w:rsidRPr="00002D6B">
                <w:rPr>
                  <w:rFonts w:eastAsia="宋体"/>
                  <w:szCs w:val="22"/>
                </w:rPr>
                <w:t xml:space="preserve">: 9.61 s, </w:t>
              </w:r>
              <w:r w:rsidRPr="00002D6B">
                <w:rPr>
                  <w:rFonts w:eastAsia="宋体"/>
                  <w:szCs w:val="22"/>
                </w:rPr>
                <w:t>引爆延迟</w:t>
              </w:r>
              <w:r w:rsidRPr="00002D6B">
                <w:rPr>
                  <w:rFonts w:eastAsia="宋体"/>
                  <w:szCs w:val="22"/>
                </w:rPr>
                <w:t>: 2.48 s</w:t>
              </w:r>
            </w:ins>
          </w:p>
          <w:p w14:paraId="5DF61BF7" w14:textId="77777777" w:rsidR="00002D6B" w:rsidRPr="00002D6B" w:rsidRDefault="00002D6B" w:rsidP="00002D6B">
            <w:pPr>
              <w:widowControl w:val="0"/>
              <w:spacing w:before="0" w:after="0"/>
              <w:jc w:val="both"/>
              <w:rPr>
                <w:ins w:id="7061" w:author="yukina minato" w:date="2025-09-07T17:10:00Z" w16du:dateUtc="2025-09-07T09:10:00Z"/>
                <w:rFonts w:eastAsia="宋体"/>
                <w:szCs w:val="22"/>
              </w:rPr>
            </w:pPr>
            <w:ins w:id="7062" w:author="yukina minato" w:date="2025-09-07T17:10:00Z" w16du:dateUtc="2025-09-07T09:10:00Z">
              <w:r w:rsidRPr="00002D6B">
                <w:rPr>
                  <w:rFonts w:eastAsia="宋体"/>
                  <w:szCs w:val="22"/>
                </w:rPr>
                <w:t xml:space="preserve">  </w:t>
              </w:r>
              <w:r w:rsidRPr="00002D6B">
                <w:rPr>
                  <w:rFonts w:eastAsia="宋体"/>
                  <w:szCs w:val="22"/>
                </w:rPr>
                <w:t>投放点</w:t>
              </w:r>
              <w:r w:rsidRPr="00002D6B">
                <w:rPr>
                  <w:rFonts w:eastAsia="宋体"/>
                  <w:szCs w:val="22"/>
                </w:rPr>
                <w:t>: (12213.53, 613.74, 1400.00)</w:t>
              </w:r>
            </w:ins>
          </w:p>
          <w:p w14:paraId="459BAE98" w14:textId="77777777" w:rsidR="00002D6B" w:rsidRPr="00002D6B" w:rsidRDefault="00002D6B" w:rsidP="00002D6B">
            <w:pPr>
              <w:widowControl w:val="0"/>
              <w:spacing w:before="0" w:after="0"/>
              <w:jc w:val="both"/>
              <w:rPr>
                <w:ins w:id="7063" w:author="yukina minato" w:date="2025-09-07T17:10:00Z" w16du:dateUtc="2025-09-07T09:10:00Z"/>
                <w:rFonts w:eastAsia="宋体"/>
                <w:szCs w:val="22"/>
              </w:rPr>
            </w:pPr>
            <w:ins w:id="7064" w:author="yukina minato" w:date="2025-09-07T17:10:00Z" w16du:dateUtc="2025-09-07T09:10:00Z">
              <w:r w:rsidRPr="00002D6B">
                <w:rPr>
                  <w:rFonts w:eastAsia="宋体"/>
                  <w:szCs w:val="22"/>
                </w:rPr>
                <w:t xml:space="preserve">  </w:t>
              </w:r>
              <w:r w:rsidRPr="00002D6B">
                <w:rPr>
                  <w:rFonts w:eastAsia="宋体"/>
                  <w:szCs w:val="22"/>
                </w:rPr>
                <w:t>爆炸点</w:t>
              </w:r>
              <w:r w:rsidRPr="00002D6B">
                <w:rPr>
                  <w:rFonts w:eastAsia="宋体"/>
                  <w:szCs w:val="22"/>
                </w:rPr>
                <w:t>: (12268.55, 411.14, 1369.93)</w:t>
              </w:r>
            </w:ins>
          </w:p>
          <w:p w14:paraId="0085CB39" w14:textId="77777777" w:rsidR="00002D6B" w:rsidRPr="00002D6B" w:rsidRDefault="00002D6B" w:rsidP="00002D6B">
            <w:pPr>
              <w:widowControl w:val="0"/>
              <w:spacing w:before="0" w:after="0"/>
              <w:jc w:val="both"/>
              <w:rPr>
                <w:ins w:id="7065" w:author="yukina minato" w:date="2025-09-07T17:10:00Z" w16du:dateUtc="2025-09-07T09:10:00Z"/>
                <w:rFonts w:eastAsia="宋体"/>
                <w:szCs w:val="22"/>
              </w:rPr>
            </w:pPr>
            <w:ins w:id="7066"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27D2008E" w14:textId="77777777" w:rsidR="00002D6B" w:rsidRPr="00002D6B" w:rsidRDefault="00002D6B" w:rsidP="00002D6B">
            <w:pPr>
              <w:widowControl w:val="0"/>
              <w:spacing w:before="0" w:after="0"/>
              <w:jc w:val="both"/>
              <w:rPr>
                <w:ins w:id="7067" w:author="yukina minato" w:date="2025-09-07T17:10:00Z" w16du:dateUtc="2025-09-07T09:10:00Z"/>
                <w:rFonts w:eastAsia="宋体"/>
                <w:szCs w:val="22"/>
              </w:rPr>
            </w:pPr>
            <w:ins w:id="7068"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3.72 s</w:t>
              </w:r>
            </w:ins>
          </w:p>
          <w:p w14:paraId="3E6C1FEE" w14:textId="77777777" w:rsidR="00002D6B" w:rsidRPr="00002D6B" w:rsidRDefault="00002D6B" w:rsidP="00002D6B">
            <w:pPr>
              <w:widowControl w:val="0"/>
              <w:spacing w:before="0" w:after="0"/>
              <w:jc w:val="both"/>
              <w:rPr>
                <w:ins w:id="7069" w:author="yukina minato" w:date="2025-09-07T17:10:00Z" w16du:dateUtc="2025-09-07T09:10:00Z"/>
                <w:rFonts w:eastAsia="宋体"/>
                <w:szCs w:val="22"/>
              </w:rPr>
            </w:pPr>
            <w:ins w:id="7070"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5511B25B" w14:textId="77777777" w:rsidR="00002D6B" w:rsidRPr="00002D6B" w:rsidRDefault="00002D6B" w:rsidP="00002D6B">
            <w:pPr>
              <w:widowControl w:val="0"/>
              <w:spacing w:before="0" w:after="0"/>
              <w:jc w:val="both"/>
              <w:rPr>
                <w:ins w:id="7071" w:author="yukina minato" w:date="2025-09-07T17:10:00Z" w16du:dateUtc="2025-09-07T09:10:00Z"/>
                <w:rFonts w:eastAsia="宋体"/>
                <w:szCs w:val="22"/>
              </w:rPr>
            </w:pPr>
          </w:p>
          <w:p w14:paraId="22F43AC1" w14:textId="77777777" w:rsidR="00002D6B" w:rsidRPr="00002D6B" w:rsidRDefault="00002D6B" w:rsidP="00002D6B">
            <w:pPr>
              <w:widowControl w:val="0"/>
              <w:spacing w:before="0" w:after="0"/>
              <w:jc w:val="both"/>
              <w:rPr>
                <w:ins w:id="7072" w:author="yukina minato" w:date="2025-09-07T17:10:00Z" w16du:dateUtc="2025-09-07T09:10:00Z"/>
                <w:rFonts w:eastAsia="宋体"/>
                <w:szCs w:val="22"/>
              </w:rPr>
            </w:pPr>
            <w:ins w:id="7073" w:author="yukina minato" w:date="2025-09-07T17:10:00Z" w16du:dateUtc="2025-09-07T09:10:00Z">
              <w:r w:rsidRPr="00002D6B">
                <w:rPr>
                  <w:rFonts w:eastAsia="宋体"/>
                  <w:szCs w:val="22"/>
                </w:rPr>
                <w:t xml:space="preserve">UAV 3 </w:t>
              </w:r>
              <w:r w:rsidRPr="00002D6B">
                <w:rPr>
                  <w:rFonts w:eastAsia="宋体"/>
                  <w:szCs w:val="22"/>
                </w:rPr>
                <w:t>烟雾弹</w:t>
              </w:r>
              <w:r w:rsidRPr="00002D6B">
                <w:rPr>
                  <w:rFonts w:eastAsia="宋体"/>
                  <w:szCs w:val="22"/>
                </w:rPr>
                <w:t xml:space="preserve"> 1:</w:t>
              </w:r>
            </w:ins>
          </w:p>
          <w:p w14:paraId="0E7ED4F5" w14:textId="77777777" w:rsidR="00002D6B" w:rsidRPr="00002D6B" w:rsidRDefault="00002D6B" w:rsidP="00002D6B">
            <w:pPr>
              <w:widowControl w:val="0"/>
              <w:spacing w:before="0" w:after="0"/>
              <w:jc w:val="both"/>
              <w:rPr>
                <w:ins w:id="7074" w:author="yukina minato" w:date="2025-09-07T17:10:00Z" w16du:dateUtc="2025-09-07T09:10:00Z"/>
                <w:rFonts w:eastAsia="宋体"/>
                <w:szCs w:val="22"/>
              </w:rPr>
            </w:pPr>
            <w:ins w:id="7075" w:author="yukina minato" w:date="2025-09-07T17:10:00Z" w16du:dateUtc="2025-09-07T09:10:00Z">
              <w:r w:rsidRPr="00002D6B">
                <w:rPr>
                  <w:rFonts w:eastAsia="宋体"/>
                  <w:szCs w:val="22"/>
                </w:rPr>
                <w:t xml:space="preserve">  </w:t>
              </w:r>
              <w:r w:rsidRPr="00002D6B">
                <w:rPr>
                  <w:rFonts w:eastAsia="宋体"/>
                  <w:szCs w:val="22"/>
                </w:rPr>
                <w:t>速度</w:t>
              </w:r>
              <w:r w:rsidRPr="00002D6B">
                <w:rPr>
                  <w:rFonts w:eastAsia="宋体"/>
                  <w:szCs w:val="22"/>
                </w:rPr>
                <w:t xml:space="preserve">: 113.39 m/s, </w:t>
              </w:r>
              <w:r w:rsidRPr="00002D6B">
                <w:rPr>
                  <w:rFonts w:eastAsia="宋体"/>
                  <w:szCs w:val="22"/>
                </w:rPr>
                <w:t>方向</w:t>
              </w:r>
              <w:r w:rsidRPr="00002D6B">
                <w:rPr>
                  <w:rFonts w:eastAsia="宋体"/>
                  <w:szCs w:val="22"/>
                </w:rPr>
                <w:t>: 154.16°</w:t>
              </w:r>
            </w:ins>
          </w:p>
          <w:p w14:paraId="32BC827D" w14:textId="77777777" w:rsidR="00002D6B" w:rsidRPr="00002D6B" w:rsidRDefault="00002D6B" w:rsidP="00002D6B">
            <w:pPr>
              <w:widowControl w:val="0"/>
              <w:spacing w:before="0" w:after="0"/>
              <w:jc w:val="both"/>
              <w:rPr>
                <w:ins w:id="7076" w:author="yukina minato" w:date="2025-09-07T17:10:00Z" w16du:dateUtc="2025-09-07T09:10:00Z"/>
                <w:rFonts w:eastAsia="宋体"/>
                <w:szCs w:val="22"/>
              </w:rPr>
            </w:pPr>
            <w:ins w:id="7077" w:author="yukina minato" w:date="2025-09-07T17:10:00Z" w16du:dateUtc="2025-09-07T09:10:00Z">
              <w:r w:rsidRPr="00002D6B">
                <w:rPr>
                  <w:rFonts w:eastAsia="宋体"/>
                  <w:szCs w:val="22"/>
                </w:rPr>
                <w:t xml:space="preserve">  </w:t>
              </w:r>
              <w:r w:rsidRPr="00002D6B">
                <w:rPr>
                  <w:rFonts w:eastAsia="宋体"/>
                  <w:szCs w:val="22"/>
                </w:rPr>
                <w:t>投放时间</w:t>
              </w:r>
              <w:r w:rsidRPr="00002D6B">
                <w:rPr>
                  <w:rFonts w:eastAsia="宋体"/>
                  <w:szCs w:val="22"/>
                </w:rPr>
                <w:t xml:space="preserve">: 9.09 s, </w:t>
              </w:r>
              <w:r w:rsidRPr="00002D6B">
                <w:rPr>
                  <w:rFonts w:eastAsia="宋体"/>
                  <w:szCs w:val="22"/>
                </w:rPr>
                <w:t>引爆延迟</w:t>
              </w:r>
              <w:r w:rsidRPr="00002D6B">
                <w:rPr>
                  <w:rFonts w:eastAsia="宋体"/>
                  <w:szCs w:val="22"/>
                </w:rPr>
                <w:t>: 4.97 s</w:t>
              </w:r>
            </w:ins>
          </w:p>
          <w:p w14:paraId="04E6B3D4" w14:textId="77777777" w:rsidR="00002D6B" w:rsidRPr="00002D6B" w:rsidRDefault="00002D6B" w:rsidP="00002D6B">
            <w:pPr>
              <w:widowControl w:val="0"/>
              <w:spacing w:before="0" w:after="0"/>
              <w:jc w:val="both"/>
              <w:rPr>
                <w:ins w:id="7078" w:author="yukina minato" w:date="2025-09-07T17:10:00Z" w16du:dateUtc="2025-09-07T09:10:00Z"/>
                <w:rFonts w:eastAsia="宋体"/>
                <w:szCs w:val="22"/>
              </w:rPr>
            </w:pPr>
            <w:ins w:id="7079" w:author="yukina minato" w:date="2025-09-07T17:10:00Z" w16du:dateUtc="2025-09-07T09:10:00Z">
              <w:r w:rsidRPr="00002D6B">
                <w:rPr>
                  <w:rFonts w:eastAsia="宋体"/>
                  <w:szCs w:val="22"/>
                </w:rPr>
                <w:t xml:space="preserve">  </w:t>
              </w:r>
              <w:r w:rsidRPr="00002D6B">
                <w:rPr>
                  <w:rFonts w:eastAsia="宋体"/>
                  <w:szCs w:val="22"/>
                </w:rPr>
                <w:t>投放点</w:t>
              </w:r>
              <w:r w:rsidRPr="00002D6B">
                <w:rPr>
                  <w:rFonts w:eastAsia="宋体"/>
                  <w:szCs w:val="22"/>
                </w:rPr>
                <w:t>: (5072.58, -2550.77, 700.00)</w:t>
              </w:r>
            </w:ins>
          </w:p>
          <w:p w14:paraId="218D8B42" w14:textId="77777777" w:rsidR="00002D6B" w:rsidRPr="00002D6B" w:rsidRDefault="00002D6B" w:rsidP="00002D6B">
            <w:pPr>
              <w:widowControl w:val="0"/>
              <w:spacing w:before="0" w:after="0"/>
              <w:jc w:val="both"/>
              <w:rPr>
                <w:ins w:id="7080" w:author="yukina minato" w:date="2025-09-07T17:10:00Z" w16du:dateUtc="2025-09-07T09:10:00Z"/>
                <w:rFonts w:eastAsia="宋体"/>
                <w:szCs w:val="22"/>
              </w:rPr>
            </w:pPr>
            <w:ins w:id="7081" w:author="yukina minato" w:date="2025-09-07T17:10:00Z" w16du:dateUtc="2025-09-07T09:10:00Z">
              <w:r w:rsidRPr="00002D6B">
                <w:rPr>
                  <w:rFonts w:eastAsia="宋体"/>
                  <w:szCs w:val="22"/>
                </w:rPr>
                <w:t xml:space="preserve">  </w:t>
              </w:r>
              <w:r w:rsidRPr="00002D6B">
                <w:rPr>
                  <w:rFonts w:eastAsia="宋体"/>
                  <w:szCs w:val="22"/>
                </w:rPr>
                <w:t>爆炸点</w:t>
              </w:r>
              <w:r w:rsidRPr="00002D6B">
                <w:rPr>
                  <w:rFonts w:eastAsia="宋体"/>
                  <w:szCs w:val="22"/>
                </w:rPr>
                <w:t>: (4565.43, -2305.11, 578.99)</w:t>
              </w:r>
            </w:ins>
          </w:p>
          <w:p w14:paraId="4E242224" w14:textId="77777777" w:rsidR="00002D6B" w:rsidRPr="00002D6B" w:rsidRDefault="00002D6B" w:rsidP="00002D6B">
            <w:pPr>
              <w:widowControl w:val="0"/>
              <w:spacing w:before="0" w:after="0"/>
              <w:jc w:val="both"/>
              <w:rPr>
                <w:ins w:id="7082" w:author="yukina minato" w:date="2025-09-07T17:10:00Z" w16du:dateUtc="2025-09-07T09:10:00Z"/>
                <w:rFonts w:eastAsia="宋体"/>
                <w:szCs w:val="22"/>
              </w:rPr>
            </w:pPr>
            <w:ins w:id="7083"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5B3E9DA3" w14:textId="77777777" w:rsidR="00002D6B" w:rsidRPr="00002D6B" w:rsidRDefault="00002D6B" w:rsidP="00002D6B">
            <w:pPr>
              <w:widowControl w:val="0"/>
              <w:spacing w:before="0" w:after="0"/>
              <w:jc w:val="both"/>
              <w:rPr>
                <w:ins w:id="7084" w:author="yukina minato" w:date="2025-09-07T17:10:00Z" w16du:dateUtc="2025-09-07T09:10:00Z"/>
                <w:rFonts w:eastAsia="宋体"/>
                <w:szCs w:val="22"/>
              </w:rPr>
            </w:pPr>
            <w:ins w:id="7085"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0C3258E6" w14:textId="77777777" w:rsidR="00002D6B" w:rsidRPr="00002D6B" w:rsidRDefault="00002D6B" w:rsidP="00002D6B">
            <w:pPr>
              <w:widowControl w:val="0"/>
              <w:spacing w:before="0" w:after="0"/>
              <w:jc w:val="both"/>
              <w:rPr>
                <w:ins w:id="7086" w:author="yukina minato" w:date="2025-09-07T17:10:00Z" w16du:dateUtc="2025-09-07T09:10:00Z"/>
                <w:rFonts w:eastAsia="宋体"/>
                <w:szCs w:val="22"/>
              </w:rPr>
            </w:pPr>
            <w:ins w:id="7087"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02892B80" w14:textId="77777777" w:rsidR="00002D6B" w:rsidRPr="00002D6B" w:rsidRDefault="00002D6B" w:rsidP="00002D6B">
            <w:pPr>
              <w:widowControl w:val="0"/>
              <w:spacing w:before="0" w:after="0"/>
              <w:jc w:val="both"/>
              <w:rPr>
                <w:ins w:id="7088" w:author="yukina minato" w:date="2025-09-07T17:10:00Z" w16du:dateUtc="2025-09-07T09:10:00Z"/>
                <w:rFonts w:eastAsia="宋体"/>
                <w:szCs w:val="22"/>
              </w:rPr>
            </w:pPr>
          </w:p>
          <w:p w14:paraId="63568CF6" w14:textId="77777777" w:rsidR="00002D6B" w:rsidRPr="00002D6B" w:rsidRDefault="00002D6B" w:rsidP="00002D6B">
            <w:pPr>
              <w:widowControl w:val="0"/>
              <w:spacing w:before="0" w:after="0"/>
              <w:jc w:val="both"/>
              <w:rPr>
                <w:ins w:id="7089" w:author="yukina minato" w:date="2025-09-07T17:10:00Z" w16du:dateUtc="2025-09-07T09:10:00Z"/>
                <w:rFonts w:eastAsia="宋体"/>
                <w:szCs w:val="22"/>
              </w:rPr>
            </w:pPr>
            <w:ins w:id="7090" w:author="yukina minato" w:date="2025-09-07T17:10:00Z" w16du:dateUtc="2025-09-07T09:10:00Z">
              <w:r w:rsidRPr="00002D6B">
                <w:rPr>
                  <w:rFonts w:eastAsia="宋体"/>
                  <w:szCs w:val="22"/>
                </w:rPr>
                <w:t xml:space="preserve">UAV 3 </w:t>
              </w:r>
              <w:r w:rsidRPr="00002D6B">
                <w:rPr>
                  <w:rFonts w:eastAsia="宋体"/>
                  <w:szCs w:val="22"/>
                </w:rPr>
                <w:t>烟雾弹</w:t>
              </w:r>
              <w:r w:rsidRPr="00002D6B">
                <w:rPr>
                  <w:rFonts w:eastAsia="宋体"/>
                  <w:szCs w:val="22"/>
                </w:rPr>
                <w:t xml:space="preserve"> 2:</w:t>
              </w:r>
            </w:ins>
          </w:p>
          <w:p w14:paraId="0A6AB3CE" w14:textId="77777777" w:rsidR="00002D6B" w:rsidRPr="00002D6B" w:rsidRDefault="00002D6B" w:rsidP="00002D6B">
            <w:pPr>
              <w:widowControl w:val="0"/>
              <w:spacing w:before="0" w:after="0"/>
              <w:jc w:val="both"/>
              <w:rPr>
                <w:ins w:id="7091" w:author="yukina minato" w:date="2025-09-07T17:10:00Z" w16du:dateUtc="2025-09-07T09:10:00Z"/>
                <w:rFonts w:eastAsia="宋体"/>
                <w:szCs w:val="22"/>
              </w:rPr>
            </w:pPr>
            <w:ins w:id="7092" w:author="yukina minato" w:date="2025-09-07T17:10:00Z" w16du:dateUtc="2025-09-07T09:10:00Z">
              <w:r w:rsidRPr="00002D6B">
                <w:rPr>
                  <w:rFonts w:eastAsia="宋体"/>
                  <w:szCs w:val="22"/>
                </w:rPr>
                <w:t xml:space="preserve">  </w:t>
              </w:r>
              <w:r w:rsidRPr="00002D6B">
                <w:rPr>
                  <w:rFonts w:eastAsia="宋体"/>
                  <w:szCs w:val="22"/>
                </w:rPr>
                <w:t>速度</w:t>
              </w:r>
              <w:r w:rsidRPr="00002D6B">
                <w:rPr>
                  <w:rFonts w:eastAsia="宋体"/>
                  <w:szCs w:val="22"/>
                </w:rPr>
                <w:t xml:space="preserve">: 91.20 m/s, </w:t>
              </w:r>
              <w:r w:rsidRPr="00002D6B">
                <w:rPr>
                  <w:rFonts w:eastAsia="宋体"/>
                  <w:szCs w:val="22"/>
                </w:rPr>
                <w:t>方向</w:t>
              </w:r>
              <w:r w:rsidRPr="00002D6B">
                <w:rPr>
                  <w:rFonts w:eastAsia="宋体"/>
                  <w:szCs w:val="22"/>
                </w:rPr>
                <w:t>: 300.79°</w:t>
              </w:r>
            </w:ins>
          </w:p>
          <w:p w14:paraId="3A80A8AC" w14:textId="77777777" w:rsidR="00002D6B" w:rsidRPr="00002D6B" w:rsidRDefault="00002D6B" w:rsidP="00002D6B">
            <w:pPr>
              <w:widowControl w:val="0"/>
              <w:spacing w:before="0" w:after="0"/>
              <w:jc w:val="both"/>
              <w:rPr>
                <w:ins w:id="7093" w:author="yukina minato" w:date="2025-09-07T17:10:00Z" w16du:dateUtc="2025-09-07T09:10:00Z"/>
                <w:rFonts w:eastAsia="宋体"/>
                <w:szCs w:val="22"/>
              </w:rPr>
            </w:pPr>
            <w:ins w:id="7094" w:author="yukina minato" w:date="2025-09-07T17:10:00Z" w16du:dateUtc="2025-09-07T09:10:00Z">
              <w:r w:rsidRPr="00002D6B">
                <w:rPr>
                  <w:rFonts w:eastAsia="宋体"/>
                  <w:szCs w:val="22"/>
                </w:rPr>
                <w:t xml:space="preserve">  </w:t>
              </w:r>
              <w:r w:rsidRPr="00002D6B">
                <w:rPr>
                  <w:rFonts w:eastAsia="宋体"/>
                  <w:szCs w:val="22"/>
                </w:rPr>
                <w:t>投放时间</w:t>
              </w:r>
              <w:r w:rsidRPr="00002D6B">
                <w:rPr>
                  <w:rFonts w:eastAsia="宋体"/>
                  <w:szCs w:val="22"/>
                </w:rPr>
                <w:t xml:space="preserve">: 0.05 s, </w:t>
              </w:r>
              <w:r w:rsidRPr="00002D6B">
                <w:rPr>
                  <w:rFonts w:eastAsia="宋体"/>
                  <w:szCs w:val="22"/>
                </w:rPr>
                <w:t>引爆延迟</w:t>
              </w:r>
              <w:r w:rsidRPr="00002D6B">
                <w:rPr>
                  <w:rFonts w:eastAsia="宋体"/>
                  <w:szCs w:val="22"/>
                </w:rPr>
                <w:t>: 6.48 s</w:t>
              </w:r>
            </w:ins>
          </w:p>
          <w:p w14:paraId="74D3A938" w14:textId="77777777" w:rsidR="00002D6B" w:rsidRPr="00002D6B" w:rsidRDefault="00002D6B" w:rsidP="00002D6B">
            <w:pPr>
              <w:widowControl w:val="0"/>
              <w:spacing w:before="0" w:after="0"/>
              <w:jc w:val="both"/>
              <w:rPr>
                <w:ins w:id="7095" w:author="yukina minato" w:date="2025-09-07T17:10:00Z" w16du:dateUtc="2025-09-07T09:10:00Z"/>
                <w:rFonts w:eastAsia="宋体"/>
                <w:szCs w:val="22"/>
              </w:rPr>
            </w:pPr>
            <w:ins w:id="7096" w:author="yukina minato" w:date="2025-09-07T17:10:00Z" w16du:dateUtc="2025-09-07T09:10:00Z">
              <w:r w:rsidRPr="00002D6B">
                <w:rPr>
                  <w:rFonts w:eastAsia="宋体"/>
                  <w:szCs w:val="22"/>
                </w:rPr>
                <w:t xml:space="preserve">  </w:t>
              </w:r>
              <w:r w:rsidRPr="00002D6B">
                <w:rPr>
                  <w:rFonts w:eastAsia="宋体"/>
                  <w:szCs w:val="22"/>
                </w:rPr>
                <w:t>投放点</w:t>
              </w:r>
              <w:r w:rsidRPr="00002D6B">
                <w:rPr>
                  <w:rFonts w:eastAsia="宋体"/>
                  <w:szCs w:val="22"/>
                </w:rPr>
                <w:t>: (6002.40, -3004.02, 700.00)</w:t>
              </w:r>
            </w:ins>
          </w:p>
          <w:p w14:paraId="770FC845" w14:textId="77777777" w:rsidR="00002D6B" w:rsidRPr="00002D6B" w:rsidRDefault="00002D6B" w:rsidP="00002D6B">
            <w:pPr>
              <w:widowControl w:val="0"/>
              <w:spacing w:before="0" w:after="0"/>
              <w:jc w:val="both"/>
              <w:rPr>
                <w:ins w:id="7097" w:author="yukina minato" w:date="2025-09-07T17:10:00Z" w16du:dateUtc="2025-09-07T09:10:00Z"/>
                <w:rFonts w:eastAsia="宋体"/>
                <w:szCs w:val="22"/>
              </w:rPr>
            </w:pPr>
            <w:ins w:id="7098" w:author="yukina minato" w:date="2025-09-07T17:10:00Z" w16du:dateUtc="2025-09-07T09:10:00Z">
              <w:r w:rsidRPr="00002D6B">
                <w:rPr>
                  <w:rFonts w:eastAsia="宋体"/>
                  <w:szCs w:val="22"/>
                </w:rPr>
                <w:t xml:space="preserve">  </w:t>
              </w:r>
              <w:r w:rsidRPr="00002D6B">
                <w:rPr>
                  <w:rFonts w:eastAsia="宋体"/>
                  <w:szCs w:val="22"/>
                </w:rPr>
                <w:t>爆炸点</w:t>
              </w:r>
              <w:r w:rsidRPr="00002D6B">
                <w:rPr>
                  <w:rFonts w:eastAsia="宋体"/>
                  <w:szCs w:val="22"/>
                </w:rPr>
                <w:t>: (6305.05, -3511.93, 494.08)</w:t>
              </w:r>
            </w:ins>
          </w:p>
          <w:p w14:paraId="3382F3E1" w14:textId="77777777" w:rsidR="00002D6B" w:rsidRPr="00002D6B" w:rsidRDefault="00002D6B" w:rsidP="00002D6B">
            <w:pPr>
              <w:widowControl w:val="0"/>
              <w:spacing w:before="0" w:after="0"/>
              <w:jc w:val="both"/>
              <w:rPr>
                <w:ins w:id="7099" w:author="yukina minato" w:date="2025-09-07T17:10:00Z" w16du:dateUtc="2025-09-07T09:10:00Z"/>
                <w:rFonts w:eastAsia="宋体"/>
                <w:szCs w:val="22"/>
              </w:rPr>
            </w:pPr>
            <w:ins w:id="7100"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41D2DF79" w14:textId="77777777" w:rsidR="00002D6B" w:rsidRPr="00002D6B" w:rsidRDefault="00002D6B" w:rsidP="00002D6B">
            <w:pPr>
              <w:widowControl w:val="0"/>
              <w:spacing w:before="0" w:after="0"/>
              <w:jc w:val="both"/>
              <w:rPr>
                <w:ins w:id="7101" w:author="yukina minato" w:date="2025-09-07T17:10:00Z" w16du:dateUtc="2025-09-07T09:10:00Z"/>
                <w:rFonts w:eastAsia="宋体"/>
                <w:szCs w:val="22"/>
              </w:rPr>
            </w:pPr>
            <w:ins w:id="7102"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51D3EB8A" w14:textId="77777777" w:rsidR="00002D6B" w:rsidRPr="00002D6B" w:rsidRDefault="00002D6B" w:rsidP="00002D6B">
            <w:pPr>
              <w:widowControl w:val="0"/>
              <w:spacing w:before="0" w:after="0"/>
              <w:jc w:val="both"/>
              <w:rPr>
                <w:ins w:id="7103" w:author="yukina minato" w:date="2025-09-07T17:10:00Z" w16du:dateUtc="2025-09-07T09:10:00Z"/>
                <w:rFonts w:eastAsia="宋体"/>
                <w:szCs w:val="22"/>
              </w:rPr>
            </w:pPr>
            <w:ins w:id="7104"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49FFEB05" w14:textId="77777777" w:rsidR="00002D6B" w:rsidRPr="00002D6B" w:rsidRDefault="00002D6B" w:rsidP="00002D6B">
            <w:pPr>
              <w:widowControl w:val="0"/>
              <w:spacing w:before="0" w:after="0"/>
              <w:jc w:val="both"/>
              <w:rPr>
                <w:ins w:id="7105" w:author="yukina minato" w:date="2025-09-07T17:10:00Z" w16du:dateUtc="2025-09-07T09:10:00Z"/>
                <w:rFonts w:eastAsia="宋体"/>
                <w:szCs w:val="22"/>
              </w:rPr>
            </w:pPr>
          </w:p>
          <w:p w14:paraId="79E7E924" w14:textId="77777777" w:rsidR="00002D6B" w:rsidRPr="00002D6B" w:rsidRDefault="00002D6B" w:rsidP="00002D6B">
            <w:pPr>
              <w:widowControl w:val="0"/>
              <w:spacing w:before="0" w:after="0"/>
              <w:jc w:val="both"/>
              <w:rPr>
                <w:ins w:id="7106" w:author="yukina minato" w:date="2025-09-07T17:10:00Z" w16du:dateUtc="2025-09-07T09:10:00Z"/>
                <w:rFonts w:eastAsia="宋体"/>
                <w:szCs w:val="22"/>
              </w:rPr>
            </w:pPr>
            <w:ins w:id="7107" w:author="yukina minato" w:date="2025-09-07T17:10:00Z" w16du:dateUtc="2025-09-07T09:10:00Z">
              <w:r w:rsidRPr="00002D6B">
                <w:rPr>
                  <w:rFonts w:eastAsia="宋体"/>
                  <w:szCs w:val="22"/>
                </w:rPr>
                <w:t xml:space="preserve">UAV 3 </w:t>
              </w:r>
              <w:r w:rsidRPr="00002D6B">
                <w:rPr>
                  <w:rFonts w:eastAsia="宋体"/>
                  <w:szCs w:val="22"/>
                </w:rPr>
                <w:t>烟雾弹</w:t>
              </w:r>
              <w:r w:rsidRPr="00002D6B">
                <w:rPr>
                  <w:rFonts w:eastAsia="宋体"/>
                  <w:szCs w:val="22"/>
                </w:rPr>
                <w:t xml:space="preserve"> 3:</w:t>
              </w:r>
            </w:ins>
          </w:p>
          <w:p w14:paraId="50E81179" w14:textId="77777777" w:rsidR="00002D6B" w:rsidRPr="00002D6B" w:rsidRDefault="00002D6B" w:rsidP="00002D6B">
            <w:pPr>
              <w:widowControl w:val="0"/>
              <w:spacing w:before="0" w:after="0"/>
              <w:jc w:val="both"/>
              <w:rPr>
                <w:ins w:id="7108" w:author="yukina minato" w:date="2025-09-07T17:10:00Z" w16du:dateUtc="2025-09-07T09:10:00Z"/>
                <w:rFonts w:eastAsia="宋体"/>
                <w:szCs w:val="22"/>
              </w:rPr>
            </w:pPr>
            <w:ins w:id="7109" w:author="yukina minato" w:date="2025-09-07T17:10:00Z" w16du:dateUtc="2025-09-07T09:10:00Z">
              <w:r w:rsidRPr="00002D6B">
                <w:rPr>
                  <w:rFonts w:eastAsia="宋体"/>
                  <w:szCs w:val="22"/>
                </w:rPr>
                <w:t xml:space="preserve">  </w:t>
              </w:r>
              <w:r w:rsidRPr="00002D6B">
                <w:rPr>
                  <w:rFonts w:eastAsia="宋体"/>
                  <w:szCs w:val="22"/>
                </w:rPr>
                <w:t>速度</w:t>
              </w:r>
              <w:r w:rsidRPr="00002D6B">
                <w:rPr>
                  <w:rFonts w:eastAsia="宋体"/>
                  <w:szCs w:val="22"/>
                </w:rPr>
                <w:t xml:space="preserve">: 131.46 m/s, </w:t>
              </w:r>
              <w:r w:rsidRPr="00002D6B">
                <w:rPr>
                  <w:rFonts w:eastAsia="宋体"/>
                  <w:szCs w:val="22"/>
                </w:rPr>
                <w:t>方向</w:t>
              </w:r>
              <w:r w:rsidRPr="00002D6B">
                <w:rPr>
                  <w:rFonts w:eastAsia="宋体"/>
                  <w:szCs w:val="22"/>
                </w:rPr>
                <w:t>: 286.22°</w:t>
              </w:r>
            </w:ins>
          </w:p>
          <w:p w14:paraId="71F3317C" w14:textId="77777777" w:rsidR="00002D6B" w:rsidRPr="00002D6B" w:rsidRDefault="00002D6B" w:rsidP="00002D6B">
            <w:pPr>
              <w:widowControl w:val="0"/>
              <w:spacing w:before="0" w:after="0"/>
              <w:jc w:val="both"/>
              <w:rPr>
                <w:ins w:id="7110" w:author="yukina minato" w:date="2025-09-07T17:10:00Z" w16du:dateUtc="2025-09-07T09:10:00Z"/>
                <w:rFonts w:eastAsia="宋体"/>
                <w:szCs w:val="22"/>
              </w:rPr>
            </w:pPr>
            <w:ins w:id="7111" w:author="yukina minato" w:date="2025-09-07T17:10:00Z" w16du:dateUtc="2025-09-07T09:10:00Z">
              <w:r w:rsidRPr="00002D6B">
                <w:rPr>
                  <w:rFonts w:eastAsia="宋体"/>
                  <w:szCs w:val="22"/>
                </w:rPr>
                <w:t xml:space="preserve">  </w:t>
              </w:r>
              <w:r w:rsidRPr="00002D6B">
                <w:rPr>
                  <w:rFonts w:eastAsia="宋体"/>
                  <w:szCs w:val="22"/>
                </w:rPr>
                <w:t>投放时间</w:t>
              </w:r>
              <w:r w:rsidRPr="00002D6B">
                <w:rPr>
                  <w:rFonts w:eastAsia="宋体"/>
                  <w:szCs w:val="22"/>
                </w:rPr>
                <w:t xml:space="preserve">: 3.23 s, </w:t>
              </w:r>
              <w:r w:rsidRPr="00002D6B">
                <w:rPr>
                  <w:rFonts w:eastAsia="宋体"/>
                  <w:szCs w:val="22"/>
                </w:rPr>
                <w:t>引爆延迟</w:t>
              </w:r>
              <w:r w:rsidRPr="00002D6B">
                <w:rPr>
                  <w:rFonts w:eastAsia="宋体"/>
                  <w:szCs w:val="22"/>
                </w:rPr>
                <w:t>: 3.98 s</w:t>
              </w:r>
            </w:ins>
          </w:p>
          <w:p w14:paraId="19BE5CC8" w14:textId="77777777" w:rsidR="00002D6B" w:rsidRPr="00002D6B" w:rsidRDefault="00002D6B" w:rsidP="00002D6B">
            <w:pPr>
              <w:widowControl w:val="0"/>
              <w:spacing w:before="0" w:after="0"/>
              <w:jc w:val="both"/>
              <w:rPr>
                <w:ins w:id="7112" w:author="yukina minato" w:date="2025-09-07T17:10:00Z" w16du:dateUtc="2025-09-07T09:10:00Z"/>
                <w:rFonts w:eastAsia="宋体"/>
                <w:szCs w:val="22"/>
              </w:rPr>
            </w:pPr>
            <w:ins w:id="7113" w:author="yukina minato" w:date="2025-09-07T17:10:00Z" w16du:dateUtc="2025-09-07T09:10:00Z">
              <w:r w:rsidRPr="00002D6B">
                <w:rPr>
                  <w:rFonts w:eastAsia="宋体"/>
                  <w:szCs w:val="22"/>
                </w:rPr>
                <w:t xml:space="preserve">  </w:t>
              </w:r>
              <w:r w:rsidRPr="00002D6B">
                <w:rPr>
                  <w:rFonts w:eastAsia="宋体"/>
                  <w:szCs w:val="22"/>
                </w:rPr>
                <w:t>投放点</w:t>
              </w:r>
              <w:r w:rsidRPr="00002D6B">
                <w:rPr>
                  <w:rFonts w:eastAsia="宋体"/>
                  <w:szCs w:val="22"/>
                </w:rPr>
                <w:t>: (6118.60, -3407.61, 700.00)</w:t>
              </w:r>
            </w:ins>
          </w:p>
          <w:p w14:paraId="36FA2C83" w14:textId="77777777" w:rsidR="00002D6B" w:rsidRPr="00002D6B" w:rsidRDefault="00002D6B" w:rsidP="00002D6B">
            <w:pPr>
              <w:widowControl w:val="0"/>
              <w:spacing w:before="0" w:after="0"/>
              <w:jc w:val="both"/>
              <w:rPr>
                <w:ins w:id="7114" w:author="yukina minato" w:date="2025-09-07T17:10:00Z" w16du:dateUtc="2025-09-07T09:10:00Z"/>
                <w:rFonts w:eastAsia="宋体"/>
                <w:szCs w:val="22"/>
              </w:rPr>
            </w:pPr>
            <w:ins w:id="7115" w:author="yukina minato" w:date="2025-09-07T17:10:00Z" w16du:dateUtc="2025-09-07T09:10:00Z">
              <w:r w:rsidRPr="00002D6B">
                <w:rPr>
                  <w:rFonts w:eastAsia="宋体"/>
                  <w:szCs w:val="22"/>
                </w:rPr>
                <w:t xml:space="preserve">  </w:t>
              </w:r>
              <w:r w:rsidRPr="00002D6B">
                <w:rPr>
                  <w:rFonts w:eastAsia="宋体"/>
                  <w:szCs w:val="22"/>
                </w:rPr>
                <w:t>爆炸点</w:t>
              </w:r>
              <w:r w:rsidRPr="00002D6B">
                <w:rPr>
                  <w:rFonts w:eastAsia="宋体"/>
                  <w:szCs w:val="22"/>
                </w:rPr>
                <w:t>: (6264.65, -3909.57, 622.51)</w:t>
              </w:r>
            </w:ins>
          </w:p>
          <w:p w14:paraId="368A7ED9" w14:textId="77777777" w:rsidR="00002D6B" w:rsidRPr="00002D6B" w:rsidRDefault="00002D6B" w:rsidP="00002D6B">
            <w:pPr>
              <w:widowControl w:val="0"/>
              <w:spacing w:before="0" w:after="0"/>
              <w:jc w:val="both"/>
              <w:rPr>
                <w:ins w:id="7116" w:author="yukina minato" w:date="2025-09-07T17:10:00Z" w16du:dateUtc="2025-09-07T09:10:00Z"/>
                <w:rFonts w:eastAsia="宋体"/>
                <w:szCs w:val="22"/>
              </w:rPr>
            </w:pPr>
            <w:ins w:id="7117"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7A311BD4" w14:textId="77777777" w:rsidR="00002D6B" w:rsidRPr="00002D6B" w:rsidRDefault="00002D6B" w:rsidP="00002D6B">
            <w:pPr>
              <w:widowControl w:val="0"/>
              <w:spacing w:before="0" w:after="0"/>
              <w:jc w:val="both"/>
              <w:rPr>
                <w:ins w:id="7118" w:author="yukina minato" w:date="2025-09-07T17:10:00Z" w16du:dateUtc="2025-09-07T09:10:00Z"/>
                <w:rFonts w:eastAsia="宋体"/>
                <w:szCs w:val="22"/>
              </w:rPr>
            </w:pPr>
            <w:ins w:id="7119"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49057B6B" w14:textId="77777777" w:rsidR="00002D6B" w:rsidRPr="00002D6B" w:rsidRDefault="00002D6B" w:rsidP="00002D6B">
            <w:pPr>
              <w:widowControl w:val="0"/>
              <w:spacing w:before="0" w:after="0"/>
              <w:jc w:val="both"/>
              <w:rPr>
                <w:ins w:id="7120" w:author="yukina minato" w:date="2025-09-07T17:10:00Z" w16du:dateUtc="2025-09-07T09:10:00Z"/>
                <w:rFonts w:eastAsia="宋体"/>
                <w:szCs w:val="22"/>
              </w:rPr>
            </w:pPr>
            <w:ins w:id="7121"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725C84D2" w14:textId="77777777" w:rsidR="00002D6B" w:rsidRPr="00002D6B" w:rsidRDefault="00002D6B" w:rsidP="00002D6B">
            <w:pPr>
              <w:widowControl w:val="0"/>
              <w:spacing w:before="0" w:after="0"/>
              <w:jc w:val="both"/>
              <w:rPr>
                <w:ins w:id="7122" w:author="yukina minato" w:date="2025-09-07T17:10:00Z" w16du:dateUtc="2025-09-07T09:10:00Z"/>
                <w:rFonts w:eastAsia="宋体"/>
                <w:szCs w:val="22"/>
              </w:rPr>
            </w:pPr>
          </w:p>
          <w:p w14:paraId="62605B08" w14:textId="77777777" w:rsidR="00002D6B" w:rsidRPr="00002D6B" w:rsidRDefault="00002D6B" w:rsidP="00002D6B">
            <w:pPr>
              <w:widowControl w:val="0"/>
              <w:spacing w:before="0" w:after="0"/>
              <w:jc w:val="both"/>
              <w:rPr>
                <w:ins w:id="7123" w:author="yukina minato" w:date="2025-09-07T17:10:00Z" w16du:dateUtc="2025-09-07T09:10:00Z"/>
                <w:rFonts w:eastAsia="宋体"/>
                <w:szCs w:val="22"/>
              </w:rPr>
            </w:pPr>
            <w:ins w:id="7124" w:author="yukina minato" w:date="2025-09-07T17:10:00Z" w16du:dateUtc="2025-09-07T09:10:00Z">
              <w:r w:rsidRPr="00002D6B">
                <w:rPr>
                  <w:rFonts w:eastAsia="宋体"/>
                  <w:szCs w:val="22"/>
                </w:rPr>
                <w:t xml:space="preserve">UAV 4 </w:t>
              </w:r>
              <w:r w:rsidRPr="00002D6B">
                <w:rPr>
                  <w:rFonts w:eastAsia="宋体"/>
                  <w:szCs w:val="22"/>
                </w:rPr>
                <w:t>烟雾弹</w:t>
              </w:r>
              <w:r w:rsidRPr="00002D6B">
                <w:rPr>
                  <w:rFonts w:eastAsia="宋体"/>
                  <w:szCs w:val="22"/>
                </w:rPr>
                <w:t xml:space="preserve"> 1:</w:t>
              </w:r>
            </w:ins>
          </w:p>
          <w:p w14:paraId="25912DBB" w14:textId="77777777" w:rsidR="00002D6B" w:rsidRPr="00002D6B" w:rsidRDefault="00002D6B" w:rsidP="00002D6B">
            <w:pPr>
              <w:widowControl w:val="0"/>
              <w:spacing w:before="0" w:after="0"/>
              <w:jc w:val="both"/>
              <w:rPr>
                <w:ins w:id="7125" w:author="yukina minato" w:date="2025-09-07T17:10:00Z" w16du:dateUtc="2025-09-07T09:10:00Z"/>
                <w:rFonts w:eastAsia="宋体"/>
                <w:szCs w:val="22"/>
              </w:rPr>
            </w:pPr>
            <w:ins w:id="7126" w:author="yukina minato" w:date="2025-09-07T17:10:00Z" w16du:dateUtc="2025-09-07T09:10:00Z">
              <w:r w:rsidRPr="00002D6B">
                <w:rPr>
                  <w:rFonts w:eastAsia="宋体"/>
                  <w:szCs w:val="22"/>
                </w:rPr>
                <w:t xml:space="preserve">  </w:t>
              </w:r>
              <w:r w:rsidRPr="00002D6B">
                <w:rPr>
                  <w:rFonts w:eastAsia="宋体"/>
                  <w:szCs w:val="22"/>
                </w:rPr>
                <w:t>速度</w:t>
              </w:r>
              <w:r w:rsidRPr="00002D6B">
                <w:rPr>
                  <w:rFonts w:eastAsia="宋体"/>
                  <w:szCs w:val="22"/>
                </w:rPr>
                <w:t xml:space="preserve">: 110.86 m/s, </w:t>
              </w:r>
              <w:r w:rsidRPr="00002D6B">
                <w:rPr>
                  <w:rFonts w:eastAsia="宋体"/>
                  <w:szCs w:val="22"/>
                </w:rPr>
                <w:t>方向</w:t>
              </w:r>
              <w:r w:rsidRPr="00002D6B">
                <w:rPr>
                  <w:rFonts w:eastAsia="宋体"/>
                  <w:szCs w:val="22"/>
                </w:rPr>
                <w:t>: 83.92°</w:t>
              </w:r>
            </w:ins>
          </w:p>
          <w:p w14:paraId="4D942105" w14:textId="77777777" w:rsidR="00002D6B" w:rsidRPr="00002D6B" w:rsidRDefault="00002D6B" w:rsidP="00002D6B">
            <w:pPr>
              <w:widowControl w:val="0"/>
              <w:spacing w:before="0" w:after="0"/>
              <w:jc w:val="both"/>
              <w:rPr>
                <w:ins w:id="7127" w:author="yukina minato" w:date="2025-09-07T17:10:00Z" w16du:dateUtc="2025-09-07T09:10:00Z"/>
                <w:rFonts w:eastAsia="宋体"/>
                <w:szCs w:val="22"/>
              </w:rPr>
            </w:pPr>
            <w:ins w:id="7128" w:author="yukina minato" w:date="2025-09-07T17:10:00Z" w16du:dateUtc="2025-09-07T09:10:00Z">
              <w:r w:rsidRPr="00002D6B">
                <w:rPr>
                  <w:rFonts w:eastAsia="宋体"/>
                  <w:szCs w:val="22"/>
                </w:rPr>
                <w:t xml:space="preserve">  </w:t>
              </w:r>
              <w:r w:rsidRPr="00002D6B">
                <w:rPr>
                  <w:rFonts w:eastAsia="宋体"/>
                  <w:szCs w:val="22"/>
                </w:rPr>
                <w:t>投放时间</w:t>
              </w:r>
              <w:r w:rsidRPr="00002D6B">
                <w:rPr>
                  <w:rFonts w:eastAsia="宋体"/>
                  <w:szCs w:val="22"/>
                </w:rPr>
                <w:t xml:space="preserve">: 8.99 s, </w:t>
              </w:r>
              <w:r w:rsidRPr="00002D6B">
                <w:rPr>
                  <w:rFonts w:eastAsia="宋体"/>
                  <w:szCs w:val="22"/>
                </w:rPr>
                <w:t>引爆延迟</w:t>
              </w:r>
              <w:r w:rsidRPr="00002D6B">
                <w:rPr>
                  <w:rFonts w:eastAsia="宋体"/>
                  <w:szCs w:val="22"/>
                </w:rPr>
                <w:t>: 0.25 s</w:t>
              </w:r>
            </w:ins>
          </w:p>
          <w:p w14:paraId="46C39E99" w14:textId="77777777" w:rsidR="00002D6B" w:rsidRPr="00002D6B" w:rsidRDefault="00002D6B" w:rsidP="00002D6B">
            <w:pPr>
              <w:widowControl w:val="0"/>
              <w:spacing w:before="0" w:after="0"/>
              <w:jc w:val="both"/>
              <w:rPr>
                <w:ins w:id="7129" w:author="yukina minato" w:date="2025-09-07T17:10:00Z" w16du:dateUtc="2025-09-07T09:10:00Z"/>
                <w:rFonts w:eastAsia="宋体"/>
                <w:szCs w:val="22"/>
              </w:rPr>
            </w:pPr>
            <w:ins w:id="7130" w:author="yukina minato" w:date="2025-09-07T17:10:00Z" w16du:dateUtc="2025-09-07T09:10:00Z">
              <w:r w:rsidRPr="00002D6B">
                <w:rPr>
                  <w:rFonts w:eastAsia="宋体"/>
                  <w:szCs w:val="22"/>
                </w:rPr>
                <w:t xml:space="preserve">  </w:t>
              </w:r>
              <w:r w:rsidRPr="00002D6B">
                <w:rPr>
                  <w:rFonts w:eastAsia="宋体"/>
                  <w:szCs w:val="22"/>
                </w:rPr>
                <w:t>投放点</w:t>
              </w:r>
              <w:r w:rsidRPr="00002D6B">
                <w:rPr>
                  <w:rFonts w:eastAsia="宋体"/>
                  <w:szCs w:val="22"/>
                </w:rPr>
                <w:t>: (11105.64, 2991.25, 1800.00)</w:t>
              </w:r>
            </w:ins>
          </w:p>
          <w:p w14:paraId="59A82EFE" w14:textId="77777777" w:rsidR="00002D6B" w:rsidRPr="00002D6B" w:rsidRDefault="00002D6B" w:rsidP="00002D6B">
            <w:pPr>
              <w:widowControl w:val="0"/>
              <w:spacing w:before="0" w:after="0"/>
              <w:jc w:val="both"/>
              <w:rPr>
                <w:ins w:id="7131" w:author="yukina minato" w:date="2025-09-07T17:10:00Z" w16du:dateUtc="2025-09-07T09:10:00Z"/>
                <w:rFonts w:eastAsia="宋体"/>
                <w:szCs w:val="22"/>
              </w:rPr>
            </w:pPr>
            <w:ins w:id="7132" w:author="yukina minato" w:date="2025-09-07T17:10:00Z" w16du:dateUtc="2025-09-07T09:10:00Z">
              <w:r w:rsidRPr="00002D6B">
                <w:rPr>
                  <w:rFonts w:eastAsia="宋体"/>
                  <w:szCs w:val="22"/>
                </w:rPr>
                <w:t xml:space="preserve">  </w:t>
              </w:r>
              <w:r w:rsidRPr="00002D6B">
                <w:rPr>
                  <w:rFonts w:eastAsia="宋体"/>
                  <w:szCs w:val="22"/>
                </w:rPr>
                <w:t>爆炸点</w:t>
              </w:r>
              <w:r w:rsidRPr="00002D6B">
                <w:rPr>
                  <w:rFonts w:eastAsia="宋体"/>
                  <w:szCs w:val="22"/>
                </w:rPr>
                <w:t>: (11108.56, 3018.64, 1799.70)</w:t>
              </w:r>
            </w:ins>
          </w:p>
          <w:p w14:paraId="241FB731" w14:textId="77777777" w:rsidR="00002D6B" w:rsidRPr="00002D6B" w:rsidRDefault="00002D6B" w:rsidP="00002D6B">
            <w:pPr>
              <w:widowControl w:val="0"/>
              <w:spacing w:before="0" w:after="0"/>
              <w:jc w:val="both"/>
              <w:rPr>
                <w:ins w:id="7133" w:author="yukina minato" w:date="2025-09-07T17:10:00Z" w16du:dateUtc="2025-09-07T09:10:00Z"/>
                <w:rFonts w:eastAsia="宋体"/>
                <w:szCs w:val="22"/>
              </w:rPr>
            </w:pPr>
            <w:ins w:id="7134"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6FC3A25F" w14:textId="77777777" w:rsidR="00002D6B" w:rsidRPr="00002D6B" w:rsidRDefault="00002D6B" w:rsidP="00002D6B">
            <w:pPr>
              <w:widowControl w:val="0"/>
              <w:spacing w:before="0" w:after="0"/>
              <w:jc w:val="both"/>
              <w:rPr>
                <w:ins w:id="7135" w:author="yukina minato" w:date="2025-09-07T17:10:00Z" w16du:dateUtc="2025-09-07T09:10:00Z"/>
                <w:rFonts w:eastAsia="宋体"/>
                <w:szCs w:val="22"/>
              </w:rPr>
            </w:pPr>
            <w:ins w:id="7136"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3F3912F8" w14:textId="77777777" w:rsidR="00002D6B" w:rsidRPr="00002D6B" w:rsidRDefault="00002D6B" w:rsidP="00002D6B">
            <w:pPr>
              <w:widowControl w:val="0"/>
              <w:spacing w:before="0" w:after="0"/>
              <w:jc w:val="both"/>
              <w:rPr>
                <w:ins w:id="7137" w:author="yukina minato" w:date="2025-09-07T17:10:00Z" w16du:dateUtc="2025-09-07T09:10:00Z"/>
                <w:rFonts w:eastAsia="宋体"/>
                <w:szCs w:val="22"/>
              </w:rPr>
            </w:pPr>
            <w:ins w:id="7138"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0B9982B2" w14:textId="77777777" w:rsidR="00002D6B" w:rsidRPr="00002D6B" w:rsidRDefault="00002D6B" w:rsidP="00002D6B">
            <w:pPr>
              <w:widowControl w:val="0"/>
              <w:spacing w:before="0" w:after="0"/>
              <w:jc w:val="both"/>
              <w:rPr>
                <w:ins w:id="7139" w:author="yukina minato" w:date="2025-09-07T17:10:00Z" w16du:dateUtc="2025-09-07T09:10:00Z"/>
                <w:rFonts w:eastAsia="宋体"/>
                <w:szCs w:val="22"/>
              </w:rPr>
            </w:pPr>
          </w:p>
          <w:p w14:paraId="1B37AEE6" w14:textId="77777777" w:rsidR="00002D6B" w:rsidRPr="00002D6B" w:rsidRDefault="00002D6B" w:rsidP="00002D6B">
            <w:pPr>
              <w:widowControl w:val="0"/>
              <w:spacing w:before="0" w:after="0"/>
              <w:jc w:val="both"/>
              <w:rPr>
                <w:ins w:id="7140" w:author="yukina minato" w:date="2025-09-07T17:10:00Z" w16du:dateUtc="2025-09-07T09:10:00Z"/>
                <w:rFonts w:eastAsia="宋体"/>
                <w:szCs w:val="22"/>
              </w:rPr>
            </w:pPr>
            <w:ins w:id="7141" w:author="yukina minato" w:date="2025-09-07T17:10:00Z" w16du:dateUtc="2025-09-07T09:10:00Z">
              <w:r w:rsidRPr="00002D6B">
                <w:rPr>
                  <w:rFonts w:eastAsia="宋体"/>
                  <w:szCs w:val="22"/>
                </w:rPr>
                <w:t xml:space="preserve">UAV 4 </w:t>
              </w:r>
              <w:r w:rsidRPr="00002D6B">
                <w:rPr>
                  <w:rFonts w:eastAsia="宋体"/>
                  <w:szCs w:val="22"/>
                </w:rPr>
                <w:t>烟雾弹</w:t>
              </w:r>
              <w:r w:rsidRPr="00002D6B">
                <w:rPr>
                  <w:rFonts w:eastAsia="宋体"/>
                  <w:szCs w:val="22"/>
                </w:rPr>
                <w:t xml:space="preserve"> 2:</w:t>
              </w:r>
            </w:ins>
          </w:p>
          <w:p w14:paraId="423D64ED" w14:textId="77777777" w:rsidR="00002D6B" w:rsidRPr="00002D6B" w:rsidRDefault="00002D6B" w:rsidP="00002D6B">
            <w:pPr>
              <w:widowControl w:val="0"/>
              <w:spacing w:before="0" w:after="0"/>
              <w:jc w:val="both"/>
              <w:rPr>
                <w:ins w:id="7142" w:author="yukina minato" w:date="2025-09-07T17:10:00Z" w16du:dateUtc="2025-09-07T09:10:00Z"/>
                <w:rFonts w:eastAsia="宋体"/>
                <w:szCs w:val="22"/>
              </w:rPr>
            </w:pPr>
            <w:ins w:id="7143" w:author="yukina minato" w:date="2025-09-07T17:10:00Z" w16du:dateUtc="2025-09-07T09:10:00Z">
              <w:r w:rsidRPr="00002D6B">
                <w:rPr>
                  <w:rFonts w:eastAsia="宋体"/>
                  <w:szCs w:val="22"/>
                </w:rPr>
                <w:t xml:space="preserve">  </w:t>
              </w:r>
              <w:r w:rsidRPr="00002D6B">
                <w:rPr>
                  <w:rFonts w:eastAsia="宋体"/>
                  <w:szCs w:val="22"/>
                </w:rPr>
                <w:t>速度</w:t>
              </w:r>
              <w:r w:rsidRPr="00002D6B">
                <w:rPr>
                  <w:rFonts w:eastAsia="宋体"/>
                  <w:szCs w:val="22"/>
                </w:rPr>
                <w:t xml:space="preserve">: 73.59 m/s, </w:t>
              </w:r>
              <w:r w:rsidRPr="00002D6B">
                <w:rPr>
                  <w:rFonts w:eastAsia="宋体"/>
                  <w:szCs w:val="22"/>
                </w:rPr>
                <w:t>方向</w:t>
              </w:r>
              <w:r w:rsidRPr="00002D6B">
                <w:rPr>
                  <w:rFonts w:eastAsia="宋体"/>
                  <w:szCs w:val="22"/>
                </w:rPr>
                <w:t>: 33.03°</w:t>
              </w:r>
            </w:ins>
          </w:p>
          <w:p w14:paraId="4855BADA" w14:textId="77777777" w:rsidR="00002D6B" w:rsidRPr="00002D6B" w:rsidRDefault="00002D6B" w:rsidP="00002D6B">
            <w:pPr>
              <w:widowControl w:val="0"/>
              <w:spacing w:before="0" w:after="0"/>
              <w:jc w:val="both"/>
              <w:rPr>
                <w:ins w:id="7144" w:author="yukina minato" w:date="2025-09-07T17:10:00Z" w16du:dateUtc="2025-09-07T09:10:00Z"/>
                <w:rFonts w:eastAsia="宋体"/>
                <w:szCs w:val="22"/>
              </w:rPr>
            </w:pPr>
            <w:ins w:id="7145" w:author="yukina minato" w:date="2025-09-07T17:10:00Z" w16du:dateUtc="2025-09-07T09:10:00Z">
              <w:r w:rsidRPr="00002D6B">
                <w:rPr>
                  <w:rFonts w:eastAsia="宋体"/>
                  <w:szCs w:val="22"/>
                </w:rPr>
                <w:t xml:space="preserve">  </w:t>
              </w:r>
              <w:r w:rsidRPr="00002D6B">
                <w:rPr>
                  <w:rFonts w:eastAsia="宋体"/>
                  <w:szCs w:val="22"/>
                </w:rPr>
                <w:t>投放时间</w:t>
              </w:r>
              <w:r w:rsidRPr="00002D6B">
                <w:rPr>
                  <w:rFonts w:eastAsia="宋体"/>
                  <w:szCs w:val="22"/>
                </w:rPr>
                <w:t xml:space="preserve">: 6.94 s, </w:t>
              </w:r>
              <w:r w:rsidRPr="00002D6B">
                <w:rPr>
                  <w:rFonts w:eastAsia="宋体"/>
                  <w:szCs w:val="22"/>
                </w:rPr>
                <w:t>引爆延迟</w:t>
              </w:r>
              <w:r w:rsidRPr="00002D6B">
                <w:rPr>
                  <w:rFonts w:eastAsia="宋体"/>
                  <w:szCs w:val="22"/>
                </w:rPr>
                <w:t>: 0.00 s</w:t>
              </w:r>
            </w:ins>
          </w:p>
          <w:p w14:paraId="1BEE2679" w14:textId="77777777" w:rsidR="00002D6B" w:rsidRPr="00002D6B" w:rsidRDefault="00002D6B" w:rsidP="00002D6B">
            <w:pPr>
              <w:widowControl w:val="0"/>
              <w:spacing w:before="0" w:after="0"/>
              <w:jc w:val="both"/>
              <w:rPr>
                <w:ins w:id="7146" w:author="yukina minato" w:date="2025-09-07T17:10:00Z" w16du:dateUtc="2025-09-07T09:10:00Z"/>
                <w:rFonts w:eastAsia="宋体"/>
                <w:szCs w:val="22"/>
              </w:rPr>
            </w:pPr>
            <w:ins w:id="7147" w:author="yukina minato" w:date="2025-09-07T17:10:00Z" w16du:dateUtc="2025-09-07T09:10:00Z">
              <w:r w:rsidRPr="00002D6B">
                <w:rPr>
                  <w:rFonts w:eastAsia="宋体"/>
                  <w:szCs w:val="22"/>
                </w:rPr>
                <w:t xml:space="preserve">  </w:t>
              </w:r>
              <w:r w:rsidRPr="00002D6B">
                <w:rPr>
                  <w:rFonts w:eastAsia="宋体"/>
                  <w:szCs w:val="22"/>
                </w:rPr>
                <w:t>投放点</w:t>
              </w:r>
              <w:r w:rsidRPr="00002D6B">
                <w:rPr>
                  <w:rFonts w:eastAsia="宋体"/>
                  <w:szCs w:val="22"/>
                </w:rPr>
                <w:t>: (11428.12, 2278.35, 1800.00)</w:t>
              </w:r>
            </w:ins>
          </w:p>
          <w:p w14:paraId="1A46AB4E" w14:textId="77777777" w:rsidR="00002D6B" w:rsidRPr="00002D6B" w:rsidRDefault="00002D6B" w:rsidP="00002D6B">
            <w:pPr>
              <w:widowControl w:val="0"/>
              <w:spacing w:before="0" w:after="0"/>
              <w:jc w:val="both"/>
              <w:rPr>
                <w:ins w:id="7148" w:author="yukina minato" w:date="2025-09-07T17:10:00Z" w16du:dateUtc="2025-09-07T09:10:00Z"/>
                <w:rFonts w:eastAsia="宋体"/>
                <w:szCs w:val="22"/>
              </w:rPr>
            </w:pPr>
            <w:ins w:id="7149" w:author="yukina minato" w:date="2025-09-07T17:10:00Z" w16du:dateUtc="2025-09-07T09:10:00Z">
              <w:r w:rsidRPr="00002D6B">
                <w:rPr>
                  <w:rFonts w:eastAsia="宋体"/>
                  <w:szCs w:val="22"/>
                </w:rPr>
                <w:t xml:space="preserve">  </w:t>
              </w:r>
              <w:r w:rsidRPr="00002D6B">
                <w:rPr>
                  <w:rFonts w:eastAsia="宋体"/>
                  <w:szCs w:val="22"/>
                </w:rPr>
                <w:t>爆炸点</w:t>
              </w:r>
              <w:r w:rsidRPr="00002D6B">
                <w:rPr>
                  <w:rFonts w:eastAsia="宋体"/>
                  <w:szCs w:val="22"/>
                </w:rPr>
                <w:t>: (11428.12, 2278.35, 1800.00)</w:t>
              </w:r>
            </w:ins>
          </w:p>
          <w:p w14:paraId="24267D6B" w14:textId="77777777" w:rsidR="00002D6B" w:rsidRPr="00002D6B" w:rsidRDefault="00002D6B" w:rsidP="00002D6B">
            <w:pPr>
              <w:widowControl w:val="0"/>
              <w:spacing w:before="0" w:after="0"/>
              <w:jc w:val="both"/>
              <w:rPr>
                <w:ins w:id="7150" w:author="yukina minato" w:date="2025-09-07T17:10:00Z" w16du:dateUtc="2025-09-07T09:10:00Z"/>
                <w:rFonts w:eastAsia="宋体"/>
                <w:szCs w:val="22"/>
              </w:rPr>
            </w:pPr>
            <w:ins w:id="7151"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73A6408B" w14:textId="77777777" w:rsidR="00002D6B" w:rsidRPr="00002D6B" w:rsidRDefault="00002D6B" w:rsidP="00002D6B">
            <w:pPr>
              <w:widowControl w:val="0"/>
              <w:spacing w:before="0" w:after="0"/>
              <w:jc w:val="both"/>
              <w:rPr>
                <w:ins w:id="7152" w:author="yukina minato" w:date="2025-09-07T17:10:00Z" w16du:dateUtc="2025-09-07T09:10:00Z"/>
                <w:rFonts w:eastAsia="宋体"/>
                <w:szCs w:val="22"/>
              </w:rPr>
            </w:pPr>
            <w:ins w:id="7153"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4C070A0F" w14:textId="77777777" w:rsidR="00002D6B" w:rsidRPr="00002D6B" w:rsidRDefault="00002D6B" w:rsidP="00002D6B">
            <w:pPr>
              <w:widowControl w:val="0"/>
              <w:spacing w:before="0" w:after="0"/>
              <w:jc w:val="both"/>
              <w:rPr>
                <w:ins w:id="7154" w:author="yukina minato" w:date="2025-09-07T17:10:00Z" w16du:dateUtc="2025-09-07T09:10:00Z"/>
                <w:rFonts w:eastAsia="宋体"/>
                <w:szCs w:val="22"/>
              </w:rPr>
            </w:pPr>
            <w:ins w:id="7155"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4519BB23" w14:textId="77777777" w:rsidR="00002D6B" w:rsidRPr="00002D6B" w:rsidRDefault="00002D6B" w:rsidP="00002D6B">
            <w:pPr>
              <w:widowControl w:val="0"/>
              <w:spacing w:before="0" w:after="0"/>
              <w:jc w:val="both"/>
              <w:rPr>
                <w:ins w:id="7156" w:author="yukina minato" w:date="2025-09-07T17:10:00Z" w16du:dateUtc="2025-09-07T09:10:00Z"/>
                <w:rFonts w:eastAsia="宋体"/>
                <w:szCs w:val="22"/>
              </w:rPr>
            </w:pPr>
          </w:p>
          <w:p w14:paraId="072D17D1" w14:textId="77777777" w:rsidR="00002D6B" w:rsidRPr="00002D6B" w:rsidRDefault="00002D6B" w:rsidP="00002D6B">
            <w:pPr>
              <w:widowControl w:val="0"/>
              <w:spacing w:before="0" w:after="0"/>
              <w:jc w:val="both"/>
              <w:rPr>
                <w:ins w:id="7157" w:author="yukina minato" w:date="2025-09-07T17:10:00Z" w16du:dateUtc="2025-09-07T09:10:00Z"/>
                <w:rFonts w:eastAsia="宋体"/>
                <w:szCs w:val="22"/>
              </w:rPr>
            </w:pPr>
            <w:ins w:id="7158" w:author="yukina minato" w:date="2025-09-07T17:10:00Z" w16du:dateUtc="2025-09-07T09:10:00Z">
              <w:r w:rsidRPr="00002D6B">
                <w:rPr>
                  <w:rFonts w:eastAsia="宋体"/>
                  <w:szCs w:val="22"/>
                </w:rPr>
                <w:t xml:space="preserve">UAV 4 </w:t>
              </w:r>
              <w:r w:rsidRPr="00002D6B">
                <w:rPr>
                  <w:rFonts w:eastAsia="宋体"/>
                  <w:szCs w:val="22"/>
                </w:rPr>
                <w:t>烟雾弹</w:t>
              </w:r>
              <w:r w:rsidRPr="00002D6B">
                <w:rPr>
                  <w:rFonts w:eastAsia="宋体"/>
                  <w:szCs w:val="22"/>
                </w:rPr>
                <w:t xml:space="preserve"> 3:</w:t>
              </w:r>
            </w:ins>
          </w:p>
          <w:p w14:paraId="67F76831" w14:textId="77777777" w:rsidR="00002D6B" w:rsidRPr="00002D6B" w:rsidRDefault="00002D6B" w:rsidP="00002D6B">
            <w:pPr>
              <w:widowControl w:val="0"/>
              <w:spacing w:before="0" w:after="0"/>
              <w:jc w:val="both"/>
              <w:rPr>
                <w:ins w:id="7159" w:author="yukina minato" w:date="2025-09-07T17:10:00Z" w16du:dateUtc="2025-09-07T09:10:00Z"/>
                <w:rFonts w:eastAsia="宋体"/>
                <w:szCs w:val="22"/>
              </w:rPr>
            </w:pPr>
            <w:ins w:id="7160" w:author="yukina minato" w:date="2025-09-07T17:10:00Z" w16du:dateUtc="2025-09-07T09:10:00Z">
              <w:r w:rsidRPr="00002D6B">
                <w:rPr>
                  <w:rFonts w:eastAsia="宋体"/>
                  <w:szCs w:val="22"/>
                </w:rPr>
                <w:t xml:space="preserve">  </w:t>
              </w:r>
              <w:r w:rsidRPr="00002D6B">
                <w:rPr>
                  <w:rFonts w:eastAsia="宋体"/>
                  <w:szCs w:val="22"/>
                </w:rPr>
                <w:t>速度</w:t>
              </w:r>
              <w:r w:rsidRPr="00002D6B">
                <w:rPr>
                  <w:rFonts w:eastAsia="宋体"/>
                  <w:szCs w:val="22"/>
                </w:rPr>
                <w:t xml:space="preserve">: 128.68 m/s, </w:t>
              </w:r>
              <w:r w:rsidRPr="00002D6B">
                <w:rPr>
                  <w:rFonts w:eastAsia="宋体"/>
                  <w:szCs w:val="22"/>
                </w:rPr>
                <w:t>方向</w:t>
              </w:r>
              <w:r w:rsidRPr="00002D6B">
                <w:rPr>
                  <w:rFonts w:eastAsia="宋体"/>
                  <w:szCs w:val="22"/>
                </w:rPr>
                <w:t>: 0.00°</w:t>
              </w:r>
            </w:ins>
          </w:p>
          <w:p w14:paraId="196513A5" w14:textId="77777777" w:rsidR="00002D6B" w:rsidRPr="00002D6B" w:rsidRDefault="00002D6B" w:rsidP="00002D6B">
            <w:pPr>
              <w:widowControl w:val="0"/>
              <w:spacing w:before="0" w:after="0"/>
              <w:jc w:val="both"/>
              <w:rPr>
                <w:ins w:id="7161" w:author="yukina minato" w:date="2025-09-07T17:10:00Z" w16du:dateUtc="2025-09-07T09:10:00Z"/>
                <w:rFonts w:eastAsia="宋体"/>
                <w:szCs w:val="22"/>
              </w:rPr>
            </w:pPr>
            <w:ins w:id="7162" w:author="yukina minato" w:date="2025-09-07T17:10:00Z" w16du:dateUtc="2025-09-07T09:10:00Z">
              <w:r w:rsidRPr="00002D6B">
                <w:rPr>
                  <w:rFonts w:eastAsia="宋体"/>
                  <w:szCs w:val="22"/>
                </w:rPr>
                <w:t xml:space="preserve">  </w:t>
              </w:r>
              <w:r w:rsidRPr="00002D6B">
                <w:rPr>
                  <w:rFonts w:eastAsia="宋体"/>
                  <w:szCs w:val="22"/>
                </w:rPr>
                <w:t>投放时间</w:t>
              </w:r>
              <w:r w:rsidRPr="00002D6B">
                <w:rPr>
                  <w:rFonts w:eastAsia="宋体"/>
                  <w:szCs w:val="22"/>
                </w:rPr>
                <w:t xml:space="preserve">: 1.16 s, </w:t>
              </w:r>
              <w:r w:rsidRPr="00002D6B">
                <w:rPr>
                  <w:rFonts w:eastAsia="宋体"/>
                  <w:szCs w:val="22"/>
                </w:rPr>
                <w:t>引爆延迟</w:t>
              </w:r>
              <w:r w:rsidRPr="00002D6B">
                <w:rPr>
                  <w:rFonts w:eastAsia="宋体"/>
                  <w:szCs w:val="22"/>
                </w:rPr>
                <w:t>: 1.84 s</w:t>
              </w:r>
            </w:ins>
          </w:p>
          <w:p w14:paraId="55AF4D5F" w14:textId="77777777" w:rsidR="00002D6B" w:rsidRPr="00002D6B" w:rsidRDefault="00002D6B" w:rsidP="00002D6B">
            <w:pPr>
              <w:widowControl w:val="0"/>
              <w:spacing w:before="0" w:after="0"/>
              <w:jc w:val="both"/>
              <w:rPr>
                <w:ins w:id="7163" w:author="yukina minato" w:date="2025-09-07T17:10:00Z" w16du:dateUtc="2025-09-07T09:10:00Z"/>
                <w:rFonts w:eastAsia="宋体"/>
                <w:szCs w:val="22"/>
              </w:rPr>
            </w:pPr>
            <w:ins w:id="7164" w:author="yukina minato" w:date="2025-09-07T17:10:00Z" w16du:dateUtc="2025-09-07T09:10:00Z">
              <w:r w:rsidRPr="00002D6B">
                <w:rPr>
                  <w:rFonts w:eastAsia="宋体"/>
                  <w:szCs w:val="22"/>
                </w:rPr>
                <w:t xml:space="preserve">  </w:t>
              </w:r>
              <w:r w:rsidRPr="00002D6B">
                <w:rPr>
                  <w:rFonts w:eastAsia="宋体"/>
                  <w:szCs w:val="22"/>
                </w:rPr>
                <w:t>投放点</w:t>
              </w:r>
              <w:r w:rsidRPr="00002D6B">
                <w:rPr>
                  <w:rFonts w:eastAsia="宋体"/>
                  <w:szCs w:val="22"/>
                </w:rPr>
                <w:t>: (11149.59, 2000.00, 1800.00)</w:t>
              </w:r>
            </w:ins>
          </w:p>
          <w:p w14:paraId="41382AB3" w14:textId="77777777" w:rsidR="00002D6B" w:rsidRPr="00002D6B" w:rsidRDefault="00002D6B" w:rsidP="00002D6B">
            <w:pPr>
              <w:widowControl w:val="0"/>
              <w:spacing w:before="0" w:after="0"/>
              <w:jc w:val="both"/>
              <w:rPr>
                <w:ins w:id="7165" w:author="yukina minato" w:date="2025-09-07T17:10:00Z" w16du:dateUtc="2025-09-07T09:10:00Z"/>
                <w:rFonts w:eastAsia="宋体"/>
                <w:szCs w:val="22"/>
              </w:rPr>
            </w:pPr>
            <w:ins w:id="7166" w:author="yukina minato" w:date="2025-09-07T17:10:00Z" w16du:dateUtc="2025-09-07T09:10:00Z">
              <w:r w:rsidRPr="00002D6B">
                <w:rPr>
                  <w:rFonts w:eastAsia="宋体"/>
                  <w:szCs w:val="22"/>
                </w:rPr>
                <w:t xml:space="preserve">  </w:t>
              </w:r>
              <w:r w:rsidRPr="00002D6B">
                <w:rPr>
                  <w:rFonts w:eastAsia="宋体"/>
                  <w:szCs w:val="22"/>
                </w:rPr>
                <w:t>爆炸点</w:t>
              </w:r>
              <w:r w:rsidRPr="00002D6B">
                <w:rPr>
                  <w:rFonts w:eastAsia="宋体"/>
                  <w:szCs w:val="22"/>
                </w:rPr>
                <w:t>: (11386.17, 2000.00, 1783.44)</w:t>
              </w:r>
            </w:ins>
          </w:p>
          <w:p w14:paraId="22CAF22A" w14:textId="77777777" w:rsidR="00002D6B" w:rsidRPr="00002D6B" w:rsidRDefault="00002D6B" w:rsidP="00002D6B">
            <w:pPr>
              <w:widowControl w:val="0"/>
              <w:spacing w:before="0" w:after="0"/>
              <w:jc w:val="both"/>
              <w:rPr>
                <w:ins w:id="7167" w:author="yukina minato" w:date="2025-09-07T17:10:00Z" w16du:dateUtc="2025-09-07T09:10:00Z"/>
                <w:rFonts w:eastAsia="宋体"/>
                <w:szCs w:val="22"/>
              </w:rPr>
            </w:pPr>
            <w:ins w:id="7168"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5EB906A1" w14:textId="77777777" w:rsidR="00002D6B" w:rsidRPr="00002D6B" w:rsidRDefault="00002D6B" w:rsidP="00002D6B">
            <w:pPr>
              <w:widowControl w:val="0"/>
              <w:spacing w:before="0" w:after="0"/>
              <w:jc w:val="both"/>
              <w:rPr>
                <w:ins w:id="7169" w:author="yukina minato" w:date="2025-09-07T17:10:00Z" w16du:dateUtc="2025-09-07T09:10:00Z"/>
                <w:rFonts w:eastAsia="宋体"/>
                <w:szCs w:val="22"/>
              </w:rPr>
            </w:pPr>
            <w:ins w:id="7170"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7B40325D" w14:textId="77777777" w:rsidR="00002D6B" w:rsidRPr="00002D6B" w:rsidRDefault="00002D6B" w:rsidP="00002D6B">
            <w:pPr>
              <w:widowControl w:val="0"/>
              <w:spacing w:before="0" w:after="0"/>
              <w:jc w:val="both"/>
              <w:rPr>
                <w:ins w:id="7171" w:author="yukina minato" w:date="2025-09-07T17:10:00Z" w16du:dateUtc="2025-09-07T09:10:00Z"/>
                <w:rFonts w:eastAsia="宋体"/>
                <w:szCs w:val="22"/>
              </w:rPr>
            </w:pPr>
            <w:ins w:id="7172"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68D91EDB" w14:textId="77777777" w:rsidR="00002D6B" w:rsidRPr="00002D6B" w:rsidRDefault="00002D6B" w:rsidP="00002D6B">
            <w:pPr>
              <w:widowControl w:val="0"/>
              <w:spacing w:before="0" w:after="0"/>
              <w:jc w:val="both"/>
              <w:rPr>
                <w:ins w:id="7173" w:author="yukina minato" w:date="2025-09-07T17:10:00Z" w16du:dateUtc="2025-09-07T09:10:00Z"/>
                <w:rFonts w:eastAsia="宋体"/>
                <w:szCs w:val="22"/>
              </w:rPr>
            </w:pPr>
          </w:p>
          <w:p w14:paraId="6C81A82C" w14:textId="77777777" w:rsidR="00002D6B" w:rsidRPr="00002D6B" w:rsidRDefault="00002D6B" w:rsidP="00002D6B">
            <w:pPr>
              <w:widowControl w:val="0"/>
              <w:spacing w:before="0" w:after="0"/>
              <w:jc w:val="both"/>
              <w:rPr>
                <w:ins w:id="7174" w:author="yukina minato" w:date="2025-09-07T17:10:00Z" w16du:dateUtc="2025-09-07T09:10:00Z"/>
                <w:rFonts w:eastAsia="宋体"/>
                <w:szCs w:val="22"/>
              </w:rPr>
            </w:pPr>
            <w:ins w:id="7175" w:author="yukina minato" w:date="2025-09-07T17:10:00Z" w16du:dateUtc="2025-09-07T09:10:00Z">
              <w:r w:rsidRPr="00002D6B">
                <w:rPr>
                  <w:rFonts w:eastAsia="宋体"/>
                  <w:szCs w:val="22"/>
                </w:rPr>
                <w:t xml:space="preserve">UAV 5 </w:t>
              </w:r>
              <w:r w:rsidRPr="00002D6B">
                <w:rPr>
                  <w:rFonts w:eastAsia="宋体"/>
                  <w:szCs w:val="22"/>
                </w:rPr>
                <w:t>烟雾弹</w:t>
              </w:r>
              <w:r w:rsidRPr="00002D6B">
                <w:rPr>
                  <w:rFonts w:eastAsia="宋体"/>
                  <w:szCs w:val="22"/>
                </w:rPr>
                <w:t xml:space="preserve"> 1:</w:t>
              </w:r>
            </w:ins>
          </w:p>
          <w:p w14:paraId="451DA069" w14:textId="77777777" w:rsidR="00002D6B" w:rsidRPr="00002D6B" w:rsidRDefault="00002D6B" w:rsidP="00002D6B">
            <w:pPr>
              <w:widowControl w:val="0"/>
              <w:spacing w:before="0" w:after="0"/>
              <w:jc w:val="both"/>
              <w:rPr>
                <w:ins w:id="7176" w:author="yukina minato" w:date="2025-09-07T17:10:00Z" w16du:dateUtc="2025-09-07T09:10:00Z"/>
                <w:rFonts w:eastAsia="宋体"/>
                <w:szCs w:val="22"/>
              </w:rPr>
            </w:pPr>
            <w:ins w:id="7177" w:author="yukina minato" w:date="2025-09-07T17:10:00Z" w16du:dateUtc="2025-09-07T09:10:00Z">
              <w:r w:rsidRPr="00002D6B">
                <w:rPr>
                  <w:rFonts w:eastAsia="宋体"/>
                  <w:szCs w:val="22"/>
                </w:rPr>
                <w:t xml:space="preserve">  </w:t>
              </w:r>
              <w:r w:rsidRPr="00002D6B">
                <w:rPr>
                  <w:rFonts w:eastAsia="宋体"/>
                  <w:szCs w:val="22"/>
                </w:rPr>
                <w:t>速度</w:t>
              </w:r>
              <w:r w:rsidRPr="00002D6B">
                <w:rPr>
                  <w:rFonts w:eastAsia="宋体"/>
                  <w:szCs w:val="22"/>
                </w:rPr>
                <w:t xml:space="preserve">: 123.35 m/s, </w:t>
              </w:r>
              <w:r w:rsidRPr="00002D6B">
                <w:rPr>
                  <w:rFonts w:eastAsia="宋体"/>
                  <w:szCs w:val="22"/>
                </w:rPr>
                <w:t>方向</w:t>
              </w:r>
              <w:r w:rsidRPr="00002D6B">
                <w:rPr>
                  <w:rFonts w:eastAsia="宋体"/>
                  <w:szCs w:val="22"/>
                </w:rPr>
                <w:t>: 24.02°</w:t>
              </w:r>
            </w:ins>
          </w:p>
          <w:p w14:paraId="1C9FC2E0" w14:textId="77777777" w:rsidR="00002D6B" w:rsidRPr="00002D6B" w:rsidRDefault="00002D6B" w:rsidP="00002D6B">
            <w:pPr>
              <w:widowControl w:val="0"/>
              <w:spacing w:before="0" w:after="0"/>
              <w:jc w:val="both"/>
              <w:rPr>
                <w:ins w:id="7178" w:author="yukina minato" w:date="2025-09-07T17:10:00Z" w16du:dateUtc="2025-09-07T09:10:00Z"/>
                <w:rFonts w:eastAsia="宋体"/>
                <w:szCs w:val="22"/>
              </w:rPr>
            </w:pPr>
            <w:ins w:id="7179" w:author="yukina minato" w:date="2025-09-07T17:10:00Z" w16du:dateUtc="2025-09-07T09:10:00Z">
              <w:r w:rsidRPr="00002D6B">
                <w:rPr>
                  <w:rFonts w:eastAsia="宋体"/>
                  <w:szCs w:val="22"/>
                </w:rPr>
                <w:t xml:space="preserve">  </w:t>
              </w:r>
              <w:r w:rsidRPr="00002D6B">
                <w:rPr>
                  <w:rFonts w:eastAsia="宋体"/>
                  <w:szCs w:val="22"/>
                </w:rPr>
                <w:t>投放时间</w:t>
              </w:r>
              <w:r w:rsidRPr="00002D6B">
                <w:rPr>
                  <w:rFonts w:eastAsia="宋体"/>
                  <w:szCs w:val="22"/>
                </w:rPr>
                <w:t xml:space="preserve">: 1.16 s, </w:t>
              </w:r>
              <w:r w:rsidRPr="00002D6B">
                <w:rPr>
                  <w:rFonts w:eastAsia="宋体"/>
                  <w:szCs w:val="22"/>
                </w:rPr>
                <w:t>引爆延迟</w:t>
              </w:r>
              <w:r w:rsidRPr="00002D6B">
                <w:rPr>
                  <w:rFonts w:eastAsia="宋体"/>
                  <w:szCs w:val="22"/>
                </w:rPr>
                <w:t>: 5.42 s</w:t>
              </w:r>
            </w:ins>
          </w:p>
          <w:p w14:paraId="3803BFFA" w14:textId="77777777" w:rsidR="00002D6B" w:rsidRPr="00002D6B" w:rsidRDefault="00002D6B" w:rsidP="00002D6B">
            <w:pPr>
              <w:widowControl w:val="0"/>
              <w:spacing w:before="0" w:after="0"/>
              <w:jc w:val="both"/>
              <w:rPr>
                <w:ins w:id="7180" w:author="yukina minato" w:date="2025-09-07T17:10:00Z" w16du:dateUtc="2025-09-07T09:10:00Z"/>
                <w:rFonts w:eastAsia="宋体"/>
                <w:szCs w:val="22"/>
              </w:rPr>
            </w:pPr>
            <w:ins w:id="7181" w:author="yukina minato" w:date="2025-09-07T17:10:00Z" w16du:dateUtc="2025-09-07T09:10:00Z">
              <w:r w:rsidRPr="00002D6B">
                <w:rPr>
                  <w:rFonts w:eastAsia="宋体"/>
                  <w:szCs w:val="22"/>
                </w:rPr>
                <w:t xml:space="preserve">  </w:t>
              </w:r>
              <w:r w:rsidRPr="00002D6B">
                <w:rPr>
                  <w:rFonts w:eastAsia="宋体"/>
                  <w:szCs w:val="22"/>
                </w:rPr>
                <w:t>投放点</w:t>
              </w:r>
              <w:r w:rsidRPr="00002D6B">
                <w:rPr>
                  <w:rFonts w:eastAsia="宋体"/>
                  <w:szCs w:val="22"/>
                </w:rPr>
                <w:t>: (13130.32, -1941.93, 1300.00)</w:t>
              </w:r>
            </w:ins>
          </w:p>
          <w:p w14:paraId="02E8A0EE" w14:textId="77777777" w:rsidR="00002D6B" w:rsidRPr="00002D6B" w:rsidRDefault="00002D6B" w:rsidP="00002D6B">
            <w:pPr>
              <w:widowControl w:val="0"/>
              <w:spacing w:before="0" w:after="0"/>
              <w:jc w:val="both"/>
              <w:rPr>
                <w:ins w:id="7182" w:author="yukina minato" w:date="2025-09-07T17:10:00Z" w16du:dateUtc="2025-09-07T09:10:00Z"/>
                <w:rFonts w:eastAsia="宋体"/>
                <w:szCs w:val="22"/>
              </w:rPr>
            </w:pPr>
            <w:ins w:id="7183" w:author="yukina minato" w:date="2025-09-07T17:10:00Z" w16du:dateUtc="2025-09-07T09:10:00Z">
              <w:r w:rsidRPr="00002D6B">
                <w:rPr>
                  <w:rFonts w:eastAsia="宋体"/>
                  <w:szCs w:val="22"/>
                </w:rPr>
                <w:t xml:space="preserve">  </w:t>
              </w:r>
              <w:r w:rsidRPr="00002D6B">
                <w:rPr>
                  <w:rFonts w:eastAsia="宋体"/>
                  <w:szCs w:val="22"/>
                </w:rPr>
                <w:t>爆炸点</w:t>
              </w:r>
              <w:r w:rsidRPr="00002D6B">
                <w:rPr>
                  <w:rFonts w:eastAsia="宋体"/>
                  <w:szCs w:val="22"/>
                </w:rPr>
                <w:t>: (13741.01, -1669.79, 1156.05)</w:t>
              </w:r>
            </w:ins>
          </w:p>
          <w:p w14:paraId="31728C66" w14:textId="77777777" w:rsidR="00002D6B" w:rsidRPr="00002D6B" w:rsidRDefault="00002D6B" w:rsidP="00002D6B">
            <w:pPr>
              <w:widowControl w:val="0"/>
              <w:spacing w:before="0" w:after="0"/>
              <w:jc w:val="both"/>
              <w:rPr>
                <w:ins w:id="7184" w:author="yukina minato" w:date="2025-09-07T17:10:00Z" w16du:dateUtc="2025-09-07T09:10:00Z"/>
                <w:rFonts w:eastAsia="宋体"/>
                <w:szCs w:val="22"/>
              </w:rPr>
            </w:pPr>
            <w:ins w:id="7185"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1280F8E8" w14:textId="77777777" w:rsidR="00002D6B" w:rsidRPr="00002D6B" w:rsidRDefault="00002D6B" w:rsidP="00002D6B">
            <w:pPr>
              <w:widowControl w:val="0"/>
              <w:spacing w:before="0" w:after="0"/>
              <w:jc w:val="both"/>
              <w:rPr>
                <w:ins w:id="7186" w:author="yukina minato" w:date="2025-09-07T17:10:00Z" w16du:dateUtc="2025-09-07T09:10:00Z"/>
                <w:rFonts w:eastAsia="宋体"/>
                <w:szCs w:val="22"/>
              </w:rPr>
            </w:pPr>
            <w:ins w:id="7187"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78D98A36" w14:textId="77777777" w:rsidR="00002D6B" w:rsidRPr="00002D6B" w:rsidRDefault="00002D6B" w:rsidP="00002D6B">
            <w:pPr>
              <w:widowControl w:val="0"/>
              <w:spacing w:before="0" w:after="0"/>
              <w:jc w:val="both"/>
              <w:rPr>
                <w:ins w:id="7188" w:author="yukina minato" w:date="2025-09-07T17:10:00Z" w16du:dateUtc="2025-09-07T09:10:00Z"/>
                <w:rFonts w:eastAsia="宋体"/>
                <w:szCs w:val="22"/>
              </w:rPr>
            </w:pPr>
            <w:ins w:id="7189"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4C9820B8" w14:textId="77777777" w:rsidR="00002D6B" w:rsidRPr="00002D6B" w:rsidRDefault="00002D6B" w:rsidP="00002D6B">
            <w:pPr>
              <w:widowControl w:val="0"/>
              <w:spacing w:before="0" w:after="0"/>
              <w:jc w:val="both"/>
              <w:rPr>
                <w:ins w:id="7190" w:author="yukina minato" w:date="2025-09-07T17:10:00Z" w16du:dateUtc="2025-09-07T09:10:00Z"/>
                <w:rFonts w:eastAsia="宋体"/>
                <w:szCs w:val="22"/>
              </w:rPr>
            </w:pPr>
          </w:p>
          <w:p w14:paraId="032C0A4A" w14:textId="77777777" w:rsidR="00002D6B" w:rsidRPr="00002D6B" w:rsidRDefault="00002D6B" w:rsidP="00002D6B">
            <w:pPr>
              <w:widowControl w:val="0"/>
              <w:spacing w:before="0" w:after="0"/>
              <w:jc w:val="both"/>
              <w:rPr>
                <w:ins w:id="7191" w:author="yukina minato" w:date="2025-09-07T17:10:00Z" w16du:dateUtc="2025-09-07T09:10:00Z"/>
                <w:rFonts w:eastAsia="宋体"/>
                <w:szCs w:val="22"/>
              </w:rPr>
            </w:pPr>
            <w:ins w:id="7192" w:author="yukina minato" w:date="2025-09-07T17:10:00Z" w16du:dateUtc="2025-09-07T09:10:00Z">
              <w:r w:rsidRPr="00002D6B">
                <w:rPr>
                  <w:rFonts w:eastAsia="宋体"/>
                  <w:szCs w:val="22"/>
                </w:rPr>
                <w:t xml:space="preserve">UAV 5 </w:t>
              </w:r>
              <w:r w:rsidRPr="00002D6B">
                <w:rPr>
                  <w:rFonts w:eastAsia="宋体"/>
                  <w:szCs w:val="22"/>
                </w:rPr>
                <w:t>烟雾弹</w:t>
              </w:r>
              <w:r w:rsidRPr="00002D6B">
                <w:rPr>
                  <w:rFonts w:eastAsia="宋体"/>
                  <w:szCs w:val="22"/>
                </w:rPr>
                <w:t xml:space="preserve"> 2:</w:t>
              </w:r>
            </w:ins>
          </w:p>
          <w:p w14:paraId="4B936B62" w14:textId="77777777" w:rsidR="00002D6B" w:rsidRPr="00002D6B" w:rsidRDefault="00002D6B" w:rsidP="00002D6B">
            <w:pPr>
              <w:widowControl w:val="0"/>
              <w:spacing w:before="0" w:after="0"/>
              <w:jc w:val="both"/>
              <w:rPr>
                <w:ins w:id="7193" w:author="yukina minato" w:date="2025-09-07T17:10:00Z" w16du:dateUtc="2025-09-07T09:10:00Z"/>
                <w:rFonts w:eastAsia="宋体"/>
                <w:szCs w:val="22"/>
              </w:rPr>
            </w:pPr>
            <w:ins w:id="7194" w:author="yukina minato" w:date="2025-09-07T17:10:00Z" w16du:dateUtc="2025-09-07T09:10:00Z">
              <w:r w:rsidRPr="00002D6B">
                <w:rPr>
                  <w:rFonts w:eastAsia="宋体"/>
                  <w:szCs w:val="22"/>
                </w:rPr>
                <w:t xml:space="preserve">  </w:t>
              </w:r>
              <w:r w:rsidRPr="00002D6B">
                <w:rPr>
                  <w:rFonts w:eastAsia="宋体"/>
                  <w:szCs w:val="22"/>
                </w:rPr>
                <w:t>速度</w:t>
              </w:r>
              <w:r w:rsidRPr="00002D6B">
                <w:rPr>
                  <w:rFonts w:eastAsia="宋体"/>
                  <w:szCs w:val="22"/>
                </w:rPr>
                <w:t xml:space="preserve">: 85.43 m/s, </w:t>
              </w:r>
              <w:r w:rsidRPr="00002D6B">
                <w:rPr>
                  <w:rFonts w:eastAsia="宋体"/>
                  <w:szCs w:val="22"/>
                </w:rPr>
                <w:t>方向</w:t>
              </w:r>
              <w:r w:rsidRPr="00002D6B">
                <w:rPr>
                  <w:rFonts w:eastAsia="宋体"/>
                  <w:szCs w:val="22"/>
                </w:rPr>
                <w:t>: 42.54°</w:t>
              </w:r>
            </w:ins>
          </w:p>
          <w:p w14:paraId="718B78C6" w14:textId="77777777" w:rsidR="00002D6B" w:rsidRPr="00002D6B" w:rsidRDefault="00002D6B" w:rsidP="00002D6B">
            <w:pPr>
              <w:widowControl w:val="0"/>
              <w:spacing w:before="0" w:after="0"/>
              <w:jc w:val="both"/>
              <w:rPr>
                <w:ins w:id="7195" w:author="yukina minato" w:date="2025-09-07T17:10:00Z" w16du:dateUtc="2025-09-07T09:10:00Z"/>
                <w:rFonts w:eastAsia="宋体"/>
                <w:szCs w:val="22"/>
              </w:rPr>
            </w:pPr>
            <w:ins w:id="7196" w:author="yukina minato" w:date="2025-09-07T17:10:00Z" w16du:dateUtc="2025-09-07T09:10:00Z">
              <w:r w:rsidRPr="00002D6B">
                <w:rPr>
                  <w:rFonts w:eastAsia="宋体"/>
                  <w:szCs w:val="22"/>
                </w:rPr>
                <w:t xml:space="preserve">  </w:t>
              </w:r>
              <w:r w:rsidRPr="00002D6B">
                <w:rPr>
                  <w:rFonts w:eastAsia="宋体"/>
                  <w:szCs w:val="22"/>
                </w:rPr>
                <w:t>投放时间</w:t>
              </w:r>
              <w:r w:rsidRPr="00002D6B">
                <w:rPr>
                  <w:rFonts w:eastAsia="宋体"/>
                  <w:szCs w:val="22"/>
                </w:rPr>
                <w:t xml:space="preserve">: 2.17 s, </w:t>
              </w:r>
              <w:r w:rsidRPr="00002D6B">
                <w:rPr>
                  <w:rFonts w:eastAsia="宋体"/>
                  <w:szCs w:val="22"/>
                </w:rPr>
                <w:t>引爆延迟</w:t>
              </w:r>
              <w:r w:rsidRPr="00002D6B">
                <w:rPr>
                  <w:rFonts w:eastAsia="宋体"/>
                  <w:szCs w:val="22"/>
                </w:rPr>
                <w:t>: 7.67 s</w:t>
              </w:r>
            </w:ins>
          </w:p>
          <w:p w14:paraId="0EA54389" w14:textId="77777777" w:rsidR="00002D6B" w:rsidRPr="00002D6B" w:rsidRDefault="00002D6B" w:rsidP="00002D6B">
            <w:pPr>
              <w:widowControl w:val="0"/>
              <w:spacing w:before="0" w:after="0"/>
              <w:jc w:val="both"/>
              <w:rPr>
                <w:ins w:id="7197" w:author="yukina minato" w:date="2025-09-07T17:10:00Z" w16du:dateUtc="2025-09-07T09:10:00Z"/>
                <w:rFonts w:eastAsia="宋体"/>
                <w:szCs w:val="22"/>
              </w:rPr>
            </w:pPr>
            <w:ins w:id="7198" w:author="yukina minato" w:date="2025-09-07T17:10:00Z" w16du:dateUtc="2025-09-07T09:10:00Z">
              <w:r w:rsidRPr="00002D6B">
                <w:rPr>
                  <w:rFonts w:eastAsia="宋体"/>
                  <w:szCs w:val="22"/>
                </w:rPr>
                <w:t xml:space="preserve">  </w:t>
              </w:r>
              <w:r w:rsidRPr="00002D6B">
                <w:rPr>
                  <w:rFonts w:eastAsia="宋体"/>
                  <w:szCs w:val="22"/>
                </w:rPr>
                <w:t>投放点</w:t>
              </w:r>
              <w:r w:rsidRPr="00002D6B">
                <w:rPr>
                  <w:rFonts w:eastAsia="宋体"/>
                  <w:szCs w:val="22"/>
                </w:rPr>
                <w:t>: (13136.79, -1874.46, 1300.00)</w:t>
              </w:r>
            </w:ins>
          </w:p>
          <w:p w14:paraId="751C9F21" w14:textId="77777777" w:rsidR="00002D6B" w:rsidRPr="00002D6B" w:rsidRDefault="00002D6B" w:rsidP="00002D6B">
            <w:pPr>
              <w:widowControl w:val="0"/>
              <w:spacing w:before="0" w:after="0"/>
              <w:jc w:val="both"/>
              <w:rPr>
                <w:ins w:id="7199" w:author="yukina minato" w:date="2025-09-07T17:10:00Z" w16du:dateUtc="2025-09-07T09:10:00Z"/>
                <w:rFonts w:eastAsia="宋体"/>
                <w:szCs w:val="22"/>
              </w:rPr>
            </w:pPr>
            <w:ins w:id="7200" w:author="yukina minato" w:date="2025-09-07T17:10:00Z" w16du:dateUtc="2025-09-07T09:10:00Z">
              <w:r w:rsidRPr="00002D6B">
                <w:rPr>
                  <w:rFonts w:eastAsia="宋体"/>
                  <w:szCs w:val="22"/>
                </w:rPr>
                <w:t xml:space="preserve">  </w:t>
              </w:r>
              <w:r w:rsidRPr="00002D6B">
                <w:rPr>
                  <w:rFonts w:eastAsia="宋体"/>
                  <w:szCs w:val="22"/>
                </w:rPr>
                <w:t>爆炸点</w:t>
              </w:r>
              <w:r w:rsidRPr="00002D6B">
                <w:rPr>
                  <w:rFonts w:eastAsia="宋体"/>
                  <w:szCs w:val="22"/>
                </w:rPr>
                <w:t>: (13619.55, -1431.43, 1011.79)</w:t>
              </w:r>
            </w:ins>
          </w:p>
          <w:p w14:paraId="6611B650" w14:textId="77777777" w:rsidR="00002D6B" w:rsidRPr="00002D6B" w:rsidRDefault="00002D6B" w:rsidP="00002D6B">
            <w:pPr>
              <w:widowControl w:val="0"/>
              <w:spacing w:before="0" w:after="0"/>
              <w:jc w:val="both"/>
              <w:rPr>
                <w:ins w:id="7201" w:author="yukina minato" w:date="2025-09-07T17:10:00Z" w16du:dateUtc="2025-09-07T09:10:00Z"/>
                <w:rFonts w:eastAsia="宋体"/>
                <w:szCs w:val="22"/>
              </w:rPr>
            </w:pPr>
            <w:ins w:id="7202"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508C08AF" w14:textId="77777777" w:rsidR="00002D6B" w:rsidRPr="00002D6B" w:rsidRDefault="00002D6B" w:rsidP="00002D6B">
            <w:pPr>
              <w:widowControl w:val="0"/>
              <w:spacing w:before="0" w:after="0"/>
              <w:jc w:val="both"/>
              <w:rPr>
                <w:ins w:id="7203" w:author="yukina minato" w:date="2025-09-07T17:10:00Z" w16du:dateUtc="2025-09-07T09:10:00Z"/>
                <w:rFonts w:eastAsia="宋体"/>
                <w:szCs w:val="22"/>
              </w:rPr>
            </w:pPr>
            <w:ins w:id="7204"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2735F173" w14:textId="77777777" w:rsidR="00002D6B" w:rsidRPr="00002D6B" w:rsidRDefault="00002D6B" w:rsidP="00002D6B">
            <w:pPr>
              <w:widowControl w:val="0"/>
              <w:spacing w:before="0" w:after="0"/>
              <w:jc w:val="both"/>
              <w:rPr>
                <w:ins w:id="7205" w:author="yukina minato" w:date="2025-09-07T17:10:00Z" w16du:dateUtc="2025-09-07T09:10:00Z"/>
                <w:rFonts w:eastAsia="宋体"/>
                <w:szCs w:val="22"/>
              </w:rPr>
            </w:pPr>
            <w:ins w:id="7206"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5B7C9461" w14:textId="77777777" w:rsidR="00002D6B" w:rsidRPr="00002D6B" w:rsidRDefault="00002D6B" w:rsidP="00002D6B">
            <w:pPr>
              <w:widowControl w:val="0"/>
              <w:spacing w:before="0" w:after="0"/>
              <w:jc w:val="both"/>
              <w:rPr>
                <w:ins w:id="7207" w:author="yukina minato" w:date="2025-09-07T17:10:00Z" w16du:dateUtc="2025-09-07T09:10:00Z"/>
                <w:rFonts w:eastAsia="宋体"/>
                <w:szCs w:val="22"/>
              </w:rPr>
            </w:pPr>
          </w:p>
          <w:p w14:paraId="555531A4" w14:textId="77777777" w:rsidR="00002D6B" w:rsidRPr="00002D6B" w:rsidRDefault="00002D6B" w:rsidP="00002D6B">
            <w:pPr>
              <w:widowControl w:val="0"/>
              <w:spacing w:before="0" w:after="0"/>
              <w:jc w:val="both"/>
              <w:rPr>
                <w:ins w:id="7208" w:author="yukina minato" w:date="2025-09-07T17:10:00Z" w16du:dateUtc="2025-09-07T09:10:00Z"/>
                <w:rFonts w:eastAsia="宋体"/>
                <w:szCs w:val="22"/>
              </w:rPr>
            </w:pPr>
            <w:ins w:id="7209" w:author="yukina minato" w:date="2025-09-07T17:10:00Z" w16du:dateUtc="2025-09-07T09:10:00Z">
              <w:r w:rsidRPr="00002D6B">
                <w:rPr>
                  <w:rFonts w:eastAsia="宋体"/>
                  <w:szCs w:val="22"/>
                </w:rPr>
                <w:t xml:space="preserve">UAV 5 </w:t>
              </w:r>
              <w:r w:rsidRPr="00002D6B">
                <w:rPr>
                  <w:rFonts w:eastAsia="宋体"/>
                  <w:szCs w:val="22"/>
                </w:rPr>
                <w:t>烟雾弹</w:t>
              </w:r>
              <w:r w:rsidRPr="00002D6B">
                <w:rPr>
                  <w:rFonts w:eastAsia="宋体"/>
                  <w:szCs w:val="22"/>
                </w:rPr>
                <w:t xml:space="preserve"> 3:</w:t>
              </w:r>
            </w:ins>
          </w:p>
          <w:p w14:paraId="405E49B4" w14:textId="77777777" w:rsidR="00002D6B" w:rsidRPr="00002D6B" w:rsidRDefault="00002D6B" w:rsidP="00002D6B">
            <w:pPr>
              <w:widowControl w:val="0"/>
              <w:spacing w:before="0" w:after="0"/>
              <w:jc w:val="both"/>
              <w:rPr>
                <w:ins w:id="7210" w:author="yukina minato" w:date="2025-09-07T17:10:00Z" w16du:dateUtc="2025-09-07T09:10:00Z"/>
                <w:rFonts w:eastAsia="宋体"/>
                <w:szCs w:val="22"/>
              </w:rPr>
            </w:pPr>
            <w:ins w:id="7211" w:author="yukina minato" w:date="2025-09-07T17:10:00Z" w16du:dateUtc="2025-09-07T09:10:00Z">
              <w:r w:rsidRPr="00002D6B">
                <w:rPr>
                  <w:rFonts w:eastAsia="宋体"/>
                  <w:szCs w:val="22"/>
                </w:rPr>
                <w:t xml:space="preserve">  </w:t>
              </w:r>
              <w:r w:rsidRPr="00002D6B">
                <w:rPr>
                  <w:rFonts w:eastAsia="宋体"/>
                  <w:szCs w:val="22"/>
                </w:rPr>
                <w:t>速度</w:t>
              </w:r>
              <w:r w:rsidRPr="00002D6B">
                <w:rPr>
                  <w:rFonts w:eastAsia="宋体"/>
                  <w:szCs w:val="22"/>
                </w:rPr>
                <w:t xml:space="preserve">: 120.91 m/s, </w:t>
              </w:r>
              <w:r w:rsidRPr="00002D6B">
                <w:rPr>
                  <w:rFonts w:eastAsia="宋体"/>
                  <w:szCs w:val="22"/>
                </w:rPr>
                <w:t>方向</w:t>
              </w:r>
              <w:r w:rsidRPr="00002D6B">
                <w:rPr>
                  <w:rFonts w:eastAsia="宋体"/>
                  <w:szCs w:val="22"/>
                </w:rPr>
                <w:t>: 220.84°</w:t>
              </w:r>
            </w:ins>
          </w:p>
          <w:p w14:paraId="7C3E5228" w14:textId="77777777" w:rsidR="00002D6B" w:rsidRPr="00002D6B" w:rsidRDefault="00002D6B" w:rsidP="00002D6B">
            <w:pPr>
              <w:widowControl w:val="0"/>
              <w:spacing w:before="0" w:after="0"/>
              <w:jc w:val="both"/>
              <w:rPr>
                <w:ins w:id="7212" w:author="yukina minato" w:date="2025-09-07T17:10:00Z" w16du:dateUtc="2025-09-07T09:10:00Z"/>
                <w:rFonts w:eastAsia="宋体"/>
                <w:szCs w:val="22"/>
              </w:rPr>
            </w:pPr>
            <w:ins w:id="7213" w:author="yukina minato" w:date="2025-09-07T17:10:00Z" w16du:dateUtc="2025-09-07T09:10:00Z">
              <w:r w:rsidRPr="00002D6B">
                <w:rPr>
                  <w:rFonts w:eastAsia="宋体"/>
                  <w:szCs w:val="22"/>
                </w:rPr>
                <w:t xml:space="preserve">  </w:t>
              </w:r>
              <w:r w:rsidRPr="00002D6B">
                <w:rPr>
                  <w:rFonts w:eastAsia="宋体"/>
                  <w:szCs w:val="22"/>
                </w:rPr>
                <w:t>投放时间</w:t>
              </w:r>
              <w:r w:rsidRPr="00002D6B">
                <w:rPr>
                  <w:rFonts w:eastAsia="宋体"/>
                  <w:szCs w:val="22"/>
                </w:rPr>
                <w:t xml:space="preserve">: 10.00 s, </w:t>
              </w:r>
              <w:r w:rsidRPr="00002D6B">
                <w:rPr>
                  <w:rFonts w:eastAsia="宋体"/>
                  <w:szCs w:val="22"/>
                </w:rPr>
                <w:t>引爆延迟</w:t>
              </w:r>
              <w:r w:rsidRPr="00002D6B">
                <w:rPr>
                  <w:rFonts w:eastAsia="宋体"/>
                  <w:szCs w:val="22"/>
                </w:rPr>
                <w:t>: 7.42 s</w:t>
              </w:r>
            </w:ins>
          </w:p>
          <w:p w14:paraId="7DE2CB94" w14:textId="77777777" w:rsidR="00002D6B" w:rsidRPr="00002D6B" w:rsidRDefault="00002D6B" w:rsidP="00002D6B">
            <w:pPr>
              <w:widowControl w:val="0"/>
              <w:spacing w:before="0" w:after="0"/>
              <w:jc w:val="both"/>
              <w:rPr>
                <w:ins w:id="7214" w:author="yukina minato" w:date="2025-09-07T17:10:00Z" w16du:dateUtc="2025-09-07T09:10:00Z"/>
                <w:rFonts w:eastAsia="宋体"/>
                <w:szCs w:val="22"/>
              </w:rPr>
            </w:pPr>
            <w:ins w:id="7215" w:author="yukina minato" w:date="2025-09-07T17:10:00Z" w16du:dateUtc="2025-09-07T09:10:00Z">
              <w:r w:rsidRPr="00002D6B">
                <w:rPr>
                  <w:rFonts w:eastAsia="宋体"/>
                  <w:szCs w:val="22"/>
                </w:rPr>
                <w:t xml:space="preserve">  </w:t>
              </w:r>
              <w:r w:rsidRPr="00002D6B">
                <w:rPr>
                  <w:rFonts w:eastAsia="宋体"/>
                  <w:szCs w:val="22"/>
                </w:rPr>
                <w:t>投放点</w:t>
              </w:r>
              <w:r w:rsidRPr="00002D6B">
                <w:rPr>
                  <w:rFonts w:eastAsia="宋体"/>
                  <w:szCs w:val="22"/>
                </w:rPr>
                <w:t>: (12085.19, -2790.67, 1300.00)</w:t>
              </w:r>
            </w:ins>
          </w:p>
          <w:p w14:paraId="00A8E122" w14:textId="77777777" w:rsidR="00002D6B" w:rsidRPr="00002D6B" w:rsidRDefault="00002D6B" w:rsidP="00002D6B">
            <w:pPr>
              <w:widowControl w:val="0"/>
              <w:spacing w:before="0" w:after="0"/>
              <w:jc w:val="both"/>
              <w:rPr>
                <w:ins w:id="7216" w:author="yukina minato" w:date="2025-09-07T17:10:00Z" w16du:dateUtc="2025-09-07T09:10:00Z"/>
                <w:rFonts w:eastAsia="宋体"/>
                <w:szCs w:val="22"/>
              </w:rPr>
            </w:pPr>
            <w:ins w:id="7217" w:author="yukina minato" w:date="2025-09-07T17:10:00Z" w16du:dateUtc="2025-09-07T09:10:00Z">
              <w:r w:rsidRPr="00002D6B">
                <w:rPr>
                  <w:rFonts w:eastAsia="宋体"/>
                  <w:szCs w:val="22"/>
                </w:rPr>
                <w:t xml:space="preserve">  </w:t>
              </w:r>
              <w:r w:rsidRPr="00002D6B">
                <w:rPr>
                  <w:rFonts w:eastAsia="宋体"/>
                  <w:szCs w:val="22"/>
                </w:rPr>
                <w:t>爆炸点</w:t>
              </w:r>
              <w:r w:rsidRPr="00002D6B">
                <w:rPr>
                  <w:rFonts w:eastAsia="宋体"/>
                  <w:szCs w:val="22"/>
                </w:rPr>
                <w:t>: (11406.23, -3377.49, 1030.09)</w:t>
              </w:r>
            </w:ins>
          </w:p>
          <w:p w14:paraId="69D18C46" w14:textId="77777777" w:rsidR="00002D6B" w:rsidRPr="00002D6B" w:rsidRDefault="00002D6B" w:rsidP="00002D6B">
            <w:pPr>
              <w:widowControl w:val="0"/>
              <w:spacing w:before="0" w:after="0"/>
              <w:jc w:val="both"/>
              <w:rPr>
                <w:ins w:id="7218" w:author="yukina minato" w:date="2025-09-07T17:10:00Z" w16du:dateUtc="2025-09-07T09:10:00Z"/>
                <w:rFonts w:eastAsia="宋体"/>
                <w:szCs w:val="22"/>
              </w:rPr>
            </w:pPr>
            <w:ins w:id="7219"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M1</w:t>
              </w:r>
              <w:r w:rsidRPr="00002D6B">
                <w:rPr>
                  <w:rFonts w:eastAsia="宋体"/>
                  <w:szCs w:val="22"/>
                </w:rPr>
                <w:t>遮蔽时间</w:t>
              </w:r>
              <w:r w:rsidRPr="00002D6B">
                <w:rPr>
                  <w:rFonts w:eastAsia="宋体"/>
                  <w:szCs w:val="22"/>
                </w:rPr>
                <w:t>: 0.00 s</w:t>
              </w:r>
            </w:ins>
          </w:p>
          <w:p w14:paraId="26FF38BE" w14:textId="77777777" w:rsidR="00002D6B" w:rsidRPr="00002D6B" w:rsidRDefault="00002D6B" w:rsidP="00002D6B">
            <w:pPr>
              <w:widowControl w:val="0"/>
              <w:spacing w:before="0" w:after="0"/>
              <w:jc w:val="both"/>
              <w:rPr>
                <w:ins w:id="7220" w:author="yukina minato" w:date="2025-09-07T17:10:00Z" w16du:dateUtc="2025-09-07T09:10:00Z"/>
                <w:rFonts w:eastAsia="宋体"/>
                <w:szCs w:val="22"/>
              </w:rPr>
            </w:pPr>
            <w:ins w:id="7221"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M2</w:t>
              </w:r>
              <w:r w:rsidRPr="00002D6B">
                <w:rPr>
                  <w:rFonts w:eastAsia="宋体"/>
                  <w:szCs w:val="22"/>
                </w:rPr>
                <w:t>遮蔽时间</w:t>
              </w:r>
              <w:r w:rsidRPr="00002D6B">
                <w:rPr>
                  <w:rFonts w:eastAsia="宋体"/>
                  <w:szCs w:val="22"/>
                </w:rPr>
                <w:t>: 0.00 s</w:t>
              </w:r>
            </w:ins>
          </w:p>
          <w:p w14:paraId="283091C3" w14:textId="77777777" w:rsidR="00002D6B" w:rsidRPr="00002D6B" w:rsidRDefault="00002D6B" w:rsidP="00002D6B">
            <w:pPr>
              <w:widowControl w:val="0"/>
              <w:spacing w:before="0" w:after="0"/>
              <w:jc w:val="both"/>
              <w:rPr>
                <w:ins w:id="7222" w:author="yukina minato" w:date="2025-09-07T17:10:00Z" w16du:dateUtc="2025-09-07T09:10:00Z"/>
                <w:rFonts w:eastAsia="宋体"/>
                <w:szCs w:val="22"/>
              </w:rPr>
            </w:pPr>
            <w:ins w:id="7223" w:author="yukina minato" w:date="2025-09-07T17:10:00Z" w16du:dateUtc="2025-09-07T09:10:00Z">
              <w:r w:rsidRPr="00002D6B">
                <w:rPr>
                  <w:rFonts w:eastAsia="宋体"/>
                  <w:szCs w:val="22"/>
                </w:rPr>
                <w:t xml:space="preserve">  </w:t>
              </w:r>
              <w:r w:rsidRPr="00002D6B">
                <w:rPr>
                  <w:rFonts w:eastAsia="宋体"/>
                  <w:szCs w:val="22"/>
                </w:rPr>
                <w:t>对</w:t>
              </w:r>
              <w:r w:rsidRPr="00002D6B">
                <w:rPr>
                  <w:rFonts w:eastAsia="宋体"/>
                  <w:szCs w:val="22"/>
                </w:rPr>
                <w:t>M3</w:t>
              </w:r>
              <w:r w:rsidRPr="00002D6B">
                <w:rPr>
                  <w:rFonts w:eastAsia="宋体"/>
                  <w:szCs w:val="22"/>
                </w:rPr>
                <w:t>遮蔽时间</w:t>
              </w:r>
              <w:r w:rsidRPr="00002D6B">
                <w:rPr>
                  <w:rFonts w:eastAsia="宋体"/>
                  <w:szCs w:val="22"/>
                </w:rPr>
                <w:t>: 0.00 s</w:t>
              </w:r>
            </w:ins>
          </w:p>
          <w:p w14:paraId="6A54BD47" w14:textId="77777777" w:rsidR="00002D6B" w:rsidRPr="00002D6B" w:rsidRDefault="00002D6B" w:rsidP="00002D6B">
            <w:pPr>
              <w:widowControl w:val="0"/>
              <w:spacing w:before="0" w:after="0"/>
              <w:jc w:val="both"/>
              <w:rPr>
                <w:ins w:id="7224" w:author="yukina minato" w:date="2025-09-07T17:10:00Z" w16du:dateUtc="2025-09-07T09:10:00Z"/>
                <w:rFonts w:eastAsia="宋体"/>
                <w:szCs w:val="22"/>
              </w:rPr>
            </w:pPr>
          </w:p>
          <w:p w14:paraId="4FEE4C05" w14:textId="77777777" w:rsidR="00002D6B" w:rsidRPr="00002D6B" w:rsidRDefault="00002D6B" w:rsidP="00002D6B">
            <w:pPr>
              <w:widowControl w:val="0"/>
              <w:spacing w:before="0" w:after="0"/>
              <w:jc w:val="both"/>
              <w:rPr>
                <w:ins w:id="7225" w:author="yukina minato" w:date="2025-09-07T17:10:00Z" w16du:dateUtc="2025-09-07T09:10:00Z"/>
                <w:rFonts w:eastAsia="宋体"/>
                <w:szCs w:val="22"/>
              </w:rPr>
            </w:pPr>
          </w:p>
          <w:p w14:paraId="03E745FE" w14:textId="77777777" w:rsidR="00002D6B" w:rsidRPr="00002D6B" w:rsidRDefault="00002D6B" w:rsidP="00002D6B">
            <w:pPr>
              <w:widowControl w:val="0"/>
              <w:spacing w:before="0" w:after="0"/>
              <w:jc w:val="both"/>
              <w:rPr>
                <w:ins w:id="7226" w:author="yukina minato" w:date="2025-09-07T17:10:00Z" w16du:dateUtc="2025-09-07T09:10:00Z"/>
                <w:rFonts w:eastAsia="宋体"/>
                <w:szCs w:val="22"/>
              </w:rPr>
            </w:pPr>
            <w:ins w:id="7227" w:author="yukina minato" w:date="2025-09-07T17:10:00Z" w16du:dateUtc="2025-09-07T09:10:00Z">
              <w:r w:rsidRPr="00002D6B">
                <w:rPr>
                  <w:rFonts w:eastAsia="宋体"/>
                  <w:szCs w:val="22"/>
                </w:rPr>
                <w:t>最终适应度得分</w:t>
              </w:r>
              <w:r w:rsidRPr="00002D6B">
                <w:rPr>
                  <w:rFonts w:eastAsia="宋体"/>
                  <w:szCs w:val="22"/>
                </w:rPr>
                <w:t xml:space="preserve"> (</w:t>
              </w:r>
              <w:r w:rsidRPr="00002D6B">
                <w:rPr>
                  <w:rFonts w:eastAsia="宋体"/>
                  <w:szCs w:val="22"/>
                </w:rPr>
                <w:t>各导弹遮蔽时间总和</w:t>
              </w:r>
              <w:r w:rsidRPr="00002D6B">
                <w:rPr>
                  <w:rFonts w:eastAsia="宋体"/>
                  <w:szCs w:val="22"/>
                </w:rPr>
                <w:t>): 12.13 s</w:t>
              </w:r>
            </w:ins>
          </w:p>
        </w:tc>
      </w:tr>
    </w:tbl>
    <w:p w14:paraId="5148E1F2" w14:textId="77777777" w:rsidR="00002D6B" w:rsidRPr="00002D6B" w:rsidRDefault="00002D6B" w:rsidP="00002D6B">
      <w:pPr>
        <w:widowControl w:val="0"/>
        <w:spacing w:before="0" w:after="0"/>
        <w:jc w:val="both"/>
        <w:rPr>
          <w:ins w:id="7228" w:author="yukina minato" w:date="2025-09-07T17:10:00Z" w16du:dateUtc="2025-09-07T09:10:00Z"/>
          <w:rFonts w:eastAsia="宋体"/>
          <w:szCs w:val="22"/>
        </w:rPr>
      </w:pPr>
    </w:p>
    <w:p w14:paraId="7410D415" w14:textId="77777777" w:rsidR="00002D6B" w:rsidRPr="00002D6B" w:rsidRDefault="00002D6B" w:rsidP="00002D6B">
      <w:pPr>
        <w:widowControl w:val="0"/>
        <w:spacing w:before="0" w:after="0"/>
        <w:jc w:val="both"/>
        <w:rPr>
          <w:ins w:id="7229" w:author="yukina minato" w:date="2025-09-07T17:10:00Z" w16du:dateUtc="2025-09-07T09:10:00Z"/>
          <w:rFonts w:eastAsia="宋体"/>
          <w:szCs w:val="22"/>
        </w:rPr>
      </w:pPr>
    </w:p>
    <w:p w14:paraId="44A51B4C" w14:textId="77777777" w:rsidR="00002D6B" w:rsidRPr="00002D6B" w:rsidRDefault="00002D6B" w:rsidP="00002D6B">
      <w:pPr>
        <w:widowControl w:val="0"/>
        <w:spacing w:before="0" w:after="0"/>
        <w:jc w:val="both"/>
        <w:rPr>
          <w:ins w:id="7230" w:author="yukina minato" w:date="2025-09-07T17:10:00Z" w16du:dateUtc="2025-09-07T09:10:00Z"/>
          <w:rFonts w:eastAsia="宋体"/>
          <w:szCs w:val="22"/>
        </w:rPr>
      </w:pPr>
    </w:p>
    <w:p w14:paraId="0D14FB38" w14:textId="77777777" w:rsidR="00002D6B" w:rsidRPr="00002D6B" w:rsidRDefault="00002D6B" w:rsidP="00002D6B">
      <w:pPr>
        <w:widowControl w:val="0"/>
        <w:spacing w:before="0" w:after="0"/>
        <w:jc w:val="both"/>
        <w:rPr>
          <w:ins w:id="7231" w:author="yukina minato" w:date="2025-09-07T17:10:00Z" w16du:dateUtc="2025-09-07T09:10:00Z"/>
          <w:rFonts w:eastAsia="宋体"/>
          <w:szCs w:val="22"/>
        </w:rPr>
      </w:pPr>
    </w:p>
    <w:p w14:paraId="78F64731" w14:textId="77777777" w:rsidR="00002D6B" w:rsidRPr="00002D6B" w:rsidRDefault="00002D6B" w:rsidP="00002D6B">
      <w:pPr>
        <w:widowControl w:val="0"/>
        <w:spacing w:before="0" w:after="0"/>
        <w:jc w:val="both"/>
        <w:rPr>
          <w:ins w:id="7232" w:author="yukina minato" w:date="2025-09-07T17:10:00Z" w16du:dateUtc="2025-09-07T09:10:00Z"/>
          <w:rFonts w:eastAsia="宋体"/>
          <w:szCs w:val="22"/>
        </w:rPr>
      </w:pPr>
    </w:p>
    <w:p w14:paraId="78EFAFAE" w14:textId="3B2F75A1" w:rsidR="00526A69" w:rsidDel="00002D6B" w:rsidRDefault="00526A69" w:rsidP="00526A69">
      <w:pPr>
        <w:spacing w:line="208" w:lineRule="exact"/>
        <w:jc w:val="both"/>
        <w:rPr>
          <w:del w:id="7233" w:author="yukina minato" w:date="2025-09-07T17:09:00Z" w16du:dateUtc="2025-09-07T09:09:00Z"/>
          <w:sz w:val="18"/>
          <w:szCs w:val="18"/>
        </w:rPr>
        <w:sectPr w:rsidR="00526A69" w:rsidDel="00002D6B" w:rsidSect="00580949">
          <w:footerReference w:type="default" r:id="rId777"/>
          <w:pgSz w:w="11907" w:h="16839"/>
          <w:pgMar w:top="1440" w:right="1800" w:bottom="1440" w:left="1800" w:header="0" w:footer="680" w:gutter="0"/>
          <w:pgNumType w:start="1"/>
          <w:cols w:space="720"/>
          <w:docGrid w:linePitch="326"/>
        </w:sectPr>
      </w:pPr>
    </w:p>
    <w:bookmarkEnd w:id="1244"/>
    <w:p w14:paraId="323A2D87" w14:textId="77777777" w:rsidR="00030A8F" w:rsidRDefault="00030A8F">
      <w:pPr>
        <w:jc w:val="both"/>
      </w:pPr>
    </w:p>
    <w:sectPr w:rsidR="00030A8F">
      <w:headerReference w:type="even" r:id="rId778"/>
      <w:headerReference w:type="default" r:id="rId779"/>
      <w:footerReference w:type="even" r:id="rId780"/>
      <w:footerReference w:type="default" r:id="rId781"/>
      <w:headerReference w:type="first" r:id="rId782"/>
      <w:footerReference w:type="first" r:id="rId783"/>
      <w:pgSz w:w="11906" w:h="16838"/>
      <w:pgMar w:top="1440" w:right="1800" w:bottom="1440" w:left="1800" w:header="851" w:footer="992"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FCBE9" w14:textId="77777777" w:rsidR="00DA2DE0" w:rsidRDefault="00DA2DE0">
      <w:pPr>
        <w:spacing w:before="0" w:after="0"/>
      </w:pPr>
      <w:r>
        <w:separator/>
      </w:r>
    </w:p>
  </w:endnote>
  <w:endnote w:type="continuationSeparator" w:id="0">
    <w:p w14:paraId="4E16FDB8" w14:textId="77777777" w:rsidR="00DA2DE0" w:rsidRDefault="00DA2DE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Times New Roman,BoldItalic">
    <w:altName w:val="Times New Roman"/>
    <w:charset w:val="00"/>
    <w:family w:val="roman"/>
    <w:pitch w:val="default"/>
  </w:font>
  <w:font w:name="aDkqGEfC+SimSun">
    <w:altName w:val="Leelawadee UI"/>
    <w:charset w:val="01"/>
    <w:family w:val="auto"/>
    <w:pitch w:val="default"/>
    <w:sig w:usb0="00000000" w:usb1="00000000" w:usb2="01010101" w:usb3="01010101" w:csb0="01010101" w:csb1="01010101"/>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885630"/>
      <w:docPartObj>
        <w:docPartGallery w:val="Page Numbers (Bottom of Page)"/>
        <w:docPartUnique/>
      </w:docPartObj>
    </w:sdtPr>
    <w:sdtContent>
      <w:p w14:paraId="731E6718" w14:textId="5364524C" w:rsidR="00526A69" w:rsidRDefault="00580949" w:rsidP="00580949">
        <w:pPr>
          <w:pStyle w:val="a3"/>
        </w:pPr>
        <w:r>
          <w:rPr>
            <w:rFonts w:hint="eastAsia"/>
          </w:rPr>
          <w:t xml:space="preserve">    </w:t>
        </w:r>
        <w:r>
          <w:fldChar w:fldCharType="begin"/>
        </w:r>
        <w:r>
          <w:instrText xml:space="preserve"> PAGE  \* Arabic  \* MERGEFORMAT </w:instrText>
        </w:r>
        <w:r>
          <w:fldChar w:fldCharType="separate"/>
        </w:r>
        <w:r>
          <w:rPr>
            <w:noProof/>
          </w:rPr>
          <w:t>1</w:t>
        </w:r>
        <w:r>
          <w:fldChar w:fldCharType="end"/>
        </w:r>
      </w:p>
    </w:sdtContent>
  </w:sdt>
  <w:p w14:paraId="4A0247F6" w14:textId="586DF376" w:rsidR="00526A69" w:rsidRPr="00526A69" w:rsidRDefault="00526A69" w:rsidP="00526A69">
    <w:pPr>
      <w:spacing w:line="223" w:lineRule="auto"/>
      <w:ind w:left="4324"/>
      <w:jc w:val="both"/>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82014" w14:textId="77777777" w:rsidR="00030A8F" w:rsidRDefault="00030A8F">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988570"/>
    </w:sdtPr>
    <w:sdtContent>
      <w:p w14:paraId="7833B777" w14:textId="77777777" w:rsidR="00030A8F" w:rsidRDefault="00D3779C">
        <w:pPr>
          <w:pStyle w:val="a3"/>
        </w:pPr>
        <w:r>
          <w:fldChar w:fldCharType="begin"/>
        </w:r>
        <w:r>
          <w:instrText>PAGE   \* MERGEFORMAT</w:instrText>
        </w:r>
        <w:r>
          <w:fldChar w:fldCharType="separate"/>
        </w:r>
        <w:r>
          <w:rPr>
            <w:lang w:val="zh-CN"/>
          </w:rPr>
          <w:t>2</w:t>
        </w:r>
        <w:r>
          <w:fldChar w:fldCharType="end"/>
        </w:r>
      </w:p>
    </w:sdtContent>
  </w:sdt>
  <w:p w14:paraId="73124557" w14:textId="77777777" w:rsidR="00030A8F" w:rsidRDefault="00030A8F">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AD9CD" w14:textId="77777777" w:rsidR="00030A8F" w:rsidRDefault="00030A8F">
    <w:pPr>
      <w:pStyle w:val="a3"/>
      <w:ind w:firstLineChars="111" w:firstLine="200"/>
    </w:pPr>
  </w:p>
  <w:p w14:paraId="61A2692F" w14:textId="77777777" w:rsidR="00030A8F" w:rsidRDefault="00030A8F">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3FCBF" w14:textId="77777777" w:rsidR="00DA2DE0" w:rsidRDefault="00DA2DE0">
      <w:pPr>
        <w:spacing w:before="0" w:after="0"/>
      </w:pPr>
      <w:r>
        <w:separator/>
      </w:r>
    </w:p>
  </w:footnote>
  <w:footnote w:type="continuationSeparator" w:id="0">
    <w:p w14:paraId="6CD64E83" w14:textId="77777777" w:rsidR="00DA2DE0" w:rsidRDefault="00DA2DE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FC52C" w14:textId="77777777" w:rsidR="00030A8F" w:rsidRDefault="00030A8F">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18AF" w14:textId="77777777" w:rsidR="00030A8F" w:rsidRDefault="00030A8F">
    <w:pPr>
      <w:pStyle w:val="a5"/>
    </w:pPr>
  </w:p>
  <w:p w14:paraId="743DA1AD" w14:textId="77777777" w:rsidR="00030A8F" w:rsidRDefault="00030A8F">
    <w:pPr>
      <w:pStyle w:val="a5"/>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64F28" w14:textId="77777777" w:rsidR="00030A8F" w:rsidRDefault="00030A8F">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AAD4F4"/>
    <w:multiLevelType w:val="multilevel"/>
    <w:tmpl w:val="C3AAD4F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D32462ED"/>
    <w:multiLevelType w:val="multilevel"/>
    <w:tmpl w:val="D32462E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D8458E77"/>
    <w:multiLevelType w:val="singleLevel"/>
    <w:tmpl w:val="D8458E77"/>
    <w:lvl w:ilvl="0">
      <w:start w:val="1"/>
      <w:numFmt w:val="decimal"/>
      <w:lvlText w:val="%1."/>
      <w:lvlJc w:val="left"/>
      <w:pPr>
        <w:tabs>
          <w:tab w:val="left" w:pos="312"/>
        </w:tabs>
      </w:pPr>
    </w:lvl>
  </w:abstractNum>
  <w:abstractNum w:abstractNumId="3" w15:restartNumberingAfterBreak="0">
    <w:nsid w:val="DC15F660"/>
    <w:multiLevelType w:val="multilevel"/>
    <w:tmpl w:val="DC15F66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0C4A1D7F"/>
    <w:multiLevelType w:val="multilevel"/>
    <w:tmpl w:val="0C4A1D7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1188AFF5"/>
    <w:multiLevelType w:val="multilevel"/>
    <w:tmpl w:val="1188AFF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30ED9F77"/>
    <w:multiLevelType w:val="singleLevel"/>
    <w:tmpl w:val="30ED9F77"/>
    <w:lvl w:ilvl="0">
      <w:start w:val="4"/>
      <w:numFmt w:val="chineseCounting"/>
      <w:suff w:val="nothing"/>
      <w:lvlText w:val="%1、"/>
      <w:lvlJc w:val="left"/>
      <w:rPr>
        <w:rFonts w:hint="eastAsia"/>
      </w:rPr>
    </w:lvl>
  </w:abstractNum>
  <w:abstractNum w:abstractNumId="7" w15:restartNumberingAfterBreak="0">
    <w:nsid w:val="316BA144"/>
    <w:multiLevelType w:val="multilevel"/>
    <w:tmpl w:val="316BA14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362146BC"/>
    <w:multiLevelType w:val="singleLevel"/>
    <w:tmpl w:val="362146BC"/>
    <w:lvl w:ilvl="0">
      <w:start w:val="1"/>
      <w:numFmt w:val="decimal"/>
      <w:suff w:val="nothing"/>
      <w:lvlText w:val="（%1）"/>
      <w:lvlJc w:val="left"/>
    </w:lvl>
  </w:abstractNum>
  <w:abstractNum w:abstractNumId="9" w15:restartNumberingAfterBreak="0">
    <w:nsid w:val="4D2205C9"/>
    <w:multiLevelType w:val="singleLevel"/>
    <w:tmpl w:val="4D2205C9"/>
    <w:lvl w:ilvl="0">
      <w:start w:val="7"/>
      <w:numFmt w:val="chineseCounting"/>
      <w:suff w:val="nothing"/>
      <w:lvlText w:val="%1、"/>
      <w:lvlJc w:val="left"/>
      <w:rPr>
        <w:rFonts w:hint="eastAsia"/>
      </w:rPr>
    </w:lvl>
  </w:abstractNum>
  <w:abstractNum w:abstractNumId="10" w15:restartNumberingAfterBreak="0">
    <w:nsid w:val="5034DF39"/>
    <w:multiLevelType w:val="singleLevel"/>
    <w:tmpl w:val="5034DF39"/>
    <w:lvl w:ilvl="0">
      <w:start w:val="1"/>
      <w:numFmt w:val="chineseCounting"/>
      <w:suff w:val="nothing"/>
      <w:lvlText w:val="%1、"/>
      <w:lvlJc w:val="left"/>
      <w:rPr>
        <w:rFonts w:hint="eastAsia"/>
      </w:rPr>
    </w:lvl>
  </w:abstractNum>
  <w:abstractNum w:abstractNumId="11" w15:restartNumberingAfterBreak="0">
    <w:nsid w:val="6597505B"/>
    <w:multiLevelType w:val="multilevel"/>
    <w:tmpl w:val="6597505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2" w15:restartNumberingAfterBreak="0">
    <w:nsid w:val="67A3A8DE"/>
    <w:multiLevelType w:val="multilevel"/>
    <w:tmpl w:val="67A3A8D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3" w15:restartNumberingAfterBreak="0">
    <w:nsid w:val="753AA47C"/>
    <w:multiLevelType w:val="singleLevel"/>
    <w:tmpl w:val="753AA47C"/>
    <w:lvl w:ilvl="0">
      <w:start w:val="2"/>
      <w:numFmt w:val="chineseCounting"/>
      <w:suff w:val="nothing"/>
      <w:lvlText w:val="%1、"/>
      <w:lvlJc w:val="left"/>
      <w:rPr>
        <w:rFonts w:hint="eastAsia"/>
      </w:rPr>
    </w:lvl>
  </w:abstractNum>
  <w:num w:numId="1" w16cid:durableId="2133207124">
    <w:abstractNumId w:val="10"/>
  </w:num>
  <w:num w:numId="2" w16cid:durableId="429201241">
    <w:abstractNumId w:val="13"/>
  </w:num>
  <w:num w:numId="3" w16cid:durableId="649596698">
    <w:abstractNumId w:val="8"/>
  </w:num>
  <w:num w:numId="4" w16cid:durableId="2100131032">
    <w:abstractNumId w:val="6"/>
  </w:num>
  <w:num w:numId="5" w16cid:durableId="685713090">
    <w:abstractNumId w:val="4"/>
  </w:num>
  <w:num w:numId="6" w16cid:durableId="1483959356">
    <w:abstractNumId w:val="9"/>
  </w:num>
  <w:num w:numId="7" w16cid:durableId="1524131278">
    <w:abstractNumId w:val="0"/>
  </w:num>
  <w:num w:numId="8" w16cid:durableId="1161654191">
    <w:abstractNumId w:val="12"/>
  </w:num>
  <w:num w:numId="9" w16cid:durableId="269701607">
    <w:abstractNumId w:val="2"/>
  </w:num>
  <w:num w:numId="10" w16cid:durableId="1070932008">
    <w:abstractNumId w:val="7"/>
  </w:num>
  <w:num w:numId="11" w16cid:durableId="58015732">
    <w:abstractNumId w:val="11"/>
  </w:num>
  <w:num w:numId="12" w16cid:durableId="254435278">
    <w:abstractNumId w:val="1"/>
  </w:num>
  <w:num w:numId="13" w16cid:durableId="1178426830">
    <w:abstractNumId w:val="5"/>
  </w:num>
  <w:num w:numId="14" w16cid:durableId="147668129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kina minato">
    <w15:presenceInfo w15:providerId="Windows Live" w15:userId="f3571be752877515"/>
  </w15:person>
  <w15:person w15:author="Noah Zheng">
    <w15:presenceInfo w15:providerId="Windows Live" w15:userId="ae659718254d38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trackRevisions/>
  <w:defaultTabStop w:val="420"/>
  <w:drawingGridVerticalSpacing w:val="156"/>
  <w:noPunctuationKerning/>
  <w:characterSpacingControl w:val="compressPunctuation"/>
  <w:savePreviewPicture/>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g3ZDE2YWRhZWI3MDc1N2RmMGJhYTM0YTM5OWNjMTYifQ=="/>
  </w:docVars>
  <w:rsids>
    <w:rsidRoot w:val="00331BA8"/>
    <w:rsid w:val="000019B1"/>
    <w:rsid w:val="00002071"/>
    <w:rsid w:val="00002294"/>
    <w:rsid w:val="00002D6B"/>
    <w:rsid w:val="000059D0"/>
    <w:rsid w:val="00030A8F"/>
    <w:rsid w:val="000677D0"/>
    <w:rsid w:val="00067A21"/>
    <w:rsid w:val="00082EF6"/>
    <w:rsid w:val="000917BD"/>
    <w:rsid w:val="000A35CE"/>
    <w:rsid w:val="000A4F8C"/>
    <w:rsid w:val="000A7C08"/>
    <w:rsid w:val="000B3D5E"/>
    <w:rsid w:val="000B53DC"/>
    <w:rsid w:val="000C08F1"/>
    <w:rsid w:val="000C11FB"/>
    <w:rsid w:val="000D0131"/>
    <w:rsid w:val="000D1D5E"/>
    <w:rsid w:val="000D2C4F"/>
    <w:rsid w:val="000E7E08"/>
    <w:rsid w:val="00103F3A"/>
    <w:rsid w:val="00113C40"/>
    <w:rsid w:val="0013151E"/>
    <w:rsid w:val="001324C7"/>
    <w:rsid w:val="00142DB4"/>
    <w:rsid w:val="00161A27"/>
    <w:rsid w:val="001752FA"/>
    <w:rsid w:val="001858D8"/>
    <w:rsid w:val="00191EAA"/>
    <w:rsid w:val="001A2449"/>
    <w:rsid w:val="001A72AF"/>
    <w:rsid w:val="001B317C"/>
    <w:rsid w:val="001C338D"/>
    <w:rsid w:val="001D78F1"/>
    <w:rsid w:val="001E5865"/>
    <w:rsid w:val="001F49F6"/>
    <w:rsid w:val="00202073"/>
    <w:rsid w:val="00216497"/>
    <w:rsid w:val="002204DC"/>
    <w:rsid w:val="00223F84"/>
    <w:rsid w:val="002242EA"/>
    <w:rsid w:val="002263D5"/>
    <w:rsid w:val="002552B7"/>
    <w:rsid w:val="00257904"/>
    <w:rsid w:val="00262E3E"/>
    <w:rsid w:val="00263262"/>
    <w:rsid w:val="002802A1"/>
    <w:rsid w:val="002B0495"/>
    <w:rsid w:val="002B2D35"/>
    <w:rsid w:val="002B6419"/>
    <w:rsid w:val="002C1B5E"/>
    <w:rsid w:val="002C3285"/>
    <w:rsid w:val="002C6E12"/>
    <w:rsid w:val="002C7C12"/>
    <w:rsid w:val="002D3FCB"/>
    <w:rsid w:val="002D504B"/>
    <w:rsid w:val="002D756F"/>
    <w:rsid w:val="002E3940"/>
    <w:rsid w:val="002F6D35"/>
    <w:rsid w:val="00301647"/>
    <w:rsid w:val="0031408E"/>
    <w:rsid w:val="003151F4"/>
    <w:rsid w:val="0032672B"/>
    <w:rsid w:val="00327479"/>
    <w:rsid w:val="00331BA8"/>
    <w:rsid w:val="00331F7F"/>
    <w:rsid w:val="00346E9C"/>
    <w:rsid w:val="00363384"/>
    <w:rsid w:val="00376DC9"/>
    <w:rsid w:val="00392D88"/>
    <w:rsid w:val="003B0F90"/>
    <w:rsid w:val="003B604F"/>
    <w:rsid w:val="003C0BBF"/>
    <w:rsid w:val="003C4316"/>
    <w:rsid w:val="003D39D4"/>
    <w:rsid w:val="003D6DA5"/>
    <w:rsid w:val="003F2E24"/>
    <w:rsid w:val="00406CA6"/>
    <w:rsid w:val="00411578"/>
    <w:rsid w:val="00411877"/>
    <w:rsid w:val="00412F06"/>
    <w:rsid w:val="00413BC6"/>
    <w:rsid w:val="00414E3D"/>
    <w:rsid w:val="00445393"/>
    <w:rsid w:val="00451868"/>
    <w:rsid w:val="004519CE"/>
    <w:rsid w:val="00454340"/>
    <w:rsid w:val="004562BC"/>
    <w:rsid w:val="00456492"/>
    <w:rsid w:val="004953B0"/>
    <w:rsid w:val="004B549E"/>
    <w:rsid w:val="004C69A6"/>
    <w:rsid w:val="004D04F5"/>
    <w:rsid w:val="004D27CC"/>
    <w:rsid w:val="004D74C8"/>
    <w:rsid w:val="004D7EB3"/>
    <w:rsid w:val="004F4659"/>
    <w:rsid w:val="004F5ACB"/>
    <w:rsid w:val="004F7724"/>
    <w:rsid w:val="00504523"/>
    <w:rsid w:val="005156A4"/>
    <w:rsid w:val="00521308"/>
    <w:rsid w:val="00526A69"/>
    <w:rsid w:val="00532C76"/>
    <w:rsid w:val="00532E66"/>
    <w:rsid w:val="00533BB2"/>
    <w:rsid w:val="00534C10"/>
    <w:rsid w:val="00541338"/>
    <w:rsid w:val="00543C0C"/>
    <w:rsid w:val="005508D4"/>
    <w:rsid w:val="0055138F"/>
    <w:rsid w:val="0055278E"/>
    <w:rsid w:val="00554CA9"/>
    <w:rsid w:val="0055641E"/>
    <w:rsid w:val="0056090F"/>
    <w:rsid w:val="005637E9"/>
    <w:rsid w:val="00566070"/>
    <w:rsid w:val="00580636"/>
    <w:rsid w:val="00580949"/>
    <w:rsid w:val="00582409"/>
    <w:rsid w:val="00592DBC"/>
    <w:rsid w:val="005B2791"/>
    <w:rsid w:val="005B4CFC"/>
    <w:rsid w:val="005C2E16"/>
    <w:rsid w:val="005C5FEB"/>
    <w:rsid w:val="005D0ED1"/>
    <w:rsid w:val="005D4750"/>
    <w:rsid w:val="005E1EEA"/>
    <w:rsid w:val="005E27F9"/>
    <w:rsid w:val="005E62ED"/>
    <w:rsid w:val="005E6C79"/>
    <w:rsid w:val="005F2E1A"/>
    <w:rsid w:val="00602029"/>
    <w:rsid w:val="00605C3A"/>
    <w:rsid w:val="00605F8E"/>
    <w:rsid w:val="00613C86"/>
    <w:rsid w:val="00614EEA"/>
    <w:rsid w:val="0061795A"/>
    <w:rsid w:val="00655323"/>
    <w:rsid w:val="00664025"/>
    <w:rsid w:val="00684DF4"/>
    <w:rsid w:val="006858AC"/>
    <w:rsid w:val="00687C47"/>
    <w:rsid w:val="006A4DC5"/>
    <w:rsid w:val="006B0681"/>
    <w:rsid w:val="006B50AD"/>
    <w:rsid w:val="007028BA"/>
    <w:rsid w:val="007343EC"/>
    <w:rsid w:val="00752319"/>
    <w:rsid w:val="0075518C"/>
    <w:rsid w:val="00756073"/>
    <w:rsid w:val="00773A2F"/>
    <w:rsid w:val="00780051"/>
    <w:rsid w:val="0078414B"/>
    <w:rsid w:val="007863CB"/>
    <w:rsid w:val="0079562D"/>
    <w:rsid w:val="007A23C3"/>
    <w:rsid w:val="007B266D"/>
    <w:rsid w:val="007B3AF0"/>
    <w:rsid w:val="007C6138"/>
    <w:rsid w:val="007E207D"/>
    <w:rsid w:val="007E2452"/>
    <w:rsid w:val="007E6862"/>
    <w:rsid w:val="008018A5"/>
    <w:rsid w:val="008035C0"/>
    <w:rsid w:val="00804BFE"/>
    <w:rsid w:val="0080539C"/>
    <w:rsid w:val="00815E64"/>
    <w:rsid w:val="00824283"/>
    <w:rsid w:val="00831670"/>
    <w:rsid w:val="00832E46"/>
    <w:rsid w:val="00833B8F"/>
    <w:rsid w:val="0084350E"/>
    <w:rsid w:val="008465EA"/>
    <w:rsid w:val="008503F8"/>
    <w:rsid w:val="00850EEC"/>
    <w:rsid w:val="00851375"/>
    <w:rsid w:val="00862923"/>
    <w:rsid w:val="00863B18"/>
    <w:rsid w:val="00866A94"/>
    <w:rsid w:val="0089313A"/>
    <w:rsid w:val="008A5541"/>
    <w:rsid w:val="008A7073"/>
    <w:rsid w:val="008B2EAA"/>
    <w:rsid w:val="008B6095"/>
    <w:rsid w:val="008C1C93"/>
    <w:rsid w:val="008E45D5"/>
    <w:rsid w:val="008F08EB"/>
    <w:rsid w:val="008F2067"/>
    <w:rsid w:val="00910938"/>
    <w:rsid w:val="00945092"/>
    <w:rsid w:val="00945B83"/>
    <w:rsid w:val="0095567B"/>
    <w:rsid w:val="00956BB6"/>
    <w:rsid w:val="009704B3"/>
    <w:rsid w:val="009B358D"/>
    <w:rsid w:val="009C40DE"/>
    <w:rsid w:val="009D3781"/>
    <w:rsid w:val="009D42C4"/>
    <w:rsid w:val="009D78CF"/>
    <w:rsid w:val="009D793B"/>
    <w:rsid w:val="00A0472C"/>
    <w:rsid w:val="00A04B90"/>
    <w:rsid w:val="00A15F9D"/>
    <w:rsid w:val="00A22703"/>
    <w:rsid w:val="00A22F7C"/>
    <w:rsid w:val="00A24CBE"/>
    <w:rsid w:val="00A2745C"/>
    <w:rsid w:val="00A62387"/>
    <w:rsid w:val="00A62828"/>
    <w:rsid w:val="00A80A0E"/>
    <w:rsid w:val="00A87F96"/>
    <w:rsid w:val="00AA1F22"/>
    <w:rsid w:val="00AB26FB"/>
    <w:rsid w:val="00AB7537"/>
    <w:rsid w:val="00AC1A3A"/>
    <w:rsid w:val="00AD65E8"/>
    <w:rsid w:val="00AE09FA"/>
    <w:rsid w:val="00AF13C0"/>
    <w:rsid w:val="00AF6B01"/>
    <w:rsid w:val="00B0175E"/>
    <w:rsid w:val="00B05B35"/>
    <w:rsid w:val="00B243DA"/>
    <w:rsid w:val="00B362C4"/>
    <w:rsid w:val="00B4547C"/>
    <w:rsid w:val="00B46FFA"/>
    <w:rsid w:val="00B61F1C"/>
    <w:rsid w:val="00B630D3"/>
    <w:rsid w:val="00B76169"/>
    <w:rsid w:val="00B76B14"/>
    <w:rsid w:val="00B929B0"/>
    <w:rsid w:val="00BA342B"/>
    <w:rsid w:val="00BB1BBC"/>
    <w:rsid w:val="00BB6D11"/>
    <w:rsid w:val="00BC03D9"/>
    <w:rsid w:val="00BD118F"/>
    <w:rsid w:val="00BD3DF3"/>
    <w:rsid w:val="00BD5C25"/>
    <w:rsid w:val="00BD662C"/>
    <w:rsid w:val="00BE2AD5"/>
    <w:rsid w:val="00C015D8"/>
    <w:rsid w:val="00C07B3A"/>
    <w:rsid w:val="00C1048F"/>
    <w:rsid w:val="00C13488"/>
    <w:rsid w:val="00C15911"/>
    <w:rsid w:val="00C15EF3"/>
    <w:rsid w:val="00C204A9"/>
    <w:rsid w:val="00C25C03"/>
    <w:rsid w:val="00C2722D"/>
    <w:rsid w:val="00C3264E"/>
    <w:rsid w:val="00C33AE8"/>
    <w:rsid w:val="00C3564F"/>
    <w:rsid w:val="00C50E2B"/>
    <w:rsid w:val="00C75A37"/>
    <w:rsid w:val="00C80EE1"/>
    <w:rsid w:val="00C81AE7"/>
    <w:rsid w:val="00C84EED"/>
    <w:rsid w:val="00C8579E"/>
    <w:rsid w:val="00C85F16"/>
    <w:rsid w:val="00C92140"/>
    <w:rsid w:val="00CA7041"/>
    <w:rsid w:val="00CB6A16"/>
    <w:rsid w:val="00CC7758"/>
    <w:rsid w:val="00CD0070"/>
    <w:rsid w:val="00CD235C"/>
    <w:rsid w:val="00CD4691"/>
    <w:rsid w:val="00CD551B"/>
    <w:rsid w:val="00D02B82"/>
    <w:rsid w:val="00D031D7"/>
    <w:rsid w:val="00D041A4"/>
    <w:rsid w:val="00D0420E"/>
    <w:rsid w:val="00D1382E"/>
    <w:rsid w:val="00D20D5C"/>
    <w:rsid w:val="00D21C04"/>
    <w:rsid w:val="00D33104"/>
    <w:rsid w:val="00D33EFB"/>
    <w:rsid w:val="00D354FF"/>
    <w:rsid w:val="00D3779C"/>
    <w:rsid w:val="00D37D1C"/>
    <w:rsid w:val="00D464EF"/>
    <w:rsid w:val="00D466A2"/>
    <w:rsid w:val="00D53AC0"/>
    <w:rsid w:val="00D601B2"/>
    <w:rsid w:val="00D81C85"/>
    <w:rsid w:val="00DA2DE0"/>
    <w:rsid w:val="00DA67E4"/>
    <w:rsid w:val="00DA7226"/>
    <w:rsid w:val="00DB1DFD"/>
    <w:rsid w:val="00DB46D7"/>
    <w:rsid w:val="00DC150A"/>
    <w:rsid w:val="00DC40DA"/>
    <w:rsid w:val="00DC62A7"/>
    <w:rsid w:val="00DD5331"/>
    <w:rsid w:val="00DE09EA"/>
    <w:rsid w:val="00DE619A"/>
    <w:rsid w:val="00DF0A7D"/>
    <w:rsid w:val="00DF11C8"/>
    <w:rsid w:val="00DF37F8"/>
    <w:rsid w:val="00E072D2"/>
    <w:rsid w:val="00E24D2D"/>
    <w:rsid w:val="00E36E43"/>
    <w:rsid w:val="00E401DB"/>
    <w:rsid w:val="00E40A43"/>
    <w:rsid w:val="00E47831"/>
    <w:rsid w:val="00E50D90"/>
    <w:rsid w:val="00E75477"/>
    <w:rsid w:val="00EB127A"/>
    <w:rsid w:val="00EB657C"/>
    <w:rsid w:val="00EB75E6"/>
    <w:rsid w:val="00EE0DC3"/>
    <w:rsid w:val="00EE1BE6"/>
    <w:rsid w:val="00EE2C2C"/>
    <w:rsid w:val="00EE7210"/>
    <w:rsid w:val="00EF0CA8"/>
    <w:rsid w:val="00F07FE5"/>
    <w:rsid w:val="00F17AB4"/>
    <w:rsid w:val="00F35AB4"/>
    <w:rsid w:val="00F6228B"/>
    <w:rsid w:val="00F634C6"/>
    <w:rsid w:val="00F7232E"/>
    <w:rsid w:val="00F74BB4"/>
    <w:rsid w:val="00F77506"/>
    <w:rsid w:val="00F8289C"/>
    <w:rsid w:val="00FB4F11"/>
    <w:rsid w:val="00FD68CE"/>
    <w:rsid w:val="00FE224C"/>
    <w:rsid w:val="046643CE"/>
    <w:rsid w:val="0A2368BD"/>
    <w:rsid w:val="0A5D1DCF"/>
    <w:rsid w:val="0DFC36AD"/>
    <w:rsid w:val="1145536B"/>
    <w:rsid w:val="126B0E01"/>
    <w:rsid w:val="1FED7A83"/>
    <w:rsid w:val="203E5DA7"/>
    <w:rsid w:val="28461C9C"/>
    <w:rsid w:val="2A0140CD"/>
    <w:rsid w:val="2C175B64"/>
    <w:rsid w:val="2EDF2503"/>
    <w:rsid w:val="311F752F"/>
    <w:rsid w:val="373830F8"/>
    <w:rsid w:val="3F7E18C4"/>
    <w:rsid w:val="40185875"/>
    <w:rsid w:val="40C31C84"/>
    <w:rsid w:val="40E35E83"/>
    <w:rsid w:val="43F370FC"/>
    <w:rsid w:val="48B56357"/>
    <w:rsid w:val="58937D37"/>
    <w:rsid w:val="5D810AA5"/>
    <w:rsid w:val="5F795ED8"/>
    <w:rsid w:val="678948C4"/>
    <w:rsid w:val="69C97A5C"/>
    <w:rsid w:val="6C2C6080"/>
    <w:rsid w:val="6C9A56E0"/>
    <w:rsid w:val="6E7F2DDF"/>
    <w:rsid w:val="71B608C6"/>
    <w:rsid w:val="74C704DA"/>
    <w:rsid w:val="763444AF"/>
    <w:rsid w:val="772E53A2"/>
    <w:rsid w:val="774E77F3"/>
    <w:rsid w:val="77B27D81"/>
    <w:rsid w:val="788D60F9"/>
    <w:rsid w:val="7BAC4AE8"/>
    <w:rsid w:val="7CD66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530DF3C"/>
  <w15:docId w15:val="{72859ADA-D569-42A3-A8EF-1E02037A4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header" w:unhideWhenUsed="1" w:qFormat="1"/>
    <w:lsdException w:name="footer" w:unhideWhenUsed="1" w:qFormat="1"/>
    <w:lsdException w:name="caption" w:semiHidden="1" w:unhideWhenUsed="1" w:qFormat="1"/>
    <w:lsdException w:name="List" w:semiHidden="1" w:uiPriority="99" w:unhideWhenUsed="1" w:qFormat="1"/>
    <w:lsdException w:name="Title" w:uiPriority="10" w:qFormat="1"/>
    <w:lsdException w:name="Default Paragraph Font" w:semiHidden="1" w:uiPriority="1" w:unhideWhenUsed="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03F3A"/>
    <w:pPr>
      <w:spacing w:before="60" w:after="60"/>
      <w:jc w:val="center"/>
    </w:pPr>
    <w:rPr>
      <w:rFonts w:eastAsiaTheme="minorEastAsia" w:cstheme="minorBidi"/>
      <w:kern w:val="2"/>
      <w:sz w:val="24"/>
      <w:szCs w:val="21"/>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spacing w:before="0" w:after="0"/>
      <w:ind w:left="240"/>
      <w:jc w:val="left"/>
    </w:pPr>
    <w:rPr>
      <w:rFonts w:asciiTheme="minorHAnsi" w:hAnsiTheme="minorHAnsi" w:cstheme="minorHAnsi"/>
      <w:sz w:val="20"/>
      <w:szCs w:val="20"/>
    </w:rPr>
  </w:style>
  <w:style w:type="paragraph" w:styleId="a3">
    <w:name w:val="footer"/>
    <w:basedOn w:val="a"/>
    <w:link w:val="a4"/>
    <w:unhideWhenUsed/>
    <w:qFormat/>
    <w:pPr>
      <w:tabs>
        <w:tab w:val="center" w:pos="4153"/>
        <w:tab w:val="right" w:pos="8306"/>
      </w:tabs>
      <w:snapToGrid w:val="0"/>
    </w:pPr>
    <w:rPr>
      <w:sz w:val="18"/>
      <w:szCs w:val="18"/>
    </w:rPr>
  </w:style>
  <w:style w:type="paragraph" w:styleId="a5">
    <w:name w:val="header"/>
    <w:basedOn w:val="a"/>
    <w:link w:val="a6"/>
    <w:unhideWhenUsed/>
    <w:qFormat/>
    <w:pPr>
      <w:pBdr>
        <w:bottom w:val="single" w:sz="6" w:space="1" w:color="auto"/>
      </w:pBdr>
      <w:tabs>
        <w:tab w:val="center" w:pos="4153"/>
        <w:tab w:val="right" w:pos="8306"/>
      </w:tabs>
      <w:snapToGrid w:val="0"/>
    </w:pPr>
    <w:rPr>
      <w:sz w:val="18"/>
      <w:szCs w:val="18"/>
    </w:rPr>
  </w:style>
  <w:style w:type="paragraph" w:styleId="TOC1">
    <w:name w:val="toc 1"/>
    <w:basedOn w:val="a"/>
    <w:next w:val="a"/>
    <w:uiPriority w:val="39"/>
    <w:unhideWhenUsed/>
    <w:qFormat/>
    <w:pPr>
      <w:spacing w:before="360" w:after="0"/>
      <w:jc w:val="left"/>
    </w:pPr>
    <w:rPr>
      <w:rFonts w:asciiTheme="majorHAnsi" w:hAnsiTheme="majorHAnsi" w:cstheme="majorHAnsi"/>
      <w:b/>
      <w:bCs/>
      <w:caps/>
      <w:szCs w:val="24"/>
    </w:rPr>
  </w:style>
  <w:style w:type="paragraph" w:styleId="a7">
    <w:name w:val="List"/>
    <w:basedOn w:val="a"/>
    <w:uiPriority w:val="99"/>
    <w:semiHidden/>
    <w:unhideWhenUsed/>
    <w:qFormat/>
    <w:pPr>
      <w:ind w:left="200" w:hangingChars="200" w:hanging="200"/>
      <w:contextualSpacing/>
    </w:pPr>
  </w:style>
  <w:style w:type="paragraph" w:styleId="TOC2">
    <w:name w:val="toc 2"/>
    <w:basedOn w:val="a"/>
    <w:next w:val="a"/>
    <w:uiPriority w:val="39"/>
    <w:unhideWhenUsed/>
    <w:qFormat/>
    <w:pPr>
      <w:spacing w:before="240" w:after="0"/>
      <w:jc w:val="left"/>
    </w:pPr>
    <w:rPr>
      <w:rFonts w:asciiTheme="minorHAnsi" w:hAnsiTheme="minorHAnsi" w:cstheme="minorHAnsi"/>
      <w:b/>
      <w:bCs/>
      <w:sz w:val="20"/>
      <w:szCs w:val="20"/>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Cs w:val="24"/>
    </w:rPr>
  </w:style>
  <w:style w:type="paragraph" w:styleId="a8">
    <w:name w:val="Normal (Web)"/>
    <w:basedOn w:val="a"/>
    <w:uiPriority w:val="99"/>
    <w:qFormat/>
  </w:style>
  <w:style w:type="paragraph" w:styleId="a9">
    <w:name w:val="Title"/>
    <w:basedOn w:val="a"/>
    <w:next w:val="a"/>
    <w:uiPriority w:val="10"/>
    <w:qFormat/>
    <w:pPr>
      <w:spacing w:before="240"/>
      <w:outlineLvl w:val="0"/>
    </w:pPr>
    <w:rPr>
      <w:rFonts w:asciiTheme="majorHAnsi" w:eastAsiaTheme="majorEastAsia" w:hAnsiTheme="majorHAnsi" w:cstheme="majorBidi"/>
      <w:b/>
      <w:bCs/>
      <w:sz w:val="32"/>
      <w:szCs w:val="32"/>
    </w:rPr>
  </w:style>
  <w:style w:type="character" w:styleId="aa">
    <w:name w:val="Strong"/>
    <w:basedOn w:val="a0"/>
    <w:uiPriority w:val="22"/>
    <w:qFormat/>
    <w:rPr>
      <w:b/>
    </w:rPr>
  </w:style>
  <w:style w:type="character" w:styleId="ab">
    <w:name w:val="Hyperlink"/>
    <w:basedOn w:val="a0"/>
    <w:uiPriority w:val="99"/>
    <w:unhideWhenUsed/>
    <w:qFormat/>
    <w:rPr>
      <w:color w:val="0000FF"/>
      <w:u w:val="single"/>
    </w:rPr>
  </w:style>
  <w:style w:type="character" w:styleId="HTML0">
    <w:name w:val="HTML Code"/>
    <w:basedOn w:val="a0"/>
    <w:qFormat/>
    <w:rPr>
      <w:rFonts w:ascii="Courier New" w:hAnsi="Courier New"/>
      <w:sz w:val="20"/>
    </w:rPr>
  </w:style>
  <w:style w:type="paragraph" w:customStyle="1" w:styleId="ac">
    <w:name w:val="论文题目"/>
    <w:basedOn w:val="a9"/>
    <w:next w:val="a"/>
    <w:link w:val="Char"/>
    <w:uiPriority w:val="1"/>
    <w:qFormat/>
    <w:pPr>
      <w:spacing w:before="0" w:after="0"/>
    </w:pPr>
    <w:rPr>
      <w:rFonts w:eastAsia="黑体"/>
      <w:bCs w:val="0"/>
    </w:rPr>
  </w:style>
  <w:style w:type="paragraph" w:customStyle="1" w:styleId="ad">
    <w:name w:val="一级"/>
    <w:basedOn w:val="1"/>
    <w:next w:val="a"/>
    <w:qFormat/>
    <w:pPr>
      <w:keepNext w:val="0"/>
      <w:spacing w:before="60" w:after="60" w:line="240" w:lineRule="auto"/>
      <w:outlineLvl w:val="1"/>
    </w:pPr>
    <w:rPr>
      <w:sz w:val="28"/>
    </w:rPr>
  </w:style>
  <w:style w:type="paragraph" w:customStyle="1" w:styleId="TOC10">
    <w:name w:val="TOC 标题1"/>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2D53A0" w:themeColor="accent1" w:themeShade="BF"/>
      <w:kern w:val="0"/>
      <w:sz w:val="32"/>
      <w:szCs w:val="32"/>
    </w:rPr>
  </w:style>
  <w:style w:type="paragraph" w:styleId="ae">
    <w:name w:val="List Paragraph"/>
    <w:basedOn w:val="a"/>
    <w:uiPriority w:val="34"/>
    <w:qFormat/>
    <w:pPr>
      <w:ind w:firstLine="420"/>
    </w:pPr>
  </w:style>
  <w:style w:type="paragraph" w:customStyle="1" w:styleId="af">
    <w:name w:val="二级"/>
    <w:basedOn w:val="ad"/>
    <w:next w:val="a"/>
    <w:qFormat/>
    <w:pPr>
      <w:spacing w:before="80" w:after="80"/>
      <w:jc w:val="left"/>
      <w:outlineLvl w:val="2"/>
    </w:pPr>
    <w:rPr>
      <w:sz w:val="24"/>
    </w:rPr>
  </w:style>
  <w:style w:type="paragraph" w:customStyle="1" w:styleId="af0">
    <w:name w:val="表格"/>
    <w:basedOn w:val="a7"/>
    <w:qFormat/>
    <w:pPr>
      <w:spacing w:line="360" w:lineRule="auto"/>
      <w:ind w:left="0" w:firstLineChars="0" w:firstLine="0"/>
    </w:pPr>
    <w:rPr>
      <w:rFonts w:eastAsia="宋体" w:cs="Times New Roman"/>
      <w:szCs w:val="24"/>
    </w:rPr>
  </w:style>
  <w:style w:type="table" w:customStyle="1" w:styleId="af1">
    <w:name w:val="三线表"/>
    <w:basedOn w:val="a1"/>
    <w:uiPriority w:val="99"/>
    <w:qFormat/>
    <w:pPr>
      <w:spacing w:before="60" w:after="60"/>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Char0">
    <w:name w:val="公式 Char"/>
    <w:basedOn w:val="a0"/>
    <w:link w:val="af2"/>
    <w:qFormat/>
  </w:style>
  <w:style w:type="paragraph" w:customStyle="1" w:styleId="af2">
    <w:name w:val="公式"/>
    <w:basedOn w:val="a"/>
    <w:link w:val="Char0"/>
    <w:qFormat/>
  </w:style>
  <w:style w:type="paragraph" w:customStyle="1" w:styleId="af3">
    <w:name w:val="三级"/>
    <w:basedOn w:val="af"/>
    <w:next w:val="a"/>
    <w:qFormat/>
    <w:pPr>
      <w:spacing w:before="60" w:after="60"/>
      <w:outlineLvl w:val="3"/>
    </w:pPr>
    <w:rPr>
      <w:rFonts w:eastAsiaTheme="majorEastAsia"/>
    </w:rPr>
  </w:style>
  <w:style w:type="character" w:customStyle="1" w:styleId="comment">
    <w:name w:val="comment"/>
    <w:basedOn w:val="a0"/>
    <w:qFormat/>
  </w:style>
  <w:style w:type="character" w:customStyle="1" w:styleId="number">
    <w:name w:val="number"/>
    <w:basedOn w:val="a0"/>
    <w:qFormat/>
  </w:style>
  <w:style w:type="character" w:customStyle="1" w:styleId="string">
    <w:name w:val="string"/>
    <w:basedOn w:val="a0"/>
    <w:qFormat/>
  </w:style>
  <w:style w:type="character" w:customStyle="1" w:styleId="keyword">
    <w:name w:val="keyword"/>
    <w:basedOn w:val="a0"/>
    <w:qFormat/>
  </w:style>
  <w:style w:type="character" w:styleId="af4">
    <w:name w:val="Placeholder Text"/>
    <w:basedOn w:val="a0"/>
    <w:uiPriority w:val="99"/>
    <w:unhideWhenUsed/>
    <w:qFormat/>
    <w:rPr>
      <w:color w:val="666666"/>
    </w:rPr>
  </w:style>
  <w:style w:type="character" w:customStyle="1" w:styleId="Char">
    <w:name w:val="论文题目 Char"/>
    <w:basedOn w:val="a0"/>
    <w:link w:val="ac"/>
    <w:uiPriority w:val="1"/>
    <w:qFormat/>
    <w:rPr>
      <w:rFonts w:asciiTheme="majorHAnsi" w:eastAsia="黑体" w:hAnsiTheme="majorHAnsi" w:cstheme="majorBidi"/>
      <w:b/>
      <w:kern w:val="2"/>
      <w:sz w:val="32"/>
      <w:szCs w:val="32"/>
    </w:rPr>
  </w:style>
  <w:style w:type="character" w:customStyle="1" w:styleId="10">
    <w:name w:val="标题 1 字符"/>
    <w:link w:val="1"/>
    <w:rsid w:val="003C0BBF"/>
    <w:rPr>
      <w:rFonts w:eastAsiaTheme="minorEastAsia" w:cstheme="minorBidi"/>
      <w:b/>
      <w:bCs/>
      <w:kern w:val="44"/>
      <w:sz w:val="44"/>
      <w:szCs w:val="44"/>
    </w:rPr>
  </w:style>
  <w:style w:type="table" w:customStyle="1" w:styleId="TableNormal">
    <w:name w:val="Table Normal"/>
    <w:semiHidden/>
    <w:unhideWhenUsed/>
    <w:qFormat/>
    <w:rsid w:val="00526A69"/>
    <w:pPr>
      <w:spacing w:after="160" w:line="278" w:lineRule="auto"/>
    </w:pPr>
    <w:rPr>
      <w:rFonts w:ascii="Arial" w:eastAsiaTheme="minorEastAsia" w:hAnsi="Arial" w:cs="Arial"/>
      <w:snapToGrid w:val="0"/>
      <w:color w:val="000000"/>
      <w:sz w:val="21"/>
      <w:szCs w:val="21"/>
      <w:lang w:eastAsia="en-US"/>
    </w:rPr>
    <w:tblPr>
      <w:tblCellMar>
        <w:top w:w="0" w:type="dxa"/>
        <w:left w:w="0" w:type="dxa"/>
        <w:bottom w:w="0" w:type="dxa"/>
        <w:right w:w="0" w:type="dxa"/>
      </w:tblCellMar>
    </w:tblPr>
  </w:style>
  <w:style w:type="paragraph" w:customStyle="1" w:styleId="TableText">
    <w:name w:val="Table Text"/>
    <w:basedOn w:val="a"/>
    <w:semiHidden/>
    <w:qFormat/>
    <w:rsid w:val="00526A69"/>
    <w:pPr>
      <w:kinsoku w:val="0"/>
      <w:autoSpaceDE w:val="0"/>
      <w:autoSpaceDN w:val="0"/>
      <w:adjustRightInd w:val="0"/>
      <w:snapToGrid w:val="0"/>
      <w:spacing w:before="0" w:after="160"/>
      <w:jc w:val="left"/>
      <w:textAlignment w:val="baseline"/>
    </w:pPr>
    <w:rPr>
      <w:rFonts w:ascii="宋体" w:eastAsia="宋体" w:hAnsi="宋体" w:cs="宋体"/>
      <w:noProof/>
      <w:snapToGrid w:val="0"/>
      <w:color w:val="000000"/>
      <w:kern w:val="0"/>
      <w:szCs w:val="24"/>
      <w:lang w:eastAsia="en-US"/>
    </w:rPr>
  </w:style>
  <w:style w:type="character" w:customStyle="1" w:styleId="a6">
    <w:name w:val="页眉 字符"/>
    <w:basedOn w:val="a0"/>
    <w:link w:val="a5"/>
    <w:rsid w:val="00526A69"/>
    <w:rPr>
      <w:rFonts w:eastAsiaTheme="minorEastAsia" w:cstheme="minorBidi"/>
      <w:kern w:val="2"/>
      <w:sz w:val="18"/>
      <w:szCs w:val="18"/>
    </w:rPr>
  </w:style>
  <w:style w:type="character" w:customStyle="1" w:styleId="a4">
    <w:name w:val="页脚 字符"/>
    <w:basedOn w:val="a0"/>
    <w:link w:val="a3"/>
    <w:rsid w:val="00526A69"/>
    <w:rPr>
      <w:rFonts w:eastAsiaTheme="minorEastAsia" w:cstheme="minorBidi"/>
      <w:kern w:val="2"/>
      <w:sz w:val="18"/>
      <w:szCs w:val="18"/>
    </w:rPr>
  </w:style>
  <w:style w:type="table" w:styleId="af5">
    <w:name w:val="Table Grid"/>
    <w:basedOn w:val="11"/>
    <w:uiPriority w:val="39"/>
    <w:qFormat/>
    <w:rsid w:val="00526A69"/>
    <w:pPr>
      <w:widowControl w:val="0"/>
      <w:spacing w:beforeLines="50" w:before="50" w:afterLines="50" w:after="50" w:line="278" w:lineRule="auto"/>
      <w:ind w:firstLineChars="200" w:firstLine="883"/>
    </w:pPr>
    <w:tblPr>
      <w:tblBorders>
        <w:top w:val="single" w:sz="6" w:space="0" w:color="000000" w:themeColor="text1"/>
        <w:bottom w:val="single" w:sz="6" w:space="0" w:color="000000" w:themeColor="text1"/>
      </w:tblBorders>
    </w:tblPr>
    <w:tcPr>
      <w:vAlign w:val="center"/>
    </w:tcPr>
    <w:tblStylePr w:type="firstRow">
      <w:rPr>
        <w:rFonts w:eastAsiaTheme="majorEastAsia"/>
        <w:i/>
        <w:iCs/>
      </w:rPr>
      <w:tblPr/>
      <w:tcPr>
        <w:tcBorders>
          <w:top w:val="single" w:sz="12" w:space="0" w:color="auto"/>
          <w:bottom w:val="single" w:sz="4" w:space="0" w:color="000000" w:themeColor="text1"/>
          <w:tl2br w:val="none" w:sz="0" w:space="0" w:color="auto"/>
          <w:tr2bl w:val="none" w:sz="0" w:space="0" w:color="auto"/>
        </w:tcBorders>
        <w:shd w:val="clear" w:color="auto" w:fill="auto"/>
      </w:tcPr>
    </w:tblStylePr>
    <w:tblStylePr w:type="lastRow">
      <w:rPr>
        <w:color w:val="auto"/>
      </w:rPr>
      <w:tblPr/>
      <w:tcPr>
        <w:tcBorders>
          <w:top w:val="nil"/>
          <w:bottom w:val="single" w:sz="4" w:space="0" w:color="000000" w:themeColor="text1"/>
          <w:tl2br w:val="none" w:sz="0" w:space="0" w:color="auto"/>
          <w:tr2bl w:val="none" w:sz="0" w:space="0" w:color="auto"/>
        </w:tcBorders>
        <w:shd w:val="clear" w:color="auto" w:fill="auto"/>
      </w:tcPr>
    </w:tblStylePr>
    <w:tblStylePr w:type="firstCol">
      <w:tblPr/>
      <w:tcPr>
        <w:tcBorders>
          <w:right w:val="nil"/>
          <w:tl2br w:val="none" w:sz="0" w:space="0" w:color="auto"/>
          <w:tr2bl w:val="none" w:sz="0" w:space="0" w:color="auto"/>
        </w:tcBorders>
        <w:shd w:val="clear" w:color="auto" w:fill="auto"/>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1">
    <w:name w:val="Table Classic 1"/>
    <w:basedOn w:val="a1"/>
    <w:semiHidden/>
    <w:unhideWhenUsed/>
    <w:rsid w:val="00526A69"/>
    <w:pPr>
      <w:spacing w:before="60" w:after="60"/>
      <w:jc w:val="center"/>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6">
    <w:name w:val="Revision"/>
    <w:hidden/>
    <w:uiPriority w:val="99"/>
    <w:unhideWhenUsed/>
    <w:rsid w:val="00F74BB4"/>
    <w:rPr>
      <w:rFonts w:eastAsiaTheme="minorEastAsia" w:cstheme="minorBidi"/>
      <w:kern w:val="2"/>
      <w:sz w:val="24"/>
      <w:szCs w:val="21"/>
    </w:rPr>
  </w:style>
  <w:style w:type="paragraph" w:customStyle="1" w:styleId="MTDisplayEquation">
    <w:name w:val="MTDisplayEquation"/>
    <w:basedOn w:val="a"/>
    <w:next w:val="a"/>
    <w:link w:val="MTDisplayEquation0"/>
    <w:rsid w:val="0056090F"/>
    <w:pPr>
      <w:tabs>
        <w:tab w:val="center" w:pos="4160"/>
        <w:tab w:val="right" w:pos="8300"/>
      </w:tabs>
      <w:jc w:val="both"/>
    </w:pPr>
  </w:style>
  <w:style w:type="character" w:customStyle="1" w:styleId="MTDisplayEquation0">
    <w:name w:val="MTDisplayEquation 字符"/>
    <w:basedOn w:val="a0"/>
    <w:link w:val="MTDisplayEquation"/>
    <w:rsid w:val="0056090F"/>
    <w:rPr>
      <w:rFonts w:eastAsiaTheme="minorEastAsia" w:cstheme="minorBidi"/>
      <w:kern w:val="2"/>
      <w:sz w:val="24"/>
      <w:szCs w:val="21"/>
    </w:rPr>
  </w:style>
  <w:style w:type="table" w:styleId="af7">
    <w:name w:val="Grid Table Light"/>
    <w:basedOn w:val="a1"/>
    <w:uiPriority w:val="40"/>
    <w:rsid w:val="00CD23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CD235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13">
    <w:name w:val="无列表1"/>
    <w:next w:val="a2"/>
    <w:uiPriority w:val="99"/>
    <w:semiHidden/>
    <w:unhideWhenUsed/>
    <w:rsid w:val="00002D6B"/>
  </w:style>
  <w:style w:type="table" w:customStyle="1" w:styleId="14">
    <w:name w:val="网格型1"/>
    <w:basedOn w:val="a1"/>
    <w:next w:val="af5"/>
    <w:uiPriority w:val="39"/>
    <w:qFormat/>
    <w:rsid w:val="00002D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图表标题"/>
    <w:basedOn w:val="a"/>
    <w:next w:val="a"/>
    <w:qFormat/>
    <w:rsid w:val="00002D6B"/>
    <w:pPr>
      <w:widowControl w:val="0"/>
      <w:spacing w:before="0" w:after="0"/>
    </w:pPr>
    <w:rPr>
      <w:rFonts w:eastAsia="宋体"/>
      <w:b/>
      <w:sz w:val="21"/>
    </w:rPr>
  </w:style>
  <w:style w:type="numbering" w:customStyle="1" w:styleId="2">
    <w:name w:val="无列表2"/>
    <w:next w:val="a2"/>
    <w:uiPriority w:val="99"/>
    <w:semiHidden/>
    <w:unhideWhenUsed/>
    <w:rsid w:val="00002D6B"/>
  </w:style>
  <w:style w:type="table" w:customStyle="1" w:styleId="20">
    <w:name w:val="网格型2"/>
    <w:basedOn w:val="a1"/>
    <w:next w:val="af5"/>
    <w:uiPriority w:val="39"/>
    <w:qFormat/>
    <w:rsid w:val="00002D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671" Type="http://schemas.openxmlformats.org/officeDocument/2006/relationships/oleObject" Target="embeddings/oleObject404.bin"/><Relationship Id="rId769" Type="http://schemas.openxmlformats.org/officeDocument/2006/relationships/oleObject" Target="embeddings/oleObject462.bin"/><Relationship Id="rId21" Type="http://schemas.openxmlformats.org/officeDocument/2006/relationships/image" Target="media/image8.wmf"/><Relationship Id="rId324" Type="http://schemas.openxmlformats.org/officeDocument/2006/relationships/oleObject" Target="embeddings/oleObject190.bin"/><Relationship Id="rId531" Type="http://schemas.openxmlformats.org/officeDocument/2006/relationships/oleObject" Target="embeddings/oleObject316.bin"/><Relationship Id="rId629" Type="http://schemas.openxmlformats.org/officeDocument/2006/relationships/oleObject" Target="embeddings/oleObject380.bin"/><Relationship Id="rId170" Type="http://schemas.openxmlformats.org/officeDocument/2006/relationships/oleObject" Target="embeddings/oleObject87.bin"/><Relationship Id="rId268" Type="http://schemas.openxmlformats.org/officeDocument/2006/relationships/oleObject" Target="embeddings/oleObject146.bin"/><Relationship Id="rId475" Type="http://schemas.openxmlformats.org/officeDocument/2006/relationships/oleObject" Target="embeddings/oleObject277.bin"/><Relationship Id="rId682" Type="http://schemas.openxmlformats.org/officeDocument/2006/relationships/image" Target="media/image265.wmf"/><Relationship Id="rId32" Type="http://schemas.openxmlformats.org/officeDocument/2006/relationships/oleObject" Target="embeddings/oleObject12.bin"/><Relationship Id="rId128" Type="http://schemas.openxmlformats.org/officeDocument/2006/relationships/oleObject" Target="embeddings/oleObject64.bin"/><Relationship Id="rId335" Type="http://schemas.openxmlformats.org/officeDocument/2006/relationships/oleObject" Target="embeddings/oleObject196.bin"/><Relationship Id="rId542" Type="http://schemas.openxmlformats.org/officeDocument/2006/relationships/oleObject" Target="embeddings/oleObject322.bin"/><Relationship Id="rId181" Type="http://schemas.openxmlformats.org/officeDocument/2006/relationships/oleObject" Target="embeddings/oleObject93.bin"/><Relationship Id="rId402" Type="http://schemas.openxmlformats.org/officeDocument/2006/relationships/oleObject" Target="embeddings/oleObject233.bin"/><Relationship Id="rId279" Type="http://schemas.openxmlformats.org/officeDocument/2006/relationships/oleObject" Target="embeddings/oleObject156.bin"/><Relationship Id="rId486" Type="http://schemas.openxmlformats.org/officeDocument/2006/relationships/oleObject" Target="embeddings/oleObject285.bin"/><Relationship Id="rId693" Type="http://schemas.openxmlformats.org/officeDocument/2006/relationships/oleObject" Target="embeddings/oleObject415.bin"/><Relationship Id="rId707" Type="http://schemas.openxmlformats.org/officeDocument/2006/relationships/oleObject" Target="embeddings/oleObject424.bin"/><Relationship Id="rId43" Type="http://schemas.openxmlformats.org/officeDocument/2006/relationships/oleObject" Target="embeddings/oleObject19.bin"/><Relationship Id="rId139" Type="http://schemas.openxmlformats.org/officeDocument/2006/relationships/image" Target="media/image61.wmf"/><Relationship Id="rId346" Type="http://schemas.openxmlformats.org/officeDocument/2006/relationships/oleObject" Target="embeddings/oleObject202.bin"/><Relationship Id="rId553" Type="http://schemas.openxmlformats.org/officeDocument/2006/relationships/image" Target="media/image216.wmf"/><Relationship Id="rId760" Type="http://schemas.openxmlformats.org/officeDocument/2006/relationships/oleObject" Target="embeddings/oleObject457.bin"/><Relationship Id="rId192" Type="http://schemas.openxmlformats.org/officeDocument/2006/relationships/oleObject" Target="embeddings/oleObject99.bin"/><Relationship Id="rId206" Type="http://schemas.openxmlformats.org/officeDocument/2006/relationships/oleObject" Target="embeddings/oleObject107.bin"/><Relationship Id="rId413" Type="http://schemas.openxmlformats.org/officeDocument/2006/relationships/oleObject" Target="embeddings/oleObject240.bin"/><Relationship Id="rId497" Type="http://schemas.openxmlformats.org/officeDocument/2006/relationships/oleObject" Target="embeddings/oleObject292.bin"/><Relationship Id="rId620" Type="http://schemas.openxmlformats.org/officeDocument/2006/relationships/oleObject" Target="embeddings/oleObject373.bin"/><Relationship Id="rId718" Type="http://schemas.openxmlformats.org/officeDocument/2006/relationships/oleObject" Target="embeddings/oleObject430.bin"/><Relationship Id="rId357" Type="http://schemas.openxmlformats.org/officeDocument/2006/relationships/image" Target="media/image142.wmf"/><Relationship Id="rId54" Type="http://schemas.openxmlformats.org/officeDocument/2006/relationships/image" Target="media/image22.wmf"/><Relationship Id="rId217" Type="http://schemas.openxmlformats.org/officeDocument/2006/relationships/oleObject" Target="embeddings/oleObject113.bin"/><Relationship Id="rId564" Type="http://schemas.openxmlformats.org/officeDocument/2006/relationships/oleObject" Target="embeddings/oleObject335.bin"/><Relationship Id="rId771" Type="http://schemas.openxmlformats.org/officeDocument/2006/relationships/image" Target="media/image300.wmf"/><Relationship Id="rId424" Type="http://schemas.openxmlformats.org/officeDocument/2006/relationships/oleObject" Target="embeddings/oleObject247.bin"/><Relationship Id="rId631" Type="http://schemas.openxmlformats.org/officeDocument/2006/relationships/oleObject" Target="embeddings/oleObject382.bin"/><Relationship Id="rId729" Type="http://schemas.openxmlformats.org/officeDocument/2006/relationships/image" Target="media/image284.wmf"/><Relationship Id="rId270" Type="http://schemas.openxmlformats.org/officeDocument/2006/relationships/oleObject" Target="embeddings/oleObject148.bin"/><Relationship Id="rId65" Type="http://schemas.openxmlformats.org/officeDocument/2006/relationships/oleObject" Target="embeddings/oleObject31.bin"/><Relationship Id="rId130" Type="http://schemas.openxmlformats.org/officeDocument/2006/relationships/oleObject" Target="embeddings/oleObject65.bin"/><Relationship Id="rId368" Type="http://schemas.openxmlformats.org/officeDocument/2006/relationships/oleObject" Target="embeddings/oleObject213.bin"/><Relationship Id="rId575" Type="http://schemas.openxmlformats.org/officeDocument/2006/relationships/image" Target="media/image226.wmf"/><Relationship Id="rId782" Type="http://schemas.openxmlformats.org/officeDocument/2006/relationships/header" Target="header3.xml"/><Relationship Id="rId228" Type="http://schemas.openxmlformats.org/officeDocument/2006/relationships/oleObject" Target="embeddings/oleObject119.bin"/><Relationship Id="rId435" Type="http://schemas.openxmlformats.org/officeDocument/2006/relationships/image" Target="media/image174.wmf"/><Relationship Id="rId642" Type="http://schemas.openxmlformats.org/officeDocument/2006/relationships/oleObject" Target="embeddings/oleObject388.bin"/><Relationship Id="rId281" Type="http://schemas.openxmlformats.org/officeDocument/2006/relationships/oleObject" Target="embeddings/oleObject158.bin"/><Relationship Id="rId502" Type="http://schemas.openxmlformats.org/officeDocument/2006/relationships/oleObject" Target="embeddings/oleObject296.bin"/><Relationship Id="rId76" Type="http://schemas.openxmlformats.org/officeDocument/2006/relationships/image" Target="media/image30.wmf"/><Relationship Id="rId141" Type="http://schemas.openxmlformats.org/officeDocument/2006/relationships/image" Target="media/image62.wmf"/><Relationship Id="rId379" Type="http://schemas.openxmlformats.org/officeDocument/2006/relationships/image" Target="media/image153.wmf"/><Relationship Id="rId586" Type="http://schemas.openxmlformats.org/officeDocument/2006/relationships/oleObject" Target="embeddings/oleObject348.bin"/><Relationship Id="rId7" Type="http://schemas.openxmlformats.org/officeDocument/2006/relationships/footnotes" Target="footnotes.xml"/><Relationship Id="rId239" Type="http://schemas.openxmlformats.org/officeDocument/2006/relationships/oleObject" Target="embeddings/oleObject125.bin"/><Relationship Id="rId446" Type="http://schemas.openxmlformats.org/officeDocument/2006/relationships/image" Target="media/image179.wmf"/><Relationship Id="rId653" Type="http://schemas.openxmlformats.org/officeDocument/2006/relationships/oleObject" Target="embeddings/oleObject394.bin"/><Relationship Id="rId292" Type="http://schemas.openxmlformats.org/officeDocument/2006/relationships/oleObject" Target="embeddings/oleObject169.bin"/><Relationship Id="rId306" Type="http://schemas.openxmlformats.org/officeDocument/2006/relationships/oleObject" Target="embeddings/oleObject179.bin"/><Relationship Id="rId87" Type="http://schemas.openxmlformats.org/officeDocument/2006/relationships/image" Target="media/image37.wmf"/><Relationship Id="rId513" Type="http://schemas.openxmlformats.org/officeDocument/2006/relationships/oleObject" Target="embeddings/oleObject305.bin"/><Relationship Id="rId597" Type="http://schemas.openxmlformats.org/officeDocument/2006/relationships/oleObject" Target="embeddings/oleObject357.bin"/><Relationship Id="rId720" Type="http://schemas.openxmlformats.org/officeDocument/2006/relationships/oleObject" Target="embeddings/oleObject431.bin"/><Relationship Id="rId152" Type="http://schemas.openxmlformats.org/officeDocument/2006/relationships/oleObject" Target="embeddings/oleObject77.bin"/><Relationship Id="rId457" Type="http://schemas.openxmlformats.org/officeDocument/2006/relationships/image" Target="media/image185.wmf"/><Relationship Id="rId664" Type="http://schemas.openxmlformats.org/officeDocument/2006/relationships/image" Target="media/image256.wmf"/><Relationship Id="rId14" Type="http://schemas.openxmlformats.org/officeDocument/2006/relationships/oleObject" Target="embeddings/oleObject2.bin"/><Relationship Id="rId317" Type="http://schemas.openxmlformats.org/officeDocument/2006/relationships/oleObject" Target="embeddings/oleObject186.bin"/><Relationship Id="rId524" Type="http://schemas.openxmlformats.org/officeDocument/2006/relationships/oleObject" Target="embeddings/oleObject312.bin"/><Relationship Id="rId731" Type="http://schemas.openxmlformats.org/officeDocument/2006/relationships/oleObject" Target="embeddings/oleObject439.bin"/><Relationship Id="rId98" Type="http://schemas.openxmlformats.org/officeDocument/2006/relationships/oleObject" Target="embeddings/oleObject48.bin"/><Relationship Id="rId163" Type="http://schemas.openxmlformats.org/officeDocument/2006/relationships/image" Target="media/image72.wmf"/><Relationship Id="rId370" Type="http://schemas.openxmlformats.org/officeDocument/2006/relationships/oleObject" Target="embeddings/oleObject214.bin"/><Relationship Id="rId230" Type="http://schemas.openxmlformats.org/officeDocument/2006/relationships/oleObject" Target="embeddings/oleObject120.bin"/><Relationship Id="rId468" Type="http://schemas.openxmlformats.org/officeDocument/2006/relationships/oleObject" Target="embeddings/oleObject272.bin"/><Relationship Id="rId675" Type="http://schemas.openxmlformats.org/officeDocument/2006/relationships/oleObject" Target="embeddings/oleObject406.bin"/><Relationship Id="rId25" Type="http://schemas.openxmlformats.org/officeDocument/2006/relationships/oleObject" Target="embeddings/oleObject8.bin"/><Relationship Id="rId328" Type="http://schemas.openxmlformats.org/officeDocument/2006/relationships/oleObject" Target="embeddings/oleObject192.bin"/><Relationship Id="rId535" Type="http://schemas.openxmlformats.org/officeDocument/2006/relationships/oleObject" Target="embeddings/oleObject318.bin"/><Relationship Id="rId742" Type="http://schemas.openxmlformats.org/officeDocument/2006/relationships/image" Target="media/image290.wmf"/><Relationship Id="rId174" Type="http://schemas.openxmlformats.org/officeDocument/2006/relationships/oleObject" Target="embeddings/oleObject89.bin"/><Relationship Id="rId381" Type="http://schemas.openxmlformats.org/officeDocument/2006/relationships/image" Target="media/image154.wmf"/><Relationship Id="rId602" Type="http://schemas.openxmlformats.org/officeDocument/2006/relationships/image" Target="media/image234.wmf"/><Relationship Id="rId241" Type="http://schemas.openxmlformats.org/officeDocument/2006/relationships/oleObject" Target="embeddings/oleObject126.bin"/><Relationship Id="rId479" Type="http://schemas.openxmlformats.org/officeDocument/2006/relationships/oleObject" Target="embeddings/oleObject280.bin"/><Relationship Id="rId686" Type="http://schemas.openxmlformats.org/officeDocument/2006/relationships/image" Target="media/image267.wmf"/><Relationship Id="rId36" Type="http://schemas.openxmlformats.org/officeDocument/2006/relationships/image" Target="media/image13.wmf"/><Relationship Id="rId339" Type="http://schemas.openxmlformats.org/officeDocument/2006/relationships/oleObject" Target="embeddings/oleObject199.bin"/><Relationship Id="rId546" Type="http://schemas.openxmlformats.org/officeDocument/2006/relationships/oleObject" Target="embeddings/oleObject324.bin"/><Relationship Id="rId753" Type="http://schemas.openxmlformats.org/officeDocument/2006/relationships/oleObject" Target="embeddings/oleObject451.bin"/><Relationship Id="rId101" Type="http://schemas.openxmlformats.org/officeDocument/2006/relationships/image" Target="media/image44.wmf"/><Relationship Id="rId185" Type="http://schemas.openxmlformats.org/officeDocument/2006/relationships/oleObject" Target="embeddings/oleObject96.bin"/><Relationship Id="rId406" Type="http://schemas.openxmlformats.org/officeDocument/2006/relationships/oleObject" Target="embeddings/oleObject235.bin"/><Relationship Id="rId392" Type="http://schemas.openxmlformats.org/officeDocument/2006/relationships/image" Target="media/image158.wmf"/><Relationship Id="rId613" Type="http://schemas.openxmlformats.org/officeDocument/2006/relationships/oleObject" Target="embeddings/oleObject368.bin"/><Relationship Id="rId697" Type="http://schemas.openxmlformats.org/officeDocument/2006/relationships/image" Target="media/image273.wmf"/><Relationship Id="rId252" Type="http://schemas.openxmlformats.org/officeDocument/2006/relationships/oleObject" Target="embeddings/oleObject135.bin"/><Relationship Id="rId47" Type="http://schemas.openxmlformats.org/officeDocument/2006/relationships/oleObject" Target="embeddings/oleObject21.bin"/><Relationship Id="rId112" Type="http://schemas.openxmlformats.org/officeDocument/2006/relationships/oleObject" Target="embeddings/oleObject55.bin"/><Relationship Id="rId557" Type="http://schemas.openxmlformats.org/officeDocument/2006/relationships/image" Target="media/image218.wmf"/><Relationship Id="rId764" Type="http://schemas.openxmlformats.org/officeDocument/2006/relationships/oleObject" Target="embeddings/oleObject459.bin"/><Relationship Id="rId196" Type="http://schemas.openxmlformats.org/officeDocument/2006/relationships/image" Target="media/image87.wmf"/><Relationship Id="rId417" Type="http://schemas.openxmlformats.org/officeDocument/2006/relationships/oleObject" Target="embeddings/oleObject242.bin"/><Relationship Id="rId624" Type="http://schemas.openxmlformats.org/officeDocument/2006/relationships/oleObject" Target="embeddings/oleObject377.bin"/><Relationship Id="rId263" Type="http://schemas.openxmlformats.org/officeDocument/2006/relationships/image" Target="media/image114.wmf"/><Relationship Id="rId470" Type="http://schemas.openxmlformats.org/officeDocument/2006/relationships/oleObject" Target="embeddings/oleObject273.bin"/><Relationship Id="rId58" Type="http://schemas.openxmlformats.org/officeDocument/2006/relationships/image" Target="media/image24.wmf"/><Relationship Id="rId123" Type="http://schemas.openxmlformats.org/officeDocument/2006/relationships/image" Target="media/image55.wmf"/><Relationship Id="rId330" Type="http://schemas.openxmlformats.org/officeDocument/2006/relationships/image" Target="media/image129.wmf"/><Relationship Id="rId568" Type="http://schemas.openxmlformats.org/officeDocument/2006/relationships/image" Target="media/image224.wmf"/><Relationship Id="rId775" Type="http://schemas.openxmlformats.org/officeDocument/2006/relationships/image" Target="media/image302.wmf"/><Relationship Id="rId428" Type="http://schemas.openxmlformats.org/officeDocument/2006/relationships/oleObject" Target="embeddings/oleObject249.bin"/><Relationship Id="rId635" Type="http://schemas.openxmlformats.org/officeDocument/2006/relationships/image" Target="media/image243.wmf"/><Relationship Id="rId274" Type="http://schemas.openxmlformats.org/officeDocument/2006/relationships/oleObject" Target="embeddings/oleObject152.bin"/><Relationship Id="rId481" Type="http://schemas.openxmlformats.org/officeDocument/2006/relationships/oleObject" Target="embeddings/oleObject281.bin"/><Relationship Id="rId702" Type="http://schemas.openxmlformats.org/officeDocument/2006/relationships/oleObject" Target="embeddings/oleObject419.bin"/><Relationship Id="rId69" Type="http://schemas.openxmlformats.org/officeDocument/2006/relationships/oleObject" Target="embeddings/oleObject35.bin"/><Relationship Id="rId134" Type="http://schemas.openxmlformats.org/officeDocument/2006/relationships/oleObject" Target="embeddings/oleObject68.bin"/><Relationship Id="rId579" Type="http://schemas.openxmlformats.org/officeDocument/2006/relationships/oleObject" Target="embeddings/oleObject344.bin"/><Relationship Id="rId786" Type="http://schemas.openxmlformats.org/officeDocument/2006/relationships/theme" Target="theme/theme1.xml"/><Relationship Id="rId341" Type="http://schemas.openxmlformats.org/officeDocument/2006/relationships/image" Target="media/image134.wmf"/><Relationship Id="rId439" Type="http://schemas.openxmlformats.org/officeDocument/2006/relationships/oleObject" Target="embeddings/oleObject256.bin"/><Relationship Id="rId646" Type="http://schemas.openxmlformats.org/officeDocument/2006/relationships/oleObject" Target="embeddings/oleObject390.bin"/><Relationship Id="rId201" Type="http://schemas.openxmlformats.org/officeDocument/2006/relationships/image" Target="media/image89.wmf"/><Relationship Id="rId285" Type="http://schemas.openxmlformats.org/officeDocument/2006/relationships/oleObject" Target="embeddings/oleObject162.bin"/><Relationship Id="rId506" Type="http://schemas.openxmlformats.org/officeDocument/2006/relationships/oleObject" Target="embeddings/oleObject299.bin"/><Relationship Id="rId492" Type="http://schemas.openxmlformats.org/officeDocument/2006/relationships/image" Target="media/image196.wmf"/><Relationship Id="rId713" Type="http://schemas.openxmlformats.org/officeDocument/2006/relationships/oleObject" Target="embeddings/oleObject427.bin"/><Relationship Id="rId145" Type="http://schemas.openxmlformats.org/officeDocument/2006/relationships/image" Target="media/image64.wmf"/><Relationship Id="rId352" Type="http://schemas.openxmlformats.org/officeDocument/2006/relationships/oleObject" Target="embeddings/oleObject205.bin"/><Relationship Id="rId212" Type="http://schemas.openxmlformats.org/officeDocument/2006/relationships/oleObject" Target="embeddings/oleObject110.bin"/><Relationship Id="rId657" Type="http://schemas.openxmlformats.org/officeDocument/2006/relationships/image" Target="media/image253.wmf"/><Relationship Id="rId296" Type="http://schemas.openxmlformats.org/officeDocument/2006/relationships/oleObject" Target="embeddings/oleObject171.bin"/><Relationship Id="rId517" Type="http://schemas.openxmlformats.org/officeDocument/2006/relationships/oleObject" Target="embeddings/oleObject307.bin"/><Relationship Id="rId724" Type="http://schemas.openxmlformats.org/officeDocument/2006/relationships/oleObject" Target="embeddings/oleObject434.bin"/><Relationship Id="rId60" Type="http://schemas.openxmlformats.org/officeDocument/2006/relationships/image" Target="media/image25.wmf"/><Relationship Id="rId156" Type="http://schemas.openxmlformats.org/officeDocument/2006/relationships/oleObject" Target="embeddings/oleObject80.bin"/><Relationship Id="rId363" Type="http://schemas.openxmlformats.org/officeDocument/2006/relationships/image" Target="media/image145.wmf"/><Relationship Id="rId570" Type="http://schemas.openxmlformats.org/officeDocument/2006/relationships/oleObject" Target="embeddings/oleObject338.bin"/><Relationship Id="rId223" Type="http://schemas.openxmlformats.org/officeDocument/2006/relationships/image" Target="media/image99.wmf"/><Relationship Id="rId430" Type="http://schemas.openxmlformats.org/officeDocument/2006/relationships/oleObject" Target="embeddings/oleObject250.bin"/><Relationship Id="rId668" Type="http://schemas.openxmlformats.org/officeDocument/2006/relationships/image" Target="media/image258.wmf"/><Relationship Id="rId18" Type="http://schemas.openxmlformats.org/officeDocument/2006/relationships/oleObject" Target="embeddings/oleObject4.bin"/><Relationship Id="rId528" Type="http://schemas.openxmlformats.org/officeDocument/2006/relationships/oleObject" Target="embeddings/oleObject314.bin"/><Relationship Id="rId735" Type="http://schemas.openxmlformats.org/officeDocument/2006/relationships/oleObject" Target="embeddings/oleObject441.bin"/><Relationship Id="rId167" Type="http://schemas.openxmlformats.org/officeDocument/2006/relationships/image" Target="media/image74.wmf"/><Relationship Id="rId374" Type="http://schemas.openxmlformats.org/officeDocument/2006/relationships/oleObject" Target="embeddings/oleObject216.bin"/><Relationship Id="rId581" Type="http://schemas.openxmlformats.org/officeDocument/2006/relationships/oleObject" Target="embeddings/oleObject345.bin"/><Relationship Id="rId71" Type="http://schemas.openxmlformats.org/officeDocument/2006/relationships/oleObject" Target="embeddings/oleObject37.bin"/><Relationship Id="rId234" Type="http://schemas.openxmlformats.org/officeDocument/2006/relationships/oleObject" Target="embeddings/oleObject122.bin"/><Relationship Id="rId679" Type="http://schemas.openxmlformats.org/officeDocument/2006/relationships/oleObject" Target="embeddings/oleObject408.bin"/><Relationship Id="rId2" Type="http://schemas.openxmlformats.org/officeDocument/2006/relationships/customXml" Target="../customXml/item2.xml"/><Relationship Id="rId29" Type="http://schemas.openxmlformats.org/officeDocument/2006/relationships/image" Target="media/image11.png"/><Relationship Id="rId441" Type="http://schemas.openxmlformats.org/officeDocument/2006/relationships/oleObject" Target="embeddings/oleObject257.bin"/><Relationship Id="rId539" Type="http://schemas.openxmlformats.org/officeDocument/2006/relationships/image" Target="media/image211.wmf"/><Relationship Id="rId746" Type="http://schemas.openxmlformats.org/officeDocument/2006/relationships/image" Target="media/image292.wmf"/><Relationship Id="rId178" Type="http://schemas.openxmlformats.org/officeDocument/2006/relationships/image" Target="media/image79.wmf"/><Relationship Id="rId301" Type="http://schemas.openxmlformats.org/officeDocument/2006/relationships/oleObject" Target="embeddings/oleObject175.bin"/><Relationship Id="rId82" Type="http://schemas.openxmlformats.org/officeDocument/2006/relationships/image" Target="media/image33.wmf"/><Relationship Id="rId385" Type="http://schemas.openxmlformats.org/officeDocument/2006/relationships/oleObject" Target="embeddings/oleObject222.bin"/><Relationship Id="rId592" Type="http://schemas.openxmlformats.org/officeDocument/2006/relationships/image" Target="media/image231.wmf"/><Relationship Id="rId606" Type="http://schemas.openxmlformats.org/officeDocument/2006/relationships/image" Target="media/image236.wmf"/><Relationship Id="rId245" Type="http://schemas.openxmlformats.org/officeDocument/2006/relationships/image" Target="media/image108.wmf"/><Relationship Id="rId452" Type="http://schemas.openxmlformats.org/officeDocument/2006/relationships/image" Target="media/image182.wmf"/><Relationship Id="rId105" Type="http://schemas.openxmlformats.org/officeDocument/2006/relationships/image" Target="media/image46.wmf"/><Relationship Id="rId312" Type="http://schemas.openxmlformats.org/officeDocument/2006/relationships/image" Target="media/image121.wmf"/><Relationship Id="rId757" Type="http://schemas.openxmlformats.org/officeDocument/2006/relationships/oleObject" Target="embeddings/oleObject454.bin"/><Relationship Id="rId93" Type="http://schemas.openxmlformats.org/officeDocument/2006/relationships/image" Target="media/image40.wmf"/><Relationship Id="rId189" Type="http://schemas.openxmlformats.org/officeDocument/2006/relationships/image" Target="media/image84.wmf"/><Relationship Id="rId396" Type="http://schemas.openxmlformats.org/officeDocument/2006/relationships/oleObject" Target="embeddings/oleObject230.bin"/><Relationship Id="rId617" Type="http://schemas.openxmlformats.org/officeDocument/2006/relationships/image" Target="media/image238.wmf"/><Relationship Id="rId256" Type="http://schemas.openxmlformats.org/officeDocument/2006/relationships/image" Target="media/image111.wmf"/><Relationship Id="rId463" Type="http://schemas.openxmlformats.org/officeDocument/2006/relationships/oleObject" Target="embeddings/oleObject268.bin"/><Relationship Id="rId670" Type="http://schemas.openxmlformats.org/officeDocument/2006/relationships/image" Target="media/image259.wmf"/><Relationship Id="rId116" Type="http://schemas.openxmlformats.org/officeDocument/2006/relationships/oleObject" Target="embeddings/oleObject57.bin"/><Relationship Id="rId323" Type="http://schemas.openxmlformats.org/officeDocument/2006/relationships/image" Target="media/image126.wmf"/><Relationship Id="rId530" Type="http://schemas.openxmlformats.org/officeDocument/2006/relationships/oleObject" Target="embeddings/oleObject315.bin"/><Relationship Id="rId768" Type="http://schemas.openxmlformats.org/officeDocument/2006/relationships/image" Target="media/image299.wmf"/><Relationship Id="rId20" Type="http://schemas.openxmlformats.org/officeDocument/2006/relationships/oleObject" Target="embeddings/oleObject5.bin"/><Relationship Id="rId628" Type="http://schemas.openxmlformats.org/officeDocument/2006/relationships/image" Target="media/image241.wmf"/><Relationship Id="rId267" Type="http://schemas.openxmlformats.org/officeDocument/2006/relationships/oleObject" Target="embeddings/oleObject145.bin"/><Relationship Id="rId474" Type="http://schemas.openxmlformats.org/officeDocument/2006/relationships/oleObject" Target="embeddings/oleObject276.bin"/><Relationship Id="rId127" Type="http://schemas.openxmlformats.org/officeDocument/2006/relationships/image" Target="media/image56.wmf"/><Relationship Id="rId681" Type="http://schemas.openxmlformats.org/officeDocument/2006/relationships/oleObject" Target="embeddings/oleObject409.bin"/><Relationship Id="rId779" Type="http://schemas.openxmlformats.org/officeDocument/2006/relationships/header" Target="header2.xml"/><Relationship Id="rId31" Type="http://schemas.openxmlformats.org/officeDocument/2006/relationships/oleObject" Target="embeddings/oleObject11.bin"/><Relationship Id="rId334" Type="http://schemas.openxmlformats.org/officeDocument/2006/relationships/image" Target="media/image131.wmf"/><Relationship Id="rId541" Type="http://schemas.openxmlformats.org/officeDocument/2006/relationships/image" Target="media/image212.wmf"/><Relationship Id="rId639" Type="http://schemas.openxmlformats.org/officeDocument/2006/relationships/image" Target="media/image245.wmf"/><Relationship Id="rId180" Type="http://schemas.openxmlformats.org/officeDocument/2006/relationships/image" Target="media/image80.wmf"/><Relationship Id="rId278" Type="http://schemas.openxmlformats.org/officeDocument/2006/relationships/image" Target="media/image115.wmf"/><Relationship Id="rId401" Type="http://schemas.openxmlformats.org/officeDocument/2006/relationships/image" Target="media/image161.wmf"/><Relationship Id="rId485" Type="http://schemas.openxmlformats.org/officeDocument/2006/relationships/oleObject" Target="embeddings/oleObject284.bin"/><Relationship Id="rId692" Type="http://schemas.openxmlformats.org/officeDocument/2006/relationships/image" Target="media/image270.wmf"/><Relationship Id="rId706" Type="http://schemas.openxmlformats.org/officeDocument/2006/relationships/oleObject" Target="embeddings/oleObject423.bin"/><Relationship Id="rId42" Type="http://schemas.openxmlformats.org/officeDocument/2006/relationships/image" Target="media/image16.wmf"/><Relationship Id="rId138" Type="http://schemas.openxmlformats.org/officeDocument/2006/relationships/oleObject" Target="embeddings/oleObject70.bin"/><Relationship Id="rId345" Type="http://schemas.openxmlformats.org/officeDocument/2006/relationships/image" Target="media/image136.wmf"/><Relationship Id="rId552" Type="http://schemas.openxmlformats.org/officeDocument/2006/relationships/oleObject" Target="embeddings/oleObject329.bin"/><Relationship Id="rId191" Type="http://schemas.openxmlformats.org/officeDocument/2006/relationships/image" Target="media/image85.wmf"/><Relationship Id="rId205" Type="http://schemas.openxmlformats.org/officeDocument/2006/relationships/image" Target="media/image91.wmf"/><Relationship Id="rId412" Type="http://schemas.openxmlformats.org/officeDocument/2006/relationships/image" Target="media/image165.wmf"/><Relationship Id="rId289" Type="http://schemas.openxmlformats.org/officeDocument/2006/relationships/oleObject" Target="embeddings/oleObject166.bin"/><Relationship Id="rId496" Type="http://schemas.openxmlformats.org/officeDocument/2006/relationships/oleObject" Target="embeddings/oleObject291.bin"/><Relationship Id="rId717" Type="http://schemas.openxmlformats.org/officeDocument/2006/relationships/image" Target="media/image280.wmf"/><Relationship Id="rId53" Type="http://schemas.openxmlformats.org/officeDocument/2006/relationships/oleObject" Target="embeddings/oleObject24.bin"/><Relationship Id="rId149" Type="http://schemas.openxmlformats.org/officeDocument/2006/relationships/image" Target="media/image66.wmf"/><Relationship Id="rId356" Type="http://schemas.openxmlformats.org/officeDocument/2006/relationships/oleObject" Target="embeddings/oleObject207.bin"/><Relationship Id="rId563" Type="http://schemas.openxmlformats.org/officeDocument/2006/relationships/image" Target="media/image221.wmf"/><Relationship Id="rId770" Type="http://schemas.openxmlformats.org/officeDocument/2006/relationships/oleObject" Target="embeddings/oleObject463.bin"/><Relationship Id="rId95" Type="http://schemas.openxmlformats.org/officeDocument/2006/relationships/image" Target="media/image41.wmf"/><Relationship Id="rId160" Type="http://schemas.openxmlformats.org/officeDocument/2006/relationships/oleObject" Target="embeddings/oleObject82.bin"/><Relationship Id="rId216" Type="http://schemas.openxmlformats.org/officeDocument/2006/relationships/image" Target="media/image96.wmf"/><Relationship Id="rId423" Type="http://schemas.openxmlformats.org/officeDocument/2006/relationships/oleObject" Target="embeddings/oleObject246.bin"/><Relationship Id="rId258" Type="http://schemas.openxmlformats.org/officeDocument/2006/relationships/image" Target="media/image112.wmf"/><Relationship Id="rId465" Type="http://schemas.openxmlformats.org/officeDocument/2006/relationships/oleObject" Target="embeddings/oleObject270.bin"/><Relationship Id="rId630" Type="http://schemas.openxmlformats.org/officeDocument/2006/relationships/oleObject" Target="embeddings/oleObject381.bin"/><Relationship Id="rId672" Type="http://schemas.openxmlformats.org/officeDocument/2006/relationships/image" Target="media/image260.wmf"/><Relationship Id="rId728" Type="http://schemas.openxmlformats.org/officeDocument/2006/relationships/oleObject" Target="embeddings/oleObject437.bin"/><Relationship Id="rId22" Type="http://schemas.openxmlformats.org/officeDocument/2006/relationships/oleObject" Target="embeddings/oleObject6.bin"/><Relationship Id="rId64" Type="http://schemas.openxmlformats.org/officeDocument/2006/relationships/oleObject" Target="embeddings/oleObject30.bin"/><Relationship Id="rId118" Type="http://schemas.openxmlformats.org/officeDocument/2006/relationships/oleObject" Target="embeddings/oleObject58.bin"/><Relationship Id="rId325" Type="http://schemas.openxmlformats.org/officeDocument/2006/relationships/image" Target="media/image127.wmf"/><Relationship Id="rId367" Type="http://schemas.openxmlformats.org/officeDocument/2006/relationships/image" Target="media/image147.wmf"/><Relationship Id="rId532" Type="http://schemas.openxmlformats.org/officeDocument/2006/relationships/image" Target="media/image208.wmf"/><Relationship Id="rId574" Type="http://schemas.openxmlformats.org/officeDocument/2006/relationships/oleObject" Target="embeddings/oleObject341.bin"/><Relationship Id="rId171" Type="http://schemas.openxmlformats.org/officeDocument/2006/relationships/image" Target="media/image76.wmf"/><Relationship Id="rId227" Type="http://schemas.openxmlformats.org/officeDocument/2006/relationships/image" Target="media/image101.wmf"/><Relationship Id="rId781" Type="http://schemas.openxmlformats.org/officeDocument/2006/relationships/footer" Target="footer3.xml"/><Relationship Id="rId269" Type="http://schemas.openxmlformats.org/officeDocument/2006/relationships/oleObject" Target="embeddings/oleObject147.bin"/><Relationship Id="rId434" Type="http://schemas.openxmlformats.org/officeDocument/2006/relationships/oleObject" Target="embeddings/oleObject253.bin"/><Relationship Id="rId476" Type="http://schemas.openxmlformats.org/officeDocument/2006/relationships/oleObject" Target="embeddings/oleObject278.bin"/><Relationship Id="rId641" Type="http://schemas.openxmlformats.org/officeDocument/2006/relationships/image" Target="media/image246.wmf"/><Relationship Id="rId683" Type="http://schemas.openxmlformats.org/officeDocument/2006/relationships/oleObject" Target="embeddings/oleObject410.bin"/><Relationship Id="rId739" Type="http://schemas.openxmlformats.org/officeDocument/2006/relationships/oleObject" Target="embeddings/oleObject443.bin"/><Relationship Id="rId33" Type="http://schemas.openxmlformats.org/officeDocument/2006/relationships/oleObject" Target="embeddings/oleObject13.bin"/><Relationship Id="rId129" Type="http://schemas.openxmlformats.org/officeDocument/2006/relationships/image" Target="media/image57.wmf"/><Relationship Id="rId280" Type="http://schemas.openxmlformats.org/officeDocument/2006/relationships/oleObject" Target="embeddings/oleObject157.bin"/><Relationship Id="rId336" Type="http://schemas.openxmlformats.org/officeDocument/2006/relationships/oleObject" Target="embeddings/oleObject197.bin"/><Relationship Id="rId501" Type="http://schemas.openxmlformats.org/officeDocument/2006/relationships/oleObject" Target="embeddings/oleObject295.bin"/><Relationship Id="rId543" Type="http://schemas.openxmlformats.org/officeDocument/2006/relationships/image" Target="media/image213.wmf"/><Relationship Id="rId75" Type="http://schemas.openxmlformats.org/officeDocument/2006/relationships/oleObject" Target="embeddings/oleObject38.bin"/><Relationship Id="rId140" Type="http://schemas.openxmlformats.org/officeDocument/2006/relationships/oleObject" Target="embeddings/oleObject71.bin"/><Relationship Id="rId182" Type="http://schemas.openxmlformats.org/officeDocument/2006/relationships/oleObject" Target="embeddings/oleObject94.bin"/><Relationship Id="rId378" Type="http://schemas.openxmlformats.org/officeDocument/2006/relationships/oleObject" Target="embeddings/oleObject218.bin"/><Relationship Id="rId403" Type="http://schemas.openxmlformats.org/officeDocument/2006/relationships/image" Target="media/image162.wmf"/><Relationship Id="rId585" Type="http://schemas.openxmlformats.org/officeDocument/2006/relationships/oleObject" Target="embeddings/oleObject347.bin"/><Relationship Id="rId750" Type="http://schemas.openxmlformats.org/officeDocument/2006/relationships/oleObject" Target="embeddings/oleObject449.bin"/><Relationship Id="rId6" Type="http://schemas.openxmlformats.org/officeDocument/2006/relationships/webSettings" Target="webSettings.xml"/><Relationship Id="rId238" Type="http://schemas.openxmlformats.org/officeDocument/2006/relationships/oleObject" Target="embeddings/oleObject124.bin"/><Relationship Id="rId445" Type="http://schemas.openxmlformats.org/officeDocument/2006/relationships/oleObject" Target="embeddings/oleObject259.bin"/><Relationship Id="rId487" Type="http://schemas.openxmlformats.org/officeDocument/2006/relationships/image" Target="media/image194.wmf"/><Relationship Id="rId610" Type="http://schemas.openxmlformats.org/officeDocument/2006/relationships/oleObject" Target="embeddings/oleObject366.bin"/><Relationship Id="rId652" Type="http://schemas.openxmlformats.org/officeDocument/2006/relationships/image" Target="media/image251.wmf"/><Relationship Id="rId694" Type="http://schemas.openxmlformats.org/officeDocument/2006/relationships/image" Target="media/image271.wmf"/><Relationship Id="rId708" Type="http://schemas.openxmlformats.org/officeDocument/2006/relationships/image" Target="media/image276.wmf"/><Relationship Id="rId291" Type="http://schemas.openxmlformats.org/officeDocument/2006/relationships/oleObject" Target="embeddings/oleObject168.bin"/><Relationship Id="rId305" Type="http://schemas.openxmlformats.org/officeDocument/2006/relationships/oleObject" Target="embeddings/oleObject178.bin"/><Relationship Id="rId347" Type="http://schemas.openxmlformats.org/officeDocument/2006/relationships/image" Target="media/image137.wmf"/><Relationship Id="rId512" Type="http://schemas.openxmlformats.org/officeDocument/2006/relationships/oleObject" Target="embeddings/oleObject304.bin"/><Relationship Id="rId44" Type="http://schemas.openxmlformats.org/officeDocument/2006/relationships/image" Target="media/image17.wmf"/><Relationship Id="rId86" Type="http://schemas.openxmlformats.org/officeDocument/2006/relationships/image" Target="media/image36.png"/><Relationship Id="rId151" Type="http://schemas.openxmlformats.org/officeDocument/2006/relationships/image" Target="media/image67.wmf"/><Relationship Id="rId389" Type="http://schemas.openxmlformats.org/officeDocument/2006/relationships/image" Target="media/image157.wmf"/><Relationship Id="rId554" Type="http://schemas.openxmlformats.org/officeDocument/2006/relationships/oleObject" Target="embeddings/oleObject330.bin"/><Relationship Id="rId596" Type="http://schemas.openxmlformats.org/officeDocument/2006/relationships/oleObject" Target="embeddings/oleObject356.bin"/><Relationship Id="rId761" Type="http://schemas.openxmlformats.org/officeDocument/2006/relationships/image" Target="media/image296.wmf"/><Relationship Id="rId193" Type="http://schemas.openxmlformats.org/officeDocument/2006/relationships/oleObject" Target="embeddings/oleObject100.bin"/><Relationship Id="rId207" Type="http://schemas.openxmlformats.org/officeDocument/2006/relationships/image" Target="media/image92.wmf"/><Relationship Id="rId249" Type="http://schemas.openxmlformats.org/officeDocument/2006/relationships/oleObject" Target="embeddings/oleObject132.bin"/><Relationship Id="rId414" Type="http://schemas.openxmlformats.org/officeDocument/2006/relationships/image" Target="media/image166.wmf"/><Relationship Id="rId456" Type="http://schemas.openxmlformats.org/officeDocument/2006/relationships/oleObject" Target="embeddings/oleObject264.bin"/><Relationship Id="rId498" Type="http://schemas.openxmlformats.org/officeDocument/2006/relationships/oleObject" Target="embeddings/oleObject293.bin"/><Relationship Id="rId621" Type="http://schemas.openxmlformats.org/officeDocument/2006/relationships/oleObject" Target="embeddings/oleObject374.bin"/><Relationship Id="rId663" Type="http://schemas.openxmlformats.org/officeDocument/2006/relationships/oleObject" Target="embeddings/oleObject400.bin"/><Relationship Id="rId13" Type="http://schemas.openxmlformats.org/officeDocument/2006/relationships/image" Target="media/image4.wmf"/><Relationship Id="rId109" Type="http://schemas.openxmlformats.org/officeDocument/2006/relationships/image" Target="media/image48.wmf"/><Relationship Id="rId260" Type="http://schemas.openxmlformats.org/officeDocument/2006/relationships/image" Target="media/image113.wmf"/><Relationship Id="rId316" Type="http://schemas.openxmlformats.org/officeDocument/2006/relationships/image" Target="media/image123.wmf"/><Relationship Id="rId523" Type="http://schemas.openxmlformats.org/officeDocument/2006/relationships/image" Target="media/image204.wmf"/><Relationship Id="rId719" Type="http://schemas.openxmlformats.org/officeDocument/2006/relationships/image" Target="media/image281.wmf"/><Relationship Id="rId55" Type="http://schemas.openxmlformats.org/officeDocument/2006/relationships/oleObject" Target="embeddings/oleObject25.bin"/><Relationship Id="rId97" Type="http://schemas.openxmlformats.org/officeDocument/2006/relationships/image" Target="media/image42.wmf"/><Relationship Id="rId120" Type="http://schemas.openxmlformats.org/officeDocument/2006/relationships/oleObject" Target="embeddings/oleObject59.bin"/><Relationship Id="rId358" Type="http://schemas.openxmlformats.org/officeDocument/2006/relationships/oleObject" Target="embeddings/oleObject208.bin"/><Relationship Id="rId565" Type="http://schemas.openxmlformats.org/officeDocument/2006/relationships/image" Target="media/image222.wmf"/><Relationship Id="rId730" Type="http://schemas.openxmlformats.org/officeDocument/2006/relationships/oleObject" Target="embeddings/oleObject438.bin"/><Relationship Id="rId772" Type="http://schemas.openxmlformats.org/officeDocument/2006/relationships/oleObject" Target="embeddings/oleObject464.bin"/><Relationship Id="rId162" Type="http://schemas.openxmlformats.org/officeDocument/2006/relationships/oleObject" Target="embeddings/oleObject83.bin"/><Relationship Id="rId218" Type="http://schemas.openxmlformats.org/officeDocument/2006/relationships/image" Target="media/image97.png"/><Relationship Id="rId425" Type="http://schemas.openxmlformats.org/officeDocument/2006/relationships/image" Target="media/image170.wmf"/><Relationship Id="rId467" Type="http://schemas.openxmlformats.org/officeDocument/2006/relationships/image" Target="media/image188.wmf"/><Relationship Id="rId632" Type="http://schemas.openxmlformats.org/officeDocument/2006/relationships/image" Target="media/image242.wmf"/><Relationship Id="rId271" Type="http://schemas.openxmlformats.org/officeDocument/2006/relationships/oleObject" Target="embeddings/oleObject149.bin"/><Relationship Id="rId674" Type="http://schemas.openxmlformats.org/officeDocument/2006/relationships/image" Target="media/image261.wmf"/><Relationship Id="rId24" Type="http://schemas.openxmlformats.org/officeDocument/2006/relationships/image" Target="media/image9.wmf"/><Relationship Id="rId66" Type="http://schemas.openxmlformats.org/officeDocument/2006/relationships/oleObject" Target="embeddings/oleObject32.bin"/><Relationship Id="rId131" Type="http://schemas.openxmlformats.org/officeDocument/2006/relationships/image" Target="media/image58.wmf"/><Relationship Id="rId327" Type="http://schemas.openxmlformats.org/officeDocument/2006/relationships/image" Target="media/image128.wmf"/><Relationship Id="rId369" Type="http://schemas.openxmlformats.org/officeDocument/2006/relationships/image" Target="media/image148.wmf"/><Relationship Id="rId534" Type="http://schemas.openxmlformats.org/officeDocument/2006/relationships/image" Target="media/image209.wmf"/><Relationship Id="rId576" Type="http://schemas.openxmlformats.org/officeDocument/2006/relationships/oleObject" Target="embeddings/oleObject342.bin"/><Relationship Id="rId741" Type="http://schemas.openxmlformats.org/officeDocument/2006/relationships/oleObject" Target="embeddings/oleObject444.bin"/><Relationship Id="rId783" Type="http://schemas.openxmlformats.org/officeDocument/2006/relationships/footer" Target="footer4.xml"/><Relationship Id="rId173" Type="http://schemas.openxmlformats.org/officeDocument/2006/relationships/image" Target="media/image77.wmf"/><Relationship Id="rId229" Type="http://schemas.openxmlformats.org/officeDocument/2006/relationships/image" Target="media/image102.wmf"/><Relationship Id="rId380" Type="http://schemas.openxmlformats.org/officeDocument/2006/relationships/oleObject" Target="embeddings/oleObject219.bin"/><Relationship Id="rId436" Type="http://schemas.openxmlformats.org/officeDocument/2006/relationships/oleObject" Target="embeddings/oleObject254.bin"/><Relationship Id="rId601" Type="http://schemas.openxmlformats.org/officeDocument/2006/relationships/oleObject" Target="embeddings/oleObject360.bin"/><Relationship Id="rId643" Type="http://schemas.openxmlformats.org/officeDocument/2006/relationships/image" Target="media/image247.wmf"/><Relationship Id="rId240" Type="http://schemas.openxmlformats.org/officeDocument/2006/relationships/image" Target="media/image107.wmf"/><Relationship Id="rId478" Type="http://schemas.openxmlformats.org/officeDocument/2006/relationships/oleObject" Target="embeddings/oleObject279.bin"/><Relationship Id="rId685" Type="http://schemas.openxmlformats.org/officeDocument/2006/relationships/oleObject" Target="embeddings/oleObject411.bin"/><Relationship Id="rId35" Type="http://schemas.openxmlformats.org/officeDocument/2006/relationships/oleObject" Target="embeddings/oleObject15.bin"/><Relationship Id="rId77" Type="http://schemas.openxmlformats.org/officeDocument/2006/relationships/oleObject" Target="embeddings/oleObject39.bin"/><Relationship Id="rId100" Type="http://schemas.openxmlformats.org/officeDocument/2006/relationships/oleObject" Target="embeddings/oleObject49.bin"/><Relationship Id="rId282" Type="http://schemas.openxmlformats.org/officeDocument/2006/relationships/oleObject" Target="embeddings/oleObject159.bin"/><Relationship Id="rId338" Type="http://schemas.openxmlformats.org/officeDocument/2006/relationships/oleObject" Target="embeddings/oleObject198.bin"/><Relationship Id="rId503" Type="http://schemas.openxmlformats.org/officeDocument/2006/relationships/oleObject" Target="embeddings/oleObject297.bin"/><Relationship Id="rId545" Type="http://schemas.openxmlformats.org/officeDocument/2006/relationships/image" Target="media/image214.wmf"/><Relationship Id="rId587" Type="http://schemas.openxmlformats.org/officeDocument/2006/relationships/oleObject" Target="embeddings/oleObject349.bin"/><Relationship Id="rId710" Type="http://schemas.openxmlformats.org/officeDocument/2006/relationships/image" Target="media/image277.wmf"/><Relationship Id="rId752" Type="http://schemas.openxmlformats.org/officeDocument/2006/relationships/oleObject" Target="embeddings/oleObject450.bin"/><Relationship Id="rId8" Type="http://schemas.openxmlformats.org/officeDocument/2006/relationships/endnotes" Target="endnotes.xml"/><Relationship Id="rId142" Type="http://schemas.openxmlformats.org/officeDocument/2006/relationships/oleObject" Target="embeddings/oleObject72.bin"/><Relationship Id="rId184" Type="http://schemas.openxmlformats.org/officeDocument/2006/relationships/image" Target="media/image81.wmf"/><Relationship Id="rId391" Type="http://schemas.openxmlformats.org/officeDocument/2006/relationships/oleObject" Target="embeddings/oleObject226.bin"/><Relationship Id="rId405" Type="http://schemas.openxmlformats.org/officeDocument/2006/relationships/image" Target="media/image163.wmf"/><Relationship Id="rId447" Type="http://schemas.openxmlformats.org/officeDocument/2006/relationships/oleObject" Target="embeddings/oleObject260.bin"/><Relationship Id="rId612" Type="http://schemas.openxmlformats.org/officeDocument/2006/relationships/image" Target="media/image237.wmf"/><Relationship Id="rId251" Type="http://schemas.openxmlformats.org/officeDocument/2006/relationships/oleObject" Target="embeddings/oleObject134.bin"/><Relationship Id="rId489" Type="http://schemas.openxmlformats.org/officeDocument/2006/relationships/oleObject" Target="embeddings/oleObject287.bin"/><Relationship Id="rId654" Type="http://schemas.openxmlformats.org/officeDocument/2006/relationships/oleObject" Target="embeddings/oleObject395.bin"/><Relationship Id="rId696" Type="http://schemas.openxmlformats.org/officeDocument/2006/relationships/image" Target="media/image272.png"/><Relationship Id="rId46" Type="http://schemas.openxmlformats.org/officeDocument/2006/relationships/image" Target="media/image18.wmf"/><Relationship Id="rId293" Type="http://schemas.openxmlformats.org/officeDocument/2006/relationships/image" Target="media/image116.wmf"/><Relationship Id="rId307" Type="http://schemas.openxmlformats.org/officeDocument/2006/relationships/oleObject" Target="embeddings/oleObject180.bin"/><Relationship Id="rId349" Type="http://schemas.openxmlformats.org/officeDocument/2006/relationships/image" Target="media/image138.wmf"/><Relationship Id="rId514" Type="http://schemas.openxmlformats.org/officeDocument/2006/relationships/image" Target="media/image201.wmf"/><Relationship Id="rId556" Type="http://schemas.openxmlformats.org/officeDocument/2006/relationships/oleObject" Target="embeddings/oleObject331.bin"/><Relationship Id="rId721" Type="http://schemas.openxmlformats.org/officeDocument/2006/relationships/oleObject" Target="embeddings/oleObject432.bin"/><Relationship Id="rId763" Type="http://schemas.openxmlformats.org/officeDocument/2006/relationships/image" Target="media/image297.wmf"/><Relationship Id="rId88" Type="http://schemas.openxmlformats.org/officeDocument/2006/relationships/oleObject" Target="embeddings/oleObject43.bin"/><Relationship Id="rId111" Type="http://schemas.openxmlformats.org/officeDocument/2006/relationships/image" Target="media/image49.wmf"/><Relationship Id="rId153" Type="http://schemas.openxmlformats.org/officeDocument/2006/relationships/oleObject" Target="embeddings/oleObject78.bin"/><Relationship Id="rId195" Type="http://schemas.openxmlformats.org/officeDocument/2006/relationships/oleObject" Target="embeddings/oleObject101.bin"/><Relationship Id="rId209" Type="http://schemas.openxmlformats.org/officeDocument/2006/relationships/image" Target="media/image93.wmf"/><Relationship Id="rId360" Type="http://schemas.openxmlformats.org/officeDocument/2006/relationships/oleObject" Target="embeddings/oleObject209.bin"/><Relationship Id="rId416" Type="http://schemas.openxmlformats.org/officeDocument/2006/relationships/image" Target="media/image167.wmf"/><Relationship Id="rId598" Type="http://schemas.openxmlformats.org/officeDocument/2006/relationships/image" Target="media/image233.wmf"/><Relationship Id="rId220" Type="http://schemas.openxmlformats.org/officeDocument/2006/relationships/oleObject" Target="embeddings/oleObject115.bin"/><Relationship Id="rId458" Type="http://schemas.openxmlformats.org/officeDocument/2006/relationships/oleObject" Target="embeddings/oleObject265.bin"/><Relationship Id="rId623" Type="http://schemas.openxmlformats.org/officeDocument/2006/relationships/oleObject" Target="embeddings/oleObject376.bin"/><Relationship Id="rId665" Type="http://schemas.openxmlformats.org/officeDocument/2006/relationships/oleObject" Target="embeddings/oleObject401.bin"/><Relationship Id="rId15" Type="http://schemas.openxmlformats.org/officeDocument/2006/relationships/image" Target="media/image5.wmf"/><Relationship Id="rId57" Type="http://schemas.openxmlformats.org/officeDocument/2006/relationships/oleObject" Target="embeddings/oleObject26.bin"/><Relationship Id="rId262" Type="http://schemas.openxmlformats.org/officeDocument/2006/relationships/oleObject" Target="embeddings/oleObject141.bin"/><Relationship Id="rId318" Type="http://schemas.openxmlformats.org/officeDocument/2006/relationships/image" Target="media/image124.wmf"/><Relationship Id="rId525" Type="http://schemas.openxmlformats.org/officeDocument/2006/relationships/image" Target="media/image205.wmf"/><Relationship Id="rId567" Type="http://schemas.openxmlformats.org/officeDocument/2006/relationships/image" Target="media/image223.png"/><Relationship Id="rId732" Type="http://schemas.openxmlformats.org/officeDocument/2006/relationships/image" Target="media/image285.wmf"/><Relationship Id="rId99" Type="http://schemas.openxmlformats.org/officeDocument/2006/relationships/image" Target="media/image43.wmf"/><Relationship Id="rId122" Type="http://schemas.openxmlformats.org/officeDocument/2006/relationships/oleObject" Target="embeddings/oleObject60.bin"/><Relationship Id="rId164" Type="http://schemas.openxmlformats.org/officeDocument/2006/relationships/oleObject" Target="embeddings/oleObject84.bin"/><Relationship Id="rId371" Type="http://schemas.openxmlformats.org/officeDocument/2006/relationships/image" Target="media/image149.wmf"/><Relationship Id="rId774" Type="http://schemas.openxmlformats.org/officeDocument/2006/relationships/oleObject" Target="embeddings/oleObject465.bin"/><Relationship Id="rId427" Type="http://schemas.openxmlformats.org/officeDocument/2006/relationships/image" Target="media/image171.wmf"/><Relationship Id="rId469" Type="http://schemas.openxmlformats.org/officeDocument/2006/relationships/image" Target="media/image189.wmf"/><Relationship Id="rId634" Type="http://schemas.openxmlformats.org/officeDocument/2006/relationships/oleObject" Target="embeddings/oleObject384.bin"/><Relationship Id="rId676" Type="http://schemas.openxmlformats.org/officeDocument/2006/relationships/image" Target="media/image262.wmf"/><Relationship Id="rId26" Type="http://schemas.openxmlformats.org/officeDocument/2006/relationships/oleObject" Target="embeddings/oleObject9.bin"/><Relationship Id="rId231" Type="http://schemas.openxmlformats.org/officeDocument/2006/relationships/image" Target="media/image103.wmf"/><Relationship Id="rId273" Type="http://schemas.openxmlformats.org/officeDocument/2006/relationships/oleObject" Target="embeddings/oleObject151.bin"/><Relationship Id="rId329" Type="http://schemas.openxmlformats.org/officeDocument/2006/relationships/oleObject" Target="embeddings/oleObject193.bin"/><Relationship Id="rId480" Type="http://schemas.openxmlformats.org/officeDocument/2006/relationships/image" Target="media/image192.wmf"/><Relationship Id="rId536" Type="http://schemas.openxmlformats.org/officeDocument/2006/relationships/image" Target="media/image210.wmf"/><Relationship Id="rId701" Type="http://schemas.openxmlformats.org/officeDocument/2006/relationships/image" Target="media/image275.wmf"/><Relationship Id="rId68" Type="http://schemas.openxmlformats.org/officeDocument/2006/relationships/oleObject" Target="embeddings/oleObject34.bin"/><Relationship Id="rId133" Type="http://schemas.openxmlformats.org/officeDocument/2006/relationships/oleObject" Target="embeddings/oleObject67.bin"/><Relationship Id="rId175" Type="http://schemas.openxmlformats.org/officeDocument/2006/relationships/oleObject" Target="embeddings/oleObject90.bin"/><Relationship Id="rId340" Type="http://schemas.openxmlformats.org/officeDocument/2006/relationships/image" Target="media/image133.png"/><Relationship Id="rId578" Type="http://schemas.openxmlformats.org/officeDocument/2006/relationships/oleObject" Target="embeddings/oleObject343.bin"/><Relationship Id="rId743" Type="http://schemas.openxmlformats.org/officeDocument/2006/relationships/oleObject" Target="embeddings/oleObject445.bin"/><Relationship Id="rId785" Type="http://schemas.microsoft.com/office/2011/relationships/people" Target="people.xml"/><Relationship Id="rId200" Type="http://schemas.openxmlformats.org/officeDocument/2006/relationships/oleObject" Target="embeddings/oleObject104.bin"/><Relationship Id="rId382" Type="http://schemas.openxmlformats.org/officeDocument/2006/relationships/oleObject" Target="embeddings/oleObject220.bin"/><Relationship Id="rId438" Type="http://schemas.openxmlformats.org/officeDocument/2006/relationships/image" Target="media/image175.wmf"/><Relationship Id="rId603" Type="http://schemas.openxmlformats.org/officeDocument/2006/relationships/oleObject" Target="embeddings/oleObject361.bin"/><Relationship Id="rId645" Type="http://schemas.openxmlformats.org/officeDocument/2006/relationships/image" Target="media/image248.wmf"/><Relationship Id="rId687" Type="http://schemas.openxmlformats.org/officeDocument/2006/relationships/oleObject" Target="embeddings/oleObject412.bin"/><Relationship Id="rId242" Type="http://schemas.openxmlformats.org/officeDocument/2006/relationships/oleObject" Target="embeddings/oleObject127.bin"/><Relationship Id="rId284" Type="http://schemas.openxmlformats.org/officeDocument/2006/relationships/oleObject" Target="embeddings/oleObject161.bin"/><Relationship Id="rId491" Type="http://schemas.openxmlformats.org/officeDocument/2006/relationships/oleObject" Target="embeddings/oleObject288.bin"/><Relationship Id="rId505" Type="http://schemas.openxmlformats.org/officeDocument/2006/relationships/image" Target="media/image199.wmf"/><Relationship Id="rId712" Type="http://schemas.openxmlformats.org/officeDocument/2006/relationships/image" Target="media/image278.wmf"/><Relationship Id="rId37" Type="http://schemas.openxmlformats.org/officeDocument/2006/relationships/oleObject" Target="embeddings/oleObject16.bin"/><Relationship Id="rId79" Type="http://schemas.openxmlformats.org/officeDocument/2006/relationships/oleObject" Target="embeddings/oleObject40.bin"/><Relationship Id="rId102" Type="http://schemas.openxmlformats.org/officeDocument/2006/relationships/oleObject" Target="embeddings/oleObject50.bin"/><Relationship Id="rId144" Type="http://schemas.openxmlformats.org/officeDocument/2006/relationships/oleObject" Target="embeddings/oleObject73.bin"/><Relationship Id="rId547" Type="http://schemas.openxmlformats.org/officeDocument/2006/relationships/oleObject" Target="embeddings/oleObject325.bin"/><Relationship Id="rId589" Type="http://schemas.openxmlformats.org/officeDocument/2006/relationships/oleObject" Target="embeddings/oleObject351.bin"/><Relationship Id="rId754" Type="http://schemas.openxmlformats.org/officeDocument/2006/relationships/image" Target="media/image295.wmf"/><Relationship Id="rId90" Type="http://schemas.openxmlformats.org/officeDocument/2006/relationships/oleObject" Target="embeddings/oleObject44.bin"/><Relationship Id="rId186" Type="http://schemas.openxmlformats.org/officeDocument/2006/relationships/image" Target="media/image82.png"/><Relationship Id="rId351" Type="http://schemas.openxmlformats.org/officeDocument/2006/relationships/image" Target="media/image139.wmf"/><Relationship Id="rId393" Type="http://schemas.openxmlformats.org/officeDocument/2006/relationships/oleObject" Target="embeddings/oleObject227.bin"/><Relationship Id="rId407" Type="http://schemas.openxmlformats.org/officeDocument/2006/relationships/oleObject" Target="embeddings/oleObject236.bin"/><Relationship Id="rId449" Type="http://schemas.openxmlformats.org/officeDocument/2006/relationships/oleObject" Target="embeddings/oleObject261.bin"/><Relationship Id="rId614" Type="http://schemas.openxmlformats.org/officeDocument/2006/relationships/oleObject" Target="embeddings/oleObject369.bin"/><Relationship Id="rId656" Type="http://schemas.openxmlformats.org/officeDocument/2006/relationships/oleObject" Target="embeddings/oleObject396.bin"/><Relationship Id="rId211" Type="http://schemas.openxmlformats.org/officeDocument/2006/relationships/image" Target="media/image94.wmf"/><Relationship Id="rId253" Type="http://schemas.openxmlformats.org/officeDocument/2006/relationships/oleObject" Target="embeddings/oleObject136.bin"/><Relationship Id="rId295" Type="http://schemas.openxmlformats.org/officeDocument/2006/relationships/image" Target="media/image117.wmf"/><Relationship Id="rId309" Type="http://schemas.openxmlformats.org/officeDocument/2006/relationships/oleObject" Target="embeddings/oleObject182.bin"/><Relationship Id="rId460" Type="http://schemas.openxmlformats.org/officeDocument/2006/relationships/image" Target="media/image186.wmf"/><Relationship Id="rId516" Type="http://schemas.openxmlformats.org/officeDocument/2006/relationships/image" Target="media/image202.wmf"/><Relationship Id="rId698" Type="http://schemas.openxmlformats.org/officeDocument/2006/relationships/oleObject" Target="embeddings/oleObject417.bin"/><Relationship Id="rId48" Type="http://schemas.openxmlformats.org/officeDocument/2006/relationships/image" Target="media/image19.wmf"/><Relationship Id="rId113" Type="http://schemas.openxmlformats.org/officeDocument/2006/relationships/image" Target="media/image50.wmf"/><Relationship Id="rId320" Type="http://schemas.openxmlformats.org/officeDocument/2006/relationships/oleObject" Target="embeddings/oleObject188.bin"/><Relationship Id="rId558" Type="http://schemas.openxmlformats.org/officeDocument/2006/relationships/oleObject" Target="embeddings/oleObject332.bin"/><Relationship Id="rId723" Type="http://schemas.openxmlformats.org/officeDocument/2006/relationships/image" Target="media/image282.wmf"/><Relationship Id="rId765" Type="http://schemas.openxmlformats.org/officeDocument/2006/relationships/image" Target="media/image298.wmf"/><Relationship Id="rId155" Type="http://schemas.openxmlformats.org/officeDocument/2006/relationships/image" Target="media/image68.wmf"/><Relationship Id="rId197" Type="http://schemas.openxmlformats.org/officeDocument/2006/relationships/oleObject" Target="embeddings/oleObject102.bin"/><Relationship Id="rId362" Type="http://schemas.openxmlformats.org/officeDocument/2006/relationships/oleObject" Target="embeddings/oleObject210.bin"/><Relationship Id="rId418" Type="http://schemas.openxmlformats.org/officeDocument/2006/relationships/image" Target="media/image168.wmf"/><Relationship Id="rId625" Type="http://schemas.openxmlformats.org/officeDocument/2006/relationships/oleObject" Target="embeddings/oleObject378.bin"/><Relationship Id="rId222" Type="http://schemas.openxmlformats.org/officeDocument/2006/relationships/oleObject" Target="embeddings/oleObject116.bin"/><Relationship Id="rId264" Type="http://schemas.openxmlformats.org/officeDocument/2006/relationships/oleObject" Target="embeddings/oleObject142.bin"/><Relationship Id="rId471" Type="http://schemas.openxmlformats.org/officeDocument/2006/relationships/image" Target="media/image190.wmf"/><Relationship Id="rId667" Type="http://schemas.openxmlformats.org/officeDocument/2006/relationships/oleObject" Target="embeddings/oleObject402.bin"/><Relationship Id="rId17" Type="http://schemas.openxmlformats.org/officeDocument/2006/relationships/image" Target="media/image6.wmf"/><Relationship Id="rId59" Type="http://schemas.openxmlformats.org/officeDocument/2006/relationships/oleObject" Target="embeddings/oleObject27.bin"/><Relationship Id="rId124" Type="http://schemas.openxmlformats.org/officeDocument/2006/relationships/oleObject" Target="embeddings/oleObject61.bin"/><Relationship Id="rId527" Type="http://schemas.openxmlformats.org/officeDocument/2006/relationships/image" Target="media/image206.wmf"/><Relationship Id="rId569" Type="http://schemas.openxmlformats.org/officeDocument/2006/relationships/oleObject" Target="embeddings/oleObject337.bin"/><Relationship Id="rId734" Type="http://schemas.openxmlformats.org/officeDocument/2006/relationships/image" Target="media/image286.wmf"/><Relationship Id="rId776" Type="http://schemas.openxmlformats.org/officeDocument/2006/relationships/oleObject" Target="embeddings/oleObject466.bin"/><Relationship Id="rId70" Type="http://schemas.openxmlformats.org/officeDocument/2006/relationships/oleObject" Target="embeddings/oleObject36.bin"/><Relationship Id="rId166" Type="http://schemas.openxmlformats.org/officeDocument/2006/relationships/oleObject" Target="embeddings/oleObject85.bin"/><Relationship Id="rId331" Type="http://schemas.openxmlformats.org/officeDocument/2006/relationships/oleObject" Target="embeddings/oleObject194.bin"/><Relationship Id="rId373" Type="http://schemas.openxmlformats.org/officeDocument/2006/relationships/image" Target="media/image150.wmf"/><Relationship Id="rId429" Type="http://schemas.openxmlformats.org/officeDocument/2006/relationships/image" Target="media/image172.wmf"/><Relationship Id="rId580" Type="http://schemas.openxmlformats.org/officeDocument/2006/relationships/image" Target="media/image228.wmf"/><Relationship Id="rId636" Type="http://schemas.openxmlformats.org/officeDocument/2006/relationships/oleObject" Target="embeddings/oleObject385.bin"/><Relationship Id="rId1" Type="http://schemas.openxmlformats.org/officeDocument/2006/relationships/customXml" Target="../customXml/item1.xml"/><Relationship Id="rId233" Type="http://schemas.openxmlformats.org/officeDocument/2006/relationships/image" Target="media/image104.wmf"/><Relationship Id="rId440" Type="http://schemas.openxmlformats.org/officeDocument/2006/relationships/image" Target="media/image176.wmf"/><Relationship Id="rId678" Type="http://schemas.openxmlformats.org/officeDocument/2006/relationships/image" Target="media/image263.wmf"/><Relationship Id="rId28" Type="http://schemas.openxmlformats.org/officeDocument/2006/relationships/image" Target="media/image10.png"/><Relationship Id="rId275" Type="http://schemas.openxmlformats.org/officeDocument/2006/relationships/oleObject" Target="embeddings/oleObject153.bin"/><Relationship Id="rId300" Type="http://schemas.openxmlformats.org/officeDocument/2006/relationships/image" Target="media/image118.wmf"/><Relationship Id="rId482" Type="http://schemas.openxmlformats.org/officeDocument/2006/relationships/image" Target="media/image193.wmf"/><Relationship Id="rId538" Type="http://schemas.openxmlformats.org/officeDocument/2006/relationships/oleObject" Target="embeddings/oleObject320.bin"/><Relationship Id="rId703" Type="http://schemas.openxmlformats.org/officeDocument/2006/relationships/oleObject" Target="embeddings/oleObject420.bin"/><Relationship Id="rId745" Type="http://schemas.openxmlformats.org/officeDocument/2006/relationships/oleObject" Target="embeddings/oleObject446.bin"/><Relationship Id="rId81" Type="http://schemas.openxmlformats.org/officeDocument/2006/relationships/oleObject" Target="embeddings/oleObject41.bin"/><Relationship Id="rId135" Type="http://schemas.openxmlformats.org/officeDocument/2006/relationships/image" Target="media/image59.wmf"/><Relationship Id="rId177" Type="http://schemas.openxmlformats.org/officeDocument/2006/relationships/oleObject" Target="embeddings/oleObject91.bin"/><Relationship Id="rId342" Type="http://schemas.openxmlformats.org/officeDocument/2006/relationships/oleObject" Target="embeddings/oleObject200.bin"/><Relationship Id="rId384" Type="http://schemas.openxmlformats.org/officeDocument/2006/relationships/oleObject" Target="embeddings/oleObject221.bin"/><Relationship Id="rId591" Type="http://schemas.openxmlformats.org/officeDocument/2006/relationships/oleObject" Target="embeddings/oleObject353.bin"/><Relationship Id="rId605" Type="http://schemas.openxmlformats.org/officeDocument/2006/relationships/oleObject" Target="embeddings/oleObject362.bin"/><Relationship Id="rId202" Type="http://schemas.openxmlformats.org/officeDocument/2006/relationships/oleObject" Target="embeddings/oleObject105.bin"/><Relationship Id="rId244" Type="http://schemas.openxmlformats.org/officeDocument/2006/relationships/oleObject" Target="embeddings/oleObject129.bin"/><Relationship Id="rId647" Type="http://schemas.openxmlformats.org/officeDocument/2006/relationships/oleObject" Target="embeddings/oleObject391.bin"/><Relationship Id="rId689" Type="http://schemas.openxmlformats.org/officeDocument/2006/relationships/oleObject" Target="embeddings/oleObject413.bin"/><Relationship Id="rId39" Type="http://schemas.openxmlformats.org/officeDocument/2006/relationships/oleObject" Target="embeddings/oleObject17.bin"/><Relationship Id="rId286" Type="http://schemas.openxmlformats.org/officeDocument/2006/relationships/oleObject" Target="embeddings/oleObject163.bin"/><Relationship Id="rId451" Type="http://schemas.openxmlformats.org/officeDocument/2006/relationships/oleObject" Target="embeddings/oleObject262.bin"/><Relationship Id="rId493" Type="http://schemas.openxmlformats.org/officeDocument/2006/relationships/oleObject" Target="embeddings/oleObject289.bin"/><Relationship Id="rId507" Type="http://schemas.openxmlformats.org/officeDocument/2006/relationships/image" Target="media/image200.wmf"/><Relationship Id="rId549" Type="http://schemas.openxmlformats.org/officeDocument/2006/relationships/oleObject" Target="embeddings/oleObject327.bin"/><Relationship Id="rId714" Type="http://schemas.openxmlformats.org/officeDocument/2006/relationships/oleObject" Target="embeddings/oleObject428.bin"/><Relationship Id="rId756" Type="http://schemas.openxmlformats.org/officeDocument/2006/relationships/oleObject" Target="embeddings/oleObject453.bin"/><Relationship Id="rId50" Type="http://schemas.openxmlformats.org/officeDocument/2006/relationships/image" Target="media/image20.wmf"/><Relationship Id="rId104" Type="http://schemas.openxmlformats.org/officeDocument/2006/relationships/oleObject" Target="embeddings/oleObject51.bin"/><Relationship Id="rId146" Type="http://schemas.openxmlformats.org/officeDocument/2006/relationships/oleObject" Target="embeddings/oleObject74.bin"/><Relationship Id="rId188" Type="http://schemas.openxmlformats.org/officeDocument/2006/relationships/oleObject" Target="embeddings/oleObject97.bin"/><Relationship Id="rId311" Type="http://schemas.openxmlformats.org/officeDocument/2006/relationships/oleObject" Target="embeddings/oleObject183.bin"/><Relationship Id="rId353" Type="http://schemas.openxmlformats.org/officeDocument/2006/relationships/image" Target="media/image140.wmf"/><Relationship Id="rId395" Type="http://schemas.openxmlformats.org/officeDocument/2006/relationships/oleObject" Target="embeddings/oleObject229.bin"/><Relationship Id="rId409" Type="http://schemas.openxmlformats.org/officeDocument/2006/relationships/oleObject" Target="embeddings/oleObject238.bin"/><Relationship Id="rId560" Type="http://schemas.openxmlformats.org/officeDocument/2006/relationships/oleObject" Target="embeddings/oleObject333.bin"/><Relationship Id="rId92" Type="http://schemas.openxmlformats.org/officeDocument/2006/relationships/oleObject" Target="embeddings/oleObject45.bin"/><Relationship Id="rId213" Type="http://schemas.openxmlformats.org/officeDocument/2006/relationships/image" Target="media/image95.wmf"/><Relationship Id="rId420" Type="http://schemas.openxmlformats.org/officeDocument/2006/relationships/image" Target="media/image169.wmf"/><Relationship Id="rId616" Type="http://schemas.openxmlformats.org/officeDocument/2006/relationships/oleObject" Target="embeddings/oleObject371.bin"/><Relationship Id="rId658" Type="http://schemas.openxmlformats.org/officeDocument/2006/relationships/oleObject" Target="embeddings/oleObject397.bin"/><Relationship Id="rId255" Type="http://schemas.openxmlformats.org/officeDocument/2006/relationships/oleObject" Target="embeddings/oleObject137.bin"/><Relationship Id="rId297" Type="http://schemas.openxmlformats.org/officeDocument/2006/relationships/oleObject" Target="embeddings/oleObject172.bin"/><Relationship Id="rId462" Type="http://schemas.openxmlformats.org/officeDocument/2006/relationships/image" Target="media/image187.wmf"/><Relationship Id="rId518" Type="http://schemas.openxmlformats.org/officeDocument/2006/relationships/oleObject" Target="embeddings/oleObject308.bin"/><Relationship Id="rId725" Type="http://schemas.openxmlformats.org/officeDocument/2006/relationships/oleObject" Target="embeddings/oleObject435.bin"/><Relationship Id="rId115" Type="http://schemas.openxmlformats.org/officeDocument/2006/relationships/image" Target="media/image51.wmf"/><Relationship Id="rId157" Type="http://schemas.openxmlformats.org/officeDocument/2006/relationships/image" Target="media/image69.wmf"/><Relationship Id="rId322" Type="http://schemas.openxmlformats.org/officeDocument/2006/relationships/oleObject" Target="embeddings/oleObject189.bin"/><Relationship Id="rId364" Type="http://schemas.openxmlformats.org/officeDocument/2006/relationships/oleObject" Target="embeddings/oleObject211.bin"/><Relationship Id="rId767" Type="http://schemas.openxmlformats.org/officeDocument/2006/relationships/oleObject" Target="embeddings/oleObject461.bin"/><Relationship Id="rId61" Type="http://schemas.openxmlformats.org/officeDocument/2006/relationships/oleObject" Target="embeddings/oleObject28.bin"/><Relationship Id="rId199" Type="http://schemas.openxmlformats.org/officeDocument/2006/relationships/image" Target="media/image88.wmf"/><Relationship Id="rId571" Type="http://schemas.openxmlformats.org/officeDocument/2006/relationships/oleObject" Target="embeddings/oleObject339.bin"/><Relationship Id="rId627" Type="http://schemas.openxmlformats.org/officeDocument/2006/relationships/oleObject" Target="embeddings/oleObject379.bin"/><Relationship Id="rId669" Type="http://schemas.openxmlformats.org/officeDocument/2006/relationships/oleObject" Target="embeddings/oleObject403.bin"/><Relationship Id="rId19" Type="http://schemas.openxmlformats.org/officeDocument/2006/relationships/image" Target="media/image7.wmf"/><Relationship Id="rId224" Type="http://schemas.openxmlformats.org/officeDocument/2006/relationships/oleObject" Target="embeddings/oleObject117.bin"/><Relationship Id="rId266" Type="http://schemas.openxmlformats.org/officeDocument/2006/relationships/oleObject" Target="embeddings/oleObject144.bin"/><Relationship Id="rId431" Type="http://schemas.openxmlformats.org/officeDocument/2006/relationships/oleObject" Target="embeddings/oleObject251.bin"/><Relationship Id="rId473" Type="http://schemas.openxmlformats.org/officeDocument/2006/relationships/oleObject" Target="embeddings/oleObject275.bin"/><Relationship Id="rId529" Type="http://schemas.openxmlformats.org/officeDocument/2006/relationships/image" Target="media/image207.wmf"/><Relationship Id="rId680" Type="http://schemas.openxmlformats.org/officeDocument/2006/relationships/image" Target="media/image264.wmf"/><Relationship Id="rId736" Type="http://schemas.openxmlformats.org/officeDocument/2006/relationships/image" Target="media/image287.wmf"/><Relationship Id="rId30" Type="http://schemas.openxmlformats.org/officeDocument/2006/relationships/image" Target="media/image12.wmf"/><Relationship Id="rId126" Type="http://schemas.openxmlformats.org/officeDocument/2006/relationships/oleObject" Target="embeddings/oleObject63.bin"/><Relationship Id="rId168" Type="http://schemas.openxmlformats.org/officeDocument/2006/relationships/oleObject" Target="embeddings/oleObject86.bin"/><Relationship Id="rId333" Type="http://schemas.openxmlformats.org/officeDocument/2006/relationships/oleObject" Target="embeddings/oleObject195.bin"/><Relationship Id="rId540" Type="http://schemas.openxmlformats.org/officeDocument/2006/relationships/oleObject" Target="embeddings/oleObject321.bin"/><Relationship Id="rId778" Type="http://schemas.openxmlformats.org/officeDocument/2006/relationships/header" Target="header1.xml"/><Relationship Id="rId72" Type="http://schemas.openxmlformats.org/officeDocument/2006/relationships/image" Target="media/image27.png"/><Relationship Id="rId375" Type="http://schemas.openxmlformats.org/officeDocument/2006/relationships/image" Target="media/image151.wmf"/><Relationship Id="rId582" Type="http://schemas.openxmlformats.org/officeDocument/2006/relationships/image" Target="media/image229.wmf"/><Relationship Id="rId638" Type="http://schemas.openxmlformats.org/officeDocument/2006/relationships/oleObject" Target="embeddings/oleObject386.bin"/><Relationship Id="rId3" Type="http://schemas.openxmlformats.org/officeDocument/2006/relationships/numbering" Target="numbering.xml"/><Relationship Id="rId235" Type="http://schemas.openxmlformats.org/officeDocument/2006/relationships/image" Target="media/image105.wmf"/><Relationship Id="rId277" Type="http://schemas.openxmlformats.org/officeDocument/2006/relationships/oleObject" Target="embeddings/oleObject155.bin"/><Relationship Id="rId400" Type="http://schemas.openxmlformats.org/officeDocument/2006/relationships/oleObject" Target="embeddings/oleObject232.bin"/><Relationship Id="rId442" Type="http://schemas.openxmlformats.org/officeDocument/2006/relationships/image" Target="media/image177.wmf"/><Relationship Id="rId484" Type="http://schemas.openxmlformats.org/officeDocument/2006/relationships/oleObject" Target="embeddings/oleObject283.bin"/><Relationship Id="rId705" Type="http://schemas.openxmlformats.org/officeDocument/2006/relationships/oleObject" Target="embeddings/oleObject422.bin"/><Relationship Id="rId137" Type="http://schemas.openxmlformats.org/officeDocument/2006/relationships/image" Target="media/image60.wmf"/><Relationship Id="rId302" Type="http://schemas.openxmlformats.org/officeDocument/2006/relationships/oleObject" Target="embeddings/oleObject176.bin"/><Relationship Id="rId344" Type="http://schemas.openxmlformats.org/officeDocument/2006/relationships/oleObject" Target="embeddings/oleObject201.bin"/><Relationship Id="rId691" Type="http://schemas.openxmlformats.org/officeDocument/2006/relationships/oleObject" Target="embeddings/oleObject414.bin"/><Relationship Id="rId747" Type="http://schemas.openxmlformats.org/officeDocument/2006/relationships/oleObject" Target="embeddings/oleObject447.bin"/><Relationship Id="rId41" Type="http://schemas.openxmlformats.org/officeDocument/2006/relationships/oleObject" Target="embeddings/oleObject18.bin"/><Relationship Id="rId83" Type="http://schemas.openxmlformats.org/officeDocument/2006/relationships/oleObject" Target="embeddings/oleObject42.bin"/><Relationship Id="rId179" Type="http://schemas.openxmlformats.org/officeDocument/2006/relationships/oleObject" Target="embeddings/oleObject92.bin"/><Relationship Id="rId386" Type="http://schemas.openxmlformats.org/officeDocument/2006/relationships/oleObject" Target="embeddings/oleObject223.bin"/><Relationship Id="rId551" Type="http://schemas.openxmlformats.org/officeDocument/2006/relationships/oleObject" Target="embeddings/oleObject328.bin"/><Relationship Id="rId593" Type="http://schemas.openxmlformats.org/officeDocument/2006/relationships/oleObject" Target="embeddings/oleObject354.bin"/><Relationship Id="rId607" Type="http://schemas.openxmlformats.org/officeDocument/2006/relationships/oleObject" Target="embeddings/oleObject363.bin"/><Relationship Id="rId649" Type="http://schemas.openxmlformats.org/officeDocument/2006/relationships/oleObject" Target="embeddings/oleObject392.bin"/><Relationship Id="rId190" Type="http://schemas.openxmlformats.org/officeDocument/2006/relationships/oleObject" Target="embeddings/oleObject98.bin"/><Relationship Id="rId204" Type="http://schemas.openxmlformats.org/officeDocument/2006/relationships/oleObject" Target="embeddings/oleObject106.bin"/><Relationship Id="rId246" Type="http://schemas.openxmlformats.org/officeDocument/2006/relationships/oleObject" Target="embeddings/oleObject130.bin"/><Relationship Id="rId288" Type="http://schemas.openxmlformats.org/officeDocument/2006/relationships/oleObject" Target="embeddings/oleObject165.bin"/><Relationship Id="rId411" Type="http://schemas.openxmlformats.org/officeDocument/2006/relationships/oleObject" Target="embeddings/oleObject239.bin"/><Relationship Id="rId453" Type="http://schemas.openxmlformats.org/officeDocument/2006/relationships/oleObject" Target="embeddings/oleObject263.bin"/><Relationship Id="rId509" Type="http://schemas.openxmlformats.org/officeDocument/2006/relationships/oleObject" Target="embeddings/oleObject301.bin"/><Relationship Id="rId660" Type="http://schemas.openxmlformats.org/officeDocument/2006/relationships/oleObject" Target="embeddings/oleObject398.bin"/><Relationship Id="rId106" Type="http://schemas.openxmlformats.org/officeDocument/2006/relationships/oleObject" Target="embeddings/oleObject52.bin"/><Relationship Id="rId313" Type="http://schemas.openxmlformats.org/officeDocument/2006/relationships/oleObject" Target="embeddings/oleObject184.bin"/><Relationship Id="rId495" Type="http://schemas.openxmlformats.org/officeDocument/2006/relationships/oleObject" Target="embeddings/oleObject290.bin"/><Relationship Id="rId716" Type="http://schemas.openxmlformats.org/officeDocument/2006/relationships/oleObject" Target="embeddings/oleObject429.bin"/><Relationship Id="rId758" Type="http://schemas.openxmlformats.org/officeDocument/2006/relationships/oleObject" Target="embeddings/oleObject455.bin"/><Relationship Id="rId10" Type="http://schemas.openxmlformats.org/officeDocument/2006/relationships/image" Target="media/image2.png"/><Relationship Id="rId52" Type="http://schemas.openxmlformats.org/officeDocument/2006/relationships/image" Target="media/image21.wmf"/><Relationship Id="rId94" Type="http://schemas.openxmlformats.org/officeDocument/2006/relationships/oleObject" Target="embeddings/oleObject46.bin"/><Relationship Id="rId148" Type="http://schemas.openxmlformats.org/officeDocument/2006/relationships/oleObject" Target="embeddings/oleObject75.bin"/><Relationship Id="rId355" Type="http://schemas.openxmlformats.org/officeDocument/2006/relationships/image" Target="media/image141.wmf"/><Relationship Id="rId397" Type="http://schemas.openxmlformats.org/officeDocument/2006/relationships/image" Target="media/image159.wmf"/><Relationship Id="rId520" Type="http://schemas.openxmlformats.org/officeDocument/2006/relationships/image" Target="media/image203.wmf"/><Relationship Id="rId562" Type="http://schemas.openxmlformats.org/officeDocument/2006/relationships/oleObject" Target="embeddings/oleObject334.bin"/><Relationship Id="rId618" Type="http://schemas.openxmlformats.org/officeDocument/2006/relationships/oleObject" Target="embeddings/oleObject372.bin"/><Relationship Id="rId215" Type="http://schemas.openxmlformats.org/officeDocument/2006/relationships/oleObject" Target="embeddings/oleObject112.bin"/><Relationship Id="rId257" Type="http://schemas.openxmlformats.org/officeDocument/2006/relationships/oleObject" Target="embeddings/oleObject138.bin"/><Relationship Id="rId422" Type="http://schemas.openxmlformats.org/officeDocument/2006/relationships/oleObject" Target="embeddings/oleObject245.bin"/><Relationship Id="rId464" Type="http://schemas.openxmlformats.org/officeDocument/2006/relationships/oleObject" Target="embeddings/oleObject269.bin"/><Relationship Id="rId299" Type="http://schemas.openxmlformats.org/officeDocument/2006/relationships/oleObject" Target="embeddings/oleObject174.bin"/><Relationship Id="rId727" Type="http://schemas.openxmlformats.org/officeDocument/2006/relationships/image" Target="media/image283.wmf"/><Relationship Id="rId63" Type="http://schemas.openxmlformats.org/officeDocument/2006/relationships/oleObject" Target="embeddings/oleObject29.bin"/><Relationship Id="rId159" Type="http://schemas.openxmlformats.org/officeDocument/2006/relationships/image" Target="media/image70.wmf"/><Relationship Id="rId366" Type="http://schemas.openxmlformats.org/officeDocument/2006/relationships/oleObject" Target="embeddings/oleObject212.bin"/><Relationship Id="rId573" Type="http://schemas.openxmlformats.org/officeDocument/2006/relationships/image" Target="media/image225.wmf"/><Relationship Id="rId780" Type="http://schemas.openxmlformats.org/officeDocument/2006/relationships/footer" Target="footer2.xml"/><Relationship Id="rId226" Type="http://schemas.openxmlformats.org/officeDocument/2006/relationships/oleObject" Target="embeddings/oleObject118.bin"/><Relationship Id="rId433" Type="http://schemas.openxmlformats.org/officeDocument/2006/relationships/image" Target="media/image173.wmf"/><Relationship Id="rId640" Type="http://schemas.openxmlformats.org/officeDocument/2006/relationships/oleObject" Target="embeddings/oleObject387.bin"/><Relationship Id="rId738" Type="http://schemas.openxmlformats.org/officeDocument/2006/relationships/image" Target="media/image288.wmf"/><Relationship Id="rId74" Type="http://schemas.openxmlformats.org/officeDocument/2006/relationships/image" Target="media/image29.wmf"/><Relationship Id="rId377" Type="http://schemas.openxmlformats.org/officeDocument/2006/relationships/image" Target="media/image152.wmf"/><Relationship Id="rId500" Type="http://schemas.openxmlformats.org/officeDocument/2006/relationships/image" Target="media/image198.wmf"/><Relationship Id="rId584" Type="http://schemas.openxmlformats.org/officeDocument/2006/relationships/image" Target="media/image230.wmf"/><Relationship Id="rId5" Type="http://schemas.openxmlformats.org/officeDocument/2006/relationships/settings" Target="settings.xml"/><Relationship Id="rId237" Type="http://schemas.openxmlformats.org/officeDocument/2006/relationships/image" Target="media/image106.wmf"/><Relationship Id="rId444" Type="http://schemas.openxmlformats.org/officeDocument/2006/relationships/image" Target="media/image178.wmf"/><Relationship Id="rId651" Type="http://schemas.openxmlformats.org/officeDocument/2006/relationships/oleObject" Target="embeddings/oleObject393.bin"/><Relationship Id="rId749" Type="http://schemas.openxmlformats.org/officeDocument/2006/relationships/image" Target="media/image293.wmf"/><Relationship Id="rId290" Type="http://schemas.openxmlformats.org/officeDocument/2006/relationships/oleObject" Target="embeddings/oleObject167.bin"/><Relationship Id="rId304" Type="http://schemas.openxmlformats.org/officeDocument/2006/relationships/image" Target="media/image119.wmf"/><Relationship Id="rId388" Type="http://schemas.openxmlformats.org/officeDocument/2006/relationships/oleObject" Target="embeddings/oleObject224.bin"/><Relationship Id="rId511" Type="http://schemas.openxmlformats.org/officeDocument/2006/relationships/oleObject" Target="embeddings/oleObject303.bin"/><Relationship Id="rId609" Type="http://schemas.openxmlformats.org/officeDocument/2006/relationships/oleObject" Target="embeddings/oleObject365.bin"/><Relationship Id="rId85" Type="http://schemas.openxmlformats.org/officeDocument/2006/relationships/image" Target="media/image35.png"/><Relationship Id="rId150" Type="http://schemas.openxmlformats.org/officeDocument/2006/relationships/oleObject" Target="embeddings/oleObject76.bin"/><Relationship Id="rId595" Type="http://schemas.openxmlformats.org/officeDocument/2006/relationships/oleObject" Target="embeddings/oleObject355.bin"/><Relationship Id="rId248" Type="http://schemas.openxmlformats.org/officeDocument/2006/relationships/oleObject" Target="embeddings/oleObject131.bin"/><Relationship Id="rId455" Type="http://schemas.openxmlformats.org/officeDocument/2006/relationships/image" Target="media/image184.wmf"/><Relationship Id="rId662" Type="http://schemas.openxmlformats.org/officeDocument/2006/relationships/oleObject" Target="embeddings/oleObject399.bin"/><Relationship Id="rId12" Type="http://schemas.openxmlformats.org/officeDocument/2006/relationships/oleObject" Target="embeddings/oleObject1.bin"/><Relationship Id="rId108" Type="http://schemas.openxmlformats.org/officeDocument/2006/relationships/oleObject" Target="embeddings/oleObject53.bin"/><Relationship Id="rId315" Type="http://schemas.openxmlformats.org/officeDocument/2006/relationships/oleObject" Target="embeddings/oleObject185.bin"/><Relationship Id="rId522" Type="http://schemas.openxmlformats.org/officeDocument/2006/relationships/oleObject" Target="embeddings/oleObject311.bin"/><Relationship Id="rId96" Type="http://schemas.openxmlformats.org/officeDocument/2006/relationships/oleObject" Target="embeddings/oleObject47.bin"/><Relationship Id="rId161" Type="http://schemas.openxmlformats.org/officeDocument/2006/relationships/image" Target="media/image71.wmf"/><Relationship Id="rId399" Type="http://schemas.openxmlformats.org/officeDocument/2006/relationships/image" Target="media/image160.wmf"/><Relationship Id="rId259" Type="http://schemas.openxmlformats.org/officeDocument/2006/relationships/oleObject" Target="embeddings/oleObject139.bin"/><Relationship Id="rId466" Type="http://schemas.openxmlformats.org/officeDocument/2006/relationships/oleObject" Target="embeddings/oleObject271.bin"/><Relationship Id="rId673" Type="http://schemas.openxmlformats.org/officeDocument/2006/relationships/oleObject" Target="embeddings/oleObject405.bin"/><Relationship Id="rId23" Type="http://schemas.openxmlformats.org/officeDocument/2006/relationships/oleObject" Target="embeddings/oleObject7.bin"/><Relationship Id="rId119" Type="http://schemas.openxmlformats.org/officeDocument/2006/relationships/image" Target="media/image53.wmf"/><Relationship Id="rId326" Type="http://schemas.openxmlformats.org/officeDocument/2006/relationships/oleObject" Target="embeddings/oleObject191.bin"/><Relationship Id="rId533" Type="http://schemas.openxmlformats.org/officeDocument/2006/relationships/oleObject" Target="embeddings/oleObject317.bin"/><Relationship Id="rId740" Type="http://schemas.openxmlformats.org/officeDocument/2006/relationships/image" Target="media/image289.wmf"/><Relationship Id="rId172" Type="http://schemas.openxmlformats.org/officeDocument/2006/relationships/oleObject" Target="embeddings/oleObject88.bin"/><Relationship Id="rId477" Type="http://schemas.openxmlformats.org/officeDocument/2006/relationships/image" Target="media/image191.wmf"/><Relationship Id="rId600" Type="http://schemas.openxmlformats.org/officeDocument/2006/relationships/oleObject" Target="embeddings/oleObject359.bin"/><Relationship Id="rId684" Type="http://schemas.openxmlformats.org/officeDocument/2006/relationships/image" Target="media/image266.wmf"/><Relationship Id="rId337" Type="http://schemas.openxmlformats.org/officeDocument/2006/relationships/image" Target="media/image132.wmf"/><Relationship Id="rId34" Type="http://schemas.openxmlformats.org/officeDocument/2006/relationships/oleObject" Target="embeddings/oleObject14.bin"/><Relationship Id="rId544" Type="http://schemas.openxmlformats.org/officeDocument/2006/relationships/oleObject" Target="embeddings/oleObject323.bin"/><Relationship Id="rId751" Type="http://schemas.openxmlformats.org/officeDocument/2006/relationships/image" Target="media/image294.wmf"/><Relationship Id="rId183" Type="http://schemas.openxmlformats.org/officeDocument/2006/relationships/oleObject" Target="embeddings/oleObject95.bin"/><Relationship Id="rId390" Type="http://schemas.openxmlformats.org/officeDocument/2006/relationships/oleObject" Target="embeddings/oleObject225.bin"/><Relationship Id="rId404" Type="http://schemas.openxmlformats.org/officeDocument/2006/relationships/oleObject" Target="embeddings/oleObject234.bin"/><Relationship Id="rId611" Type="http://schemas.openxmlformats.org/officeDocument/2006/relationships/oleObject" Target="embeddings/oleObject367.bin"/><Relationship Id="rId250" Type="http://schemas.openxmlformats.org/officeDocument/2006/relationships/oleObject" Target="embeddings/oleObject133.bin"/><Relationship Id="rId488" Type="http://schemas.openxmlformats.org/officeDocument/2006/relationships/oleObject" Target="embeddings/oleObject286.bin"/><Relationship Id="rId695" Type="http://schemas.openxmlformats.org/officeDocument/2006/relationships/oleObject" Target="embeddings/oleObject416.bin"/><Relationship Id="rId709" Type="http://schemas.openxmlformats.org/officeDocument/2006/relationships/oleObject" Target="embeddings/oleObject425.bin"/><Relationship Id="rId45" Type="http://schemas.openxmlformats.org/officeDocument/2006/relationships/oleObject" Target="embeddings/oleObject20.bin"/><Relationship Id="rId110" Type="http://schemas.openxmlformats.org/officeDocument/2006/relationships/oleObject" Target="embeddings/oleObject54.bin"/><Relationship Id="rId348" Type="http://schemas.openxmlformats.org/officeDocument/2006/relationships/oleObject" Target="embeddings/oleObject203.bin"/><Relationship Id="rId555" Type="http://schemas.openxmlformats.org/officeDocument/2006/relationships/image" Target="media/image217.wmf"/><Relationship Id="rId762" Type="http://schemas.openxmlformats.org/officeDocument/2006/relationships/oleObject" Target="embeddings/oleObject458.bin"/><Relationship Id="rId194" Type="http://schemas.openxmlformats.org/officeDocument/2006/relationships/image" Target="media/image86.wmf"/><Relationship Id="rId208" Type="http://schemas.openxmlformats.org/officeDocument/2006/relationships/oleObject" Target="embeddings/oleObject108.bin"/><Relationship Id="rId415" Type="http://schemas.openxmlformats.org/officeDocument/2006/relationships/oleObject" Target="embeddings/oleObject241.bin"/><Relationship Id="rId622" Type="http://schemas.openxmlformats.org/officeDocument/2006/relationships/oleObject" Target="embeddings/oleObject375.bin"/><Relationship Id="rId261" Type="http://schemas.openxmlformats.org/officeDocument/2006/relationships/oleObject" Target="embeddings/oleObject140.bin"/><Relationship Id="rId499" Type="http://schemas.openxmlformats.org/officeDocument/2006/relationships/oleObject" Target="embeddings/oleObject294.bin"/><Relationship Id="rId56" Type="http://schemas.openxmlformats.org/officeDocument/2006/relationships/image" Target="media/image23.wmf"/><Relationship Id="rId359" Type="http://schemas.openxmlformats.org/officeDocument/2006/relationships/image" Target="media/image143.wmf"/><Relationship Id="rId566" Type="http://schemas.openxmlformats.org/officeDocument/2006/relationships/oleObject" Target="embeddings/oleObject336.bin"/><Relationship Id="rId773" Type="http://schemas.openxmlformats.org/officeDocument/2006/relationships/image" Target="media/image301.wmf"/><Relationship Id="rId121" Type="http://schemas.openxmlformats.org/officeDocument/2006/relationships/image" Target="media/image54.wmf"/><Relationship Id="rId219" Type="http://schemas.openxmlformats.org/officeDocument/2006/relationships/oleObject" Target="embeddings/oleObject114.bin"/><Relationship Id="rId426" Type="http://schemas.openxmlformats.org/officeDocument/2006/relationships/oleObject" Target="embeddings/oleObject248.bin"/><Relationship Id="rId633" Type="http://schemas.openxmlformats.org/officeDocument/2006/relationships/oleObject" Target="embeddings/oleObject383.bin"/><Relationship Id="rId67" Type="http://schemas.openxmlformats.org/officeDocument/2006/relationships/oleObject" Target="embeddings/oleObject33.bin"/><Relationship Id="rId272" Type="http://schemas.openxmlformats.org/officeDocument/2006/relationships/oleObject" Target="embeddings/oleObject150.bin"/><Relationship Id="rId577" Type="http://schemas.openxmlformats.org/officeDocument/2006/relationships/image" Target="media/image227.wmf"/><Relationship Id="rId700" Type="http://schemas.openxmlformats.org/officeDocument/2006/relationships/oleObject" Target="embeddings/oleObject418.bin"/><Relationship Id="rId132" Type="http://schemas.openxmlformats.org/officeDocument/2006/relationships/oleObject" Target="embeddings/oleObject66.bin"/><Relationship Id="rId784" Type="http://schemas.openxmlformats.org/officeDocument/2006/relationships/fontTable" Target="fontTable.xml"/><Relationship Id="rId437" Type="http://schemas.openxmlformats.org/officeDocument/2006/relationships/oleObject" Target="embeddings/oleObject255.bin"/><Relationship Id="rId644" Type="http://schemas.openxmlformats.org/officeDocument/2006/relationships/oleObject" Target="embeddings/oleObject389.bin"/><Relationship Id="rId283" Type="http://schemas.openxmlformats.org/officeDocument/2006/relationships/oleObject" Target="embeddings/oleObject160.bin"/><Relationship Id="rId490" Type="http://schemas.openxmlformats.org/officeDocument/2006/relationships/image" Target="media/image195.wmf"/><Relationship Id="rId504" Type="http://schemas.openxmlformats.org/officeDocument/2006/relationships/oleObject" Target="embeddings/oleObject298.bin"/><Relationship Id="rId711" Type="http://schemas.openxmlformats.org/officeDocument/2006/relationships/oleObject" Target="embeddings/oleObject426.bin"/><Relationship Id="rId78" Type="http://schemas.openxmlformats.org/officeDocument/2006/relationships/image" Target="media/image31.wmf"/><Relationship Id="rId143" Type="http://schemas.openxmlformats.org/officeDocument/2006/relationships/image" Target="media/image63.wmf"/><Relationship Id="rId350" Type="http://schemas.openxmlformats.org/officeDocument/2006/relationships/oleObject" Target="embeddings/oleObject204.bin"/><Relationship Id="rId588" Type="http://schemas.openxmlformats.org/officeDocument/2006/relationships/oleObject" Target="embeddings/oleObject350.bin"/><Relationship Id="rId9" Type="http://schemas.openxmlformats.org/officeDocument/2006/relationships/image" Target="media/image1.png"/><Relationship Id="rId210" Type="http://schemas.openxmlformats.org/officeDocument/2006/relationships/oleObject" Target="embeddings/oleObject109.bin"/><Relationship Id="rId448" Type="http://schemas.openxmlformats.org/officeDocument/2006/relationships/image" Target="media/image180.wmf"/><Relationship Id="rId655" Type="http://schemas.openxmlformats.org/officeDocument/2006/relationships/image" Target="media/image252.wmf"/><Relationship Id="rId294" Type="http://schemas.openxmlformats.org/officeDocument/2006/relationships/oleObject" Target="embeddings/oleObject170.bin"/><Relationship Id="rId308" Type="http://schemas.openxmlformats.org/officeDocument/2006/relationships/oleObject" Target="embeddings/oleObject181.bin"/><Relationship Id="rId515" Type="http://schemas.openxmlformats.org/officeDocument/2006/relationships/oleObject" Target="embeddings/oleObject306.bin"/><Relationship Id="rId722" Type="http://schemas.openxmlformats.org/officeDocument/2006/relationships/oleObject" Target="embeddings/oleObject433.bin"/><Relationship Id="rId89" Type="http://schemas.openxmlformats.org/officeDocument/2006/relationships/image" Target="media/image38.wmf"/><Relationship Id="rId154" Type="http://schemas.openxmlformats.org/officeDocument/2006/relationships/oleObject" Target="embeddings/oleObject79.bin"/><Relationship Id="rId361" Type="http://schemas.openxmlformats.org/officeDocument/2006/relationships/image" Target="media/image144.wmf"/><Relationship Id="rId599" Type="http://schemas.openxmlformats.org/officeDocument/2006/relationships/oleObject" Target="embeddings/oleObject358.bin"/><Relationship Id="rId459" Type="http://schemas.openxmlformats.org/officeDocument/2006/relationships/oleObject" Target="embeddings/oleObject266.bin"/><Relationship Id="rId666" Type="http://schemas.openxmlformats.org/officeDocument/2006/relationships/image" Target="media/image257.wmf"/><Relationship Id="rId16" Type="http://schemas.openxmlformats.org/officeDocument/2006/relationships/oleObject" Target="embeddings/oleObject3.bin"/><Relationship Id="rId221" Type="http://schemas.openxmlformats.org/officeDocument/2006/relationships/image" Target="media/image98.wmf"/><Relationship Id="rId319" Type="http://schemas.openxmlformats.org/officeDocument/2006/relationships/oleObject" Target="embeddings/oleObject187.bin"/><Relationship Id="rId526" Type="http://schemas.openxmlformats.org/officeDocument/2006/relationships/oleObject" Target="embeddings/oleObject313.bin"/><Relationship Id="rId733" Type="http://schemas.openxmlformats.org/officeDocument/2006/relationships/oleObject" Target="embeddings/oleObject440.bin"/><Relationship Id="rId165" Type="http://schemas.openxmlformats.org/officeDocument/2006/relationships/image" Target="media/image73.wmf"/><Relationship Id="rId372" Type="http://schemas.openxmlformats.org/officeDocument/2006/relationships/oleObject" Target="embeddings/oleObject215.bin"/><Relationship Id="rId677" Type="http://schemas.openxmlformats.org/officeDocument/2006/relationships/oleObject" Target="embeddings/oleObject407.bin"/><Relationship Id="rId232" Type="http://schemas.openxmlformats.org/officeDocument/2006/relationships/oleObject" Target="embeddings/oleObject121.bin"/><Relationship Id="rId27" Type="http://schemas.openxmlformats.org/officeDocument/2006/relationships/oleObject" Target="embeddings/oleObject10.bin"/><Relationship Id="rId537" Type="http://schemas.openxmlformats.org/officeDocument/2006/relationships/oleObject" Target="embeddings/oleObject319.bin"/><Relationship Id="rId744" Type="http://schemas.openxmlformats.org/officeDocument/2006/relationships/image" Target="media/image291.wmf"/><Relationship Id="rId80" Type="http://schemas.openxmlformats.org/officeDocument/2006/relationships/image" Target="media/image32.wmf"/><Relationship Id="rId176" Type="http://schemas.openxmlformats.org/officeDocument/2006/relationships/image" Target="media/image78.wmf"/><Relationship Id="rId383" Type="http://schemas.openxmlformats.org/officeDocument/2006/relationships/image" Target="media/image155.wmf"/><Relationship Id="rId590" Type="http://schemas.openxmlformats.org/officeDocument/2006/relationships/oleObject" Target="embeddings/oleObject352.bin"/><Relationship Id="rId604" Type="http://schemas.openxmlformats.org/officeDocument/2006/relationships/image" Target="media/image235.wmf"/><Relationship Id="rId243" Type="http://schemas.openxmlformats.org/officeDocument/2006/relationships/oleObject" Target="embeddings/oleObject128.bin"/><Relationship Id="rId450" Type="http://schemas.openxmlformats.org/officeDocument/2006/relationships/image" Target="media/image181.wmf"/><Relationship Id="rId688" Type="http://schemas.openxmlformats.org/officeDocument/2006/relationships/image" Target="media/image268.wmf"/><Relationship Id="rId38" Type="http://schemas.openxmlformats.org/officeDocument/2006/relationships/image" Target="media/image14.wmf"/><Relationship Id="rId103" Type="http://schemas.openxmlformats.org/officeDocument/2006/relationships/image" Target="media/image45.wmf"/><Relationship Id="rId310" Type="http://schemas.openxmlformats.org/officeDocument/2006/relationships/image" Target="media/image120.wmf"/><Relationship Id="rId548" Type="http://schemas.openxmlformats.org/officeDocument/2006/relationships/oleObject" Target="embeddings/oleObject326.bin"/><Relationship Id="rId755" Type="http://schemas.openxmlformats.org/officeDocument/2006/relationships/oleObject" Target="embeddings/oleObject452.bin"/><Relationship Id="rId91" Type="http://schemas.openxmlformats.org/officeDocument/2006/relationships/image" Target="media/image39.wmf"/><Relationship Id="rId187" Type="http://schemas.openxmlformats.org/officeDocument/2006/relationships/image" Target="media/image83.wmf"/><Relationship Id="rId394" Type="http://schemas.openxmlformats.org/officeDocument/2006/relationships/oleObject" Target="embeddings/oleObject228.bin"/><Relationship Id="rId408" Type="http://schemas.openxmlformats.org/officeDocument/2006/relationships/oleObject" Target="embeddings/oleObject237.bin"/><Relationship Id="rId615" Type="http://schemas.openxmlformats.org/officeDocument/2006/relationships/oleObject" Target="embeddings/oleObject370.bin"/><Relationship Id="rId254" Type="http://schemas.openxmlformats.org/officeDocument/2006/relationships/image" Target="media/image110.wmf"/><Relationship Id="rId699" Type="http://schemas.openxmlformats.org/officeDocument/2006/relationships/image" Target="media/image274.wmf"/><Relationship Id="rId49" Type="http://schemas.openxmlformats.org/officeDocument/2006/relationships/oleObject" Target="embeddings/oleObject22.bin"/><Relationship Id="rId114" Type="http://schemas.openxmlformats.org/officeDocument/2006/relationships/oleObject" Target="embeddings/oleObject56.bin"/><Relationship Id="rId461" Type="http://schemas.openxmlformats.org/officeDocument/2006/relationships/oleObject" Target="embeddings/oleObject267.bin"/><Relationship Id="rId559" Type="http://schemas.openxmlformats.org/officeDocument/2006/relationships/image" Target="media/image219.wmf"/><Relationship Id="rId766" Type="http://schemas.openxmlformats.org/officeDocument/2006/relationships/oleObject" Target="embeddings/oleObject460.bin"/><Relationship Id="rId198" Type="http://schemas.openxmlformats.org/officeDocument/2006/relationships/oleObject" Target="embeddings/oleObject103.bin"/><Relationship Id="rId321" Type="http://schemas.openxmlformats.org/officeDocument/2006/relationships/image" Target="media/image125.wmf"/><Relationship Id="rId419" Type="http://schemas.openxmlformats.org/officeDocument/2006/relationships/oleObject" Target="embeddings/oleObject243.bin"/><Relationship Id="rId626" Type="http://schemas.openxmlformats.org/officeDocument/2006/relationships/image" Target="media/image240.wmf"/><Relationship Id="rId265" Type="http://schemas.openxmlformats.org/officeDocument/2006/relationships/oleObject" Target="embeddings/oleObject143.bin"/><Relationship Id="rId472" Type="http://schemas.openxmlformats.org/officeDocument/2006/relationships/oleObject" Target="embeddings/oleObject274.bin"/><Relationship Id="rId125" Type="http://schemas.openxmlformats.org/officeDocument/2006/relationships/oleObject" Target="embeddings/oleObject62.bin"/><Relationship Id="rId332" Type="http://schemas.openxmlformats.org/officeDocument/2006/relationships/image" Target="media/image130.wmf"/><Relationship Id="rId777" Type="http://schemas.openxmlformats.org/officeDocument/2006/relationships/footer" Target="footer1.xml"/><Relationship Id="rId637" Type="http://schemas.openxmlformats.org/officeDocument/2006/relationships/image" Target="media/image244.wmf"/><Relationship Id="rId276" Type="http://schemas.openxmlformats.org/officeDocument/2006/relationships/oleObject" Target="embeddings/oleObject154.bin"/><Relationship Id="rId483" Type="http://schemas.openxmlformats.org/officeDocument/2006/relationships/oleObject" Target="embeddings/oleObject282.bin"/><Relationship Id="rId690" Type="http://schemas.openxmlformats.org/officeDocument/2006/relationships/image" Target="media/image269.wmf"/><Relationship Id="rId704" Type="http://schemas.openxmlformats.org/officeDocument/2006/relationships/oleObject" Target="embeddings/oleObject421.bin"/><Relationship Id="rId40" Type="http://schemas.openxmlformats.org/officeDocument/2006/relationships/image" Target="media/image15.wmf"/><Relationship Id="rId136" Type="http://schemas.openxmlformats.org/officeDocument/2006/relationships/oleObject" Target="embeddings/oleObject69.bin"/><Relationship Id="rId343" Type="http://schemas.openxmlformats.org/officeDocument/2006/relationships/image" Target="media/image135.wmf"/><Relationship Id="rId550" Type="http://schemas.openxmlformats.org/officeDocument/2006/relationships/image" Target="media/image215.wmf"/><Relationship Id="rId203" Type="http://schemas.openxmlformats.org/officeDocument/2006/relationships/image" Target="media/image90.wmf"/><Relationship Id="rId648" Type="http://schemas.openxmlformats.org/officeDocument/2006/relationships/image" Target="media/image249.wmf"/><Relationship Id="rId287" Type="http://schemas.openxmlformats.org/officeDocument/2006/relationships/oleObject" Target="embeddings/oleObject164.bin"/><Relationship Id="rId410" Type="http://schemas.openxmlformats.org/officeDocument/2006/relationships/image" Target="media/image164.wmf"/><Relationship Id="rId494" Type="http://schemas.openxmlformats.org/officeDocument/2006/relationships/image" Target="media/image197.wmf"/><Relationship Id="rId508" Type="http://schemas.openxmlformats.org/officeDocument/2006/relationships/oleObject" Target="embeddings/oleObject300.bin"/><Relationship Id="rId715" Type="http://schemas.openxmlformats.org/officeDocument/2006/relationships/image" Target="media/image279.wmf"/><Relationship Id="rId147" Type="http://schemas.openxmlformats.org/officeDocument/2006/relationships/image" Target="media/image65.wmf"/><Relationship Id="rId354" Type="http://schemas.openxmlformats.org/officeDocument/2006/relationships/oleObject" Target="embeddings/oleObject206.bin"/><Relationship Id="rId51" Type="http://schemas.openxmlformats.org/officeDocument/2006/relationships/oleObject" Target="embeddings/oleObject23.bin"/><Relationship Id="rId561" Type="http://schemas.openxmlformats.org/officeDocument/2006/relationships/image" Target="media/image220.wmf"/><Relationship Id="rId659" Type="http://schemas.openxmlformats.org/officeDocument/2006/relationships/image" Target="media/image254.wmf"/><Relationship Id="rId214" Type="http://schemas.openxmlformats.org/officeDocument/2006/relationships/oleObject" Target="embeddings/oleObject111.bin"/><Relationship Id="rId298" Type="http://schemas.openxmlformats.org/officeDocument/2006/relationships/oleObject" Target="embeddings/oleObject173.bin"/><Relationship Id="rId421" Type="http://schemas.openxmlformats.org/officeDocument/2006/relationships/oleObject" Target="embeddings/oleObject244.bin"/><Relationship Id="rId519" Type="http://schemas.openxmlformats.org/officeDocument/2006/relationships/oleObject" Target="embeddings/oleObject309.bin"/><Relationship Id="rId158" Type="http://schemas.openxmlformats.org/officeDocument/2006/relationships/oleObject" Target="embeddings/oleObject81.bin"/><Relationship Id="rId726" Type="http://schemas.openxmlformats.org/officeDocument/2006/relationships/oleObject" Target="embeddings/oleObject436.bin"/><Relationship Id="rId62" Type="http://schemas.openxmlformats.org/officeDocument/2006/relationships/image" Target="media/image26.wmf"/><Relationship Id="rId365" Type="http://schemas.openxmlformats.org/officeDocument/2006/relationships/image" Target="media/image146.wmf"/><Relationship Id="rId572" Type="http://schemas.openxmlformats.org/officeDocument/2006/relationships/oleObject" Target="embeddings/oleObject340.bin"/><Relationship Id="rId225" Type="http://schemas.openxmlformats.org/officeDocument/2006/relationships/image" Target="media/image100.wmf"/><Relationship Id="rId432" Type="http://schemas.openxmlformats.org/officeDocument/2006/relationships/oleObject" Target="embeddings/oleObject252.bin"/><Relationship Id="rId737" Type="http://schemas.openxmlformats.org/officeDocument/2006/relationships/oleObject" Target="embeddings/oleObject442.bin"/><Relationship Id="rId73" Type="http://schemas.openxmlformats.org/officeDocument/2006/relationships/image" Target="media/image28.png"/><Relationship Id="rId169" Type="http://schemas.openxmlformats.org/officeDocument/2006/relationships/image" Target="media/image75.wmf"/><Relationship Id="rId376" Type="http://schemas.openxmlformats.org/officeDocument/2006/relationships/oleObject" Target="embeddings/oleObject217.bin"/><Relationship Id="rId583" Type="http://schemas.openxmlformats.org/officeDocument/2006/relationships/oleObject" Target="embeddings/oleObject346.bin"/><Relationship Id="rId4" Type="http://schemas.openxmlformats.org/officeDocument/2006/relationships/styles" Target="styles.xml"/><Relationship Id="rId236" Type="http://schemas.openxmlformats.org/officeDocument/2006/relationships/oleObject" Target="embeddings/oleObject123.bin"/><Relationship Id="rId443" Type="http://schemas.openxmlformats.org/officeDocument/2006/relationships/oleObject" Target="embeddings/oleObject258.bin"/><Relationship Id="rId650" Type="http://schemas.openxmlformats.org/officeDocument/2006/relationships/image" Target="media/image250.wmf"/><Relationship Id="rId303" Type="http://schemas.openxmlformats.org/officeDocument/2006/relationships/oleObject" Target="embeddings/oleObject177.bin"/><Relationship Id="rId748" Type="http://schemas.openxmlformats.org/officeDocument/2006/relationships/oleObject" Target="embeddings/oleObject448.bin"/><Relationship Id="rId84" Type="http://schemas.openxmlformats.org/officeDocument/2006/relationships/image" Target="media/image34.png"/><Relationship Id="rId387" Type="http://schemas.openxmlformats.org/officeDocument/2006/relationships/image" Target="media/image156.wmf"/><Relationship Id="rId510" Type="http://schemas.openxmlformats.org/officeDocument/2006/relationships/oleObject" Target="embeddings/oleObject302.bin"/><Relationship Id="rId594" Type="http://schemas.openxmlformats.org/officeDocument/2006/relationships/image" Target="media/image232.wmf"/><Relationship Id="rId608" Type="http://schemas.openxmlformats.org/officeDocument/2006/relationships/oleObject" Target="embeddings/oleObject364.bin"/><Relationship Id="rId247" Type="http://schemas.openxmlformats.org/officeDocument/2006/relationships/image" Target="media/image109.wmf"/><Relationship Id="rId107" Type="http://schemas.openxmlformats.org/officeDocument/2006/relationships/image" Target="media/image47.wmf"/><Relationship Id="rId454" Type="http://schemas.openxmlformats.org/officeDocument/2006/relationships/image" Target="media/image183.png"/><Relationship Id="rId661" Type="http://schemas.openxmlformats.org/officeDocument/2006/relationships/image" Target="media/image255.wmf"/><Relationship Id="rId759" Type="http://schemas.openxmlformats.org/officeDocument/2006/relationships/oleObject" Target="embeddings/oleObject456.bin"/><Relationship Id="rId11" Type="http://schemas.openxmlformats.org/officeDocument/2006/relationships/image" Target="media/image3.wmf"/><Relationship Id="rId314" Type="http://schemas.openxmlformats.org/officeDocument/2006/relationships/image" Target="media/image122.wmf"/><Relationship Id="rId398" Type="http://schemas.openxmlformats.org/officeDocument/2006/relationships/oleObject" Target="embeddings/oleObject231.bin"/><Relationship Id="rId521" Type="http://schemas.openxmlformats.org/officeDocument/2006/relationships/oleObject" Target="embeddings/oleObject310.bin"/><Relationship Id="rId619" Type="http://schemas.openxmlformats.org/officeDocument/2006/relationships/image" Target="media/image239.w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98E0D0-FD93-44C5-AB79-E14C548DC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63</Pages>
  <Words>17316</Words>
  <Characters>98705</Characters>
  <Application>Microsoft Office Word</Application>
  <DocSecurity>0</DocSecurity>
  <Lines>822</Lines>
  <Paragraphs>231</Paragraphs>
  <ScaleCrop>false</ScaleCrop>
  <Company/>
  <LinksUpToDate>false</LinksUpToDate>
  <CharactersWithSpaces>115790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yukina minato</cp:lastModifiedBy>
  <cp:revision>12</cp:revision>
  <cp:lastPrinted>2024-05-03T09:25:00Z</cp:lastPrinted>
  <dcterms:created xsi:type="dcterms:W3CDTF">2025-09-07T06:40:00Z</dcterms:created>
  <dcterms:modified xsi:type="dcterms:W3CDTF">2025-09-07T09:26:00Z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25E0E29687994A9895021C44B1B0460D_12</vt:lpwstr>
  </property>
  <property fmtid="{D5CDD505-2E9C-101B-9397-08002B2CF9AE}" pid="4" name="MTWinEqns">
    <vt:bool>true</vt:bool>
  </property>
  <property fmtid="{D5CDD505-2E9C-101B-9397-08002B2CF9AE}" pid="5" name="MTEqnNumsOnRight">
    <vt:bool>false</vt:bool>
  </property>
  <property fmtid="{D5CDD505-2E9C-101B-9397-08002B2CF9AE}" pid="6" name="MTEquationNumber2">
    <vt:lpwstr>(#S1.#E1)</vt:lpwstr>
  </property>
</Properties>
</file>
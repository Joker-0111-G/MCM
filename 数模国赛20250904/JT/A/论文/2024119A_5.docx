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CAC97" w14:textId="78D0B6BA" w:rsidR="00030A8F" w:rsidRDefault="00D3779C">
      <w:pPr>
        <w:pStyle w:val="ac"/>
        <w:spacing w:line="360" w:lineRule="auto"/>
      </w:pPr>
      <w:bookmarkStart w:id="0" w:name="_Toc8498"/>
      <w:bookmarkStart w:id="1" w:name="_Toc163167859"/>
      <w:bookmarkStart w:id="2" w:name="_Toc165634562"/>
      <w:bookmarkStart w:id="3" w:name="_Toc163264518"/>
      <w:bookmarkStart w:id="4" w:name="_Toc163206067"/>
      <w:r>
        <w:rPr>
          <w:rFonts w:hint="eastAsia"/>
        </w:rPr>
        <w:t>基</w:t>
      </w:r>
      <w:r w:rsidR="00824283" w:rsidRPr="00824283">
        <w:rPr>
          <w:rFonts w:hint="eastAsia"/>
        </w:rPr>
        <w:t>于</w:t>
      </w:r>
      <w:r w:rsidR="00414E3D">
        <w:rPr>
          <w:rFonts w:hint="eastAsia"/>
        </w:rPr>
        <w:t>几何光学投影</w:t>
      </w:r>
      <w:r w:rsidR="00A0472C" w:rsidRPr="00824283">
        <w:rPr>
          <w:rFonts w:hint="eastAsia"/>
        </w:rPr>
        <w:t>的</w:t>
      </w:r>
      <w:r w:rsidR="00414E3D">
        <w:rPr>
          <w:rFonts w:hint="eastAsia"/>
        </w:rPr>
        <w:t>导弹视场遮蔽</w:t>
      </w:r>
      <w:r w:rsidR="00824283" w:rsidRPr="00824283">
        <w:rPr>
          <w:rFonts w:hint="eastAsia"/>
        </w:rPr>
        <w:t>干扰弹投放策略优化</w:t>
      </w:r>
    </w:p>
    <w:bookmarkEnd w:id="0"/>
    <w:bookmarkEnd w:id="1"/>
    <w:bookmarkEnd w:id="2"/>
    <w:bookmarkEnd w:id="3"/>
    <w:bookmarkEnd w:id="4"/>
    <w:p w14:paraId="2A3752A5" w14:textId="77777777" w:rsidR="003C0BBF" w:rsidRDefault="003C0BBF" w:rsidP="003C0BBF">
      <w:pPr>
        <w:keepNext/>
        <w:keepLines/>
        <w:spacing w:line="360" w:lineRule="auto"/>
        <w:rPr>
          <w:rFonts w:ascii="黑体" w:eastAsia="黑体" w:hAnsi="黑体" w:cs="黑体" w:hint="eastAsia"/>
          <w:b/>
          <w:bCs/>
          <w:sz w:val="32"/>
          <w:szCs w:val="32"/>
        </w:rPr>
      </w:pPr>
      <w:r>
        <w:rPr>
          <w:rFonts w:ascii="黑体" w:eastAsia="黑体" w:hAnsi="黑体" w:cs="黑体" w:hint="eastAsia"/>
          <w:b/>
          <w:bCs/>
          <w:sz w:val="32"/>
          <w:szCs w:val="32"/>
        </w:rPr>
        <w:t>摘  要</w:t>
      </w:r>
    </w:p>
    <w:p w14:paraId="4DD019D7" w14:textId="2BF7F9F9" w:rsidR="008B6095" w:rsidRDefault="00B929B0" w:rsidP="008B6095">
      <w:pPr>
        <w:autoSpaceDE w:val="0"/>
        <w:autoSpaceDN w:val="0"/>
        <w:spacing w:before="0" w:after="0" w:line="360" w:lineRule="auto"/>
        <w:ind w:left="357" w:right="357" w:firstLine="482"/>
        <w:jc w:val="both"/>
        <w:rPr>
          <w:rFonts w:ascii="宋体" w:eastAsia="宋体" w:hAnsi="宋体" w:cs="宋体" w:hint="eastAsia"/>
          <w:color w:val="000000"/>
        </w:rPr>
      </w:pPr>
      <w:r>
        <w:rPr>
          <w:rFonts w:ascii="宋体" w:eastAsia="宋体" w:hAnsi="宋体" w:cs="宋体" w:hint="eastAsia"/>
          <w:color w:val="000000"/>
        </w:rPr>
        <w:t>随着</w:t>
      </w:r>
      <w:r w:rsidRPr="00B929B0">
        <w:rPr>
          <w:rFonts w:ascii="宋体" w:eastAsia="宋体" w:hAnsi="宋体" w:cs="宋体"/>
          <w:color w:val="000000"/>
        </w:rPr>
        <w:t>中国进入全面建设社会主义现代化国家新阶段</w:t>
      </w:r>
      <w:r>
        <w:rPr>
          <w:rFonts w:ascii="宋体" w:eastAsia="宋体" w:hAnsi="宋体" w:cs="宋体" w:hint="eastAsia"/>
          <w:color w:val="000000"/>
        </w:rPr>
        <w:t>，“</w:t>
      </w:r>
      <w:r w:rsidRPr="00B929B0">
        <w:rPr>
          <w:rFonts w:ascii="宋体" w:eastAsia="宋体" w:hAnsi="宋体" w:cs="宋体"/>
          <w:color w:val="000000"/>
        </w:rPr>
        <w:t>2035年目标纲要</w:t>
      </w:r>
      <w:r>
        <w:rPr>
          <w:rFonts w:ascii="宋体" w:eastAsia="宋体" w:hAnsi="宋体" w:cs="宋体" w:hint="eastAsia"/>
          <w:color w:val="000000"/>
        </w:rPr>
        <w:t>”要求企业</w:t>
      </w:r>
      <w:r w:rsidRPr="00B929B0">
        <w:rPr>
          <w:rFonts w:ascii="宋体" w:eastAsia="宋体" w:hAnsi="宋体" w:cs="宋体"/>
          <w:color w:val="000000"/>
        </w:rPr>
        <w:t>致力于科技创新</w:t>
      </w:r>
      <w:r>
        <w:rPr>
          <w:rFonts w:ascii="宋体" w:eastAsia="宋体" w:hAnsi="宋体" w:cs="宋体" w:hint="eastAsia"/>
          <w:color w:val="000000"/>
        </w:rPr>
        <w:t>。</w:t>
      </w:r>
      <w:r w:rsidRPr="00B929B0">
        <w:rPr>
          <w:rFonts w:ascii="宋体" w:eastAsia="宋体" w:hAnsi="宋体" w:cs="宋体"/>
          <w:color w:val="000000"/>
        </w:rPr>
        <w:t>无人机技术作为现代战争的重要力量，已成为我国防御体系中关键的一环，特别是在烟幕干扰弹的精准投放与空域防护中，展现出巨大的战略价值和应用前景。</w:t>
      </w:r>
      <w:r w:rsidR="00824283" w:rsidRPr="00824283">
        <w:rPr>
          <w:rFonts w:ascii="宋体" w:eastAsia="宋体" w:hAnsi="宋体" w:cs="宋体" w:hint="eastAsia"/>
          <w:color w:val="000000"/>
        </w:rPr>
        <w:t>本</w:t>
      </w:r>
      <w:r w:rsidR="00824283">
        <w:rPr>
          <w:rFonts w:ascii="宋体" w:eastAsia="宋体" w:hAnsi="宋体" w:cs="宋体" w:hint="eastAsia"/>
          <w:color w:val="000000"/>
        </w:rPr>
        <w:t>文</w:t>
      </w:r>
      <w:r w:rsidR="00824283" w:rsidRPr="00824283">
        <w:rPr>
          <w:rFonts w:ascii="宋体" w:eastAsia="宋体" w:hAnsi="宋体" w:cs="宋体" w:hint="eastAsia"/>
          <w:color w:val="000000"/>
        </w:rPr>
        <w:t>聚焦于利用无人机投放烟幕干扰弹</w:t>
      </w:r>
      <w:r>
        <w:rPr>
          <w:rFonts w:ascii="宋体" w:eastAsia="宋体" w:hAnsi="宋体" w:cs="宋体" w:hint="eastAsia"/>
          <w:color w:val="000000"/>
        </w:rPr>
        <w:t>建立了</w:t>
      </w:r>
      <w:r w:rsidR="005E27F9" w:rsidRPr="005E27F9">
        <w:rPr>
          <w:rFonts w:hint="eastAsia"/>
          <w:highlight w:val="yellow"/>
        </w:rPr>
        <w:t>导弹视场投影和</w:t>
      </w:r>
      <w:r w:rsidRPr="00B929B0">
        <w:rPr>
          <w:rFonts w:ascii="宋体" w:eastAsia="宋体" w:hAnsi="宋体" w:cs="宋体" w:hint="eastAsia"/>
          <w:color w:val="000000"/>
          <w:highlight w:val="yellow"/>
        </w:rPr>
        <w:t>无人机导弹干扰优化</w:t>
      </w:r>
      <w:r>
        <w:rPr>
          <w:rFonts w:ascii="宋体" w:eastAsia="宋体" w:hAnsi="宋体" w:cs="宋体" w:hint="eastAsia"/>
          <w:color w:val="000000"/>
        </w:rPr>
        <w:t>模型</w:t>
      </w:r>
      <w:r w:rsidR="00824283" w:rsidRPr="00824283">
        <w:rPr>
          <w:rFonts w:ascii="宋体" w:eastAsia="宋体" w:hAnsi="宋体" w:cs="宋体" w:hint="eastAsia"/>
          <w:color w:val="000000"/>
        </w:rPr>
        <w:t>，旨在通过对来袭导弹实施有效遮蔽，降低其识别真目标的可能性</w:t>
      </w:r>
      <w:r w:rsidR="008B6095">
        <w:rPr>
          <w:rFonts w:ascii="宋体" w:eastAsia="宋体" w:hAnsi="宋体" w:cs="宋体" w:hint="eastAsia"/>
          <w:color w:val="000000"/>
        </w:rPr>
        <w:t>.</w:t>
      </w:r>
    </w:p>
    <w:p w14:paraId="68147C0F" w14:textId="0BE66F7D" w:rsidR="00030A8F" w:rsidRPr="008B6095" w:rsidRDefault="00D3779C" w:rsidP="008B6095">
      <w:pPr>
        <w:autoSpaceDE w:val="0"/>
        <w:autoSpaceDN w:val="0"/>
        <w:spacing w:before="0" w:after="0" w:line="360" w:lineRule="auto"/>
        <w:ind w:left="357" w:right="357" w:firstLine="482"/>
        <w:jc w:val="both"/>
        <w:rPr>
          <w:rFonts w:ascii="宋体" w:eastAsia="宋体" w:hAnsi="宋体" w:cs="宋体" w:hint="eastAsia"/>
          <w:color w:val="000000"/>
        </w:rPr>
      </w:pPr>
      <w:r>
        <w:rPr>
          <w:rFonts w:hint="eastAsia"/>
        </w:rPr>
        <w:t>针对问题一，</w:t>
      </w:r>
      <w:r w:rsidR="00824283" w:rsidRPr="00824283">
        <w:rPr>
          <w:rFonts w:hint="eastAsia"/>
        </w:rPr>
        <w:t>需在单无人机单导弹下计算在给定投放和起爆参数下，单枚烟幕弹对导弹</w:t>
      </w:r>
      <w:r w:rsidR="00824283" w:rsidRPr="00824283">
        <w:rPr>
          <w:rFonts w:hint="eastAsia"/>
        </w:rPr>
        <w:t>M1</w:t>
      </w:r>
      <w:r w:rsidR="00824283" w:rsidRPr="00824283">
        <w:rPr>
          <w:rFonts w:hint="eastAsia"/>
        </w:rPr>
        <w:t>的有效遮蔽时间</w:t>
      </w:r>
      <w:r>
        <w:t>。</w:t>
      </w:r>
      <w:r>
        <w:rPr>
          <w:rFonts w:hint="eastAsia"/>
        </w:rPr>
        <w:t>针对问题二</w:t>
      </w:r>
      <w:r>
        <w:t>，</w:t>
      </w:r>
      <w:r w:rsidR="00A0472C">
        <w:t xml:space="preserve"> </w:t>
      </w:r>
    </w:p>
    <w:p w14:paraId="74E8274F" w14:textId="3591458D" w:rsidR="00030A8F" w:rsidRDefault="00D3779C">
      <w:pPr>
        <w:jc w:val="left"/>
        <w:rPr>
          <w:rFonts w:ascii="宋体" w:hAnsi="宋体" w:hint="eastAsia"/>
          <w:b/>
          <w:bCs/>
        </w:rPr>
      </w:pPr>
      <w:r>
        <w:rPr>
          <w:rFonts w:ascii="黑体" w:eastAsia="黑体" w:hAnsi="黑体" w:hint="eastAsia"/>
          <w:b/>
          <w:sz w:val="28"/>
          <w:szCs w:val="28"/>
        </w:rPr>
        <w:t>关键词</w:t>
      </w:r>
      <w:r>
        <w:rPr>
          <w:rFonts w:asciiTheme="minorEastAsia" w:hAnsiTheme="minorEastAsia" w:hint="eastAsia"/>
          <w:b/>
        </w:rPr>
        <w:t xml:space="preserve">： </w:t>
      </w:r>
      <w:r w:rsidR="005E27F9">
        <w:rPr>
          <w:rFonts w:asciiTheme="minorEastAsia" w:hAnsiTheme="minorEastAsia" w:hint="eastAsia"/>
          <w:b/>
        </w:rPr>
        <w:t xml:space="preserve">视场投影 </w:t>
      </w:r>
      <w:r w:rsidR="008B6095">
        <w:rPr>
          <w:rFonts w:asciiTheme="minorEastAsia" w:hAnsiTheme="minorEastAsia" w:hint="eastAsia"/>
          <w:b/>
        </w:rPr>
        <w:t>遗传算法</w:t>
      </w:r>
      <w:r w:rsidR="005E27F9">
        <w:rPr>
          <w:rFonts w:asciiTheme="minorEastAsia" w:hAnsiTheme="minorEastAsia" w:hint="eastAsia"/>
          <w:b/>
        </w:rPr>
        <w:t xml:space="preserve"> 几何光学 </w:t>
      </w:r>
      <w:r>
        <w:rPr>
          <w:rFonts w:asciiTheme="minorEastAsia" w:hAnsiTheme="minorEastAsia" w:hint="eastAsia"/>
          <w:b/>
        </w:rPr>
        <w:t>遍历</w:t>
      </w:r>
      <w:r w:rsidR="008B6095">
        <w:rPr>
          <w:rFonts w:asciiTheme="minorEastAsia" w:hAnsiTheme="minorEastAsia" w:hint="eastAsia"/>
          <w:b/>
        </w:rPr>
        <w:t xml:space="preserve"> 启发式算法</w:t>
      </w:r>
      <w:r w:rsidR="005E27F9">
        <w:rPr>
          <w:rFonts w:asciiTheme="minorEastAsia" w:hAnsiTheme="minorEastAsia" w:hint="eastAsia"/>
          <w:b/>
        </w:rPr>
        <w:t xml:space="preserve"> 多目标优化</w:t>
      </w:r>
    </w:p>
    <w:p w14:paraId="1308D2F9" w14:textId="2C6B1E15" w:rsidR="00030A8F" w:rsidRPr="00580949" w:rsidRDefault="00D3779C" w:rsidP="00580949">
      <w:pPr>
        <w:spacing w:before="0" w:after="0" w:line="360" w:lineRule="auto"/>
        <w:jc w:val="left"/>
        <w:rPr>
          <w:rFonts w:asciiTheme="minorEastAsia" w:hAnsiTheme="minorEastAsia" w:hint="eastAsia"/>
          <w:b/>
          <w:bCs/>
        </w:rPr>
      </w:pPr>
      <w:r>
        <w:rPr>
          <w:rFonts w:asciiTheme="minorEastAsia" w:hAnsiTheme="minorEastAsia"/>
          <w:b/>
          <w:bCs/>
        </w:rPr>
        <w:br w:type="page"/>
      </w:r>
      <w:bookmarkStart w:id="5" w:name="_Toc163167860"/>
    </w:p>
    <w:p w14:paraId="5492550D" w14:textId="77777777" w:rsidR="00030A8F" w:rsidRPr="003C0BBF" w:rsidRDefault="00D3779C" w:rsidP="003C0BBF">
      <w:pPr>
        <w:pStyle w:val="1"/>
        <w:keepNext w:val="0"/>
        <w:keepLines w:val="0"/>
        <w:numPr>
          <w:ilvl w:val="0"/>
          <w:numId w:val="1"/>
        </w:numPr>
        <w:spacing w:before="100" w:beforeAutospacing="1" w:after="100" w:afterAutospacing="1" w:line="360" w:lineRule="auto"/>
        <w:textAlignment w:val="center"/>
        <w:rPr>
          <w:rFonts w:ascii="ˎ̥" w:eastAsia="黑体" w:hAnsi="ˎ̥" w:cs="Times New Roman" w:hint="eastAsia"/>
          <w:color w:val="181818"/>
          <w:kern w:val="36"/>
          <w:sz w:val="32"/>
          <w:szCs w:val="18"/>
        </w:rPr>
      </w:pPr>
      <w:bookmarkStart w:id="6" w:name="_Toc165634563"/>
      <w:r w:rsidRPr="003C0BBF">
        <w:rPr>
          <w:rFonts w:ascii="ˎ̥" w:eastAsia="黑体" w:hAnsi="ˎ̥" w:cs="Times New Roman" w:hint="eastAsia"/>
          <w:color w:val="181818"/>
          <w:kern w:val="36"/>
          <w:sz w:val="32"/>
          <w:szCs w:val="18"/>
        </w:rPr>
        <w:lastRenderedPageBreak/>
        <w:t>问题重述</w:t>
      </w:r>
      <w:bookmarkEnd w:id="5"/>
      <w:bookmarkEnd w:id="6"/>
    </w:p>
    <w:p w14:paraId="29F22E49" w14:textId="028C0484" w:rsidR="00257904" w:rsidRDefault="00257904" w:rsidP="00257904">
      <w:pPr>
        <w:ind w:firstLine="420"/>
        <w:jc w:val="both"/>
      </w:pPr>
      <w:r>
        <w:rPr>
          <w:rFonts w:hint="eastAsia"/>
        </w:rPr>
        <w:t>问题一</w:t>
      </w:r>
      <w:r w:rsidR="006858AC" w:rsidRPr="006858AC">
        <w:rPr>
          <w:rFonts w:hint="eastAsia"/>
        </w:rPr>
        <w:t>考察单无人机执行干扰任务的情况。在仅有</w:t>
      </w:r>
      <w:r w:rsidR="006858AC" w:rsidRPr="006858AC">
        <w:rPr>
          <w:rFonts w:hint="eastAsia"/>
        </w:rPr>
        <w:t>FY1</w:t>
      </w:r>
      <w:r w:rsidR="006858AC" w:rsidRPr="006858AC">
        <w:rPr>
          <w:rFonts w:hint="eastAsia"/>
        </w:rPr>
        <w:t>无人机参与的情况下，假设该无人机以</w:t>
      </w:r>
      <w:r w:rsidR="006858AC" w:rsidRPr="006858AC">
        <w:rPr>
          <w:rFonts w:hint="eastAsia"/>
        </w:rPr>
        <w:t>120 m/s</w:t>
      </w:r>
      <w:r w:rsidR="006858AC" w:rsidRPr="006858AC">
        <w:rPr>
          <w:rFonts w:hint="eastAsia"/>
        </w:rPr>
        <w:t>的速度向假目标飞行，在任务受领后</w:t>
      </w:r>
      <w:r w:rsidR="006858AC" w:rsidRPr="006858AC">
        <w:rPr>
          <w:rFonts w:hint="eastAsia"/>
        </w:rPr>
        <w:t>1.5</w:t>
      </w:r>
      <w:r w:rsidR="006858AC" w:rsidRPr="006858AC">
        <w:rPr>
          <w:rFonts w:hint="eastAsia"/>
        </w:rPr>
        <w:t>秒投放烟幕干扰弹，并在延迟</w:t>
      </w:r>
      <w:r w:rsidR="006858AC" w:rsidRPr="006858AC">
        <w:rPr>
          <w:rFonts w:hint="eastAsia"/>
        </w:rPr>
        <w:t>3.6</w:t>
      </w:r>
      <w:r w:rsidR="006858AC" w:rsidRPr="006858AC">
        <w:rPr>
          <w:rFonts w:hint="eastAsia"/>
        </w:rPr>
        <w:t>秒后起爆。任务要求计算该烟幕干扰弹对导弹</w:t>
      </w:r>
      <w:r w:rsidR="006858AC" w:rsidRPr="006858AC">
        <w:rPr>
          <w:rFonts w:hint="eastAsia"/>
        </w:rPr>
        <w:t>M1</w:t>
      </w:r>
      <w:r w:rsidR="006858AC" w:rsidRPr="006858AC">
        <w:rPr>
          <w:rFonts w:hint="eastAsia"/>
        </w:rPr>
        <w:t>的有效遮蔽时</w:t>
      </w:r>
      <w:r w:rsidR="006858AC">
        <w:rPr>
          <w:rFonts w:hint="eastAsia"/>
        </w:rPr>
        <w:t>长</w:t>
      </w:r>
      <w:r w:rsidR="006858AC" w:rsidRPr="006858AC">
        <w:rPr>
          <w:rFonts w:hint="eastAsia"/>
        </w:rPr>
        <w:t>。</w:t>
      </w:r>
    </w:p>
    <w:p w14:paraId="4EC3F047" w14:textId="77777777" w:rsidR="00DB46D7" w:rsidRPr="00DB46D7" w:rsidRDefault="00DB46D7" w:rsidP="00DB46D7">
      <w:pPr>
        <w:ind w:firstLine="420"/>
        <w:jc w:val="both"/>
        <w:rPr>
          <w:sz w:val="2"/>
          <w:szCs w:val="2"/>
        </w:rPr>
      </w:pPr>
    </w:p>
    <w:p w14:paraId="6071157C" w14:textId="2D2CD757" w:rsidR="00257904" w:rsidRDefault="006858AC" w:rsidP="00257904">
      <w:pPr>
        <w:ind w:firstLine="420"/>
        <w:jc w:val="both"/>
      </w:pPr>
      <w:r>
        <w:rPr>
          <w:rFonts w:hint="eastAsia"/>
        </w:rPr>
        <w:t>问题二</w:t>
      </w:r>
      <w:r w:rsidRPr="006858AC">
        <w:rPr>
          <w:rFonts w:hint="eastAsia"/>
        </w:rPr>
        <w:t>要求在</w:t>
      </w:r>
      <w:r w:rsidRPr="006858AC">
        <w:rPr>
          <w:rFonts w:hint="eastAsia"/>
        </w:rPr>
        <w:t>FY1</w:t>
      </w:r>
      <w:r w:rsidRPr="006858AC">
        <w:rPr>
          <w:rFonts w:hint="eastAsia"/>
        </w:rPr>
        <w:t>执行烟幕干扰的基础上</w:t>
      </w:r>
      <w:r>
        <w:rPr>
          <w:rFonts w:hint="eastAsia"/>
        </w:rPr>
        <w:t>，进一步</w:t>
      </w:r>
      <w:r w:rsidR="00257904" w:rsidRPr="00257904">
        <w:t>协同优化无人机的</w:t>
      </w:r>
      <w:r w:rsidR="00257904" w:rsidRPr="00257904">
        <w:rPr>
          <w:rFonts w:hint="eastAsia"/>
        </w:rPr>
        <w:t>最佳飞行方向和速度，</w:t>
      </w:r>
      <w:r w:rsidRPr="006858AC">
        <w:rPr>
          <w:rFonts w:hint="eastAsia"/>
        </w:rPr>
        <w:t>并选择最佳的烟幕干扰弹投放点与起爆点。</w:t>
      </w:r>
      <w:r w:rsidR="00257904" w:rsidRPr="00257904">
        <w:rPr>
          <w:rFonts w:hint="eastAsia"/>
        </w:rPr>
        <w:t>使得对导弹</w:t>
      </w:r>
      <w:r w:rsidR="00257904" w:rsidRPr="00257904">
        <w:rPr>
          <w:rFonts w:hint="eastAsia"/>
        </w:rPr>
        <w:t>M1</w:t>
      </w:r>
      <w:r w:rsidR="00257904" w:rsidRPr="00257904">
        <w:rPr>
          <w:rFonts w:hint="eastAsia"/>
        </w:rPr>
        <w:t>的干扰效果最优，从而最大化干扰弹的有效遮蔽时间。</w:t>
      </w:r>
    </w:p>
    <w:p w14:paraId="1E15DD60" w14:textId="77777777" w:rsidR="00DB46D7" w:rsidRPr="00DB46D7" w:rsidRDefault="00DB46D7" w:rsidP="00DB46D7">
      <w:pPr>
        <w:ind w:firstLine="420"/>
        <w:jc w:val="both"/>
        <w:rPr>
          <w:sz w:val="2"/>
          <w:szCs w:val="2"/>
        </w:rPr>
      </w:pPr>
    </w:p>
    <w:p w14:paraId="3160F8B5" w14:textId="703ED8B2" w:rsidR="00DB46D7" w:rsidRDefault="00DB46D7" w:rsidP="00DB46D7">
      <w:pPr>
        <w:ind w:firstLine="420"/>
        <w:jc w:val="both"/>
      </w:pPr>
      <w:r w:rsidRPr="00DB46D7">
        <w:rPr>
          <w:rFonts w:hint="eastAsia"/>
        </w:rPr>
        <w:t>问题</w:t>
      </w:r>
      <w:r>
        <w:rPr>
          <w:rFonts w:hint="eastAsia"/>
        </w:rPr>
        <w:t>三</w:t>
      </w:r>
      <w:r w:rsidR="006858AC" w:rsidRPr="006858AC">
        <w:rPr>
          <w:rFonts w:hint="eastAsia"/>
        </w:rPr>
        <w:t>涉及</w:t>
      </w:r>
      <w:r w:rsidR="006858AC" w:rsidRPr="006858AC">
        <w:rPr>
          <w:rFonts w:hint="eastAsia"/>
        </w:rPr>
        <w:t>FY1</w:t>
      </w:r>
      <w:r w:rsidR="006858AC" w:rsidRPr="006858AC">
        <w:rPr>
          <w:rFonts w:hint="eastAsia"/>
        </w:rPr>
        <w:t>单机执行多次投放的情境</w:t>
      </w:r>
      <w:r w:rsidRPr="00DB46D7">
        <w:rPr>
          <w:rFonts w:hint="eastAsia"/>
        </w:rPr>
        <w:t>，</w:t>
      </w:r>
      <w:r w:rsidR="006858AC" w:rsidRPr="006858AC">
        <w:rPr>
          <w:rFonts w:hint="eastAsia"/>
        </w:rPr>
        <w:t>其中无人机需连续投放三枚烟幕</w:t>
      </w:r>
      <w:del w:id="7" w:author="yukina minato" w:date="2025-09-07T04:13:00Z" w16du:dateUtc="2025-09-06T20:13:00Z">
        <w:r w:rsidR="006858AC" w:rsidRPr="006858AC" w:rsidDel="006B50AD">
          <w:rPr>
            <w:rFonts w:hint="eastAsia"/>
          </w:rPr>
          <w:delText>干扰</w:delText>
        </w:r>
      </w:del>
      <w:r w:rsidR="006858AC" w:rsidRPr="006858AC">
        <w:rPr>
          <w:rFonts w:hint="eastAsia"/>
        </w:rPr>
        <w:t>弹对导弹</w:t>
      </w:r>
      <w:r w:rsidR="006858AC" w:rsidRPr="006858AC">
        <w:rPr>
          <w:rFonts w:hint="eastAsia"/>
        </w:rPr>
        <w:t>M1</w:t>
      </w:r>
      <w:r w:rsidR="006858AC" w:rsidRPr="006858AC">
        <w:rPr>
          <w:rFonts w:hint="eastAsia"/>
        </w:rPr>
        <w:t>进行干扰</w:t>
      </w:r>
      <w:r w:rsidR="006858AC">
        <w:rPr>
          <w:rFonts w:hint="eastAsia"/>
        </w:rPr>
        <w:t>，</w:t>
      </w:r>
      <w:del w:id="8" w:author="yukina minato" w:date="2025-09-07T04:13:00Z" w16du:dateUtc="2025-09-06T20:13:00Z">
        <w:r w:rsidRPr="00DB46D7" w:rsidDel="006B50AD">
          <w:rPr>
            <w:rFonts w:hint="eastAsia"/>
          </w:rPr>
          <w:delText>并确保干扰弹的遮蔽效果最大化。</w:delText>
        </w:r>
      </w:del>
      <w:r w:rsidR="006858AC" w:rsidRPr="006858AC">
        <w:rPr>
          <w:rFonts w:hint="eastAsia"/>
        </w:rPr>
        <w:t>要求设计合理的投放时序和空间布局，使烟幕云团能够持续有效遮蔽目标，并确保干扰弹的遮蔽效果最优化。</w:t>
      </w:r>
    </w:p>
    <w:p w14:paraId="0C5F8CD8" w14:textId="77777777" w:rsidR="00DB46D7" w:rsidRPr="00DB46D7" w:rsidRDefault="00DB46D7" w:rsidP="00DB46D7">
      <w:pPr>
        <w:ind w:firstLine="420"/>
        <w:jc w:val="both"/>
        <w:rPr>
          <w:sz w:val="2"/>
          <w:szCs w:val="2"/>
        </w:rPr>
      </w:pPr>
    </w:p>
    <w:p w14:paraId="7949F2A7" w14:textId="29E6A6BB" w:rsidR="00DB46D7" w:rsidRDefault="006858AC" w:rsidP="00DB46D7">
      <w:pPr>
        <w:ind w:firstLine="420"/>
        <w:jc w:val="both"/>
        <w:rPr>
          <w:sz w:val="2"/>
          <w:szCs w:val="2"/>
        </w:rPr>
      </w:pPr>
      <w:r>
        <w:rPr>
          <w:rFonts w:hint="eastAsia"/>
        </w:rPr>
        <w:t>问题四</w:t>
      </w:r>
      <w:ins w:id="9" w:author="yukina minato" w:date="2025-09-07T04:13:00Z" w16du:dateUtc="2025-09-06T20:13:00Z">
        <w:r w:rsidR="006B50AD">
          <w:rPr>
            <w:rFonts w:hint="eastAsia"/>
          </w:rPr>
          <w:t>中</w:t>
        </w:r>
      </w:ins>
      <w:del w:id="10" w:author="yukina minato" w:date="2025-09-07T04:13:00Z" w16du:dateUtc="2025-09-06T20:13:00Z">
        <w:r w:rsidDel="006B50AD">
          <w:rPr>
            <w:rFonts w:hint="eastAsia"/>
          </w:rPr>
          <w:delText>是</w:delText>
        </w:r>
        <w:r w:rsidR="00DB46D7" w:rsidRPr="00DB46D7" w:rsidDel="006B50AD">
          <w:rPr>
            <w:rFonts w:hint="eastAsia"/>
          </w:rPr>
          <w:delText>在</w:delText>
        </w:r>
      </w:del>
      <w:r w:rsidR="00DB46D7" w:rsidRPr="00DB46D7">
        <w:rPr>
          <w:rFonts w:hint="eastAsia"/>
        </w:rPr>
        <w:t>三架无人机（</w:t>
      </w:r>
      <w:r w:rsidR="00DB46D7" w:rsidRPr="00DB46D7">
        <w:rPr>
          <w:rFonts w:hint="eastAsia"/>
        </w:rPr>
        <w:t>FY1</w:t>
      </w:r>
      <w:r w:rsidR="00DB46D7" w:rsidRPr="00DB46D7">
        <w:rPr>
          <w:rFonts w:hint="eastAsia"/>
        </w:rPr>
        <w:t>、</w:t>
      </w:r>
      <w:r w:rsidR="00DB46D7" w:rsidRPr="00DB46D7">
        <w:rPr>
          <w:rFonts w:hint="eastAsia"/>
        </w:rPr>
        <w:t>FY2</w:t>
      </w:r>
      <w:r w:rsidR="00DB46D7" w:rsidRPr="00DB46D7">
        <w:rPr>
          <w:rFonts w:hint="eastAsia"/>
        </w:rPr>
        <w:t>、</w:t>
      </w:r>
      <w:r w:rsidR="00DB46D7" w:rsidRPr="00DB46D7">
        <w:rPr>
          <w:rFonts w:hint="eastAsia"/>
        </w:rPr>
        <w:t>FY3</w:t>
      </w:r>
      <w:r w:rsidR="00DB46D7" w:rsidRPr="00DB46D7">
        <w:rPr>
          <w:rFonts w:hint="eastAsia"/>
        </w:rPr>
        <w:t>）</w:t>
      </w:r>
      <w:r w:rsidR="0095567B" w:rsidRPr="0095567B">
        <w:rPr>
          <w:rFonts w:hint="eastAsia"/>
        </w:rPr>
        <w:t>协同干扰导弹</w:t>
      </w:r>
      <w:r w:rsidR="0095567B" w:rsidRPr="0095567B">
        <w:rPr>
          <w:rFonts w:hint="eastAsia"/>
        </w:rPr>
        <w:t>M1</w:t>
      </w:r>
      <w:del w:id="11" w:author="yukina minato" w:date="2025-09-07T04:13:00Z" w16du:dateUtc="2025-09-06T20:13:00Z">
        <w:r w:rsidR="0095567B" w:rsidRPr="0095567B" w:rsidDel="006B50AD">
          <w:rPr>
            <w:rFonts w:hint="eastAsia"/>
          </w:rPr>
          <w:delText>的情况</w:delText>
        </w:r>
      </w:del>
      <w:ins w:id="12" w:author="yukina minato" w:date="2025-09-07T04:13:00Z" w16du:dateUtc="2025-09-06T20:13:00Z">
        <w:r w:rsidR="006B50AD">
          <w:rPr>
            <w:rFonts w:hint="eastAsia"/>
          </w:rPr>
          <w:t>且</w:t>
        </w:r>
      </w:ins>
      <w:r w:rsidR="0095567B" w:rsidRPr="0095567B">
        <w:rPr>
          <w:rFonts w:hint="eastAsia"/>
        </w:rPr>
        <w:t>每架无人机投放一枚烟幕干扰弹，目标是通过优化各无人机的投放策略，延长烟幕的有效遮蔽时间</w:t>
      </w:r>
      <w:r w:rsidR="0095567B">
        <w:rPr>
          <w:rFonts w:hint="eastAsia"/>
        </w:rPr>
        <w:t>，需要</w:t>
      </w:r>
      <w:r w:rsidR="00DB46D7" w:rsidRPr="00DB46D7">
        <w:rPr>
          <w:rFonts w:hint="eastAsia"/>
        </w:rPr>
        <w:t>考虑无人机的协调性、投放位置的分布以及烟幕干扰弹的相互作用。</w:t>
      </w:r>
    </w:p>
    <w:p w14:paraId="3E570F39" w14:textId="77777777" w:rsidR="00DB46D7" w:rsidRPr="00DB46D7" w:rsidRDefault="00DB46D7" w:rsidP="00DB46D7">
      <w:pPr>
        <w:ind w:firstLine="420"/>
        <w:jc w:val="both"/>
        <w:rPr>
          <w:sz w:val="2"/>
          <w:szCs w:val="2"/>
        </w:rPr>
      </w:pPr>
    </w:p>
    <w:p w14:paraId="1F715353" w14:textId="400FB8D9" w:rsidR="00030A8F" w:rsidRDefault="00DB46D7" w:rsidP="003C0BBF">
      <w:pPr>
        <w:ind w:firstLine="420"/>
        <w:jc w:val="both"/>
      </w:pPr>
      <w:r w:rsidRPr="00DB46D7">
        <w:rPr>
          <w:rFonts w:hint="eastAsia"/>
        </w:rPr>
        <w:t>问题五</w:t>
      </w:r>
      <w:r w:rsidR="0095567B">
        <w:rPr>
          <w:rFonts w:hint="eastAsia"/>
        </w:rPr>
        <w:t>要求</w:t>
      </w:r>
      <w:r w:rsidRPr="00DB46D7">
        <w:rPr>
          <w:rFonts w:hint="eastAsia"/>
        </w:rPr>
        <w:t>五架无人机进行投放</w:t>
      </w:r>
      <w:ins w:id="13" w:author="yukina minato" w:date="2025-09-07T04:14:00Z" w16du:dateUtc="2025-09-06T20:14:00Z">
        <w:r w:rsidR="006B50AD">
          <w:rPr>
            <w:rFonts w:hint="eastAsia"/>
          </w:rPr>
          <w:t>。</w:t>
        </w:r>
      </w:ins>
      <w:r w:rsidR="0095567B" w:rsidRPr="0095567B">
        <w:rPr>
          <w:rFonts w:hint="eastAsia"/>
        </w:rPr>
        <w:t>每架</w:t>
      </w:r>
      <w:del w:id="14" w:author="yukina minato" w:date="2025-09-07T04:14:00Z" w16du:dateUtc="2025-09-06T20:14:00Z">
        <w:r w:rsidR="0095567B" w:rsidRPr="0095567B" w:rsidDel="006B50AD">
          <w:rPr>
            <w:rFonts w:hint="eastAsia"/>
          </w:rPr>
          <w:delText>无人机</w:delText>
        </w:r>
      </w:del>
      <w:r w:rsidR="0095567B" w:rsidRPr="0095567B">
        <w:rPr>
          <w:rFonts w:hint="eastAsia"/>
        </w:rPr>
        <w:t>最多投放三枚烟幕干扰弹，对三枚来袭导弹</w:t>
      </w:r>
      <w:r w:rsidR="0095567B" w:rsidRPr="0095567B">
        <w:rPr>
          <w:rFonts w:hint="eastAsia"/>
        </w:rPr>
        <w:t>M1</w:t>
      </w:r>
      <w:r w:rsidR="0095567B" w:rsidRPr="0095567B">
        <w:rPr>
          <w:rFonts w:hint="eastAsia"/>
        </w:rPr>
        <w:t>、</w:t>
      </w:r>
      <w:r w:rsidR="0095567B" w:rsidRPr="0095567B">
        <w:rPr>
          <w:rFonts w:hint="eastAsia"/>
        </w:rPr>
        <w:t>M2</w:t>
      </w:r>
      <w:r w:rsidR="0095567B" w:rsidRPr="0095567B">
        <w:rPr>
          <w:rFonts w:hint="eastAsia"/>
        </w:rPr>
        <w:t>、</w:t>
      </w:r>
      <w:r w:rsidR="0095567B" w:rsidRPr="0095567B">
        <w:rPr>
          <w:rFonts w:hint="eastAsia"/>
        </w:rPr>
        <w:t>M3</w:t>
      </w:r>
      <w:r w:rsidR="0095567B" w:rsidRPr="0095567B">
        <w:rPr>
          <w:rFonts w:hint="eastAsia"/>
        </w:rPr>
        <w:t>进行干扰。此问题需要在弹量与目标分配的约束下</w:t>
      </w:r>
      <w:r w:rsidRPr="00DB46D7">
        <w:rPr>
          <w:rFonts w:hint="eastAsia"/>
        </w:rPr>
        <w:t>，</w:t>
      </w:r>
      <w:r w:rsidR="0095567B" w:rsidRPr="0095567B">
        <w:rPr>
          <w:rFonts w:hint="eastAsia"/>
        </w:rPr>
        <w:t>设计多机协同的投放与起爆策略，</w:t>
      </w:r>
      <w:r w:rsidRPr="00DB46D7">
        <w:rPr>
          <w:rFonts w:hint="eastAsia"/>
        </w:rPr>
        <w:t>复杂程度和自由度均最高</w:t>
      </w:r>
      <w:r w:rsidR="0095567B">
        <w:rPr>
          <w:rFonts w:hint="eastAsia"/>
        </w:rPr>
        <w:t>，要</w:t>
      </w:r>
      <w:r w:rsidRPr="00DB46D7">
        <w:rPr>
          <w:rFonts w:hint="eastAsia"/>
        </w:rPr>
        <w:t>重点解决多目标分配、弹量约束下的投弹策略与起爆控制问题，以实现整体遮蔽效能最优。</w:t>
      </w:r>
    </w:p>
    <w:p w14:paraId="59966D05" w14:textId="71F23FC1" w:rsidR="00030A8F" w:rsidRPr="003C0BBF" w:rsidRDefault="00D3779C" w:rsidP="003C0BBF">
      <w:pPr>
        <w:pStyle w:val="1"/>
        <w:keepNext w:val="0"/>
        <w:keepLines w:val="0"/>
        <w:numPr>
          <w:ilvl w:val="0"/>
          <w:numId w:val="2"/>
        </w:numPr>
        <w:spacing w:before="100" w:beforeAutospacing="1" w:after="100" w:afterAutospacing="1" w:line="360" w:lineRule="auto"/>
        <w:textAlignment w:val="center"/>
        <w:rPr>
          <w:rFonts w:ascii="ˎ̥" w:eastAsia="黑体" w:hAnsi="ˎ̥" w:cs="Times New Roman" w:hint="eastAsia"/>
          <w:color w:val="181818"/>
          <w:kern w:val="36"/>
          <w:sz w:val="32"/>
          <w:szCs w:val="18"/>
        </w:rPr>
      </w:pPr>
      <w:bookmarkStart w:id="15" w:name="_Toc165634564"/>
      <w:r w:rsidRPr="003C0BBF">
        <w:rPr>
          <w:rFonts w:ascii="ˎ̥" w:eastAsia="黑体" w:hAnsi="ˎ̥" w:cs="Times New Roman" w:hint="eastAsia"/>
          <w:color w:val="181818"/>
          <w:kern w:val="36"/>
          <w:sz w:val="32"/>
          <w:szCs w:val="18"/>
        </w:rPr>
        <w:t>模型假设</w:t>
      </w:r>
      <w:bookmarkEnd w:id="15"/>
    </w:p>
    <w:p w14:paraId="2B0E04E1" w14:textId="7C98E23E" w:rsidR="00346E9C" w:rsidRDefault="00346E9C" w:rsidP="0095567B">
      <w:pPr>
        <w:jc w:val="left"/>
      </w:pPr>
      <w:r>
        <w:t>1.</w:t>
      </w:r>
      <w:r>
        <w:rPr>
          <w:rFonts w:hint="eastAsia"/>
        </w:rPr>
        <w:t>假设</w:t>
      </w:r>
      <w:r w:rsidR="0095567B">
        <w:rPr>
          <w:rFonts w:hint="eastAsia"/>
        </w:rPr>
        <w:t>导弹</w:t>
      </w:r>
      <w:r>
        <w:rPr>
          <w:rFonts w:hint="eastAsia"/>
        </w:rPr>
        <w:t>沿着</w:t>
      </w:r>
      <w:r w:rsidR="0095567B">
        <w:rPr>
          <w:rFonts w:hint="eastAsia"/>
        </w:rPr>
        <w:t>直线飞行，忽略空气阻力等外力影响。</w:t>
      </w:r>
    </w:p>
    <w:p w14:paraId="4802689B" w14:textId="15613FA3" w:rsidR="00030A8F" w:rsidRDefault="00346E9C" w:rsidP="0095567B">
      <w:pPr>
        <w:jc w:val="left"/>
      </w:pPr>
      <w:r>
        <w:t>2.</w:t>
      </w:r>
      <w:r>
        <w:rPr>
          <w:rFonts w:hint="eastAsia"/>
        </w:rPr>
        <w:t>假设烟幕干扰弹投射时，初速度方向与投射该枚烟幕干扰弹的无人机飞行速度方向平行</w:t>
      </w:r>
      <w:r w:rsidR="008B6095">
        <w:rPr>
          <w:rFonts w:hint="eastAsia"/>
        </w:rPr>
        <w:t>。</w:t>
      </w:r>
    </w:p>
    <w:p w14:paraId="2FF8C52E" w14:textId="4B1DAA7C" w:rsidR="00346E9C" w:rsidRDefault="00346E9C" w:rsidP="0095567B">
      <w:pPr>
        <w:jc w:val="left"/>
      </w:pPr>
      <w:r>
        <w:rPr>
          <w:rFonts w:hint="eastAsia"/>
        </w:rPr>
        <w:t>3.</w:t>
      </w:r>
      <w:r>
        <w:rPr>
          <w:rFonts w:hint="eastAsia"/>
        </w:rPr>
        <w:t>假设烟幕干扰弹投射以后，所受合外力为其自身所受的重力</w:t>
      </w:r>
      <w:r w:rsidR="008B6095">
        <w:rPr>
          <w:rFonts w:hint="eastAsia"/>
        </w:rPr>
        <w:t>。</w:t>
      </w:r>
    </w:p>
    <w:p w14:paraId="159F1BA7" w14:textId="5D75360F" w:rsidR="00CD0070" w:rsidRDefault="00CD0070" w:rsidP="0095567B">
      <w:pPr>
        <w:jc w:val="left"/>
      </w:pPr>
      <w:r>
        <w:rPr>
          <w:rFonts w:hint="eastAsia"/>
        </w:rPr>
        <w:t>4.</w:t>
      </w:r>
      <w:r w:rsidR="008B6095">
        <w:rPr>
          <w:rFonts w:hint="eastAsia"/>
        </w:rPr>
        <w:t>假设</w:t>
      </w:r>
      <w:r>
        <w:rPr>
          <w:rFonts w:hint="eastAsia"/>
        </w:rPr>
        <w:t>有效遮蔽</w:t>
      </w:r>
      <w:r w:rsidR="008B6095">
        <w:rPr>
          <w:rFonts w:hint="eastAsia"/>
        </w:rPr>
        <w:t>为导弹与真目标上任意一点连线均经过烟幕团。</w:t>
      </w:r>
    </w:p>
    <w:p w14:paraId="5F180595" w14:textId="2B6BD175" w:rsidR="00B929B0" w:rsidRDefault="008B6095" w:rsidP="008B6095">
      <w:pPr>
        <w:jc w:val="both"/>
      </w:pPr>
      <w:r>
        <w:rPr>
          <w:rFonts w:hint="eastAsia"/>
        </w:rPr>
        <w:t>5.</w:t>
      </w:r>
      <w:r w:rsidR="009D3781" w:rsidRPr="009D3781">
        <w:rPr>
          <w:rFonts w:hint="eastAsia"/>
        </w:rPr>
        <w:t xml:space="preserve"> </w:t>
      </w:r>
      <w:r>
        <w:rPr>
          <w:rFonts w:hint="eastAsia"/>
        </w:rPr>
        <w:t>假设环境因素对烟雾扩展与导弹飞行均无明显影响。</w:t>
      </w:r>
    </w:p>
    <w:p w14:paraId="55E655D3" w14:textId="519298A5" w:rsidR="008B6095" w:rsidRDefault="009D3781" w:rsidP="008B6095">
      <w:pPr>
        <w:jc w:val="both"/>
      </w:pPr>
      <w:r>
        <w:rPr>
          <w:noProof/>
        </w:rPr>
        <w:drawing>
          <wp:anchor distT="0" distB="0" distL="114300" distR="114300" simplePos="0" relativeHeight="251666432" behindDoc="0" locked="0" layoutInCell="1" allowOverlap="1" wp14:anchorId="77D08188" wp14:editId="69137B1F">
            <wp:simplePos x="0" y="0"/>
            <wp:positionH relativeFrom="column">
              <wp:posOffset>12700</wp:posOffset>
            </wp:positionH>
            <wp:positionV relativeFrom="paragraph">
              <wp:posOffset>307340</wp:posOffset>
            </wp:positionV>
            <wp:extent cx="5359400" cy="1450340"/>
            <wp:effectExtent l="0" t="0" r="0" b="0"/>
            <wp:wrapSquare wrapText="bothSides"/>
            <wp:docPr id="13684974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0816"/>
                    <a:stretch>
                      <a:fillRect/>
                    </a:stretch>
                  </pic:blipFill>
                  <pic:spPr bwMode="auto">
                    <a:xfrm>
                      <a:off x="0" y="0"/>
                      <a:ext cx="5359400" cy="1450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6095">
        <w:rPr>
          <w:rFonts w:hint="eastAsia"/>
        </w:rPr>
        <w:t>6.</w:t>
      </w:r>
      <w:r>
        <w:rPr>
          <w:rFonts w:hint="eastAsia"/>
        </w:rPr>
        <w:t xml:space="preserve"> </w:t>
      </w:r>
      <w:r w:rsidRPr="009D3781">
        <w:rPr>
          <w:rFonts w:hint="eastAsia"/>
        </w:rPr>
        <w:t>假设导弹视野盲区为导弹与烟雾表面连线无法延伸至目标的区域。</w:t>
      </w:r>
    </w:p>
    <w:p w14:paraId="164A6211" w14:textId="06F9E37B" w:rsidR="009D3781" w:rsidRDefault="009D3781" w:rsidP="009D3781">
      <w:pPr>
        <w:rPr>
          <w:ins w:id="16" w:author="yukina minato" w:date="2025-09-07T04:54:00Z" w16du:dateUtc="2025-09-06T20:54:00Z"/>
          <w:rFonts w:eastAsia="宋体"/>
          <w:sz w:val="21"/>
          <w:szCs w:val="18"/>
        </w:rPr>
      </w:pPr>
      <w:bookmarkStart w:id="17" w:name="_Toc165634565"/>
      <w:bookmarkStart w:id="18" w:name="_Toc163167861"/>
      <w:r>
        <w:rPr>
          <w:rFonts w:eastAsia="宋体" w:hint="eastAsia"/>
          <w:sz w:val="21"/>
          <w:szCs w:val="18"/>
        </w:rPr>
        <w:t>图</w:t>
      </w:r>
      <w:r>
        <w:rPr>
          <w:rFonts w:eastAsia="宋体" w:hint="eastAsia"/>
          <w:sz w:val="21"/>
          <w:szCs w:val="18"/>
        </w:rPr>
        <w:t xml:space="preserve">1 </w:t>
      </w:r>
      <w:r>
        <w:rPr>
          <w:rFonts w:eastAsia="宋体" w:hint="eastAsia"/>
          <w:sz w:val="21"/>
          <w:szCs w:val="18"/>
        </w:rPr>
        <w:t>导弹发射</w:t>
      </w:r>
      <w:ins w:id="19" w:author="yukina minato" w:date="2025-09-07T04:19:00Z" w16du:dateUtc="2025-09-06T20:19:00Z">
        <w:r w:rsidR="006B50AD" w:rsidRPr="006B50AD">
          <w:rPr>
            <w:rFonts w:eastAsia="宋体" w:hint="eastAsia"/>
            <w:sz w:val="21"/>
            <w:szCs w:val="18"/>
          </w:rPr>
          <w:t>烟幕团</w:t>
        </w:r>
      </w:ins>
      <w:ins w:id="20" w:author="yukina minato" w:date="2025-09-07T04:18:00Z" w16du:dateUtc="2025-09-06T20:18:00Z">
        <w:r w:rsidR="006B50AD">
          <w:rPr>
            <w:rFonts w:eastAsia="宋体" w:hint="eastAsia"/>
            <w:sz w:val="21"/>
            <w:szCs w:val="18"/>
          </w:rPr>
          <w:t>实际应用图示</w:t>
        </w:r>
      </w:ins>
      <w:del w:id="21" w:author="yukina minato" w:date="2025-09-07T04:18:00Z" w16du:dateUtc="2025-09-06T20:18:00Z">
        <w:r w:rsidDel="006B50AD">
          <w:rPr>
            <w:rFonts w:eastAsia="宋体" w:hint="eastAsia"/>
            <w:sz w:val="21"/>
            <w:szCs w:val="18"/>
          </w:rPr>
          <w:delText>示意图</w:delText>
        </w:r>
      </w:del>
    </w:p>
    <w:p w14:paraId="2F149EC5" w14:textId="77777777" w:rsidR="009D78CF" w:rsidRDefault="009D78CF" w:rsidP="009D3781">
      <w:pPr>
        <w:rPr>
          <w:rFonts w:eastAsia="宋体"/>
          <w:sz w:val="21"/>
          <w:szCs w:val="18"/>
        </w:rPr>
      </w:pPr>
    </w:p>
    <w:p w14:paraId="1F73DB1A" w14:textId="536B3AF4" w:rsidR="00030A8F" w:rsidRDefault="00D3779C" w:rsidP="003C0BBF">
      <w:pPr>
        <w:pStyle w:val="1"/>
        <w:keepNext w:val="0"/>
        <w:keepLines w:val="0"/>
        <w:spacing w:before="100" w:beforeAutospacing="1" w:after="100" w:afterAutospacing="1" w:line="360" w:lineRule="auto"/>
        <w:textAlignment w:val="center"/>
        <w:rPr>
          <w:rFonts w:ascii="ˎ̥" w:eastAsia="黑体" w:hAnsi="ˎ̥" w:cs="Times New Roman" w:hint="eastAsia"/>
          <w:color w:val="181818"/>
          <w:kern w:val="36"/>
          <w:sz w:val="32"/>
          <w:szCs w:val="18"/>
        </w:rPr>
      </w:pPr>
      <w:r w:rsidRPr="003C0BBF">
        <w:rPr>
          <w:rFonts w:ascii="ˎ̥" w:eastAsia="黑体" w:hAnsi="ˎ̥" w:cs="Times New Roman" w:hint="eastAsia"/>
          <w:color w:val="181818"/>
          <w:kern w:val="36"/>
          <w:sz w:val="32"/>
          <w:szCs w:val="18"/>
        </w:rPr>
        <w:lastRenderedPageBreak/>
        <w:t>三、问题分析</w:t>
      </w:r>
      <w:bookmarkEnd w:id="17"/>
      <w:bookmarkEnd w:id="18"/>
    </w:p>
    <w:p w14:paraId="29398FD9" w14:textId="1C075D4B" w:rsidR="009D3781" w:rsidDel="006B50AD" w:rsidRDefault="002263D5" w:rsidP="00DF37F8">
      <w:pPr>
        <w:ind w:firstLineChars="200" w:firstLine="480"/>
        <w:jc w:val="both"/>
        <w:rPr>
          <w:del w:id="22" w:author="yukina minato" w:date="2025-09-07T04:16:00Z" w16du:dateUtc="2025-09-06T20:16:00Z"/>
        </w:rPr>
      </w:pPr>
      <w:r w:rsidRPr="002263D5">
        <w:rPr>
          <w:rFonts w:hint="eastAsia"/>
        </w:rPr>
        <w:t>基于几何光学中“光沿直线传播”</w:t>
      </w:r>
      <w:r w:rsidR="00AF13C0">
        <w:rPr>
          <w:rFonts w:hint="eastAsia"/>
        </w:rPr>
        <w:t>的</w:t>
      </w:r>
      <w:r w:rsidRPr="002263D5">
        <w:rPr>
          <w:rFonts w:hint="eastAsia"/>
        </w:rPr>
        <w:t>原理，点光源照射球体时会在其后</w:t>
      </w:r>
      <w:r>
        <w:rPr>
          <w:rFonts w:hint="eastAsia"/>
        </w:rPr>
        <w:t>方投射</w:t>
      </w:r>
      <w:r w:rsidRPr="002263D5">
        <w:rPr>
          <w:rFonts w:hint="eastAsia"/>
        </w:rPr>
        <w:t>形成阴影区域。</w:t>
      </w:r>
      <w:r>
        <w:rPr>
          <w:rFonts w:hint="eastAsia"/>
        </w:rPr>
        <w:t>针对本题可</w:t>
      </w:r>
      <w:r w:rsidR="00DF37F8">
        <w:rPr>
          <w:rFonts w:hint="eastAsia"/>
        </w:rPr>
        <w:t>将导弹</w:t>
      </w:r>
      <w:r>
        <w:rPr>
          <w:rFonts w:hint="eastAsia"/>
        </w:rPr>
        <w:t>视作</w:t>
      </w:r>
      <w:r w:rsidR="00DF37F8">
        <w:rPr>
          <w:rFonts w:hint="eastAsia"/>
        </w:rPr>
        <w:t>点光源，烟幕云团视作半径</w:t>
      </w:r>
      <w:r w:rsidR="00DF37F8">
        <w:rPr>
          <w:rFonts w:hint="eastAsia"/>
        </w:rPr>
        <w:t>10</w:t>
      </w:r>
      <w:r>
        <w:rPr>
          <w:rFonts w:hint="eastAsia"/>
        </w:rPr>
        <w:t>米</w:t>
      </w:r>
      <w:r w:rsidR="00DF37F8">
        <w:rPr>
          <w:rFonts w:hint="eastAsia"/>
        </w:rPr>
        <w:t>的实心球体，</w:t>
      </w:r>
      <w:r>
        <w:rPr>
          <w:rFonts w:hint="eastAsia"/>
        </w:rPr>
        <w:t>此时</w:t>
      </w:r>
      <w:r w:rsidR="00DF37F8">
        <w:rPr>
          <w:rFonts w:hint="eastAsia"/>
        </w:rPr>
        <w:t>可以将烟幕云团对导弹的有效遮蔽区域看成一个动态圆锥的一部分</w:t>
      </w:r>
      <w:r>
        <w:rPr>
          <w:rFonts w:hint="eastAsia"/>
        </w:rPr>
        <w:t>。该</w:t>
      </w:r>
      <w:r w:rsidR="00DF37F8">
        <w:rPr>
          <w:rFonts w:hint="eastAsia"/>
        </w:rPr>
        <w:t>圆锥的顶点位于</w:t>
      </w:r>
      <w:r>
        <w:rPr>
          <w:rFonts w:hint="eastAsia"/>
        </w:rPr>
        <w:t>实时</w:t>
      </w:r>
      <w:r w:rsidR="00DF37F8">
        <w:rPr>
          <w:rFonts w:hint="eastAsia"/>
        </w:rPr>
        <w:t>导弹</w:t>
      </w:r>
      <w:r>
        <w:rPr>
          <w:rFonts w:hint="eastAsia"/>
        </w:rPr>
        <w:t>位置</w:t>
      </w:r>
      <w:r w:rsidR="00DF37F8">
        <w:rPr>
          <w:rFonts w:hint="eastAsia"/>
        </w:rPr>
        <w:t>，圆锥侧面与</w:t>
      </w:r>
      <w:r w:rsidRPr="002263D5">
        <w:t>烟幕云团</w:t>
      </w:r>
      <w:r>
        <w:rPr>
          <w:rFonts w:hint="eastAsia"/>
        </w:rPr>
        <w:t>表面</w:t>
      </w:r>
      <w:r w:rsidR="00DF37F8">
        <w:rPr>
          <w:rFonts w:hint="eastAsia"/>
        </w:rPr>
        <w:t>相切形成有效遮蔽区域。</w:t>
      </w:r>
      <w:r w:rsidR="008018A5">
        <w:rPr>
          <w:rFonts w:hint="eastAsia"/>
        </w:rPr>
        <w:t>为</w:t>
      </w:r>
      <w:r w:rsidR="00DF37F8">
        <w:rPr>
          <w:rFonts w:hint="eastAsia"/>
        </w:rPr>
        <w:t>确保导弹无法看到真目标</w:t>
      </w:r>
      <w:r w:rsidR="008018A5">
        <w:rPr>
          <w:rFonts w:hint="eastAsia"/>
        </w:rPr>
        <w:t>，圆柱体真目标需完全位于该有效区域内</w:t>
      </w:r>
      <w:r w:rsidR="00DF37F8">
        <w:rPr>
          <w:rFonts w:hint="eastAsia"/>
        </w:rPr>
        <w:t>。</w:t>
      </w:r>
      <w:r w:rsidR="008018A5">
        <w:rPr>
          <w:rFonts w:hint="eastAsia"/>
        </w:rPr>
        <w:t>此时有效遮蔽时长即为</w:t>
      </w:r>
      <w:r w:rsidR="00DF37F8">
        <w:rPr>
          <w:rFonts w:hint="eastAsia"/>
        </w:rPr>
        <w:t>圆柱体真目标完全处于有效遮蔽区域内的时间</w:t>
      </w:r>
      <w:r w:rsidR="008018A5">
        <w:rPr>
          <w:rFonts w:hint="eastAsia"/>
        </w:rPr>
        <w:t>总和</w:t>
      </w:r>
      <w:r w:rsidR="00DF37F8">
        <w:rPr>
          <w:rFonts w:hint="eastAsia"/>
        </w:rPr>
        <w:t>。</w:t>
      </w:r>
    </w:p>
    <w:p w14:paraId="7416BAD1" w14:textId="08A93F9F" w:rsidR="00392D88" w:rsidRDefault="00202073">
      <w:pPr>
        <w:ind w:firstLineChars="200" w:firstLine="480"/>
        <w:jc w:val="both"/>
        <w:rPr>
          <w:ins w:id="23" w:author="yukina minato" w:date="2025-09-07T04:16:00Z" w16du:dateUtc="2025-09-06T20:16:00Z"/>
          <w:color w:val="000000" w:themeColor="text1"/>
        </w:rPr>
        <w:pPrChange w:id="24" w:author="yukina minato" w:date="2025-09-07T04:16:00Z" w16du:dateUtc="2025-09-06T20:16:00Z">
          <w:pPr/>
        </w:pPrChange>
      </w:pPr>
      <w:del w:id="25" w:author="yukina minato" w:date="2025-09-07T04:16:00Z" w16du:dateUtc="2025-09-06T20:16:00Z">
        <w:r w:rsidDel="006B50AD">
          <w:rPr>
            <w:noProof/>
            <w:color w:val="000000" w:themeColor="text1"/>
          </w:rPr>
          <w:drawing>
            <wp:inline distT="0" distB="0" distL="0" distR="0" wp14:anchorId="0E59EB96" wp14:editId="5FFA6787">
              <wp:extent cx="5268595" cy="2384062"/>
              <wp:effectExtent l="0" t="0" r="0" b="0"/>
              <wp:docPr id="9761792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7358"/>
                      <a:stretch>
                        <a:fillRect/>
                      </a:stretch>
                    </pic:blipFill>
                    <pic:spPr bwMode="auto">
                      <a:xfrm>
                        <a:off x="0" y="0"/>
                        <a:ext cx="5268595" cy="2384062"/>
                      </a:xfrm>
                      <a:prstGeom prst="rect">
                        <a:avLst/>
                      </a:prstGeom>
                      <a:noFill/>
                      <a:ln>
                        <a:noFill/>
                      </a:ln>
                      <a:extLst>
                        <a:ext uri="{53640926-AAD7-44D8-BBD7-CCE9431645EC}">
                          <a14:shadowObscured xmlns:a14="http://schemas.microsoft.com/office/drawing/2010/main"/>
                        </a:ext>
                      </a:extLst>
                    </pic:spPr>
                  </pic:pic>
                </a:graphicData>
              </a:graphic>
            </wp:inline>
          </w:drawing>
        </w:r>
      </w:del>
    </w:p>
    <w:p w14:paraId="307034DC" w14:textId="526576B5" w:rsidR="006B50AD" w:rsidRDefault="006B50AD" w:rsidP="00392D88">
      <w:pPr>
        <w:rPr>
          <w:color w:val="000000" w:themeColor="text1"/>
        </w:rPr>
      </w:pPr>
      <w:ins w:id="26" w:author="yukina minato" w:date="2025-09-07T04:16:00Z" w16du:dateUtc="2025-09-06T20:16:00Z">
        <w:r>
          <w:rPr>
            <w:noProof/>
          </w:rPr>
          <w:drawing>
            <wp:inline distT="0" distB="0" distL="0" distR="0" wp14:anchorId="4A4EF27C" wp14:editId="2A9377D7">
              <wp:extent cx="3156858" cy="2329925"/>
              <wp:effectExtent l="0" t="0" r="5715" b="0"/>
              <wp:docPr id="6467181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7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6656" cy="2366679"/>
                      </a:xfrm>
                      <a:prstGeom prst="rect">
                        <a:avLst/>
                      </a:prstGeom>
                      <a:noFill/>
                      <a:ln>
                        <a:noFill/>
                      </a:ln>
                    </pic:spPr>
                  </pic:pic>
                </a:graphicData>
              </a:graphic>
            </wp:inline>
          </w:drawing>
        </w:r>
      </w:ins>
    </w:p>
    <w:p w14:paraId="79DB3EEB" w14:textId="5EE6A175" w:rsidR="00392D88" w:rsidRDefault="00392D88" w:rsidP="00392D88">
      <w:pPr>
        <w:rPr>
          <w:ins w:id="27" w:author="yukina minato" w:date="2025-09-07T04:54:00Z" w16du:dateUtc="2025-09-06T20:54:00Z"/>
          <w:rFonts w:eastAsia="宋体"/>
          <w:sz w:val="21"/>
          <w:szCs w:val="18"/>
        </w:rPr>
      </w:pPr>
      <w:r>
        <w:rPr>
          <w:rFonts w:eastAsia="宋体" w:hint="eastAsia"/>
          <w:sz w:val="21"/>
          <w:szCs w:val="18"/>
        </w:rPr>
        <w:t>图</w:t>
      </w:r>
      <w:ins w:id="28" w:author="yukina minato" w:date="2025-09-07T04:17:00Z" w16du:dateUtc="2025-09-06T20:17:00Z">
        <w:r w:rsidR="006B50AD">
          <w:rPr>
            <w:rFonts w:eastAsia="宋体" w:hint="eastAsia"/>
            <w:sz w:val="21"/>
            <w:szCs w:val="18"/>
          </w:rPr>
          <w:t>2</w:t>
        </w:r>
      </w:ins>
      <w:ins w:id="29" w:author="yukina minato" w:date="2025-09-07T04:26:00Z" w16du:dateUtc="2025-09-06T20:26:00Z">
        <w:r w:rsidR="00D464EF">
          <w:rPr>
            <w:rFonts w:eastAsia="宋体" w:hint="eastAsia"/>
            <w:sz w:val="21"/>
            <w:szCs w:val="18"/>
          </w:rPr>
          <w:t xml:space="preserve"> </w:t>
        </w:r>
      </w:ins>
      <w:del w:id="30" w:author="yukina minato" w:date="2025-09-07T04:17:00Z" w16du:dateUtc="2025-09-06T20:17:00Z">
        <w:r w:rsidDel="006B50AD">
          <w:rPr>
            <w:rFonts w:eastAsia="宋体" w:hint="eastAsia"/>
            <w:sz w:val="21"/>
            <w:szCs w:val="18"/>
          </w:rPr>
          <w:delText>3</w:delText>
        </w:r>
      </w:del>
      <w:r w:rsidRPr="00392D88">
        <w:rPr>
          <w:rFonts w:eastAsia="宋体" w:hint="eastAsia"/>
          <w:sz w:val="21"/>
          <w:szCs w:val="18"/>
        </w:rPr>
        <w:t>圆柱体</w:t>
      </w:r>
      <w:r>
        <w:rPr>
          <w:rFonts w:eastAsia="宋体" w:hint="eastAsia"/>
          <w:sz w:val="21"/>
          <w:szCs w:val="18"/>
        </w:rPr>
        <w:t>在</w:t>
      </w:r>
      <w:r w:rsidRPr="00392D88">
        <w:rPr>
          <w:rFonts w:eastAsia="宋体" w:hint="eastAsia"/>
          <w:sz w:val="21"/>
          <w:szCs w:val="18"/>
        </w:rPr>
        <w:t>圆锥遮蔽区域内几何</w:t>
      </w:r>
      <w:r>
        <w:rPr>
          <w:rFonts w:eastAsia="宋体" w:hint="eastAsia"/>
          <w:sz w:val="21"/>
          <w:szCs w:val="18"/>
        </w:rPr>
        <w:t>证明图</w:t>
      </w:r>
    </w:p>
    <w:p w14:paraId="7F32EB81" w14:textId="77777777" w:rsidR="009D78CF" w:rsidRPr="00392D88" w:rsidRDefault="009D78CF" w:rsidP="00392D88">
      <w:pPr>
        <w:rPr>
          <w:color w:val="000000" w:themeColor="text1"/>
        </w:rPr>
      </w:pPr>
    </w:p>
    <w:p w14:paraId="392AA96D" w14:textId="556F47D8" w:rsidR="005E27F9" w:rsidRPr="005E27F9" w:rsidRDefault="005E27F9" w:rsidP="005E27F9">
      <w:pPr>
        <w:ind w:firstLineChars="200" w:firstLine="480"/>
        <w:jc w:val="both"/>
        <w:rPr>
          <w:color w:val="000000" w:themeColor="text1"/>
        </w:rPr>
      </w:pPr>
      <w:r w:rsidRPr="00392D88">
        <w:rPr>
          <w:rFonts w:hint="eastAsia"/>
        </w:rPr>
        <w:t>可以</w:t>
      </w:r>
      <w:r w:rsidRPr="00392D88">
        <w:rPr>
          <w:rFonts w:hint="eastAsia"/>
          <w:color w:val="000000" w:themeColor="text1"/>
        </w:rPr>
        <w:t>证明，</w:t>
      </w:r>
      <w:r>
        <w:rPr>
          <w:rFonts w:hint="eastAsia"/>
          <w:color w:val="000000" w:themeColor="text1"/>
        </w:rPr>
        <w:t>真目标</w:t>
      </w:r>
      <w:r w:rsidRPr="00392D88">
        <w:rPr>
          <w:rFonts w:hint="eastAsia"/>
          <w:color w:val="000000" w:themeColor="text1"/>
        </w:rPr>
        <w:t>圆柱体的上下底面圆周均处于圆锥遮蔽区域内时，即可确保整个圆柱被有效遮蔽</w:t>
      </w:r>
      <w:r>
        <w:rPr>
          <w:rFonts w:hint="eastAsia"/>
          <w:color w:val="000000" w:themeColor="text1"/>
        </w:rPr>
        <w:t>，此时只需验证该圆柱上下底面完全位于圆锥阴影内即可。</w:t>
      </w:r>
    </w:p>
    <w:p w14:paraId="5ACF9C71" w14:textId="3D106620" w:rsidR="00392D88" w:rsidRPr="00392D88" w:rsidRDefault="00392D88" w:rsidP="00392D88">
      <w:pPr>
        <w:ind w:firstLineChars="200" w:firstLine="480"/>
        <w:jc w:val="both"/>
        <w:rPr>
          <w:color w:val="000000" w:themeColor="text1"/>
        </w:rPr>
      </w:pPr>
      <w:r w:rsidRPr="00392D88">
        <w:rPr>
          <w:color w:val="000000" w:themeColor="text1"/>
        </w:rPr>
        <w:t>假设存在圆柱体</w:t>
      </w:r>
      <w:r>
        <w:rPr>
          <w:rFonts w:hint="eastAsia"/>
          <w:color w:val="000000" w:themeColor="text1"/>
        </w:rPr>
        <w:t>真目标</w:t>
      </w:r>
      <w:r w:rsidRPr="00392D88">
        <w:rPr>
          <w:color w:val="000000" w:themeColor="text1"/>
        </w:rPr>
        <w:t>内部的某点</w:t>
      </w:r>
      <w:r w:rsidRPr="00392D88">
        <w:rPr>
          <w:color w:val="000000" w:themeColor="text1"/>
        </w:rPr>
        <w:t>P</w:t>
      </w:r>
      <w:r w:rsidRPr="00392D88">
        <w:rPr>
          <w:color w:val="000000" w:themeColor="text1"/>
        </w:rPr>
        <w:t>未被遮蔽，则从光源到该点</w:t>
      </w:r>
      <w:r w:rsidRPr="00392D88">
        <w:rPr>
          <w:color w:val="000000" w:themeColor="text1"/>
        </w:rPr>
        <w:t>P</w:t>
      </w:r>
      <w:r w:rsidRPr="00392D88">
        <w:rPr>
          <w:color w:val="000000" w:themeColor="text1"/>
        </w:rPr>
        <w:t>的连线必然穿过圆柱体的表面。由于圆柱体的侧面是由底面圆周上的点生成的直线段组成，这意味着该连线会穿过底面圆周之外的点，这与</w:t>
      </w:r>
      <w:r>
        <w:rPr>
          <w:rFonts w:hint="eastAsia"/>
          <w:color w:val="000000" w:themeColor="text1"/>
        </w:rPr>
        <w:t>“</w:t>
      </w:r>
      <w:r w:rsidRPr="00392D88">
        <w:rPr>
          <w:color w:val="000000" w:themeColor="text1"/>
        </w:rPr>
        <w:t>底面圆周均处于遮蔽区域</w:t>
      </w:r>
      <w:r>
        <w:rPr>
          <w:rFonts w:hint="eastAsia"/>
          <w:color w:val="000000" w:themeColor="text1"/>
        </w:rPr>
        <w:t>”</w:t>
      </w:r>
      <w:r w:rsidRPr="00392D88">
        <w:rPr>
          <w:color w:val="000000" w:themeColor="text1"/>
        </w:rPr>
        <w:t>的条件相矛盾</w:t>
      </w:r>
      <w:r w:rsidRPr="00392D88">
        <w:rPr>
          <w:rFonts w:hint="eastAsia"/>
          <w:color w:val="000000" w:themeColor="text1"/>
        </w:rPr>
        <w:t>，</w:t>
      </w:r>
      <w:r>
        <w:rPr>
          <w:rFonts w:hint="eastAsia"/>
          <w:color w:val="000000" w:themeColor="text1"/>
        </w:rPr>
        <w:t>故</w:t>
      </w:r>
      <w:r w:rsidRPr="00392D88">
        <w:rPr>
          <w:rFonts w:hint="eastAsia"/>
          <w:color w:val="000000" w:themeColor="text1"/>
        </w:rPr>
        <w:t>该理论得证。</w:t>
      </w:r>
    </w:p>
    <w:p w14:paraId="29396A4C" w14:textId="14E9B7D7" w:rsidR="00F6228B" w:rsidRPr="00F6228B" w:rsidRDefault="00F6228B" w:rsidP="00F6228B">
      <w:pPr>
        <w:pStyle w:val="af"/>
        <w:spacing w:line="360" w:lineRule="auto"/>
        <w:rPr>
          <w:rFonts w:ascii="宋体" w:eastAsia="宋体" w:hAnsi="宋体" w:hint="eastAsia"/>
        </w:rPr>
      </w:pPr>
      <w:bookmarkStart w:id="31" w:name="_Toc163167862"/>
      <w:bookmarkStart w:id="32" w:name="_Toc165634566"/>
      <w:bookmarkStart w:id="33" w:name="_Toc163167863"/>
      <w:r>
        <w:rPr>
          <w:rFonts w:hint="eastAsia"/>
        </w:rPr>
        <w:t>3.1</w:t>
      </w:r>
      <w:r w:rsidR="006858AC" w:rsidRPr="006858AC">
        <w:rPr>
          <w:rFonts w:ascii="宋体" w:eastAsia="宋体" w:hAnsi="宋体" w:hint="eastAsia"/>
        </w:rPr>
        <w:t>问题一 烟幕干扰弹的有效遮蔽时长评估</w:t>
      </w:r>
      <w:r>
        <w:rPr>
          <w:rFonts w:ascii="宋体" w:eastAsia="宋体" w:hAnsi="宋体" w:hint="eastAsia"/>
        </w:rPr>
        <w:t>的分析</w:t>
      </w:r>
      <w:bookmarkEnd w:id="31"/>
      <w:bookmarkEnd w:id="32"/>
    </w:p>
    <w:p w14:paraId="31FD99B5" w14:textId="77777777" w:rsidR="00202073" w:rsidRDefault="00202073" w:rsidP="00202073">
      <w:pPr>
        <w:ind w:firstLineChars="200" w:firstLine="480"/>
        <w:jc w:val="left"/>
      </w:pPr>
      <w:bookmarkStart w:id="34" w:name="_Toc165634567"/>
      <w:r w:rsidRPr="00202073">
        <w:t>为了求解有效遮蔽时长</w:t>
      </w:r>
      <w:r>
        <w:rPr>
          <w:rFonts w:hint="eastAsia"/>
        </w:rPr>
        <w:t>，</w:t>
      </w:r>
      <w:r w:rsidR="00DF37F8">
        <w:rPr>
          <w:rFonts w:hint="eastAsia"/>
        </w:rPr>
        <w:t>可通过已知条件建立导弹</w:t>
      </w:r>
      <w:r w:rsidR="00DF37F8" w:rsidRPr="00DF37F8">
        <w:rPr>
          <w:position w:val="-12"/>
        </w:rPr>
        <w:object w:dxaOrig="360" w:dyaOrig="360" w14:anchorId="547944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5pt;height:18.15pt" o:ole="">
            <v:imagedata r:id="rId12" o:title=""/>
          </v:shape>
          <o:OLEObject Type="Embed" ProgID="Equation.DSMT4" ShapeID="_x0000_i1025" DrawAspect="Content" ObjectID="_1818759110" r:id="rId13"/>
        </w:object>
      </w:r>
      <w:r>
        <w:rPr>
          <w:rFonts w:hint="eastAsia"/>
        </w:rPr>
        <w:t>、烟幕干扰弹、</w:t>
      </w:r>
      <w:r w:rsidRPr="00202073">
        <w:t>烟幕云团球心</w:t>
      </w:r>
      <w:r w:rsidR="00DF37F8">
        <w:rPr>
          <w:rFonts w:hint="eastAsia"/>
        </w:rPr>
        <w:t>的轨迹参数方程</w:t>
      </w:r>
      <w:r>
        <w:rPr>
          <w:rFonts w:hint="eastAsia"/>
        </w:rPr>
        <w:t>。其中，球心的方程</w:t>
      </w:r>
      <w:r w:rsidR="00DF37F8">
        <w:rPr>
          <w:rFonts w:hint="eastAsia"/>
        </w:rPr>
        <w:t>起爆前是干扰弹的轨迹方程</w:t>
      </w:r>
      <w:r>
        <w:rPr>
          <w:rFonts w:hint="eastAsia"/>
        </w:rPr>
        <w:t>。</w:t>
      </w:r>
      <w:r w:rsidRPr="00202073">
        <w:rPr>
          <w:rFonts w:hint="eastAsia"/>
        </w:rPr>
        <w:t>接着计算球状烟幕云球心到真目标上下底面圆周上各点与导弹连线的</w:t>
      </w:r>
      <w:del w:id="35" w:author="Noah Zheng" w:date="2025-09-07T07:13:00Z" w16du:dateUtc="2025-09-06T23:13:00Z">
        <w:r w:rsidRPr="00202073" w:rsidDel="00CD551B">
          <w:rPr>
            <w:rFonts w:hint="eastAsia"/>
          </w:rPr>
          <w:delText>垂直</w:delText>
        </w:r>
      </w:del>
      <w:r w:rsidRPr="00202073">
        <w:rPr>
          <w:rFonts w:hint="eastAsia"/>
        </w:rPr>
        <w:t>距离。</w:t>
      </w:r>
    </w:p>
    <w:p w14:paraId="79B971EB" w14:textId="77777777" w:rsidR="005E27F9" w:rsidRDefault="00202073" w:rsidP="005E27F9">
      <w:pPr>
        <w:ind w:firstLineChars="200" w:firstLine="480"/>
        <w:jc w:val="both"/>
        <w:rPr>
          <w:rFonts w:ascii="宋体" w:eastAsia="宋体" w:hAnsi="宋体" w:hint="eastAsia"/>
          <w:szCs w:val="24"/>
        </w:rPr>
      </w:pPr>
      <w:r w:rsidRPr="00202073">
        <w:rPr>
          <w:rFonts w:hint="eastAsia"/>
        </w:rPr>
        <w:t>通过限制此距离不大于球状烟幕的半径，可确定真目标处于有效遮蔽区域内的所有时刻。</w:t>
      </w:r>
      <w:r>
        <w:rPr>
          <w:rFonts w:ascii="宋体" w:eastAsia="宋体" w:hAnsi="宋体" w:hint="eastAsia"/>
          <w:szCs w:val="24"/>
        </w:rPr>
        <w:t>最后</w:t>
      </w:r>
      <w:r w:rsidRPr="00202073">
        <w:rPr>
          <w:rFonts w:ascii="宋体" w:eastAsia="宋体" w:hAnsi="宋体" w:hint="eastAsia"/>
          <w:szCs w:val="24"/>
        </w:rPr>
        <w:t>运用微分法将遮蔽时刻划分为</w:t>
      </w:r>
      <w:r w:rsidR="00DF37F8">
        <w:rPr>
          <w:rFonts w:ascii="宋体" w:eastAsia="宋体" w:hAnsi="宋体" w:hint="eastAsia"/>
          <w:szCs w:val="24"/>
        </w:rPr>
        <w:t>最小时间微元</w:t>
      </w:r>
      <w:r>
        <w:rPr>
          <w:rFonts w:ascii="宋体" w:eastAsia="宋体" w:hAnsi="宋体" w:hint="eastAsia"/>
          <w:szCs w:val="24"/>
        </w:rPr>
        <w:t>，并</w:t>
      </w:r>
      <w:r w:rsidR="00DF37F8">
        <w:rPr>
          <w:rFonts w:ascii="宋体" w:eastAsia="宋体" w:hAnsi="宋体" w:hint="eastAsia"/>
          <w:szCs w:val="24"/>
        </w:rPr>
        <w:t>将</w:t>
      </w:r>
      <w:r w:rsidRPr="00202073">
        <w:rPr>
          <w:rFonts w:ascii="宋体" w:eastAsia="宋体" w:hAnsi="宋体" w:hint="eastAsia"/>
          <w:szCs w:val="24"/>
        </w:rPr>
        <w:t>所有有效遮蔽的时刻</w:t>
      </w:r>
      <w:r>
        <w:rPr>
          <w:rFonts w:hint="eastAsia"/>
        </w:rPr>
        <w:t>求和</w:t>
      </w:r>
      <w:r w:rsidR="00DF37F8">
        <w:rPr>
          <w:rFonts w:hint="eastAsia"/>
        </w:rPr>
        <w:t>，最终得到</w:t>
      </w:r>
      <w:r w:rsidR="00DF37F8" w:rsidRPr="004A6B29">
        <w:rPr>
          <w:rFonts w:ascii="宋体" w:eastAsia="宋体" w:hAnsi="宋体" w:hint="eastAsia"/>
          <w:szCs w:val="24"/>
        </w:rPr>
        <w:t>烟幕干扰</w:t>
      </w:r>
      <w:r w:rsidR="00DF37F8">
        <w:rPr>
          <w:rFonts w:ascii="宋体" w:eastAsia="宋体" w:hAnsi="宋体" w:hint="eastAsia"/>
          <w:szCs w:val="24"/>
        </w:rPr>
        <w:t>弹对</w:t>
      </w:r>
      <w:r>
        <w:rPr>
          <w:rFonts w:ascii="宋体" w:eastAsia="宋体" w:hAnsi="宋体" w:hint="eastAsia"/>
          <w:szCs w:val="24"/>
        </w:rPr>
        <w:t>真实目标</w:t>
      </w:r>
      <w:r w:rsidR="00DF37F8">
        <w:rPr>
          <w:rFonts w:ascii="宋体" w:eastAsia="宋体" w:hAnsi="宋体" w:hint="eastAsia"/>
          <w:szCs w:val="24"/>
        </w:rPr>
        <w:t>的</w:t>
      </w:r>
      <w:r w:rsidR="00DF37F8" w:rsidRPr="004A6B29">
        <w:rPr>
          <w:rFonts w:ascii="宋体" w:eastAsia="宋体" w:hAnsi="宋体" w:hint="eastAsia"/>
          <w:szCs w:val="24"/>
        </w:rPr>
        <w:t>有效遮蔽时长</w:t>
      </w:r>
      <w:r w:rsidR="00DF37F8">
        <w:rPr>
          <w:rFonts w:ascii="宋体" w:eastAsia="宋体" w:hAnsi="宋体" w:hint="eastAsia"/>
          <w:szCs w:val="24"/>
        </w:rPr>
        <w:t>。</w:t>
      </w:r>
    </w:p>
    <w:p w14:paraId="489D4ED8" w14:textId="6A3A11A2" w:rsidR="005E27F9" w:rsidDel="006B50AD" w:rsidRDefault="005E27F9" w:rsidP="005E27F9">
      <w:pPr>
        <w:ind w:firstLineChars="200" w:firstLine="480"/>
        <w:jc w:val="both"/>
        <w:rPr>
          <w:moveFrom w:id="36" w:author="yukina minato" w:date="2025-09-07T04:19:00Z" w16du:dateUtc="2025-09-06T20:19:00Z"/>
        </w:rPr>
      </w:pPr>
      <w:moveFromRangeStart w:id="37" w:author="yukina minato" w:date="2025-09-07T04:19:00Z" w:name="move208111204"/>
      <w:moveFrom w:id="38" w:author="yukina minato" w:date="2025-09-07T04:19:00Z" w16du:dateUtc="2025-09-06T20:19:00Z">
        <w:r w:rsidDel="006B50AD">
          <w:rPr>
            <w:noProof/>
          </w:rPr>
          <w:drawing>
            <wp:inline distT="0" distB="0" distL="0" distR="0" wp14:anchorId="30AA7B49" wp14:editId="31C24D79">
              <wp:extent cx="4430395" cy="2884714"/>
              <wp:effectExtent l="0" t="0" r="8255" b="0"/>
              <wp:docPr id="130842698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231" r="8678" b="10167"/>
                      <a:stretch>
                        <a:fillRect/>
                      </a:stretch>
                    </pic:blipFill>
                    <pic:spPr bwMode="auto">
                      <a:xfrm>
                        <a:off x="0" y="0"/>
                        <a:ext cx="4430395" cy="2884714"/>
                      </a:xfrm>
                      <a:prstGeom prst="rect">
                        <a:avLst/>
                      </a:prstGeom>
                      <a:noFill/>
                      <a:ln>
                        <a:noFill/>
                      </a:ln>
                      <a:extLst>
                        <a:ext uri="{53640926-AAD7-44D8-BBD7-CCE9431645EC}">
                          <a14:shadowObscured xmlns:a14="http://schemas.microsoft.com/office/drawing/2010/main"/>
                        </a:ext>
                      </a:extLst>
                    </pic:spPr>
                  </pic:pic>
                </a:graphicData>
              </a:graphic>
            </wp:inline>
          </w:drawing>
        </w:r>
      </w:moveFrom>
    </w:p>
    <w:p w14:paraId="65D4CD52" w14:textId="6A6A6FFB" w:rsidR="005F2E1A" w:rsidRPr="005E27F9" w:rsidDel="006B50AD" w:rsidRDefault="005E27F9" w:rsidP="005E27F9">
      <w:pPr>
        <w:rPr>
          <w:moveFrom w:id="39" w:author="yukina minato" w:date="2025-09-07T04:19:00Z" w16du:dateUtc="2025-09-06T20:19:00Z"/>
          <w:rFonts w:eastAsia="宋体"/>
          <w:sz w:val="21"/>
          <w:szCs w:val="18"/>
        </w:rPr>
      </w:pPr>
      <w:bookmarkStart w:id="40" w:name="_Hlk208069990"/>
      <w:moveFrom w:id="41" w:author="yukina minato" w:date="2025-09-07T04:19:00Z" w16du:dateUtc="2025-09-06T20:19:00Z">
        <w:r w:rsidDel="006B50AD">
          <w:rPr>
            <w:rFonts w:eastAsia="宋体" w:hint="eastAsia"/>
            <w:sz w:val="21"/>
            <w:szCs w:val="18"/>
          </w:rPr>
          <w:t>图</w:t>
        </w:r>
        <w:r w:rsidDel="006B50AD">
          <w:rPr>
            <w:rFonts w:eastAsia="宋体" w:hint="eastAsia"/>
            <w:sz w:val="21"/>
            <w:szCs w:val="18"/>
          </w:rPr>
          <w:t xml:space="preserve">2 </w:t>
        </w:r>
        <w:r w:rsidDel="006B50AD">
          <w:rPr>
            <w:rFonts w:eastAsia="宋体" w:hint="eastAsia"/>
            <w:sz w:val="21"/>
            <w:szCs w:val="18"/>
          </w:rPr>
          <w:t>单无人机</w:t>
        </w:r>
        <w:r w:rsidRPr="009D3781" w:rsidDel="006B50AD">
          <w:rPr>
            <w:rFonts w:eastAsia="宋体" w:hint="eastAsia"/>
            <w:sz w:val="21"/>
            <w:szCs w:val="18"/>
          </w:rPr>
          <w:t>几何光学导弹烟幕遮蔽示意图</w:t>
        </w:r>
        <w:bookmarkEnd w:id="40"/>
      </w:moveFrom>
    </w:p>
    <w:moveFromRangeEnd w:id="37"/>
    <w:p w14:paraId="4D9DE5CB" w14:textId="653E5CEA" w:rsidR="00030A8F" w:rsidRDefault="00D3779C">
      <w:pPr>
        <w:pStyle w:val="af"/>
        <w:spacing w:line="360" w:lineRule="auto"/>
        <w:rPr>
          <w:rFonts w:ascii="宋体" w:eastAsia="宋体" w:hAnsi="宋体" w:hint="eastAsia"/>
        </w:rPr>
      </w:pPr>
      <w:r>
        <w:rPr>
          <w:rFonts w:hint="eastAsia"/>
        </w:rPr>
        <w:t>3.2</w:t>
      </w:r>
      <w:r w:rsidR="006858AC" w:rsidRPr="006858AC">
        <w:rPr>
          <w:rFonts w:ascii="宋体" w:eastAsia="宋体" w:hAnsi="宋体" w:hint="eastAsia"/>
        </w:rPr>
        <w:t>问题二 优化飞行参数以最大化遮蔽时间</w:t>
      </w:r>
      <w:r>
        <w:rPr>
          <w:rFonts w:ascii="宋体" w:eastAsia="宋体" w:hAnsi="宋体" w:hint="eastAsia"/>
        </w:rPr>
        <w:t>的分析</w:t>
      </w:r>
      <w:bookmarkEnd w:id="33"/>
      <w:bookmarkEnd w:id="34"/>
    </w:p>
    <w:p w14:paraId="7D518F8E" w14:textId="6BEB9C2E" w:rsidR="00DF37F8" w:rsidRDefault="00DF37F8" w:rsidP="00DF37F8">
      <w:pPr>
        <w:ind w:firstLineChars="200" w:firstLine="480"/>
        <w:jc w:val="left"/>
      </w:pPr>
      <w:r>
        <w:rPr>
          <w:rFonts w:hint="eastAsia"/>
        </w:rPr>
        <w:t>本问要求在遮蔽时间尽可能长的前提下，求解无人机</w:t>
      </w:r>
      <w:r w:rsidRPr="00262E3E">
        <w:rPr>
          <w:position w:val="-4"/>
        </w:rPr>
        <w:object w:dxaOrig="480" w:dyaOrig="260" w14:anchorId="517E0F62">
          <v:shape id="_x0000_i1026" type="#_x0000_t75" style="width:24.1pt;height:12.85pt" o:ole="">
            <v:imagedata r:id="rId15" o:title=""/>
          </v:shape>
          <o:OLEObject Type="Embed" ProgID="Equation.DSMT4" ShapeID="_x0000_i1026" DrawAspect="Content" ObjectID="_1818759111" r:id="rId16"/>
        </w:object>
      </w:r>
      <w:r>
        <w:rPr>
          <w:rFonts w:hint="eastAsia"/>
        </w:rPr>
        <w:t>的飞行速度、飞行方向、烟幕干扰弹投放点、烟幕干扰弹起爆点</w:t>
      </w:r>
      <w:r w:rsidR="00202073" w:rsidRPr="00202073">
        <w:t>等优化参数。</w:t>
      </w:r>
      <w:r>
        <w:rPr>
          <w:rFonts w:hint="eastAsia"/>
        </w:rPr>
        <w:t>。</w:t>
      </w:r>
    </w:p>
    <w:p w14:paraId="3CFD3458" w14:textId="03AD8E9F" w:rsidR="00DF37F8" w:rsidRDefault="00202073" w:rsidP="00DF37F8">
      <w:pPr>
        <w:ind w:firstLineChars="200" w:firstLine="480"/>
        <w:jc w:val="left"/>
      </w:pPr>
      <w:r w:rsidRPr="00202073">
        <w:rPr>
          <w:rFonts w:hint="eastAsia"/>
        </w:rPr>
        <w:t>在问题一的基础上，</w:t>
      </w:r>
      <w:r w:rsidR="00DF37F8">
        <w:rPr>
          <w:rFonts w:hint="eastAsia"/>
        </w:rPr>
        <w:t>我们已经对上述参数做了</w:t>
      </w:r>
      <w:r>
        <w:rPr>
          <w:rFonts w:hint="eastAsia"/>
        </w:rPr>
        <w:t>设参</w:t>
      </w:r>
      <w:r w:rsidR="00DF37F8">
        <w:rPr>
          <w:rFonts w:hint="eastAsia"/>
        </w:rPr>
        <w:t>，因此在本问中，我们仍</w:t>
      </w:r>
      <w:r>
        <w:rPr>
          <w:rFonts w:hint="eastAsia"/>
        </w:rPr>
        <w:t>沿用并求解相关</w:t>
      </w:r>
      <w:r w:rsidR="00DF37F8">
        <w:rPr>
          <w:rFonts w:hint="eastAsia"/>
        </w:rPr>
        <w:t>轨迹参数方程。</w:t>
      </w:r>
    </w:p>
    <w:p w14:paraId="702024BF" w14:textId="19D2D21A" w:rsidR="00DF37F8" w:rsidRDefault="00202073" w:rsidP="005F2E1A">
      <w:pPr>
        <w:ind w:firstLineChars="200" w:firstLine="480"/>
        <w:jc w:val="left"/>
        <w:rPr>
          <w:rFonts w:ascii="宋体" w:eastAsia="宋体" w:hAnsi="宋体" w:hint="eastAsia"/>
          <w:szCs w:val="24"/>
        </w:rPr>
      </w:pPr>
      <w:r w:rsidRPr="00202073">
        <w:rPr>
          <w:rFonts w:ascii="宋体" w:eastAsia="宋体" w:hAnsi="宋体"/>
          <w:szCs w:val="24"/>
        </w:rPr>
        <w:lastRenderedPageBreak/>
        <w:t>在此框架下，</w:t>
      </w:r>
      <w:r w:rsidR="007028BA" w:rsidRPr="004A6B29">
        <w:rPr>
          <w:rFonts w:ascii="宋体" w:eastAsia="宋体" w:hAnsi="宋体" w:hint="eastAsia"/>
          <w:szCs w:val="24"/>
        </w:rPr>
        <w:t>球状烟幕</w:t>
      </w:r>
      <w:r w:rsidR="007028BA">
        <w:rPr>
          <w:rFonts w:ascii="宋体" w:eastAsia="宋体" w:hAnsi="宋体" w:hint="eastAsia"/>
          <w:szCs w:val="24"/>
        </w:rPr>
        <w:t>球心</w:t>
      </w:r>
      <w:r w:rsidR="007028BA" w:rsidRPr="004A6B29">
        <w:rPr>
          <w:rFonts w:ascii="宋体" w:eastAsia="宋体" w:hAnsi="宋体" w:hint="eastAsia"/>
          <w:szCs w:val="24"/>
        </w:rPr>
        <w:t>到</w:t>
      </w:r>
      <w:r w:rsidR="007028BA">
        <w:rPr>
          <w:rFonts w:ascii="宋体" w:eastAsia="宋体" w:hAnsi="宋体" w:hint="eastAsia"/>
          <w:szCs w:val="24"/>
        </w:rPr>
        <w:t>真目标上下底面</w:t>
      </w:r>
      <w:r>
        <w:rPr>
          <w:rFonts w:ascii="宋体" w:eastAsia="宋体" w:hAnsi="宋体" w:hint="eastAsia"/>
          <w:szCs w:val="24"/>
        </w:rPr>
        <w:t>圆</w:t>
      </w:r>
      <w:r w:rsidR="007028BA">
        <w:rPr>
          <w:rFonts w:ascii="宋体" w:eastAsia="宋体" w:hAnsi="宋体" w:hint="eastAsia"/>
          <w:szCs w:val="24"/>
        </w:rPr>
        <w:t>周上</w:t>
      </w:r>
      <w:r>
        <w:rPr>
          <w:rFonts w:ascii="宋体" w:eastAsia="宋体" w:hAnsi="宋体" w:hint="eastAsia"/>
          <w:szCs w:val="24"/>
        </w:rPr>
        <w:t>各</w:t>
      </w:r>
      <w:r w:rsidR="007028BA">
        <w:rPr>
          <w:rFonts w:ascii="宋体" w:eastAsia="宋体" w:hAnsi="宋体" w:hint="eastAsia"/>
          <w:szCs w:val="24"/>
        </w:rPr>
        <w:t>点与导弹所在</w:t>
      </w:r>
      <w:r w:rsidR="007028BA" w:rsidRPr="004A6B29">
        <w:rPr>
          <w:rFonts w:ascii="宋体" w:eastAsia="宋体" w:hAnsi="宋体" w:hint="eastAsia"/>
          <w:szCs w:val="24"/>
        </w:rPr>
        <w:t>直线</w:t>
      </w:r>
      <w:r w:rsidRPr="00202073">
        <w:rPr>
          <w:rFonts w:ascii="宋体" w:eastAsia="宋体" w:hAnsi="宋体"/>
          <w:szCs w:val="24"/>
        </w:rPr>
        <w:t>的垂直距离</w:t>
      </w:r>
      <w:r>
        <w:rPr>
          <w:rFonts w:ascii="宋体" w:eastAsia="宋体" w:hAnsi="宋体" w:hint="eastAsia"/>
          <w:szCs w:val="24"/>
        </w:rPr>
        <w:t>，</w:t>
      </w:r>
      <w:r w:rsidR="00DF37F8">
        <w:rPr>
          <w:rFonts w:ascii="宋体" w:eastAsia="宋体" w:hAnsi="宋体" w:hint="eastAsia"/>
          <w:szCs w:val="24"/>
        </w:rPr>
        <w:t>就可以</w:t>
      </w:r>
      <w:r>
        <w:rPr>
          <w:rFonts w:ascii="宋体" w:eastAsia="宋体" w:hAnsi="宋体" w:hint="eastAsia"/>
          <w:szCs w:val="24"/>
        </w:rPr>
        <w:t>表示为</w:t>
      </w:r>
      <w:r w:rsidR="00DF37F8" w:rsidRPr="00202073">
        <w:rPr>
          <w:rFonts w:ascii="宋体" w:eastAsia="宋体" w:hAnsi="宋体" w:hint="eastAsia"/>
          <w:szCs w:val="24"/>
          <w:highlight w:val="yellow"/>
        </w:rPr>
        <w:t>导弹的时间、无人机的飞行速度、飞行方向与</w:t>
      </w:r>
      <w:r w:rsidR="00DF37F8" w:rsidRPr="00202073">
        <w:rPr>
          <w:rFonts w:ascii="宋体" w:eastAsia="宋体" w:hAnsi="宋体" w:hint="eastAsia"/>
          <w:position w:val="-6"/>
          <w:szCs w:val="24"/>
          <w:highlight w:val="yellow"/>
        </w:rPr>
        <w:object w:dxaOrig="200" w:dyaOrig="220" w14:anchorId="4A2AB995">
          <v:shape id="_x0000_i1027" type="#_x0000_t75" style="width:10.35pt;height:10.35pt" o:ole="">
            <v:imagedata r:id="rId17" o:title=""/>
          </v:shape>
          <o:OLEObject Type="Embed" ProgID="Equation.DSMT4" ShapeID="_x0000_i1027" DrawAspect="Content" ObjectID="_1818759112" r:id="rId18"/>
        </w:object>
      </w:r>
      <w:r w:rsidR="00DF37F8" w:rsidRPr="00202073">
        <w:rPr>
          <w:rFonts w:ascii="宋体" w:eastAsia="宋体" w:hAnsi="宋体" w:hint="eastAsia"/>
          <w:szCs w:val="24"/>
          <w:highlight w:val="yellow"/>
        </w:rPr>
        <w:t>轴正半轴夹角、烟幕干扰弹的投射时间、起爆时间</w:t>
      </w:r>
      <w:r w:rsidR="005F2E1A">
        <w:rPr>
          <w:rFonts w:ascii="宋体" w:eastAsia="宋体" w:hAnsi="宋体" w:hint="eastAsia"/>
          <w:szCs w:val="24"/>
        </w:rPr>
        <w:t>的一个函数。下面</w:t>
      </w:r>
      <w:r w:rsidR="005F2E1A" w:rsidRPr="005F2E1A">
        <w:rPr>
          <w:rFonts w:ascii="宋体" w:eastAsia="宋体" w:hAnsi="宋体" w:hint="eastAsia"/>
          <w:szCs w:val="24"/>
        </w:rPr>
        <w:t>利用遗传算法</w:t>
      </w:r>
      <w:r w:rsidR="00DF37F8">
        <w:rPr>
          <w:rFonts w:ascii="宋体" w:eastAsia="宋体" w:hAnsi="宋体" w:hint="eastAsia"/>
          <w:szCs w:val="24"/>
        </w:rPr>
        <w:t>合理取值</w:t>
      </w:r>
      <w:r w:rsidR="005F2E1A" w:rsidRPr="005F2E1A">
        <w:rPr>
          <w:rFonts w:ascii="宋体" w:eastAsia="宋体" w:hAnsi="宋体" w:hint="eastAsia"/>
          <w:szCs w:val="24"/>
        </w:rPr>
        <w:t>，寻找</w:t>
      </w:r>
      <w:r w:rsidR="005F2E1A">
        <w:rPr>
          <w:rFonts w:ascii="宋体" w:eastAsia="宋体" w:hAnsi="宋体" w:hint="eastAsia"/>
          <w:szCs w:val="24"/>
        </w:rPr>
        <w:t>到</w:t>
      </w:r>
      <w:r w:rsidR="005F2E1A" w:rsidRPr="005F2E1A">
        <w:rPr>
          <w:rFonts w:ascii="宋体" w:eastAsia="宋体" w:hAnsi="宋体" w:hint="eastAsia"/>
          <w:szCs w:val="24"/>
        </w:rPr>
        <w:t>能够使有效遮蔽时间达到最大的最优参数组合。</w:t>
      </w:r>
    </w:p>
    <w:p w14:paraId="78E1CA55" w14:textId="510B7287" w:rsidR="00030A8F" w:rsidRDefault="00D3779C" w:rsidP="00DF37F8">
      <w:pPr>
        <w:pStyle w:val="af"/>
        <w:spacing w:line="360" w:lineRule="auto"/>
      </w:pPr>
      <w:bookmarkStart w:id="42" w:name="_Toc163167864"/>
      <w:bookmarkStart w:id="43" w:name="_Toc165634568"/>
      <w:r>
        <w:rPr>
          <w:rFonts w:hint="eastAsia"/>
        </w:rPr>
        <w:t>3.3</w:t>
      </w:r>
      <w:r w:rsidR="006858AC" w:rsidRPr="006858AC">
        <w:rPr>
          <w:rFonts w:hint="eastAsia"/>
        </w:rPr>
        <w:t>问题三</w:t>
      </w:r>
      <w:r w:rsidR="006858AC" w:rsidRPr="006858AC">
        <w:rPr>
          <w:rFonts w:hint="eastAsia"/>
        </w:rPr>
        <w:t xml:space="preserve"> </w:t>
      </w:r>
      <w:r w:rsidR="006858AC" w:rsidRPr="006858AC">
        <w:rPr>
          <w:rFonts w:hint="eastAsia"/>
        </w:rPr>
        <w:t>多枚干扰弹投放烟雾综合方案设计</w:t>
      </w:r>
      <w:r>
        <w:rPr>
          <w:rFonts w:hint="eastAsia"/>
        </w:rPr>
        <w:t>的分析</w:t>
      </w:r>
      <w:bookmarkEnd w:id="42"/>
      <w:bookmarkEnd w:id="43"/>
    </w:p>
    <w:p w14:paraId="39B196ED" w14:textId="3E1BD80C" w:rsidR="007028BA" w:rsidRPr="005F2E1A" w:rsidRDefault="007028BA" w:rsidP="005F2E1A">
      <w:pPr>
        <w:tabs>
          <w:tab w:val="left" w:pos="300"/>
          <w:tab w:val="center" w:pos="4153"/>
        </w:tabs>
        <w:jc w:val="left"/>
      </w:pPr>
      <w:r>
        <w:tab/>
      </w:r>
      <w:r w:rsidR="005F2E1A">
        <w:rPr>
          <w:rFonts w:hint="eastAsia"/>
        </w:rPr>
        <w:t>问题三</w:t>
      </w:r>
      <w:r>
        <w:rPr>
          <w:rFonts w:hint="eastAsia"/>
        </w:rPr>
        <w:t>在第二问基础上，</w:t>
      </w:r>
      <w:r w:rsidR="005F2E1A">
        <w:rPr>
          <w:rFonts w:hint="eastAsia"/>
        </w:rPr>
        <w:t>将</w:t>
      </w:r>
      <w:r>
        <w:rPr>
          <w:rFonts w:hint="eastAsia"/>
        </w:rPr>
        <w:t>无人机</w:t>
      </w:r>
      <w:r w:rsidRPr="00FB4F11">
        <w:rPr>
          <w:position w:val="-4"/>
        </w:rPr>
        <w:object w:dxaOrig="480" w:dyaOrig="260" w14:anchorId="119DD433">
          <v:shape id="_x0000_i1028" type="#_x0000_t75" style="width:24.1pt;height:12.85pt" o:ole="">
            <v:imagedata r:id="rId19" o:title=""/>
          </v:shape>
          <o:OLEObject Type="Embed" ProgID="Equation.DSMT4" ShapeID="_x0000_i1028" DrawAspect="Content" ObjectID="_1818759113" r:id="rId20"/>
        </w:object>
      </w:r>
      <w:r>
        <w:rPr>
          <w:rFonts w:hint="eastAsia"/>
        </w:rPr>
        <w:t>投放烟幕干扰弹数量从</w:t>
      </w:r>
      <w:r w:rsidRPr="00FB4F11">
        <w:rPr>
          <w:position w:val="-4"/>
        </w:rPr>
        <w:object w:dxaOrig="139" w:dyaOrig="260" w14:anchorId="6EE2630B">
          <v:shape id="_x0000_i1029" type="#_x0000_t75" style="width:6.9pt;height:12.85pt" o:ole="">
            <v:imagedata r:id="rId21" o:title=""/>
          </v:shape>
          <o:OLEObject Type="Embed" ProgID="Equation.DSMT4" ShapeID="_x0000_i1029" DrawAspect="Content" ObjectID="_1818759114" r:id="rId22"/>
        </w:object>
      </w:r>
      <w:r>
        <w:rPr>
          <w:rFonts w:hint="eastAsia"/>
        </w:rPr>
        <w:t>枚变成了</w:t>
      </w:r>
      <w:r>
        <w:rPr>
          <w:rFonts w:hint="eastAsia"/>
        </w:rPr>
        <w:t>3</w:t>
      </w:r>
      <w:r>
        <w:rPr>
          <w:rFonts w:hint="eastAsia"/>
        </w:rPr>
        <w:t>枚</w:t>
      </w:r>
      <w:r>
        <w:tab/>
      </w:r>
      <w:r>
        <w:rPr>
          <w:rFonts w:hint="eastAsia"/>
        </w:rPr>
        <w:t>。</w:t>
      </w:r>
      <w:r w:rsidR="005F2E1A">
        <w:rPr>
          <w:rFonts w:hint="eastAsia"/>
        </w:rPr>
        <w:t>同样采用先</w:t>
      </w:r>
      <w:r>
        <w:rPr>
          <w:rFonts w:hint="eastAsia"/>
        </w:rPr>
        <w:t>求出导弹</w:t>
      </w:r>
      <w:r w:rsidRPr="00302535">
        <w:rPr>
          <w:position w:val="-12"/>
        </w:rPr>
        <w:object w:dxaOrig="360" w:dyaOrig="360" w14:anchorId="7DFE97E0">
          <v:shape id="_x0000_i1030" type="#_x0000_t75" style="width:18.15pt;height:18.15pt" o:ole="">
            <v:imagedata r:id="rId12" o:title=""/>
          </v:shape>
          <o:OLEObject Type="Embed" ProgID="Equation.DSMT4" ShapeID="_x0000_i1030" DrawAspect="Content" ObjectID="_1818759115" r:id="rId23"/>
        </w:object>
      </w:r>
      <w:r w:rsidR="005F2E1A">
        <w:rPr>
          <w:rFonts w:hint="eastAsia"/>
        </w:rPr>
        <w:t>、</w:t>
      </w:r>
      <w:r>
        <w:rPr>
          <w:rFonts w:hint="eastAsia"/>
        </w:rPr>
        <w:t>烟幕干扰弹</w:t>
      </w:r>
      <w:r w:rsidR="005F2E1A">
        <w:rPr>
          <w:rFonts w:hint="eastAsia"/>
        </w:rPr>
        <w:t>的轨迹参数方程，</w:t>
      </w:r>
      <w:r>
        <w:rPr>
          <w:rFonts w:hint="eastAsia"/>
        </w:rPr>
        <w:t>与</w:t>
      </w:r>
      <w:r w:rsidRPr="008B6095">
        <w:rPr>
          <w:position w:val="-6"/>
        </w:rPr>
        <w:object w:dxaOrig="180" w:dyaOrig="279" w14:anchorId="2B156862">
          <v:shape id="_x0000_i1031" type="#_x0000_t75" style="width:8.45pt;height:13.75pt" o:ole="">
            <v:imagedata r:id="rId24" o:title=""/>
          </v:shape>
          <o:OLEObject Type="Embed" ProgID="Equation.DSMT4" ShapeID="_x0000_i1031" DrawAspect="Content" ObjectID="_1818759116" r:id="rId25"/>
        </w:object>
      </w:r>
      <w:r>
        <w:rPr>
          <w:rFonts w:hint="eastAsia"/>
        </w:rPr>
        <w:t>枚烟幕干扰弹起爆后的云团球心的轨迹参数方程</w:t>
      </w:r>
      <w:r w:rsidR="005F2E1A">
        <w:rPr>
          <w:rFonts w:hint="eastAsia"/>
        </w:rPr>
        <w:t>及</w:t>
      </w:r>
      <w:r>
        <w:rPr>
          <w:rFonts w:ascii="宋体" w:eastAsia="宋体" w:hAnsi="宋体" w:hint="eastAsia"/>
          <w:szCs w:val="24"/>
        </w:rPr>
        <w:t>与导弹所在</w:t>
      </w:r>
      <w:r w:rsidRPr="004A6B29">
        <w:rPr>
          <w:rFonts w:ascii="宋体" w:eastAsia="宋体" w:hAnsi="宋体" w:hint="eastAsia"/>
          <w:szCs w:val="24"/>
        </w:rPr>
        <w:t>直线距离</w:t>
      </w:r>
      <w:r>
        <w:rPr>
          <w:rFonts w:ascii="宋体" w:eastAsia="宋体" w:hAnsi="宋体" w:hint="eastAsia"/>
          <w:szCs w:val="24"/>
        </w:rPr>
        <w:t>。</w:t>
      </w:r>
    </w:p>
    <w:p w14:paraId="64F5C844" w14:textId="68F58489" w:rsidR="006B50AD" w:rsidRDefault="007028BA" w:rsidP="006B50AD">
      <w:pPr>
        <w:ind w:firstLineChars="100" w:firstLine="240"/>
        <w:rPr>
          <w:ins w:id="44" w:author="yukina minato" w:date="2025-09-07T04:24:00Z" w16du:dateUtc="2025-09-06T20:24:00Z"/>
        </w:rPr>
      </w:pPr>
      <w:r>
        <w:rPr>
          <w:rFonts w:ascii="宋体" w:eastAsia="宋体" w:hAnsi="宋体" w:hint="eastAsia"/>
          <w:szCs w:val="24"/>
        </w:rPr>
        <w:t>这样就可以通过限制</w:t>
      </w:r>
      <w:r w:rsidRPr="007028BA">
        <w:rPr>
          <w:position w:val="-6"/>
        </w:rPr>
        <w:object w:dxaOrig="180" w:dyaOrig="279" w14:anchorId="7C9803A5">
          <v:shape id="_x0000_i1032" type="#_x0000_t75" style="width:9.4pt;height:13.75pt" o:ole="">
            <v:imagedata r:id="rId26" o:title=""/>
          </v:shape>
          <o:OLEObject Type="Embed" ProgID="Equation.DSMT4" ShapeID="_x0000_i1032" DrawAspect="Content" ObjectID="_1818759117" r:id="rId27"/>
        </w:object>
      </w:r>
      <w:r>
        <w:rPr>
          <w:rFonts w:hint="eastAsia"/>
        </w:rPr>
        <w:t>个</w:t>
      </w:r>
      <w:r w:rsidRPr="004A6B29">
        <w:rPr>
          <w:rFonts w:ascii="宋体" w:eastAsia="宋体" w:hAnsi="宋体" w:hint="eastAsia"/>
          <w:szCs w:val="24"/>
        </w:rPr>
        <w:t>球状烟幕</w:t>
      </w:r>
      <w:r>
        <w:rPr>
          <w:rFonts w:ascii="宋体" w:eastAsia="宋体" w:hAnsi="宋体" w:hint="eastAsia"/>
          <w:szCs w:val="24"/>
        </w:rPr>
        <w:t>球心</w:t>
      </w:r>
      <w:r w:rsidRPr="004A6B29">
        <w:rPr>
          <w:rFonts w:ascii="宋体" w:eastAsia="宋体" w:hAnsi="宋体" w:hint="eastAsia"/>
          <w:szCs w:val="24"/>
        </w:rPr>
        <w:t>到</w:t>
      </w:r>
      <w:r>
        <w:rPr>
          <w:rFonts w:ascii="宋体" w:eastAsia="宋体" w:hAnsi="宋体" w:hint="eastAsia"/>
          <w:szCs w:val="24"/>
        </w:rPr>
        <w:t>真目标上下底面</w:t>
      </w:r>
      <w:r w:rsidR="00202073">
        <w:rPr>
          <w:rFonts w:ascii="宋体" w:eastAsia="宋体" w:hAnsi="宋体" w:hint="eastAsia"/>
          <w:szCs w:val="24"/>
        </w:rPr>
        <w:t>圆周</w:t>
      </w:r>
      <w:r>
        <w:rPr>
          <w:rFonts w:ascii="宋体" w:eastAsia="宋体" w:hAnsi="宋体" w:hint="eastAsia"/>
          <w:szCs w:val="24"/>
        </w:rPr>
        <w:t>上的点与导弹所在</w:t>
      </w:r>
      <w:r w:rsidRPr="004A6B29">
        <w:rPr>
          <w:rFonts w:ascii="宋体" w:eastAsia="宋体" w:hAnsi="宋体" w:hint="eastAsia"/>
          <w:szCs w:val="24"/>
        </w:rPr>
        <w:t>直线距离</w:t>
      </w:r>
      <w:r w:rsidR="00D21C04">
        <w:rPr>
          <w:rFonts w:ascii="宋体" w:eastAsia="宋体" w:hAnsi="宋体" w:hint="eastAsia"/>
          <w:szCs w:val="24"/>
        </w:rPr>
        <w:t>不大于球状烟幕半径来得到</w:t>
      </w:r>
      <w:r w:rsidR="00D21C04" w:rsidRPr="007028BA">
        <w:rPr>
          <w:position w:val="-6"/>
        </w:rPr>
        <w:object w:dxaOrig="180" w:dyaOrig="279" w14:anchorId="0F416C29">
          <v:shape id="_x0000_i1033" type="#_x0000_t75" style="width:9.4pt;height:13.75pt" o:ole="">
            <v:imagedata r:id="rId26" o:title=""/>
          </v:shape>
          <o:OLEObject Type="Embed" ProgID="Equation.DSMT4" ShapeID="_x0000_i1033" DrawAspect="Content" ObjectID="_1818759118" r:id="rId28"/>
        </w:object>
      </w:r>
      <w:r w:rsidR="00D21C04">
        <w:rPr>
          <w:rFonts w:hint="eastAsia"/>
        </w:rPr>
        <w:t>个不等式。根据题意，我们只需保证存在不等式成立</w:t>
      </w:r>
      <w:r w:rsidR="005F2E1A">
        <w:rPr>
          <w:rFonts w:hint="eastAsia"/>
        </w:rPr>
        <w:t>，再</w:t>
      </w:r>
      <w:r w:rsidR="00D21C04">
        <w:rPr>
          <w:rFonts w:hint="eastAsia"/>
        </w:rPr>
        <w:t>根据遗传算法求解</w:t>
      </w:r>
      <w:r w:rsidR="005F2E1A">
        <w:rPr>
          <w:rFonts w:hint="eastAsia"/>
        </w:rPr>
        <w:t>，</w:t>
      </w:r>
      <w:r w:rsidR="00D21C04">
        <w:rPr>
          <w:rFonts w:hint="eastAsia"/>
        </w:rPr>
        <w:t>即可</w:t>
      </w:r>
      <w:r w:rsidR="005F2E1A">
        <w:rPr>
          <w:rFonts w:hint="eastAsia"/>
        </w:rPr>
        <w:t>得出答案</w:t>
      </w:r>
      <w:r w:rsidR="00D21C04">
        <w:rPr>
          <w:rFonts w:hint="eastAsia"/>
        </w:rPr>
        <w:t>。</w:t>
      </w:r>
      <w:del w:id="45" w:author="yukina minato" w:date="2025-09-07T04:19:00Z" w16du:dateUtc="2025-09-06T20:19:00Z">
        <w:r w:rsidR="004C69A6" w:rsidDel="006B50AD">
          <w:rPr>
            <w:rFonts w:hint="eastAsia"/>
          </w:rPr>
          <w:delText xml:space="preserve">             </w:delText>
        </w:r>
      </w:del>
      <w:moveToRangeStart w:id="46" w:author="yukina minato" w:date="2025-09-07T04:19:00Z" w:name="move208111204"/>
      <w:moveTo w:id="47" w:author="yukina minato" w:date="2025-09-07T04:19:00Z" w16du:dateUtc="2025-09-06T20:19:00Z">
        <w:del w:id="48" w:author="yukina minato" w:date="2025-09-07T04:24:00Z" w16du:dateUtc="2025-09-06T20:24:00Z">
          <w:r w:rsidR="006B50AD" w:rsidDel="00D464EF">
            <w:rPr>
              <w:noProof/>
            </w:rPr>
            <w:drawing>
              <wp:inline distT="0" distB="0" distL="0" distR="0" wp14:anchorId="50CC2297" wp14:editId="6D495803">
                <wp:extent cx="4430395" cy="2884714"/>
                <wp:effectExtent l="0" t="0" r="8255" b="0"/>
                <wp:docPr id="5957636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231" r="8678" b="10167"/>
                        <a:stretch>
                          <a:fillRect/>
                        </a:stretch>
                      </pic:blipFill>
                      <pic:spPr bwMode="auto">
                        <a:xfrm>
                          <a:off x="0" y="0"/>
                          <a:ext cx="4430395" cy="2884714"/>
                        </a:xfrm>
                        <a:prstGeom prst="rect">
                          <a:avLst/>
                        </a:prstGeom>
                        <a:noFill/>
                        <a:ln>
                          <a:noFill/>
                        </a:ln>
                        <a:extLst>
                          <a:ext uri="{53640926-AAD7-44D8-BBD7-CCE9431645EC}">
                            <a14:shadowObscured xmlns:a14="http://schemas.microsoft.com/office/drawing/2010/main"/>
                          </a:ext>
                        </a:extLst>
                      </pic:spPr>
                    </pic:pic>
                  </a:graphicData>
                </a:graphic>
              </wp:inline>
            </w:drawing>
          </w:r>
        </w:del>
      </w:moveTo>
    </w:p>
    <w:p w14:paraId="4153116D" w14:textId="4FA8D6AF" w:rsidR="00D464EF" w:rsidRDefault="00D464EF">
      <w:pPr>
        <w:rPr>
          <w:moveTo w:id="49" w:author="yukina minato" w:date="2025-09-07T04:19:00Z" w16du:dateUtc="2025-09-06T20:19:00Z"/>
        </w:rPr>
        <w:pPrChange w:id="50" w:author="yukina minato" w:date="2025-09-07T04:26:00Z" w16du:dateUtc="2025-09-06T20:26:00Z">
          <w:pPr>
            <w:ind w:firstLineChars="200" w:firstLine="480"/>
            <w:jc w:val="both"/>
          </w:pPr>
        </w:pPrChange>
      </w:pPr>
      <w:ins w:id="51" w:author="yukina minato" w:date="2025-09-07T04:26:00Z" w16du:dateUtc="2025-09-06T20:26:00Z">
        <w:r>
          <w:rPr>
            <w:rFonts w:hint="eastAsia"/>
            <w:noProof/>
          </w:rPr>
          <w:drawing>
            <wp:inline distT="0" distB="0" distL="0" distR="0" wp14:anchorId="6FA93E2D" wp14:editId="639A6911">
              <wp:extent cx="4605389" cy="2202180"/>
              <wp:effectExtent l="0" t="0" r="5080" b="7620"/>
              <wp:docPr id="72621126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96"/>
                      <pic:cNvPicPr>
                        <a:picLocks noChangeAspect="1" noChangeArrowheads="1"/>
                      </pic:cNvPicPr>
                    </pic:nvPicPr>
                    <pic:blipFill rotWithShape="1">
                      <a:blip r:embed="rId29">
                        <a:extLst>
                          <a:ext uri="{28A0092B-C50C-407E-A947-70E740481C1C}">
                            <a14:useLocalDpi xmlns:a14="http://schemas.microsoft.com/office/drawing/2010/main" val="0"/>
                          </a:ext>
                        </a:extLst>
                      </a:blip>
                      <a:srcRect l="14306" t="27586" r="12861" b="17012"/>
                      <a:stretch>
                        <a:fillRect/>
                      </a:stretch>
                    </pic:blipFill>
                    <pic:spPr bwMode="auto">
                      <a:xfrm>
                        <a:off x="0" y="0"/>
                        <a:ext cx="4608671" cy="2203749"/>
                      </a:xfrm>
                      <a:prstGeom prst="rect">
                        <a:avLst/>
                      </a:prstGeom>
                      <a:noFill/>
                      <a:ln>
                        <a:noFill/>
                      </a:ln>
                      <a:extLst>
                        <a:ext uri="{53640926-AAD7-44D8-BBD7-CCE9431645EC}">
                          <a14:shadowObscured xmlns:a14="http://schemas.microsoft.com/office/drawing/2010/main"/>
                        </a:ext>
                      </a:extLst>
                    </pic:spPr>
                  </pic:pic>
                </a:graphicData>
              </a:graphic>
            </wp:inline>
          </w:drawing>
        </w:r>
      </w:ins>
    </w:p>
    <w:p w14:paraId="4410BA69" w14:textId="7F0A3CE6" w:rsidR="006B50AD" w:rsidDel="009D78CF" w:rsidRDefault="006B50AD">
      <w:pPr>
        <w:rPr>
          <w:del w:id="52" w:author="yukina minato" w:date="2025-09-07T04:20:00Z" w16du:dateUtc="2025-09-06T20:20:00Z"/>
          <w:rFonts w:eastAsia="宋体"/>
          <w:sz w:val="21"/>
          <w:szCs w:val="18"/>
        </w:rPr>
      </w:pPr>
      <w:moveTo w:id="53" w:author="yukina minato" w:date="2025-09-07T04:19:00Z" w16du:dateUtc="2025-09-06T20:19:00Z">
        <w:r>
          <w:rPr>
            <w:rFonts w:eastAsia="宋体" w:hint="eastAsia"/>
            <w:sz w:val="21"/>
            <w:szCs w:val="18"/>
          </w:rPr>
          <w:t>图</w:t>
        </w:r>
      </w:moveTo>
      <w:ins w:id="54" w:author="yukina minato" w:date="2025-09-07T04:20:00Z" w16du:dateUtc="2025-09-06T20:20:00Z">
        <w:r>
          <w:rPr>
            <w:rFonts w:eastAsia="宋体" w:hint="eastAsia"/>
            <w:sz w:val="21"/>
            <w:szCs w:val="18"/>
          </w:rPr>
          <w:t>3</w:t>
        </w:r>
      </w:ins>
      <w:moveTo w:id="55" w:author="yukina minato" w:date="2025-09-07T04:19:00Z" w16du:dateUtc="2025-09-06T20:19:00Z">
        <w:del w:id="56" w:author="yukina minato" w:date="2025-09-07T04:20:00Z" w16du:dateUtc="2025-09-06T20:20:00Z">
          <w:r w:rsidDel="006B50AD">
            <w:rPr>
              <w:rFonts w:eastAsia="宋体" w:hint="eastAsia"/>
              <w:sz w:val="21"/>
              <w:szCs w:val="18"/>
            </w:rPr>
            <w:delText>2</w:delText>
          </w:r>
        </w:del>
        <w:r>
          <w:rPr>
            <w:rFonts w:eastAsia="宋体" w:hint="eastAsia"/>
            <w:sz w:val="21"/>
            <w:szCs w:val="18"/>
          </w:rPr>
          <w:t xml:space="preserve"> </w:t>
        </w:r>
        <w:r>
          <w:rPr>
            <w:rFonts w:eastAsia="宋体" w:hint="eastAsia"/>
            <w:sz w:val="21"/>
            <w:szCs w:val="18"/>
          </w:rPr>
          <w:t>单无人机</w:t>
        </w:r>
        <w:r w:rsidRPr="009D3781">
          <w:rPr>
            <w:rFonts w:eastAsia="宋体" w:hint="eastAsia"/>
            <w:sz w:val="21"/>
            <w:szCs w:val="18"/>
          </w:rPr>
          <w:t>几何光学导弹烟幕遮蔽示意图</w:t>
        </w:r>
      </w:moveTo>
    </w:p>
    <w:p w14:paraId="7EC22B57" w14:textId="77777777" w:rsidR="009D78CF" w:rsidRPr="005E27F9" w:rsidRDefault="009D78CF" w:rsidP="006B50AD">
      <w:pPr>
        <w:rPr>
          <w:ins w:id="57" w:author="yukina minato" w:date="2025-09-07T04:55:00Z" w16du:dateUtc="2025-09-06T20:55:00Z"/>
          <w:moveTo w:id="58" w:author="yukina minato" w:date="2025-09-07T04:19:00Z" w16du:dateUtc="2025-09-06T20:19:00Z"/>
          <w:rFonts w:eastAsia="宋体"/>
          <w:sz w:val="21"/>
          <w:szCs w:val="18"/>
        </w:rPr>
      </w:pPr>
    </w:p>
    <w:moveToRangeEnd w:id="46"/>
    <w:p w14:paraId="2F1A529E" w14:textId="77777777" w:rsidR="006B50AD" w:rsidRPr="006B50AD" w:rsidRDefault="006B50AD">
      <w:pPr>
        <w:rPr>
          <w:rFonts w:hint="eastAsia"/>
          <w:rPrChange w:id="59" w:author="yukina minato" w:date="2025-09-07T04:19:00Z" w16du:dateUtc="2025-09-06T20:19:00Z">
            <w:rPr>
              <w:rFonts w:ascii="宋体" w:eastAsia="宋体" w:hAnsi="宋体" w:hint="eastAsia"/>
              <w:szCs w:val="24"/>
            </w:rPr>
          </w:rPrChange>
        </w:rPr>
        <w:pPrChange w:id="60" w:author="yukina minato" w:date="2025-09-07T04:20:00Z" w16du:dateUtc="2025-09-06T20:20:00Z">
          <w:pPr>
            <w:ind w:firstLineChars="100" w:firstLine="240"/>
            <w:jc w:val="left"/>
          </w:pPr>
        </w:pPrChange>
      </w:pPr>
    </w:p>
    <w:p w14:paraId="503EA0A8" w14:textId="422598B5" w:rsidR="006858AC" w:rsidRDefault="00DF37F8" w:rsidP="006858AC">
      <w:pPr>
        <w:pStyle w:val="af"/>
        <w:spacing w:line="360" w:lineRule="auto"/>
        <w:rPr>
          <w:rFonts w:ascii="宋体" w:eastAsia="宋体" w:hAnsi="宋体" w:hint="eastAsia"/>
        </w:rPr>
      </w:pPr>
      <w:r>
        <w:rPr>
          <w:rFonts w:hint="eastAsia"/>
        </w:rPr>
        <w:t>3</w:t>
      </w:r>
      <w:r w:rsidR="006858AC">
        <w:rPr>
          <w:rFonts w:hint="eastAsia"/>
        </w:rPr>
        <w:t xml:space="preserve">.4 </w:t>
      </w:r>
      <w:r w:rsidR="006858AC">
        <w:rPr>
          <w:rFonts w:hint="eastAsia"/>
        </w:rPr>
        <w:t>问题四</w:t>
      </w:r>
      <w:r w:rsidR="006858AC">
        <w:rPr>
          <w:rFonts w:hint="eastAsia"/>
        </w:rPr>
        <w:t xml:space="preserve"> </w:t>
      </w:r>
      <w:r w:rsidR="006858AC" w:rsidRPr="00257904">
        <w:rPr>
          <w:rFonts w:ascii="宋体" w:eastAsia="宋体" w:hAnsi="宋体" w:hint="eastAsia"/>
        </w:rPr>
        <w:t>三架无人机协同</w:t>
      </w:r>
      <w:r w:rsidR="006858AC">
        <w:rPr>
          <w:rFonts w:ascii="宋体" w:eastAsia="宋体" w:hAnsi="宋体" w:hint="eastAsia"/>
        </w:rPr>
        <w:t>释放</w:t>
      </w:r>
      <w:r w:rsidR="006858AC" w:rsidRPr="00257904">
        <w:rPr>
          <w:rFonts w:ascii="宋体" w:eastAsia="宋体" w:hAnsi="宋体" w:hint="eastAsia"/>
        </w:rPr>
        <w:t>干扰</w:t>
      </w:r>
      <w:r w:rsidR="006858AC">
        <w:rPr>
          <w:rFonts w:ascii="宋体" w:eastAsia="宋体" w:hAnsi="宋体" w:hint="eastAsia"/>
        </w:rPr>
        <w:t>情景优化</w:t>
      </w:r>
    </w:p>
    <w:p w14:paraId="6C598837" w14:textId="4D5699CA" w:rsidR="00EB75E6" w:rsidRPr="005F2E1A" w:rsidRDefault="00EB75E6" w:rsidP="005F2E1A">
      <w:pPr>
        <w:tabs>
          <w:tab w:val="center" w:pos="4153"/>
        </w:tabs>
        <w:ind w:firstLineChars="200" w:firstLine="480"/>
        <w:jc w:val="left"/>
      </w:pPr>
      <w:r>
        <w:rPr>
          <w:rFonts w:hint="eastAsia"/>
        </w:rPr>
        <w:t>本问在</w:t>
      </w:r>
      <w:r w:rsidR="005F2E1A">
        <w:rPr>
          <w:rFonts w:hint="eastAsia"/>
        </w:rPr>
        <w:t>问题二</w:t>
      </w:r>
      <w:r>
        <w:rPr>
          <w:rFonts w:hint="eastAsia"/>
        </w:rPr>
        <w:t>的基础上，</w:t>
      </w:r>
      <w:r w:rsidR="005F2E1A">
        <w:rPr>
          <w:rFonts w:hint="eastAsia"/>
        </w:rPr>
        <w:t>增加</w:t>
      </w:r>
      <w:r>
        <w:rPr>
          <w:rFonts w:hint="eastAsia"/>
        </w:rPr>
        <w:t>无人机数量</w:t>
      </w:r>
      <w:r w:rsidR="005F2E1A">
        <w:rPr>
          <w:rFonts w:hint="eastAsia"/>
        </w:rPr>
        <w:t>为</w:t>
      </w:r>
      <w:r w:rsidRPr="00EB75E6">
        <w:rPr>
          <w:position w:val="-6"/>
        </w:rPr>
        <w:object w:dxaOrig="180" w:dyaOrig="279" w14:anchorId="4818397D">
          <v:shape id="_x0000_i1034" type="#_x0000_t75" style="width:9.4pt;height:13.75pt" o:ole="">
            <v:imagedata r:id="rId30" o:title=""/>
          </v:shape>
          <o:OLEObject Type="Embed" ProgID="Equation.DSMT4" ShapeID="_x0000_i1034" DrawAspect="Content" ObjectID="_1818759119" r:id="rId31"/>
        </w:object>
      </w:r>
      <w:r>
        <w:rPr>
          <w:rFonts w:hint="eastAsia"/>
        </w:rPr>
        <w:t>架，</w:t>
      </w:r>
      <w:r w:rsidR="005F2E1A">
        <w:rPr>
          <w:rFonts w:hint="eastAsia"/>
        </w:rPr>
        <w:t>更改</w:t>
      </w:r>
      <w:r>
        <w:rPr>
          <w:rFonts w:hint="eastAsia"/>
        </w:rPr>
        <w:t>烟幕干扰弹</w:t>
      </w:r>
      <w:r w:rsidR="005F2E1A">
        <w:rPr>
          <w:rFonts w:hint="eastAsia"/>
        </w:rPr>
        <w:t>为</w:t>
      </w:r>
      <w:r>
        <w:rPr>
          <w:rFonts w:hint="eastAsia"/>
        </w:rPr>
        <w:t>来自不同的无人机。</w:t>
      </w:r>
      <w:r w:rsidR="005F2E1A">
        <w:rPr>
          <w:rFonts w:hint="eastAsia"/>
        </w:rPr>
        <w:t>对于该问题</w:t>
      </w:r>
      <w:r>
        <w:rPr>
          <w:rFonts w:hint="eastAsia"/>
        </w:rPr>
        <w:t>先求出导弹</w:t>
      </w:r>
      <w:r w:rsidRPr="00302535">
        <w:rPr>
          <w:position w:val="-12"/>
        </w:rPr>
        <w:object w:dxaOrig="360" w:dyaOrig="360" w14:anchorId="6D2FAAC4">
          <v:shape id="_x0000_i1035" type="#_x0000_t75" style="width:18.15pt;height:18.15pt" o:ole="">
            <v:imagedata r:id="rId12" o:title=""/>
          </v:shape>
          <o:OLEObject Type="Embed" ProgID="Equation.DSMT4" ShapeID="_x0000_i1035" DrawAspect="Content" ObjectID="_1818759120" r:id="rId32"/>
        </w:object>
      </w:r>
      <w:r>
        <w:rPr>
          <w:rFonts w:hint="eastAsia"/>
        </w:rPr>
        <w:t>和</w:t>
      </w:r>
      <w:r w:rsidRPr="008B6095">
        <w:rPr>
          <w:position w:val="-6"/>
        </w:rPr>
        <w:object w:dxaOrig="180" w:dyaOrig="279" w14:anchorId="2F08E0F9">
          <v:shape id="_x0000_i1036" type="#_x0000_t75" style="width:8.45pt;height:13.75pt" o:ole="">
            <v:imagedata r:id="rId24" o:title=""/>
          </v:shape>
          <o:OLEObject Type="Embed" ProgID="Equation.DSMT4" ShapeID="_x0000_i1036" DrawAspect="Content" ObjectID="_1818759121" r:id="rId33"/>
        </w:object>
      </w:r>
      <w:r>
        <w:rPr>
          <w:rFonts w:hint="eastAsia"/>
        </w:rPr>
        <w:t>枚烟幕干扰弹</w:t>
      </w:r>
      <w:r w:rsidR="005F2E1A">
        <w:rPr>
          <w:rFonts w:hint="eastAsia"/>
        </w:rPr>
        <w:t>的轨迹参数方程以及</w:t>
      </w:r>
      <w:r>
        <w:rPr>
          <w:rFonts w:hint="eastAsia"/>
        </w:rPr>
        <w:t>弹起爆后球心的轨迹参数方程</w:t>
      </w:r>
      <w:r w:rsidR="005F2E1A">
        <w:rPr>
          <w:rFonts w:hint="eastAsia"/>
        </w:rPr>
        <w:t>和</w:t>
      </w:r>
      <w:r>
        <w:rPr>
          <w:rFonts w:ascii="宋体" w:eastAsia="宋体" w:hAnsi="宋体" w:hint="eastAsia"/>
          <w:szCs w:val="24"/>
        </w:rPr>
        <w:t>与导弹所在</w:t>
      </w:r>
      <w:r w:rsidRPr="004A6B29">
        <w:rPr>
          <w:rFonts w:ascii="宋体" w:eastAsia="宋体" w:hAnsi="宋体" w:hint="eastAsia"/>
          <w:szCs w:val="24"/>
        </w:rPr>
        <w:t>直线距离</w:t>
      </w:r>
      <w:r>
        <w:rPr>
          <w:rFonts w:ascii="宋体" w:eastAsia="宋体" w:hAnsi="宋体" w:hint="eastAsia"/>
          <w:szCs w:val="24"/>
        </w:rPr>
        <w:t>。</w:t>
      </w:r>
    </w:p>
    <w:p w14:paraId="7F465263" w14:textId="15B31478" w:rsidR="00EB75E6" w:rsidRPr="00EB75E6" w:rsidRDefault="00EB75E6" w:rsidP="002263D5">
      <w:pPr>
        <w:jc w:val="left"/>
      </w:pPr>
      <w:r>
        <w:rPr>
          <w:rFonts w:ascii="宋体" w:eastAsia="宋体" w:hAnsi="宋体" w:hint="eastAsia"/>
          <w:szCs w:val="24"/>
        </w:rPr>
        <w:t xml:space="preserve">    这样就可以通过限制</w:t>
      </w:r>
      <w:r w:rsidRPr="007028BA">
        <w:rPr>
          <w:position w:val="-6"/>
        </w:rPr>
        <w:object w:dxaOrig="180" w:dyaOrig="279" w14:anchorId="103BF40F">
          <v:shape id="_x0000_i1037" type="#_x0000_t75" style="width:9.4pt;height:13.75pt" o:ole="">
            <v:imagedata r:id="rId26" o:title=""/>
          </v:shape>
          <o:OLEObject Type="Embed" ProgID="Equation.DSMT4" ShapeID="_x0000_i1037" DrawAspect="Content" ObjectID="_1818759122" r:id="rId34"/>
        </w:object>
      </w:r>
      <w:r>
        <w:rPr>
          <w:rFonts w:hint="eastAsia"/>
        </w:rPr>
        <w:t>个</w:t>
      </w:r>
      <w:r w:rsidRPr="004A6B29">
        <w:rPr>
          <w:rFonts w:ascii="宋体" w:eastAsia="宋体" w:hAnsi="宋体" w:hint="eastAsia"/>
          <w:szCs w:val="24"/>
        </w:rPr>
        <w:t>球状烟幕</w:t>
      </w:r>
      <w:r>
        <w:rPr>
          <w:rFonts w:ascii="宋体" w:eastAsia="宋体" w:hAnsi="宋体" w:hint="eastAsia"/>
          <w:szCs w:val="24"/>
        </w:rPr>
        <w:t>球心</w:t>
      </w:r>
      <w:r w:rsidRPr="004A6B29">
        <w:rPr>
          <w:rFonts w:ascii="宋体" w:eastAsia="宋体" w:hAnsi="宋体" w:hint="eastAsia"/>
          <w:szCs w:val="24"/>
        </w:rPr>
        <w:t>到</w:t>
      </w:r>
      <w:r>
        <w:rPr>
          <w:rFonts w:ascii="宋体" w:eastAsia="宋体" w:hAnsi="宋体" w:hint="eastAsia"/>
          <w:szCs w:val="24"/>
        </w:rPr>
        <w:t>真目标上下底面</w:t>
      </w:r>
      <w:r w:rsidR="00202073">
        <w:rPr>
          <w:rFonts w:ascii="宋体" w:eastAsia="宋体" w:hAnsi="宋体" w:hint="eastAsia"/>
          <w:szCs w:val="24"/>
        </w:rPr>
        <w:t>圆周</w:t>
      </w:r>
      <w:r>
        <w:rPr>
          <w:rFonts w:ascii="宋体" w:eastAsia="宋体" w:hAnsi="宋体" w:hint="eastAsia"/>
          <w:szCs w:val="24"/>
        </w:rPr>
        <w:t>上的点与导弹所在</w:t>
      </w:r>
      <w:r w:rsidRPr="004A6B29">
        <w:rPr>
          <w:rFonts w:ascii="宋体" w:eastAsia="宋体" w:hAnsi="宋体" w:hint="eastAsia"/>
          <w:szCs w:val="24"/>
        </w:rPr>
        <w:t>直线距离</w:t>
      </w:r>
      <w:r>
        <w:rPr>
          <w:rFonts w:ascii="宋体" w:eastAsia="宋体" w:hAnsi="宋体" w:hint="eastAsia"/>
          <w:szCs w:val="24"/>
        </w:rPr>
        <w:t>不大于球状烟幕半径，以得到</w:t>
      </w:r>
      <w:r w:rsidRPr="007028BA">
        <w:rPr>
          <w:position w:val="-6"/>
        </w:rPr>
        <w:object w:dxaOrig="180" w:dyaOrig="279" w14:anchorId="670EAB4E">
          <v:shape id="_x0000_i1038" type="#_x0000_t75" style="width:9.4pt;height:13.75pt" o:ole="">
            <v:imagedata r:id="rId26" o:title=""/>
          </v:shape>
          <o:OLEObject Type="Embed" ProgID="Equation.DSMT4" ShapeID="_x0000_i1038" DrawAspect="Content" ObjectID="_1818759123" r:id="rId35"/>
        </w:object>
      </w:r>
      <w:r>
        <w:rPr>
          <w:rFonts w:hint="eastAsia"/>
        </w:rPr>
        <w:t>个不等式</w:t>
      </w:r>
      <w:r w:rsidR="005F2E1A">
        <w:rPr>
          <w:rFonts w:hint="eastAsia"/>
        </w:rPr>
        <w:t>并</w:t>
      </w:r>
      <w:r w:rsidR="003D6DA5">
        <w:rPr>
          <w:rFonts w:hint="eastAsia"/>
        </w:rPr>
        <w:t>根据</w:t>
      </w:r>
      <w:r>
        <w:rPr>
          <w:rFonts w:hint="eastAsia"/>
        </w:rPr>
        <w:t>不等式成立</w:t>
      </w:r>
      <w:r w:rsidR="003D6DA5">
        <w:rPr>
          <w:rFonts w:hint="eastAsia"/>
        </w:rPr>
        <w:t>使用遗传算法求解</w:t>
      </w:r>
      <w:r>
        <w:rPr>
          <w:rFonts w:hint="eastAsia"/>
        </w:rPr>
        <w:t>，就能说明真目标处在烟幕弹的有效遮蔽范围内。</w:t>
      </w:r>
      <w:r>
        <w:rPr>
          <w:rFonts w:hint="eastAsia"/>
        </w:rPr>
        <w:t xml:space="preserve"> </w:t>
      </w:r>
    </w:p>
    <w:p w14:paraId="091C2468" w14:textId="170B89E3" w:rsidR="00030A8F" w:rsidRDefault="00DF37F8" w:rsidP="00DF37F8">
      <w:pPr>
        <w:pStyle w:val="af"/>
        <w:spacing w:line="360" w:lineRule="auto"/>
        <w:rPr>
          <w:rFonts w:ascii="宋体" w:eastAsia="宋体" w:hAnsi="宋体" w:hint="eastAsia"/>
        </w:rPr>
      </w:pPr>
      <w:r>
        <w:rPr>
          <w:rFonts w:hint="eastAsia"/>
        </w:rPr>
        <w:t>3</w:t>
      </w:r>
      <w:r w:rsidR="006858AC">
        <w:rPr>
          <w:rFonts w:hint="eastAsia"/>
        </w:rPr>
        <w:t xml:space="preserve">.5 </w:t>
      </w:r>
      <w:r w:rsidR="006858AC">
        <w:rPr>
          <w:rFonts w:hint="eastAsia"/>
        </w:rPr>
        <w:t>问题五</w:t>
      </w:r>
      <w:r w:rsidR="006858AC">
        <w:rPr>
          <w:rFonts w:hint="eastAsia"/>
        </w:rPr>
        <w:t xml:space="preserve"> </w:t>
      </w:r>
      <w:r w:rsidR="006858AC" w:rsidRPr="00257904">
        <w:rPr>
          <w:rFonts w:ascii="宋体" w:eastAsia="宋体" w:hAnsi="宋体" w:hint="eastAsia"/>
        </w:rPr>
        <w:t>多架无人机协同干扰多枚导弹</w:t>
      </w:r>
      <w:r w:rsidR="006858AC">
        <w:rPr>
          <w:rFonts w:ascii="宋体" w:eastAsia="宋体" w:hAnsi="宋体" w:hint="eastAsia"/>
        </w:rPr>
        <w:t>模型</w:t>
      </w:r>
    </w:p>
    <w:p w14:paraId="5688A9B3" w14:textId="7A55069A" w:rsidR="009D78CF" w:rsidRDefault="00945B83" w:rsidP="00945B83">
      <w:pPr>
        <w:jc w:val="both"/>
        <w:rPr>
          <w:ins w:id="61" w:author="yukina minato" w:date="2025-09-07T04:55:00Z" w16du:dateUtc="2025-09-06T20:55:00Z"/>
        </w:rPr>
      </w:pPr>
      <w:r>
        <w:rPr>
          <w:rFonts w:hint="eastAsia"/>
        </w:rPr>
        <w:t xml:space="preserve">    </w:t>
      </w:r>
      <w:r>
        <w:rPr>
          <w:rFonts w:hint="eastAsia"/>
        </w:rPr>
        <w:t>本问在前四问的基础上，</w:t>
      </w:r>
      <w:r w:rsidR="005E6C79">
        <w:rPr>
          <w:rFonts w:hint="eastAsia"/>
        </w:rPr>
        <w:t>把无人机的数量扩展到</w:t>
      </w:r>
      <w:r w:rsidR="005E6C79" w:rsidRPr="005E6C79">
        <w:rPr>
          <w:position w:val="-6"/>
        </w:rPr>
        <w:object w:dxaOrig="180" w:dyaOrig="279" w14:anchorId="7D41E12B">
          <v:shape id="_x0000_i1039" type="#_x0000_t75" style="width:9.4pt;height:13.75pt" o:ole="">
            <v:imagedata r:id="rId36" o:title=""/>
          </v:shape>
          <o:OLEObject Type="Embed" ProgID="Equation.DSMT4" ShapeID="_x0000_i1039" DrawAspect="Content" ObjectID="_1818759124" r:id="rId37"/>
        </w:object>
      </w:r>
      <w:r w:rsidR="005E6C79">
        <w:t>架，每架无人机投放幕干扰弹数不超过</w:t>
      </w:r>
      <w:r w:rsidR="005E6C79" w:rsidRPr="005E6C79">
        <w:rPr>
          <w:position w:val="-6"/>
        </w:rPr>
        <w:object w:dxaOrig="180" w:dyaOrig="279" w14:anchorId="35C5B2BD">
          <v:shape id="_x0000_i1040" type="#_x0000_t75" style="width:9.4pt;height:13.75pt" o:ole="">
            <v:imagedata r:id="rId38" o:title=""/>
          </v:shape>
          <o:OLEObject Type="Embed" ProgID="Equation.DSMT4" ShapeID="_x0000_i1040" DrawAspect="Content" ObjectID="_1818759125" r:id="rId39"/>
        </w:object>
      </w:r>
      <w:r w:rsidR="005E6C79">
        <w:t>枚，以此来制定烟幕干扰弹投放策略</w:t>
      </w:r>
      <w:r w:rsidR="00AF6B01">
        <w:t>。</w:t>
      </w:r>
    </w:p>
    <w:p w14:paraId="2AEB3B7B" w14:textId="77777777" w:rsidR="009D78CF" w:rsidRDefault="009D78CF">
      <w:pPr>
        <w:spacing w:before="0" w:after="0"/>
        <w:jc w:val="left"/>
        <w:rPr>
          <w:ins w:id="62" w:author="yukina minato" w:date="2025-09-07T04:55:00Z" w16du:dateUtc="2025-09-06T20:55:00Z"/>
        </w:rPr>
      </w:pPr>
      <w:ins w:id="63" w:author="yukina minato" w:date="2025-09-07T04:55:00Z" w16du:dateUtc="2025-09-06T20:55:00Z">
        <w:r>
          <w:br w:type="page"/>
        </w:r>
      </w:ins>
    </w:p>
    <w:p w14:paraId="2242DE40" w14:textId="77777777" w:rsidR="00945B83" w:rsidRDefault="00945B83" w:rsidP="00945B83">
      <w:pPr>
        <w:jc w:val="both"/>
      </w:pPr>
    </w:p>
    <w:p w14:paraId="4C1CA1B2" w14:textId="3F82B5B7" w:rsidR="00945B83" w:rsidDel="009D78CF" w:rsidRDefault="00945B83" w:rsidP="00945B83">
      <w:pPr>
        <w:rPr>
          <w:del w:id="64" w:author="yukina minato" w:date="2025-09-07T04:55:00Z" w16du:dateUtc="2025-09-06T20:55:00Z"/>
        </w:rPr>
      </w:pPr>
    </w:p>
    <w:p w14:paraId="5B0D79A7" w14:textId="14820CF1" w:rsidR="00945B83" w:rsidDel="009D78CF" w:rsidRDefault="00945B83" w:rsidP="00945B83">
      <w:pPr>
        <w:rPr>
          <w:del w:id="65" w:author="yukina minato" w:date="2025-09-07T04:55:00Z" w16du:dateUtc="2025-09-06T20:55:00Z"/>
        </w:rPr>
      </w:pPr>
    </w:p>
    <w:p w14:paraId="620A4AF9" w14:textId="5C373CC3" w:rsidR="00AF6B01" w:rsidDel="009D78CF" w:rsidRDefault="00AF6B01" w:rsidP="00945B83">
      <w:pPr>
        <w:rPr>
          <w:del w:id="66" w:author="yukina minato" w:date="2025-09-07T04:55:00Z" w16du:dateUtc="2025-09-06T20:55:00Z"/>
        </w:rPr>
      </w:pPr>
    </w:p>
    <w:p w14:paraId="38D8DF0C" w14:textId="4E22DC0E" w:rsidR="00AF6B01" w:rsidDel="009D78CF" w:rsidRDefault="00AF6B01" w:rsidP="00945B83">
      <w:pPr>
        <w:rPr>
          <w:del w:id="67" w:author="yukina minato" w:date="2025-09-07T04:55:00Z" w16du:dateUtc="2025-09-06T20:55:00Z"/>
        </w:rPr>
      </w:pPr>
    </w:p>
    <w:p w14:paraId="3B0C05AD" w14:textId="39494FDF" w:rsidR="00AF6B01" w:rsidDel="009D78CF" w:rsidRDefault="00AF6B01" w:rsidP="00945B83">
      <w:pPr>
        <w:rPr>
          <w:del w:id="68" w:author="yukina minato" w:date="2025-09-07T04:55:00Z" w16du:dateUtc="2025-09-06T20:55:00Z"/>
        </w:rPr>
      </w:pPr>
    </w:p>
    <w:p w14:paraId="2EFBE10B" w14:textId="4C89EEC9" w:rsidR="00AF6B01" w:rsidDel="009D78CF" w:rsidRDefault="00AF6B01" w:rsidP="00945B83">
      <w:pPr>
        <w:rPr>
          <w:del w:id="69" w:author="yukina minato" w:date="2025-09-07T04:55:00Z" w16du:dateUtc="2025-09-06T20:55:00Z"/>
        </w:rPr>
      </w:pPr>
    </w:p>
    <w:p w14:paraId="4DF23200" w14:textId="629A6784" w:rsidR="00AF6B01" w:rsidRPr="00945B83" w:rsidDel="009D78CF" w:rsidRDefault="00AF6B01" w:rsidP="00945B83">
      <w:pPr>
        <w:rPr>
          <w:del w:id="70" w:author="yukina minato" w:date="2025-09-07T04:55:00Z" w16du:dateUtc="2025-09-06T20:55:00Z"/>
        </w:rPr>
      </w:pPr>
    </w:p>
    <w:p w14:paraId="17AD5145" w14:textId="101D7A54" w:rsidR="00030A8F" w:rsidDel="009D78CF" w:rsidRDefault="00D3779C">
      <w:pPr>
        <w:spacing w:before="0" w:after="0"/>
        <w:jc w:val="left"/>
        <w:rPr>
          <w:del w:id="71" w:author="yukina minato" w:date="2025-09-07T04:55:00Z" w16du:dateUtc="2025-09-06T20:55:00Z"/>
          <w:rFonts w:ascii="宋体" w:eastAsia="宋体" w:hAnsi="宋体" w:hint="eastAsia"/>
          <w:b/>
          <w:bCs/>
          <w:kern w:val="44"/>
          <w:szCs w:val="44"/>
        </w:rPr>
      </w:pPr>
      <w:del w:id="72" w:author="yukina minato" w:date="2025-09-07T04:55:00Z" w16du:dateUtc="2025-09-06T20:55:00Z">
        <w:r w:rsidDel="009D78CF">
          <w:rPr>
            <w:rFonts w:ascii="宋体" w:eastAsia="宋体" w:hAnsi="宋体"/>
            <w:b/>
            <w:bCs/>
            <w:kern w:val="44"/>
            <w:szCs w:val="44"/>
          </w:rPr>
          <w:br w:type="page"/>
        </w:r>
      </w:del>
    </w:p>
    <w:p w14:paraId="6F139357" w14:textId="77777777" w:rsidR="00030A8F" w:rsidRDefault="00D3779C" w:rsidP="003C0BBF">
      <w:pPr>
        <w:pStyle w:val="1"/>
        <w:keepNext w:val="0"/>
        <w:keepLines w:val="0"/>
        <w:numPr>
          <w:ilvl w:val="0"/>
          <w:numId w:val="4"/>
        </w:numPr>
        <w:spacing w:before="100" w:beforeAutospacing="1" w:after="100" w:afterAutospacing="1" w:line="360" w:lineRule="auto"/>
        <w:textAlignment w:val="center"/>
        <w:rPr>
          <w:rFonts w:ascii="ˎ̥" w:eastAsia="黑体" w:hAnsi="ˎ̥" w:cs="Times New Roman" w:hint="eastAsia"/>
          <w:color w:val="181818"/>
          <w:kern w:val="36"/>
          <w:sz w:val="32"/>
          <w:szCs w:val="18"/>
        </w:rPr>
      </w:pPr>
      <w:bookmarkStart w:id="73" w:name="_Toc165634569"/>
      <w:bookmarkStart w:id="74" w:name="_Toc163167866"/>
      <w:r w:rsidRPr="003C0BBF">
        <w:rPr>
          <w:rFonts w:ascii="ˎ̥" w:eastAsia="黑体" w:hAnsi="ˎ̥" w:cs="Times New Roman" w:hint="eastAsia"/>
          <w:color w:val="181818"/>
          <w:kern w:val="36"/>
          <w:sz w:val="32"/>
          <w:szCs w:val="18"/>
        </w:rPr>
        <w:t>符号说明</w:t>
      </w:r>
      <w:bookmarkEnd w:id="73"/>
      <w:bookmarkEnd w:id="74"/>
    </w:p>
    <w:p w14:paraId="627A0D11" w14:textId="77777777" w:rsidR="00526A69" w:rsidRDefault="00526A69" w:rsidP="00526A69"/>
    <w:tbl>
      <w:tblPr>
        <w:tblStyle w:val="af1"/>
        <w:tblW w:w="3090" w:type="pct"/>
        <w:tblBorders>
          <w:top w:val="single" w:sz="12" w:space="0" w:color="auto"/>
          <w:insideH w:val="single" w:sz="6" w:space="0" w:color="auto"/>
        </w:tblBorders>
        <w:tblLook w:val="04A0" w:firstRow="1" w:lastRow="0" w:firstColumn="1" w:lastColumn="0" w:noHBand="0" w:noVBand="1"/>
      </w:tblPr>
      <w:tblGrid>
        <w:gridCol w:w="1583"/>
        <w:gridCol w:w="1587"/>
        <w:gridCol w:w="1964"/>
      </w:tblGrid>
      <w:tr w:rsidR="00526A69" w:rsidRPr="00526A69" w14:paraId="58306BFE" w14:textId="77777777" w:rsidTr="00F04D4A">
        <w:trPr>
          <w:cnfStyle w:val="100000000000" w:firstRow="1" w:lastRow="0" w:firstColumn="0" w:lastColumn="0" w:oddVBand="0" w:evenVBand="0" w:oddHBand="0" w:evenHBand="0" w:firstRowFirstColumn="0" w:firstRowLastColumn="0" w:lastRowFirstColumn="0" w:lastRowLastColumn="0"/>
          <w:trHeight w:val="324"/>
        </w:trPr>
        <w:tc>
          <w:tcPr>
            <w:tcW w:w="1541" w:type="pct"/>
          </w:tcPr>
          <w:p w14:paraId="0CCF87C7" w14:textId="77777777" w:rsidR="00526A69" w:rsidRPr="00526A69" w:rsidRDefault="00526A69" w:rsidP="00F04D4A">
            <w:pPr>
              <w:pStyle w:val="TableText"/>
              <w:spacing w:before="120" w:after="120" w:line="202" w:lineRule="auto"/>
              <w:ind w:left="148" w:firstLine="466"/>
              <w:jc w:val="center"/>
              <w:rPr>
                <w:rFonts w:hint="eastAsia"/>
              </w:rPr>
            </w:pPr>
            <w:r>
              <w:rPr>
                <w:rFonts w:hint="eastAsia"/>
                <w:b/>
                <w:bCs/>
                <w:spacing w:val="-4"/>
                <w:lang w:eastAsia="zh-CN"/>
              </w:rPr>
              <w:t>符号</w:t>
            </w:r>
          </w:p>
        </w:tc>
        <w:tc>
          <w:tcPr>
            <w:tcW w:w="1546" w:type="pct"/>
          </w:tcPr>
          <w:p w14:paraId="10989EDC" w14:textId="77777777" w:rsidR="00526A69" w:rsidRPr="00526A69" w:rsidRDefault="00526A69" w:rsidP="00F04D4A">
            <w:pPr>
              <w:pStyle w:val="TableText"/>
              <w:spacing w:before="120" w:after="120" w:line="202" w:lineRule="auto"/>
              <w:ind w:left="134" w:firstLine="466"/>
              <w:jc w:val="center"/>
              <w:rPr>
                <w:rFonts w:hint="eastAsia"/>
              </w:rPr>
            </w:pPr>
            <w:r>
              <w:rPr>
                <w:rFonts w:hint="eastAsia"/>
                <w:b/>
                <w:bCs/>
                <w:spacing w:val="-4"/>
                <w:lang w:eastAsia="zh-CN"/>
              </w:rPr>
              <w:t>名称</w:t>
            </w:r>
          </w:p>
        </w:tc>
        <w:tc>
          <w:tcPr>
            <w:tcW w:w="1913" w:type="pct"/>
          </w:tcPr>
          <w:p w14:paraId="4A130EED" w14:textId="77777777" w:rsidR="00526A69" w:rsidRPr="00526A69" w:rsidRDefault="00526A69" w:rsidP="00F04D4A">
            <w:pPr>
              <w:pStyle w:val="TableText"/>
              <w:spacing w:before="120" w:after="120" w:line="202" w:lineRule="auto"/>
              <w:ind w:left="151" w:firstLine="466"/>
              <w:jc w:val="center"/>
              <w:rPr>
                <w:rFonts w:hint="eastAsia"/>
              </w:rPr>
            </w:pPr>
            <w:r>
              <w:rPr>
                <w:rFonts w:hint="eastAsia"/>
                <w:b/>
                <w:bCs/>
                <w:spacing w:val="-4"/>
                <w:lang w:eastAsia="zh-CN"/>
              </w:rPr>
              <w:t>单位</w:t>
            </w:r>
          </w:p>
        </w:tc>
      </w:tr>
      <w:tr w:rsidR="00526A69" w14:paraId="5D33263E" w14:textId="77777777" w:rsidTr="00F04D4A">
        <w:trPr>
          <w:trHeight w:val="324"/>
        </w:trPr>
        <w:tc>
          <w:tcPr>
            <w:tcW w:w="1541" w:type="pct"/>
          </w:tcPr>
          <w:p w14:paraId="54ABDD91" w14:textId="77777777" w:rsidR="00526A69" w:rsidRDefault="00526A69" w:rsidP="00F04D4A">
            <w:pPr>
              <w:pStyle w:val="TableText"/>
              <w:spacing w:before="120" w:after="120" w:line="202" w:lineRule="auto"/>
              <w:ind w:firstLine="466"/>
              <w:rPr>
                <w:rFonts w:hint="eastAsia"/>
                <w:b/>
                <w:bCs/>
                <w:spacing w:val="-4"/>
                <w:lang w:eastAsia="zh-CN"/>
              </w:rPr>
            </w:pPr>
          </w:p>
          <w:p w14:paraId="605FEBE6" w14:textId="77777777" w:rsidR="00526A69" w:rsidRDefault="00526A69" w:rsidP="00F04D4A">
            <w:pPr>
              <w:pStyle w:val="TableText"/>
              <w:spacing w:before="120" w:after="120" w:line="202" w:lineRule="auto"/>
              <w:ind w:firstLine="466"/>
              <w:rPr>
                <w:rFonts w:hint="eastAsia"/>
                <w:b/>
                <w:bCs/>
                <w:spacing w:val="-4"/>
                <w:lang w:eastAsia="zh-CN"/>
              </w:rPr>
            </w:pPr>
          </w:p>
        </w:tc>
        <w:tc>
          <w:tcPr>
            <w:tcW w:w="1546" w:type="pct"/>
          </w:tcPr>
          <w:p w14:paraId="5AE9C9CB" w14:textId="77777777" w:rsidR="00526A69" w:rsidRDefault="00526A69" w:rsidP="00F04D4A">
            <w:pPr>
              <w:pStyle w:val="TableText"/>
              <w:spacing w:before="120" w:after="120" w:line="202" w:lineRule="auto"/>
              <w:ind w:left="134" w:firstLine="466"/>
              <w:jc w:val="center"/>
              <w:rPr>
                <w:rFonts w:hint="eastAsia"/>
                <w:b/>
                <w:bCs/>
                <w:spacing w:val="-4"/>
                <w:lang w:eastAsia="zh-CN"/>
              </w:rPr>
            </w:pPr>
          </w:p>
          <w:p w14:paraId="55EF5885" w14:textId="77777777" w:rsidR="00526A69" w:rsidRDefault="00526A69" w:rsidP="00F04D4A">
            <w:pPr>
              <w:pStyle w:val="TableText"/>
              <w:spacing w:before="120" w:after="120" w:line="202" w:lineRule="auto"/>
              <w:ind w:left="134" w:firstLine="466"/>
              <w:jc w:val="center"/>
              <w:rPr>
                <w:rFonts w:hint="eastAsia"/>
                <w:b/>
                <w:bCs/>
                <w:spacing w:val="-4"/>
                <w:lang w:eastAsia="zh-CN"/>
              </w:rPr>
            </w:pPr>
          </w:p>
        </w:tc>
        <w:tc>
          <w:tcPr>
            <w:tcW w:w="1913" w:type="pct"/>
          </w:tcPr>
          <w:p w14:paraId="5A23D61C" w14:textId="77777777" w:rsidR="00526A69" w:rsidRDefault="00526A69" w:rsidP="00F04D4A">
            <w:pPr>
              <w:pStyle w:val="TableText"/>
              <w:spacing w:before="120" w:after="120" w:line="202" w:lineRule="auto"/>
              <w:ind w:left="151" w:firstLine="466"/>
              <w:jc w:val="center"/>
              <w:rPr>
                <w:rFonts w:hint="eastAsia"/>
                <w:b/>
                <w:bCs/>
                <w:spacing w:val="-4"/>
                <w:lang w:eastAsia="zh-CN"/>
              </w:rPr>
            </w:pPr>
          </w:p>
          <w:p w14:paraId="2BD9CA50" w14:textId="77777777" w:rsidR="00526A69" w:rsidRDefault="00526A69" w:rsidP="00F04D4A">
            <w:pPr>
              <w:pStyle w:val="TableText"/>
              <w:spacing w:before="120" w:after="120" w:line="202" w:lineRule="auto"/>
              <w:ind w:left="151" w:firstLine="466"/>
              <w:jc w:val="center"/>
              <w:rPr>
                <w:rFonts w:hint="eastAsia"/>
                <w:b/>
                <w:bCs/>
                <w:spacing w:val="-4"/>
                <w:lang w:eastAsia="zh-CN"/>
              </w:rPr>
            </w:pPr>
          </w:p>
        </w:tc>
      </w:tr>
    </w:tbl>
    <w:p w14:paraId="040A5C44" w14:textId="77777777" w:rsidR="00526A69" w:rsidRPr="00526A69" w:rsidRDefault="00526A69" w:rsidP="00526A69"/>
    <w:tbl>
      <w:tblPr>
        <w:tblStyle w:val="af5"/>
        <w:tblpPr w:leftFromText="180" w:rightFromText="180" w:horzAnchor="margin" w:tblpY="1027"/>
        <w:tblW w:w="5000" w:type="pct"/>
        <w:tblLook w:val="04A0" w:firstRow="1" w:lastRow="0" w:firstColumn="1" w:lastColumn="0" w:noHBand="0" w:noVBand="1"/>
      </w:tblPr>
      <w:tblGrid>
        <w:gridCol w:w="7986"/>
        <w:gridCol w:w="321"/>
      </w:tblGrid>
      <w:tr w:rsidR="00526A69" w:rsidRPr="00526A69" w14:paraId="4F085E6D" w14:textId="5C1CC88B" w:rsidTr="00526A69">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CA3DB91" w14:textId="3D56EF53" w:rsidR="00526A69" w:rsidRPr="00526A69" w:rsidRDefault="00526A69" w:rsidP="00526A69">
            <w:pPr>
              <w:pStyle w:val="af0"/>
              <w:spacing w:before="120" w:after="120"/>
              <w:rPr>
                <w:rFonts w:ascii="宋体" w:hAnsi="宋体" w:hint="eastAsia"/>
                <w:b/>
                <w:bCs/>
                <w:i w:val="0"/>
                <w:iCs w:val="0"/>
              </w:rPr>
            </w:pPr>
            <w:del w:id="75" w:author="Noah Zheng" w:date="2025-09-07T07:13:00Z" w16du:dateUtc="2025-09-06T23:13:00Z">
              <w:r w:rsidRPr="00526A69" w:rsidDel="00CD551B">
                <w:rPr>
                  <w:rFonts w:ascii="宋体" w:hAnsi="宋体" w:hint="eastAsia"/>
                  <w:b/>
                  <w:bCs/>
                  <w:i w:val="0"/>
                  <w:iCs w:val="0"/>
                </w:rPr>
                <w:delText>名称名称名称名称名称名称名称名称名称名称名称</w:delText>
              </w:r>
            </w:del>
          </w:p>
        </w:tc>
        <w:tc>
          <w:tcPr>
            <w:tcW w:w="0" w:type="auto"/>
          </w:tcPr>
          <w:p w14:paraId="57465882" w14:textId="77777777" w:rsidR="00526A69" w:rsidRPr="00526A69" w:rsidRDefault="00526A69" w:rsidP="00526A69">
            <w:pPr>
              <w:pStyle w:val="af0"/>
              <w:spacing w:before="120" w:after="120"/>
              <w:cnfStyle w:val="100000000000" w:firstRow="1" w:lastRow="0" w:firstColumn="0" w:lastColumn="0" w:oddVBand="0" w:evenVBand="0" w:oddHBand="0" w:evenHBand="0" w:firstRowFirstColumn="0" w:firstRowLastColumn="0" w:lastRowFirstColumn="0" w:lastRowLastColumn="0"/>
              <w:rPr>
                <w:rFonts w:ascii="宋体" w:hAnsi="宋体" w:hint="eastAsia"/>
                <w:b/>
                <w:bCs/>
                <w:i w:val="0"/>
                <w:iCs w:val="0"/>
              </w:rPr>
            </w:pPr>
          </w:p>
        </w:tc>
      </w:tr>
      <w:tr w:rsidR="00526A69" w:rsidRPr="00526A69" w14:paraId="4F2CE8C7" w14:textId="40BE4F2A" w:rsidTr="00526A69">
        <w:trPr>
          <w:cantSplit/>
        </w:trPr>
        <w:tc>
          <w:tcPr>
            <w:cnfStyle w:val="001000000000" w:firstRow="0" w:lastRow="0" w:firstColumn="1" w:lastColumn="0" w:oddVBand="0" w:evenVBand="0" w:oddHBand="0" w:evenHBand="0" w:firstRowFirstColumn="0" w:firstRowLastColumn="0" w:lastRowFirstColumn="0" w:lastRowLastColumn="0"/>
            <w:tcW w:w="0" w:type="auto"/>
          </w:tcPr>
          <w:p w14:paraId="7F6959E0" w14:textId="77777777" w:rsidR="00526A69" w:rsidRPr="00526A69" w:rsidRDefault="00526A69" w:rsidP="00526A69">
            <w:pPr>
              <w:spacing w:before="120" w:after="120"/>
              <w:ind w:firstLine="480"/>
            </w:pPr>
          </w:p>
        </w:tc>
        <w:tc>
          <w:tcPr>
            <w:tcW w:w="0" w:type="auto"/>
          </w:tcPr>
          <w:p w14:paraId="5FEFD33A" w14:textId="77777777" w:rsidR="00526A69" w:rsidRPr="00526A69" w:rsidRDefault="00526A69" w:rsidP="00526A69">
            <w:pPr>
              <w:spacing w:before="120" w:after="120"/>
              <w:ind w:firstLine="480"/>
              <w:cnfStyle w:val="000000000000" w:firstRow="0" w:lastRow="0" w:firstColumn="0" w:lastColumn="0" w:oddVBand="0" w:evenVBand="0" w:oddHBand="0" w:evenHBand="0" w:firstRowFirstColumn="0" w:firstRowLastColumn="0" w:lastRowFirstColumn="0" w:lastRowLastColumn="0"/>
            </w:pPr>
          </w:p>
        </w:tc>
      </w:tr>
      <w:tr w:rsidR="00526A69" w:rsidRPr="00526A69" w14:paraId="330F8279" w14:textId="0E87312A" w:rsidTr="00526A69">
        <w:trPr>
          <w:cantSplit/>
        </w:trPr>
        <w:tc>
          <w:tcPr>
            <w:cnfStyle w:val="001000000000" w:firstRow="0" w:lastRow="0" w:firstColumn="1" w:lastColumn="0" w:oddVBand="0" w:evenVBand="0" w:oddHBand="0" w:evenHBand="0" w:firstRowFirstColumn="0" w:firstRowLastColumn="0" w:lastRowFirstColumn="0" w:lastRowLastColumn="0"/>
            <w:tcW w:w="0" w:type="auto"/>
          </w:tcPr>
          <w:p w14:paraId="1D781CA6" w14:textId="77777777" w:rsidR="00526A69" w:rsidRPr="00526A69" w:rsidRDefault="00526A69" w:rsidP="00526A69">
            <w:pPr>
              <w:spacing w:before="120" w:after="120"/>
              <w:ind w:firstLine="480"/>
            </w:pPr>
          </w:p>
        </w:tc>
        <w:tc>
          <w:tcPr>
            <w:tcW w:w="0" w:type="auto"/>
          </w:tcPr>
          <w:p w14:paraId="7375CA9B" w14:textId="77777777" w:rsidR="00526A69" w:rsidRPr="00526A69" w:rsidRDefault="00526A69" w:rsidP="00526A69">
            <w:pPr>
              <w:spacing w:before="120" w:after="120"/>
              <w:ind w:firstLine="480"/>
              <w:cnfStyle w:val="000000000000" w:firstRow="0" w:lastRow="0" w:firstColumn="0" w:lastColumn="0" w:oddVBand="0" w:evenVBand="0" w:oddHBand="0" w:evenHBand="0" w:firstRowFirstColumn="0" w:firstRowLastColumn="0" w:lastRowFirstColumn="0" w:lastRowLastColumn="0"/>
            </w:pPr>
          </w:p>
        </w:tc>
      </w:tr>
      <w:tr w:rsidR="00526A69" w:rsidRPr="00526A69" w14:paraId="0890A93D" w14:textId="08EA9EEA" w:rsidTr="00526A69">
        <w:trPr>
          <w:cantSplit/>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tcPr>
          <w:p w14:paraId="41383AD6" w14:textId="77777777" w:rsidR="00526A69" w:rsidRPr="00526A69" w:rsidRDefault="00526A69" w:rsidP="00526A69">
            <w:pPr>
              <w:spacing w:before="120" w:after="120"/>
              <w:ind w:firstLine="480"/>
            </w:pPr>
          </w:p>
        </w:tc>
        <w:tc>
          <w:tcPr>
            <w:tcW w:w="0" w:type="auto"/>
            <w:tcBorders>
              <w:bottom w:val="single" w:sz="12" w:space="0" w:color="auto"/>
            </w:tcBorders>
          </w:tcPr>
          <w:p w14:paraId="2BDF1B33" w14:textId="77777777" w:rsidR="00526A69" w:rsidRPr="00526A69" w:rsidRDefault="00526A69" w:rsidP="00526A69">
            <w:pPr>
              <w:spacing w:before="120" w:after="120"/>
              <w:ind w:firstLine="480"/>
              <w:cnfStyle w:val="000000000000" w:firstRow="0" w:lastRow="0" w:firstColumn="0" w:lastColumn="0" w:oddVBand="0" w:evenVBand="0" w:oddHBand="0" w:evenHBand="0" w:firstRowFirstColumn="0" w:firstRowLastColumn="0" w:lastRowFirstColumn="0" w:lastRowLastColumn="0"/>
            </w:pPr>
          </w:p>
        </w:tc>
      </w:tr>
    </w:tbl>
    <w:p w14:paraId="2D3D9BDE" w14:textId="77777777" w:rsidR="00526A69" w:rsidRDefault="00526A69" w:rsidP="00526A69"/>
    <w:tbl>
      <w:tblPr>
        <w:tblW w:w="8344" w:type="dxa"/>
        <w:jc w:val="center"/>
        <w:tblBorders>
          <w:top w:val="single" w:sz="12" w:space="0" w:color="000000"/>
          <w:bottom w:val="single" w:sz="12" w:space="0" w:color="000000"/>
        </w:tblBorders>
        <w:tblLayout w:type="fixed"/>
        <w:tblLook w:val="04A0" w:firstRow="1" w:lastRow="0" w:firstColumn="1" w:lastColumn="0" w:noHBand="0" w:noVBand="1"/>
      </w:tblPr>
      <w:tblGrid>
        <w:gridCol w:w="2160"/>
        <w:gridCol w:w="4420"/>
        <w:gridCol w:w="1764"/>
      </w:tblGrid>
      <w:tr w:rsidR="003C4316" w:rsidRPr="003C4316" w14:paraId="4C83B8B3" w14:textId="77777777" w:rsidTr="003C4316">
        <w:trPr>
          <w:trHeight w:hRule="exact" w:val="510"/>
          <w:jc w:val="center"/>
        </w:trPr>
        <w:tc>
          <w:tcPr>
            <w:tcW w:w="2160" w:type="dxa"/>
            <w:tcBorders>
              <w:top w:val="single" w:sz="12" w:space="0" w:color="000000"/>
              <w:bottom w:val="single" w:sz="4" w:space="0" w:color="000000"/>
            </w:tcBorders>
            <w:tcMar>
              <w:left w:w="0" w:type="dxa"/>
              <w:right w:w="0" w:type="dxa"/>
            </w:tcMar>
            <w:vAlign w:val="center"/>
          </w:tcPr>
          <w:p w14:paraId="11BE9D27" w14:textId="77777777" w:rsidR="003C4316" w:rsidRPr="003C4316" w:rsidRDefault="003C4316" w:rsidP="003C4316">
            <w:pPr>
              <w:keepNext/>
              <w:autoSpaceDE w:val="0"/>
              <w:autoSpaceDN w:val="0"/>
              <w:spacing w:before="34" w:line="240" w:lineRule="exact"/>
              <w:rPr>
                <w:rFonts w:ascii="宋体" w:eastAsia="宋体" w:hAnsi="宋体" w:hint="eastAsia"/>
                <w:b/>
                <w:bCs/>
              </w:rPr>
            </w:pPr>
            <w:r w:rsidRPr="003C4316">
              <w:rPr>
                <w:rFonts w:ascii="宋体" w:eastAsia="宋体" w:hAnsi="宋体" w:cs="微软雅黑" w:hint="eastAsia"/>
                <w:b/>
                <w:bCs/>
                <w:color w:val="000000"/>
              </w:rPr>
              <w:t>符</w:t>
            </w:r>
            <w:r w:rsidRPr="003C4316">
              <w:rPr>
                <w:rFonts w:ascii="宋体" w:eastAsia="宋体" w:hAnsi="宋体"/>
                <w:b/>
                <w:bCs/>
                <w:color w:val="000000"/>
                <w:spacing w:val="2"/>
              </w:rPr>
              <w:t>号</w:t>
            </w:r>
          </w:p>
        </w:tc>
        <w:tc>
          <w:tcPr>
            <w:tcW w:w="4420" w:type="dxa"/>
            <w:tcBorders>
              <w:top w:val="single" w:sz="12" w:space="0" w:color="000000"/>
              <w:bottom w:val="single" w:sz="4" w:space="0" w:color="000000"/>
            </w:tcBorders>
            <w:tcMar>
              <w:left w:w="0" w:type="dxa"/>
              <w:right w:w="0" w:type="dxa"/>
            </w:tcMar>
            <w:vAlign w:val="center"/>
          </w:tcPr>
          <w:p w14:paraId="589F88CE" w14:textId="77777777" w:rsidR="003C4316" w:rsidRPr="003C4316" w:rsidRDefault="003C4316" w:rsidP="003C4316">
            <w:pPr>
              <w:keepNext/>
              <w:autoSpaceDE w:val="0"/>
              <w:autoSpaceDN w:val="0"/>
              <w:spacing w:before="34" w:line="240" w:lineRule="exact"/>
              <w:rPr>
                <w:rFonts w:ascii="宋体" w:eastAsia="宋体" w:hAnsi="宋体" w:hint="eastAsia"/>
                <w:b/>
                <w:bCs/>
              </w:rPr>
            </w:pPr>
            <w:r w:rsidRPr="003C4316">
              <w:rPr>
                <w:rFonts w:ascii="宋体" w:eastAsia="宋体" w:hAnsi="宋体"/>
                <w:b/>
                <w:bCs/>
                <w:color w:val="000000"/>
              </w:rPr>
              <w:t>定</w:t>
            </w:r>
            <w:r w:rsidRPr="003C4316">
              <w:rPr>
                <w:rFonts w:ascii="宋体" w:eastAsia="宋体" w:hAnsi="宋体"/>
                <w:b/>
                <w:bCs/>
                <w:color w:val="000000"/>
                <w:spacing w:val="2"/>
              </w:rPr>
              <w:t>义</w:t>
            </w:r>
          </w:p>
        </w:tc>
        <w:tc>
          <w:tcPr>
            <w:tcW w:w="1764" w:type="dxa"/>
            <w:tcBorders>
              <w:top w:val="single" w:sz="12" w:space="0" w:color="000000"/>
              <w:bottom w:val="single" w:sz="4" w:space="0" w:color="000000"/>
            </w:tcBorders>
            <w:tcMar>
              <w:left w:w="0" w:type="dxa"/>
              <w:right w:w="0" w:type="dxa"/>
            </w:tcMar>
            <w:vAlign w:val="center"/>
          </w:tcPr>
          <w:p w14:paraId="7B50240B" w14:textId="77777777" w:rsidR="003C4316" w:rsidRPr="003C4316" w:rsidRDefault="003C4316" w:rsidP="003C4316">
            <w:pPr>
              <w:keepNext/>
              <w:autoSpaceDE w:val="0"/>
              <w:autoSpaceDN w:val="0"/>
              <w:spacing w:before="34" w:line="240" w:lineRule="exact"/>
              <w:rPr>
                <w:rFonts w:ascii="宋体" w:eastAsia="宋体" w:hAnsi="宋体" w:hint="eastAsia"/>
                <w:b/>
                <w:bCs/>
              </w:rPr>
            </w:pPr>
            <w:r w:rsidRPr="003C4316">
              <w:rPr>
                <w:rFonts w:ascii="宋体" w:eastAsia="宋体" w:hAnsi="宋体"/>
                <w:b/>
                <w:bCs/>
                <w:color w:val="000000"/>
                <w:spacing w:val="2"/>
              </w:rPr>
              <w:t>单</w:t>
            </w:r>
            <w:r w:rsidRPr="003C4316">
              <w:rPr>
                <w:rFonts w:ascii="宋体" w:eastAsia="宋体" w:hAnsi="宋体"/>
                <w:b/>
                <w:bCs/>
                <w:color w:val="000000"/>
              </w:rPr>
              <w:t>位</w:t>
            </w:r>
          </w:p>
        </w:tc>
      </w:tr>
    </w:tbl>
    <w:p w14:paraId="418768B9" w14:textId="77777777" w:rsidR="00526A69" w:rsidRDefault="00526A69" w:rsidP="003C4316">
      <w:pPr>
        <w:jc w:val="both"/>
      </w:pPr>
    </w:p>
    <w:p w14:paraId="08FDC785" w14:textId="77777777" w:rsidR="003C4316" w:rsidRDefault="003C4316" w:rsidP="003C4316">
      <w:pPr>
        <w:jc w:val="both"/>
      </w:pPr>
    </w:p>
    <w:p w14:paraId="00271F03" w14:textId="77777777" w:rsidR="00526A69" w:rsidRPr="00526A69" w:rsidRDefault="00526A69" w:rsidP="00526A69"/>
    <w:tbl>
      <w:tblPr>
        <w:tblStyle w:val="af1"/>
        <w:tblW w:w="0" w:type="auto"/>
        <w:tblLook w:val="04A0" w:firstRow="1" w:lastRow="0" w:firstColumn="1" w:lastColumn="0" w:noHBand="0" w:noVBand="1"/>
      </w:tblPr>
      <w:tblGrid>
        <w:gridCol w:w="1004"/>
        <w:gridCol w:w="5800"/>
        <w:gridCol w:w="1267"/>
        <w:gridCol w:w="236"/>
      </w:tblGrid>
      <w:tr w:rsidR="00526A69" w14:paraId="6C905BF7" w14:textId="6C3465E4" w:rsidTr="00526A69">
        <w:trPr>
          <w:cnfStyle w:val="100000000000" w:firstRow="1" w:lastRow="0" w:firstColumn="0" w:lastColumn="0" w:oddVBand="0" w:evenVBand="0" w:oddHBand="0" w:evenHBand="0" w:firstRowFirstColumn="0" w:firstRowLastColumn="0" w:lastRowFirstColumn="0" w:lastRowLastColumn="0"/>
        </w:trPr>
        <w:tc>
          <w:tcPr>
            <w:tcW w:w="1004" w:type="dxa"/>
          </w:tcPr>
          <w:p w14:paraId="5D085130" w14:textId="77777777" w:rsidR="00526A69" w:rsidRDefault="00526A69" w:rsidP="00526A69">
            <w:pPr>
              <w:pStyle w:val="af0"/>
              <w:spacing w:before="120" w:after="120"/>
              <w:rPr>
                <w:rFonts w:ascii="宋体" w:hAnsi="宋体" w:hint="eastAsia"/>
                <w:b/>
                <w:bCs/>
              </w:rPr>
            </w:pPr>
            <w:r>
              <w:rPr>
                <w:rFonts w:ascii="宋体" w:hAnsi="宋体" w:hint="eastAsia"/>
                <w:b/>
                <w:bCs/>
              </w:rPr>
              <w:t>符号</w:t>
            </w:r>
          </w:p>
        </w:tc>
        <w:tc>
          <w:tcPr>
            <w:tcW w:w="5800" w:type="dxa"/>
          </w:tcPr>
          <w:p w14:paraId="231F7D86" w14:textId="0563C454" w:rsidR="00526A69" w:rsidRDefault="00526A69" w:rsidP="00526A69">
            <w:pPr>
              <w:pStyle w:val="af0"/>
              <w:spacing w:before="120" w:after="120"/>
              <w:rPr>
                <w:rFonts w:ascii="宋体" w:hAnsi="宋体" w:hint="eastAsia"/>
                <w:b/>
                <w:bCs/>
              </w:rPr>
            </w:pPr>
            <w:r>
              <w:rPr>
                <w:rFonts w:ascii="宋体" w:hAnsi="宋体" w:hint="eastAsia"/>
                <w:b/>
                <w:bCs/>
              </w:rPr>
              <w:t>名称</w:t>
            </w:r>
          </w:p>
        </w:tc>
        <w:tc>
          <w:tcPr>
            <w:tcW w:w="1267" w:type="dxa"/>
          </w:tcPr>
          <w:p w14:paraId="0A1F446A" w14:textId="4E659930" w:rsidR="00526A69" w:rsidRDefault="00526A69" w:rsidP="00526A69">
            <w:pPr>
              <w:pStyle w:val="af0"/>
              <w:spacing w:before="120" w:after="120"/>
              <w:rPr>
                <w:rFonts w:ascii="宋体" w:hAnsi="宋体" w:hint="eastAsia"/>
                <w:b/>
                <w:bCs/>
              </w:rPr>
            </w:pPr>
            <w:r>
              <w:rPr>
                <w:rFonts w:ascii="宋体" w:hAnsi="宋体" w:hint="eastAsia"/>
                <w:b/>
                <w:bCs/>
              </w:rPr>
              <w:t>单位</w:t>
            </w:r>
          </w:p>
        </w:tc>
        <w:tc>
          <w:tcPr>
            <w:tcW w:w="236" w:type="dxa"/>
          </w:tcPr>
          <w:p w14:paraId="3135DDC1" w14:textId="77777777" w:rsidR="00526A69" w:rsidRDefault="00526A69" w:rsidP="00526A69">
            <w:pPr>
              <w:pStyle w:val="af0"/>
              <w:spacing w:before="120" w:after="120"/>
              <w:rPr>
                <w:rFonts w:ascii="宋体" w:hAnsi="宋体" w:hint="eastAsia"/>
                <w:b/>
                <w:bCs/>
              </w:rPr>
            </w:pPr>
          </w:p>
        </w:tc>
      </w:tr>
      <w:tr w:rsidR="002204DC" w14:paraId="33DB3B7A" w14:textId="08B6E7B9" w:rsidTr="00526A69">
        <w:tc>
          <w:tcPr>
            <w:tcW w:w="1004" w:type="dxa"/>
          </w:tcPr>
          <w:p w14:paraId="013DBED0" w14:textId="6E7DB212" w:rsidR="002204DC" w:rsidRDefault="002204DC" w:rsidP="00526A69">
            <w:pPr>
              <w:pStyle w:val="af2"/>
              <w:spacing w:before="120" w:after="120"/>
              <w:ind w:firstLine="480"/>
              <w:rPr>
                <w:rFonts w:ascii="Cambria Math" w:eastAsia="等线" w:hAnsi="Cambria Math"/>
                <w:oMath/>
              </w:rPr>
            </w:pPr>
          </w:p>
        </w:tc>
        <w:tc>
          <w:tcPr>
            <w:tcW w:w="5800" w:type="dxa"/>
          </w:tcPr>
          <w:p w14:paraId="38CDD049" w14:textId="73CEE85E" w:rsidR="002204DC" w:rsidRDefault="002204DC" w:rsidP="00526A69">
            <w:pPr>
              <w:pStyle w:val="af0"/>
              <w:spacing w:before="120" w:after="120"/>
              <w:rPr>
                <w:rFonts w:ascii="宋体" w:hAnsi="宋体" w:hint="eastAsia"/>
              </w:rPr>
            </w:pPr>
          </w:p>
        </w:tc>
        <w:tc>
          <w:tcPr>
            <w:tcW w:w="1267" w:type="dxa"/>
          </w:tcPr>
          <w:p w14:paraId="4ABC4621" w14:textId="63B56551" w:rsidR="002204DC" w:rsidRDefault="002204DC" w:rsidP="00526A69">
            <w:pPr>
              <w:pStyle w:val="af0"/>
              <w:spacing w:before="120" w:after="120"/>
              <w:rPr>
                <w:rFonts w:ascii="宋体" w:hAnsi="宋体" w:hint="eastAsia"/>
                <w:b/>
                <w:bCs/>
              </w:rPr>
            </w:pPr>
          </w:p>
        </w:tc>
        <w:tc>
          <w:tcPr>
            <w:tcW w:w="236" w:type="dxa"/>
          </w:tcPr>
          <w:p w14:paraId="6BE4608F" w14:textId="77777777" w:rsidR="002204DC" w:rsidRDefault="002204DC" w:rsidP="00526A69">
            <w:pPr>
              <w:pStyle w:val="af0"/>
              <w:spacing w:before="120" w:after="120"/>
              <w:rPr>
                <w:rFonts w:ascii="宋体" w:hAnsi="宋体" w:hint="eastAsia"/>
                <w:b/>
                <w:bCs/>
              </w:rPr>
            </w:pPr>
          </w:p>
        </w:tc>
      </w:tr>
      <w:tr w:rsidR="002204DC" w14:paraId="40E832C4" w14:textId="335946EC" w:rsidTr="00526A69">
        <w:tc>
          <w:tcPr>
            <w:tcW w:w="1004" w:type="dxa"/>
          </w:tcPr>
          <w:p w14:paraId="7C8588D7" w14:textId="40FCC857" w:rsidR="002204DC" w:rsidRDefault="002204DC" w:rsidP="00526A69">
            <w:pPr>
              <w:pStyle w:val="af2"/>
              <w:spacing w:before="120" w:after="120"/>
              <w:ind w:firstLine="480"/>
              <w:rPr>
                <w:rFonts w:asciiTheme="minorEastAsia" w:hAnsiTheme="minorEastAsia" w:hint="eastAsia"/>
              </w:rPr>
            </w:pPr>
          </w:p>
        </w:tc>
        <w:tc>
          <w:tcPr>
            <w:tcW w:w="5800" w:type="dxa"/>
          </w:tcPr>
          <w:p w14:paraId="29DF91EC" w14:textId="387E2D66" w:rsidR="002204DC" w:rsidRDefault="002204DC" w:rsidP="00526A69">
            <w:pPr>
              <w:pStyle w:val="af0"/>
              <w:spacing w:before="120" w:after="120"/>
              <w:rPr>
                <w:rFonts w:ascii="宋体" w:hAnsi="宋体" w:hint="eastAsia"/>
              </w:rPr>
            </w:pPr>
          </w:p>
        </w:tc>
        <w:tc>
          <w:tcPr>
            <w:tcW w:w="1267" w:type="dxa"/>
          </w:tcPr>
          <w:p w14:paraId="00EDE148" w14:textId="5BA082A3" w:rsidR="002204DC" w:rsidRDefault="002204DC" w:rsidP="00526A69">
            <w:pPr>
              <w:pStyle w:val="af0"/>
              <w:spacing w:before="120" w:after="120"/>
              <w:rPr>
                <w:rFonts w:ascii="宋体" w:hAnsi="宋体" w:hint="eastAsia"/>
                <w:b/>
                <w:bCs/>
              </w:rPr>
            </w:pPr>
          </w:p>
        </w:tc>
        <w:tc>
          <w:tcPr>
            <w:tcW w:w="236" w:type="dxa"/>
          </w:tcPr>
          <w:p w14:paraId="03029C70" w14:textId="77777777" w:rsidR="002204DC" w:rsidRDefault="002204DC" w:rsidP="00526A69">
            <w:pPr>
              <w:pStyle w:val="af0"/>
              <w:spacing w:before="120" w:after="120"/>
              <w:rPr>
                <w:rFonts w:ascii="宋体" w:hAnsi="宋体" w:hint="eastAsia"/>
                <w:b/>
                <w:bCs/>
              </w:rPr>
            </w:pPr>
          </w:p>
        </w:tc>
      </w:tr>
      <w:tr w:rsidR="002204DC" w14:paraId="12E04E7C" w14:textId="163819DB" w:rsidTr="00526A69">
        <w:tc>
          <w:tcPr>
            <w:tcW w:w="1004" w:type="dxa"/>
          </w:tcPr>
          <w:p w14:paraId="26F0581B" w14:textId="37C0863A" w:rsidR="002204DC" w:rsidRDefault="002204DC" w:rsidP="00526A69">
            <w:pPr>
              <w:pStyle w:val="af2"/>
              <w:spacing w:before="120" w:after="120"/>
              <w:ind w:firstLine="482"/>
              <w:rPr>
                <w:b/>
              </w:rPr>
            </w:pPr>
          </w:p>
        </w:tc>
        <w:tc>
          <w:tcPr>
            <w:tcW w:w="5800" w:type="dxa"/>
          </w:tcPr>
          <w:p w14:paraId="6D70CD03" w14:textId="3BDE4F04" w:rsidR="002204DC" w:rsidRDefault="002204DC" w:rsidP="00526A69">
            <w:pPr>
              <w:pStyle w:val="af0"/>
              <w:spacing w:before="120" w:after="120"/>
              <w:rPr>
                <w:rFonts w:ascii="宋体" w:hAnsi="宋体" w:hint="eastAsia"/>
              </w:rPr>
            </w:pPr>
          </w:p>
        </w:tc>
        <w:tc>
          <w:tcPr>
            <w:tcW w:w="1267" w:type="dxa"/>
          </w:tcPr>
          <w:p w14:paraId="1B75D7B0" w14:textId="5A8A1954" w:rsidR="002204DC" w:rsidRDefault="002204DC" w:rsidP="00526A69">
            <w:pPr>
              <w:pStyle w:val="af0"/>
              <w:spacing w:before="120" w:after="120"/>
              <w:rPr>
                <w:rFonts w:ascii="宋体" w:hAnsi="宋体" w:hint="eastAsia"/>
              </w:rPr>
            </w:pPr>
          </w:p>
        </w:tc>
        <w:tc>
          <w:tcPr>
            <w:tcW w:w="236" w:type="dxa"/>
            <w:tcBorders>
              <w:bottom w:val="single" w:sz="18" w:space="0" w:color="auto"/>
            </w:tcBorders>
          </w:tcPr>
          <w:p w14:paraId="01449DA3" w14:textId="77777777" w:rsidR="002204DC" w:rsidRDefault="002204DC" w:rsidP="00526A69">
            <w:pPr>
              <w:pStyle w:val="af0"/>
              <w:spacing w:before="120" w:after="120"/>
              <w:rPr>
                <w:rFonts w:ascii="宋体" w:hAnsi="宋体" w:hint="eastAsia"/>
              </w:rPr>
            </w:pPr>
          </w:p>
        </w:tc>
      </w:tr>
    </w:tbl>
    <w:p w14:paraId="422FB2D4" w14:textId="77777777" w:rsidR="00030A8F" w:rsidRDefault="00D3779C">
      <w:pPr>
        <w:spacing w:line="360" w:lineRule="auto"/>
        <w:rPr>
          <w:rFonts w:ascii="宋体" w:eastAsia="宋体" w:hAnsi="宋体" w:hint="eastAsia"/>
          <w:szCs w:val="24"/>
        </w:rPr>
      </w:pPr>
      <w:r>
        <w:rPr>
          <w:rFonts w:ascii="宋体" w:eastAsia="宋体" w:hAnsi="宋体" w:hint="eastAsia"/>
          <w:szCs w:val="24"/>
        </w:rPr>
        <w:t>注：符号说明中未提到的符号，在本文中有具体解释</w:t>
      </w:r>
    </w:p>
    <w:p w14:paraId="3AEC494E" w14:textId="77777777" w:rsidR="00030A8F" w:rsidRDefault="00030A8F">
      <w:pPr>
        <w:spacing w:line="360" w:lineRule="auto"/>
        <w:ind w:firstLine="480"/>
        <w:jc w:val="both"/>
        <w:rPr>
          <w:rFonts w:ascii="宋体" w:eastAsia="宋体" w:hAnsi="宋体" w:hint="eastAsia"/>
          <w:szCs w:val="24"/>
        </w:rPr>
      </w:pPr>
    </w:p>
    <w:p w14:paraId="6EEEBF9E" w14:textId="4DCA356B" w:rsidR="00F8289C" w:rsidRPr="000E7E08" w:rsidRDefault="00D3779C" w:rsidP="000E7E08">
      <w:pPr>
        <w:spacing w:before="0" w:after="0"/>
        <w:jc w:val="left"/>
        <w:rPr>
          <w:b/>
          <w:bCs/>
          <w:kern w:val="44"/>
          <w:sz w:val="28"/>
          <w:szCs w:val="44"/>
        </w:rPr>
      </w:pPr>
      <w:bookmarkStart w:id="76" w:name="_Toc163167867"/>
      <w:r>
        <w:br w:type="page"/>
      </w:r>
      <w:bookmarkEnd w:id="76"/>
    </w:p>
    <w:p w14:paraId="2EA7274C" w14:textId="77777777" w:rsidR="00F8289C" w:rsidRPr="003C0BBF" w:rsidRDefault="00F8289C" w:rsidP="00F8289C">
      <w:pPr>
        <w:pStyle w:val="1"/>
        <w:keepNext w:val="0"/>
        <w:keepLines w:val="0"/>
        <w:spacing w:before="100" w:beforeAutospacing="1" w:after="100" w:afterAutospacing="1" w:line="360" w:lineRule="auto"/>
        <w:textAlignment w:val="center"/>
        <w:rPr>
          <w:rFonts w:ascii="ˎ̥" w:eastAsia="黑体" w:hAnsi="ˎ̥" w:cs="Times New Roman" w:hint="eastAsia"/>
          <w:color w:val="181818"/>
          <w:kern w:val="36"/>
          <w:sz w:val="32"/>
          <w:szCs w:val="18"/>
        </w:rPr>
      </w:pPr>
      <w:r w:rsidRPr="003C0BBF">
        <w:rPr>
          <w:rFonts w:ascii="ˎ̥" w:eastAsia="黑体" w:hAnsi="ˎ̥" w:cs="Times New Roman" w:hint="eastAsia"/>
          <w:color w:val="181818"/>
          <w:kern w:val="36"/>
          <w:sz w:val="32"/>
          <w:szCs w:val="18"/>
        </w:rPr>
        <w:lastRenderedPageBreak/>
        <w:t>五、模型建立与求解</w:t>
      </w:r>
    </w:p>
    <w:p w14:paraId="2942EC28" w14:textId="6151F815" w:rsidR="00F8289C" w:rsidRPr="000C08F1" w:rsidRDefault="00F8289C" w:rsidP="000C08F1">
      <w:pPr>
        <w:pStyle w:val="af"/>
        <w:spacing w:line="360" w:lineRule="auto"/>
        <w:rPr>
          <w:rFonts w:ascii="宋体" w:eastAsia="宋体" w:hAnsi="宋体" w:hint="eastAsia"/>
        </w:rPr>
      </w:pPr>
      <w:r>
        <w:rPr>
          <w:rFonts w:hint="eastAsia"/>
        </w:rPr>
        <w:t>5.1</w:t>
      </w:r>
      <w:r>
        <w:rPr>
          <w:rFonts w:ascii="宋体" w:eastAsia="宋体" w:hAnsi="宋体" w:hint="eastAsia"/>
        </w:rPr>
        <w:t>问题一的模型建立与求解</w:t>
      </w:r>
    </w:p>
    <w:p w14:paraId="076A7E6C" w14:textId="199CDE00" w:rsidR="00F8289C" w:rsidRDefault="00F8289C" w:rsidP="00F8289C">
      <w:pPr>
        <w:pStyle w:val="af3"/>
        <w:spacing w:line="360" w:lineRule="auto"/>
        <w:ind w:leftChars="100" w:left="240"/>
      </w:pPr>
      <w:r>
        <w:rPr>
          <w:rFonts w:hint="eastAsia"/>
        </w:rPr>
        <w:t>5.1.1</w:t>
      </w:r>
      <w:r w:rsidR="008A5541">
        <w:rPr>
          <w:rFonts w:hint="eastAsia"/>
        </w:rPr>
        <w:t>遍历</w:t>
      </w:r>
      <w:r>
        <w:rPr>
          <w:rFonts w:hint="eastAsia"/>
        </w:rPr>
        <w:t>模型</w:t>
      </w:r>
      <w:r w:rsidR="008A5541">
        <w:rPr>
          <w:rFonts w:hint="eastAsia"/>
        </w:rPr>
        <w:t>BL</w:t>
      </w:r>
      <w:r>
        <w:rPr>
          <w:rFonts w:hint="eastAsia"/>
        </w:rPr>
        <w:t>的建立</w:t>
      </w:r>
    </w:p>
    <w:p w14:paraId="18F96F02" w14:textId="29626550" w:rsidR="00D02B82" w:rsidRPr="00D02B82" w:rsidRDefault="00D02B82" w:rsidP="00D02B82">
      <w:pPr>
        <w:ind w:firstLineChars="200" w:firstLine="480"/>
        <w:jc w:val="left"/>
        <w:rPr>
          <w:rFonts w:ascii="宋体" w:eastAsia="宋体" w:hAnsi="宋体" w:hint="eastAsia"/>
          <w:szCs w:val="24"/>
        </w:rPr>
      </w:pPr>
      <w:r w:rsidRPr="00D02B82">
        <w:rPr>
          <w:rFonts w:ascii="宋体" w:eastAsia="宋体" w:hAnsi="宋体" w:hint="eastAsia"/>
          <w:szCs w:val="24"/>
        </w:rPr>
        <w:t>加入</w:t>
      </w:r>
      <w:r>
        <w:rPr>
          <w:rFonts w:ascii="宋体" w:eastAsia="宋体" w:hAnsi="宋体" w:hint="eastAsia"/>
          <w:szCs w:val="24"/>
        </w:rPr>
        <w:t>两</w:t>
      </w:r>
      <w:ins w:id="77" w:author="Noah Zheng" w:date="2025-09-07T07:07:00Z" w16du:dateUtc="2025-09-06T23:07:00Z">
        <w:r w:rsidR="00CD551B">
          <w:rPr>
            <w:rFonts w:ascii="宋体" w:eastAsia="宋体" w:hAnsi="宋体" w:hint="eastAsia"/>
            <w:szCs w:val="24"/>
            <w:highlight w:val="yellow"/>
          </w:rPr>
          <w:t>有效</w:t>
        </w:r>
      </w:ins>
      <w:del w:id="78" w:author="Noah Zheng" w:date="2025-09-07T07:07:00Z" w16du:dateUtc="2025-09-06T23:07:00Z">
        <w:r w:rsidDel="00CD551B">
          <w:rPr>
            <w:rFonts w:ascii="宋体" w:eastAsia="宋体" w:hAnsi="宋体" w:hint="eastAsia"/>
            <w:szCs w:val="24"/>
          </w:rPr>
          <w:delText>张</w:delText>
        </w:r>
        <w:r w:rsidRPr="00D464EF" w:rsidDel="00CD551B">
          <w:rPr>
            <w:rFonts w:ascii="宋体" w:eastAsia="宋体" w:hAnsi="宋体" w:hint="eastAsia"/>
            <w:szCs w:val="24"/>
            <w:highlight w:val="yellow"/>
            <w:rPrChange w:id="79" w:author="yukina minato" w:date="2025-09-07T04:28:00Z" w16du:dateUtc="2025-09-06T20:28:00Z">
              <w:rPr>
                <w:rFonts w:ascii="宋体" w:eastAsia="宋体" w:hAnsi="宋体" w:hint="eastAsia"/>
                <w:szCs w:val="24"/>
              </w:rPr>
            </w:rPrChange>
          </w:rPr>
          <w:delText>对</w:delText>
        </w:r>
      </w:del>
      <w:r w:rsidRPr="00D464EF">
        <w:rPr>
          <w:rFonts w:ascii="宋体" w:eastAsia="宋体" w:hAnsi="宋体" w:hint="eastAsia"/>
          <w:szCs w:val="24"/>
          <w:highlight w:val="yellow"/>
          <w:rPrChange w:id="80" w:author="yukina minato" w:date="2025-09-07T04:28:00Z" w16du:dateUtc="2025-09-06T20:28:00Z">
            <w:rPr>
              <w:rFonts w:ascii="宋体" w:eastAsia="宋体" w:hAnsi="宋体" w:hint="eastAsia"/>
              <w:szCs w:val="24"/>
            </w:rPr>
          </w:rPrChange>
        </w:rPr>
        <w:t>遮蔽</w:t>
      </w:r>
      <w:del w:id="81" w:author="Noah Zheng" w:date="2025-09-07T07:07:00Z" w16du:dateUtc="2025-09-06T23:07:00Z">
        <w:r w:rsidRPr="00D464EF" w:rsidDel="00CD551B">
          <w:rPr>
            <w:rFonts w:ascii="宋体" w:eastAsia="宋体" w:hAnsi="宋体" w:hint="eastAsia"/>
            <w:szCs w:val="24"/>
            <w:highlight w:val="yellow"/>
            <w:rPrChange w:id="82" w:author="yukina minato" w:date="2025-09-07T04:28:00Z" w16du:dateUtc="2025-09-06T20:28:00Z">
              <w:rPr>
                <w:rFonts w:ascii="宋体" w:eastAsia="宋体" w:hAnsi="宋体" w:hint="eastAsia"/>
                <w:szCs w:val="24"/>
              </w:rPr>
            </w:rPrChange>
          </w:rPr>
          <w:delText>的定义</w:delText>
        </w:r>
      </w:del>
      <w:r w:rsidRPr="00D464EF">
        <w:rPr>
          <w:rFonts w:ascii="宋体" w:eastAsia="宋体" w:hAnsi="宋体" w:hint="eastAsia"/>
          <w:szCs w:val="24"/>
          <w:highlight w:val="yellow"/>
          <w:rPrChange w:id="83" w:author="yukina minato" w:date="2025-09-07T04:28:00Z" w16du:dateUtc="2025-09-06T20:28:00Z">
            <w:rPr>
              <w:rFonts w:ascii="宋体" w:eastAsia="宋体" w:hAnsi="宋体" w:hint="eastAsia"/>
              <w:szCs w:val="24"/>
            </w:rPr>
          </w:rPrChange>
        </w:rPr>
        <w:t>和</w:t>
      </w:r>
      <w:ins w:id="84" w:author="Noah Zheng" w:date="2025-09-07T07:07:00Z" w16du:dateUtc="2025-09-06T23:07:00Z">
        <w:r w:rsidR="00CD551B">
          <w:rPr>
            <w:rFonts w:ascii="宋体" w:eastAsia="宋体" w:hAnsi="宋体" w:hint="eastAsia"/>
            <w:szCs w:val="24"/>
            <w:highlight w:val="yellow"/>
          </w:rPr>
          <w:t>无效</w:t>
        </w:r>
      </w:ins>
      <w:del w:id="85" w:author="Noah Zheng" w:date="2025-09-07T07:07:00Z" w16du:dateUtc="2025-09-06T23:07:00Z">
        <w:r w:rsidRPr="00D464EF" w:rsidDel="00CD551B">
          <w:rPr>
            <w:rFonts w:ascii="宋体" w:eastAsia="宋体" w:hAnsi="宋体" w:hint="eastAsia"/>
            <w:szCs w:val="24"/>
            <w:highlight w:val="yellow"/>
            <w:rPrChange w:id="86" w:author="yukina minato" w:date="2025-09-07T04:28:00Z" w16du:dateUtc="2025-09-06T20:28:00Z">
              <w:rPr>
                <w:rFonts w:ascii="宋体" w:eastAsia="宋体" w:hAnsi="宋体" w:hint="eastAsia"/>
                <w:szCs w:val="24"/>
              </w:rPr>
            </w:rPrChange>
          </w:rPr>
          <w:delText>对完全</w:delText>
        </w:r>
      </w:del>
      <w:r w:rsidRPr="00D464EF">
        <w:rPr>
          <w:rFonts w:ascii="宋体" w:eastAsia="宋体" w:hAnsi="宋体" w:hint="eastAsia"/>
          <w:szCs w:val="24"/>
          <w:highlight w:val="yellow"/>
          <w:rPrChange w:id="87" w:author="yukina minato" w:date="2025-09-07T04:28:00Z" w16du:dateUtc="2025-09-06T20:28:00Z">
            <w:rPr>
              <w:rFonts w:ascii="宋体" w:eastAsia="宋体" w:hAnsi="宋体" w:hint="eastAsia"/>
              <w:szCs w:val="24"/>
            </w:rPr>
          </w:rPrChange>
        </w:rPr>
        <w:t>遮蔽</w:t>
      </w:r>
      <w:del w:id="88" w:author="Noah Zheng" w:date="2025-09-07T07:07:00Z" w16du:dateUtc="2025-09-06T23:07:00Z">
        <w:r w:rsidRPr="00D464EF" w:rsidDel="00CD551B">
          <w:rPr>
            <w:rFonts w:ascii="宋体" w:eastAsia="宋体" w:hAnsi="宋体" w:hint="eastAsia"/>
            <w:szCs w:val="24"/>
            <w:highlight w:val="yellow"/>
            <w:rPrChange w:id="89" w:author="yukina minato" w:date="2025-09-07T04:28:00Z" w16du:dateUtc="2025-09-06T20:28:00Z">
              <w:rPr>
                <w:rFonts w:ascii="宋体" w:eastAsia="宋体" w:hAnsi="宋体" w:hint="eastAsia"/>
                <w:szCs w:val="24"/>
              </w:rPr>
            </w:rPrChange>
          </w:rPr>
          <w:delText>的定义</w:delText>
        </w:r>
        <w:r w:rsidRPr="00D02B82" w:rsidDel="00CD551B">
          <w:rPr>
            <w:rFonts w:ascii="宋体" w:eastAsia="宋体" w:hAnsi="宋体" w:hint="eastAsia"/>
            <w:szCs w:val="24"/>
          </w:rPr>
          <w:delText>后</w:delText>
        </w:r>
      </w:del>
      <w:r w:rsidRPr="00D02B82">
        <w:rPr>
          <w:rFonts w:ascii="宋体" w:eastAsia="宋体" w:hAnsi="宋体" w:hint="eastAsia"/>
          <w:szCs w:val="24"/>
        </w:rPr>
        <w:t>配图，</w:t>
      </w:r>
      <w:r>
        <w:rPr>
          <w:rFonts w:ascii="宋体" w:eastAsia="宋体" w:hAnsi="宋体" w:hint="eastAsia"/>
          <w:szCs w:val="24"/>
        </w:rPr>
        <w:t>再</w:t>
      </w:r>
      <w:r w:rsidRPr="00D02B82">
        <w:rPr>
          <w:rFonts w:ascii="宋体" w:eastAsia="宋体" w:hAnsi="宋体" w:hint="eastAsia"/>
          <w:szCs w:val="24"/>
        </w:rPr>
        <w:t>开始对问题一的</w:t>
      </w:r>
      <w:r w:rsidRPr="00D464EF">
        <w:rPr>
          <w:rFonts w:ascii="宋体" w:eastAsia="宋体" w:hAnsi="宋体" w:hint="eastAsia"/>
          <w:szCs w:val="24"/>
          <w:highlight w:val="yellow"/>
          <w:rPrChange w:id="90" w:author="yukina minato" w:date="2025-09-07T04:28:00Z" w16du:dateUtc="2025-09-06T20:28:00Z">
            <w:rPr>
              <w:rFonts w:ascii="宋体" w:eastAsia="宋体" w:hAnsi="宋体" w:hint="eastAsia"/>
              <w:szCs w:val="24"/>
            </w:rPr>
          </w:rPrChange>
        </w:rPr>
        <w:t>总述。</w:t>
      </w:r>
    </w:p>
    <w:p w14:paraId="1B809814" w14:textId="6DCF5256" w:rsidR="00F8289C" w:rsidRDefault="00F8289C" w:rsidP="00F8289C">
      <w:pPr>
        <w:ind w:firstLineChars="200" w:firstLine="480"/>
        <w:jc w:val="both"/>
        <w:rPr>
          <w:rFonts w:ascii="宋体" w:eastAsia="宋体" w:hAnsi="宋体" w:hint="eastAsia"/>
          <w:szCs w:val="24"/>
        </w:rPr>
      </w:pPr>
      <w:bookmarkStart w:id="91" w:name="OLE_LINK3"/>
      <w:r>
        <w:rPr>
          <w:rFonts w:hint="eastAsia"/>
        </w:rPr>
        <w:t>首先，根据题意建立</w:t>
      </w:r>
      <w:r w:rsidRPr="004A6B29">
        <w:rPr>
          <w:rFonts w:ascii="宋体" w:eastAsia="宋体" w:hAnsi="宋体" w:hint="eastAsia"/>
          <w:szCs w:val="24"/>
        </w:rPr>
        <w:t>导弹</w:t>
      </w:r>
      <w:r w:rsidRPr="00BB168F">
        <w:rPr>
          <w:rFonts w:ascii="宋体" w:eastAsia="宋体" w:hAnsi="宋体" w:hint="eastAsia"/>
          <w:position w:val="-4"/>
          <w:szCs w:val="24"/>
        </w:rPr>
        <w:object w:dxaOrig="400" w:dyaOrig="260" w14:anchorId="3AF9B0ED">
          <v:shape id="_x0000_i1041" type="#_x0000_t75" style="width:19.7pt;height:12.85pt" o:ole="">
            <v:imagedata r:id="rId40" o:title=""/>
          </v:shape>
          <o:OLEObject Type="Embed" ProgID="Equation.DSMT4" ShapeID="_x0000_i1041" DrawAspect="Content" ObjectID="_1818759126" r:id="rId41"/>
        </w:object>
      </w:r>
      <w:r w:rsidRPr="004A6B29">
        <w:rPr>
          <w:rFonts w:ascii="宋体" w:eastAsia="宋体" w:hAnsi="宋体" w:hint="eastAsia"/>
          <w:szCs w:val="24"/>
        </w:rPr>
        <w:t>的轨迹参数方程</w:t>
      </w:r>
      <w:r>
        <w:rPr>
          <w:rFonts w:ascii="宋体" w:eastAsia="宋体" w:hAnsi="宋体" w:hint="eastAsia"/>
          <w:szCs w:val="24"/>
        </w:rPr>
        <w:t>和</w:t>
      </w:r>
      <w:r w:rsidRPr="004A6B29">
        <w:rPr>
          <w:rFonts w:ascii="宋体" w:eastAsia="宋体" w:hAnsi="宋体" w:hint="eastAsia"/>
          <w:szCs w:val="24"/>
        </w:rPr>
        <w:t>无人机</w:t>
      </w:r>
      <w:r w:rsidRPr="00DF37F8">
        <w:rPr>
          <w:rFonts w:ascii="宋体" w:eastAsia="宋体" w:hAnsi="宋体" w:hint="eastAsia"/>
          <w:position w:val="-4"/>
          <w:szCs w:val="24"/>
        </w:rPr>
        <w:object w:dxaOrig="480" w:dyaOrig="260" w14:anchorId="180540AD">
          <v:shape id="_x0000_i1042" type="#_x0000_t75" style="width:24.1pt;height:13.75pt" o:ole="">
            <v:imagedata r:id="rId42" o:title=""/>
          </v:shape>
          <o:OLEObject Type="Embed" ProgID="Equation.DSMT4" ShapeID="_x0000_i1042" DrawAspect="Content" ObjectID="_1818759127" r:id="rId43"/>
        </w:object>
      </w:r>
      <w:r w:rsidRPr="004A6B29">
        <w:rPr>
          <w:rFonts w:ascii="宋体" w:eastAsia="宋体" w:hAnsi="宋体" w:hint="eastAsia"/>
          <w:szCs w:val="24"/>
        </w:rPr>
        <w:t>投放第</w:t>
      </w:r>
      <w:r w:rsidRPr="00DF37F8">
        <w:rPr>
          <w:rFonts w:ascii="宋体" w:eastAsia="宋体" w:hAnsi="宋体" w:hint="eastAsia"/>
          <w:position w:val="-4"/>
          <w:szCs w:val="24"/>
        </w:rPr>
        <w:object w:dxaOrig="139" w:dyaOrig="260" w14:anchorId="1C8EF8C1">
          <v:shape id="_x0000_i1043" type="#_x0000_t75" style="width:6.9pt;height:12.85pt" o:ole="">
            <v:imagedata r:id="rId44" o:title=""/>
          </v:shape>
          <o:OLEObject Type="Embed" ProgID="Equation.DSMT4" ShapeID="_x0000_i1043" DrawAspect="Content" ObjectID="_1818759128" r:id="rId45"/>
        </w:object>
      </w:r>
      <w:r w:rsidRPr="004A6B29">
        <w:rPr>
          <w:rFonts w:ascii="宋体" w:eastAsia="宋体" w:hAnsi="宋体" w:hint="eastAsia"/>
          <w:szCs w:val="24"/>
        </w:rPr>
        <w:t>枚烟幕干扰弹以及干扰弹起爆后形成的球状烟幕云团球心的轨迹参数方程</w:t>
      </w:r>
      <w:ins w:id="92" w:author="Noah Zheng" w:date="2025-09-07T07:10:00Z" w16du:dateUtc="2025-09-06T23:10:00Z">
        <w:r w:rsidR="00CD551B">
          <w:rPr>
            <w:rFonts w:ascii="宋体" w:eastAsia="宋体" w:hAnsi="宋体" w:hint="eastAsia"/>
            <w:szCs w:val="24"/>
          </w:rPr>
          <w:t>（以下简称球心轨迹方程）</w:t>
        </w:r>
      </w:ins>
      <w:r>
        <w:rPr>
          <w:rFonts w:ascii="宋体" w:eastAsia="宋体" w:hAnsi="宋体" w:hint="eastAsia"/>
          <w:szCs w:val="24"/>
        </w:rPr>
        <w:t>；接着，根据点到直线的距离公式求出</w:t>
      </w:r>
      <w:r w:rsidRPr="004A6B29">
        <w:rPr>
          <w:rFonts w:ascii="宋体" w:eastAsia="宋体" w:hAnsi="宋体" w:hint="eastAsia"/>
          <w:szCs w:val="24"/>
        </w:rPr>
        <w:t>球状烟幕中心点</w:t>
      </w:r>
      <w:r w:rsidRPr="004A6B29">
        <w:rPr>
          <w:rFonts w:ascii="宋体" w:eastAsia="宋体" w:hAnsi="宋体" w:hint="eastAsia"/>
          <w:position w:val="-16"/>
          <w:szCs w:val="24"/>
        </w:rPr>
        <w:object w:dxaOrig="480" w:dyaOrig="400" w14:anchorId="33E9B7AA">
          <v:shape id="_x0000_i1044" type="#_x0000_t75" style="width:24.1pt;height:19.7pt" o:ole="">
            <v:imagedata r:id="rId46" o:title=""/>
          </v:shape>
          <o:OLEObject Type="Embed" ProgID="Equation.DSMT4" ShapeID="_x0000_i1044" DrawAspect="Content" ObjectID="_1818759129" r:id="rId47"/>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2837CD66">
          <v:shape id="_x0000_i1045" type="#_x0000_t75" style="width:25.65pt;height:18.15pt" o:ole="">
            <v:imagedata r:id="rId48" o:title=""/>
          </v:shape>
          <o:OLEObject Type="Embed" ProgID="Equation.DSMT4" ShapeID="_x0000_i1045" DrawAspect="Content" ObjectID="_1818759130" r:id="rId49"/>
        </w:object>
      </w:r>
      <w:r w:rsidRPr="004A6B29">
        <w:rPr>
          <w:rFonts w:ascii="宋体" w:eastAsia="宋体" w:hAnsi="宋体" w:hint="eastAsia"/>
          <w:szCs w:val="24"/>
        </w:rPr>
        <w:t>距离</w:t>
      </w:r>
      <w:r>
        <w:rPr>
          <w:rFonts w:ascii="宋体" w:eastAsia="宋体" w:hAnsi="宋体" w:hint="eastAsia"/>
          <w:szCs w:val="24"/>
        </w:rPr>
        <w:t>；最后，根据微积分思想，先化整为零，再积零为整，从而</w:t>
      </w:r>
      <w:r w:rsidR="008A5541">
        <w:rPr>
          <w:rFonts w:ascii="宋体" w:eastAsia="宋体" w:hAnsi="宋体" w:hint="eastAsia"/>
          <w:szCs w:val="24"/>
        </w:rPr>
        <w:t>得到</w:t>
      </w:r>
      <w:r>
        <w:rPr>
          <w:rFonts w:ascii="宋体" w:eastAsia="宋体" w:hAnsi="宋体" w:hint="eastAsia"/>
          <w:szCs w:val="24"/>
        </w:rPr>
        <w:t>有效遮蔽时长的表达式</w:t>
      </w:r>
      <w:r w:rsidR="008A5541">
        <w:rPr>
          <w:rFonts w:ascii="宋体" w:eastAsia="宋体" w:hAnsi="宋体" w:hint="eastAsia"/>
          <w:szCs w:val="24"/>
        </w:rPr>
        <w:t>，进而建立遍历模型BL</w:t>
      </w:r>
      <w:r>
        <w:rPr>
          <w:rFonts w:ascii="宋体" w:eastAsia="宋体" w:hAnsi="宋体" w:hint="eastAsia"/>
          <w:szCs w:val="24"/>
        </w:rPr>
        <w:t>。</w:t>
      </w:r>
    </w:p>
    <w:p w14:paraId="39DF0040" w14:textId="4E951A68" w:rsidR="00D02B82" w:rsidDel="00D464EF" w:rsidRDefault="00D02B82">
      <w:pPr>
        <w:rPr>
          <w:del w:id="93" w:author="yukina minato" w:date="2025-09-07T04:28:00Z" w16du:dateUtc="2025-09-06T20:28:00Z"/>
          <w:rFonts w:ascii="宋体" w:eastAsia="宋体" w:hAnsi="宋体" w:hint="eastAsia"/>
          <w:szCs w:val="24"/>
        </w:rPr>
        <w:pPrChange w:id="94" w:author="yukina minato" w:date="2025-09-07T04:28:00Z" w16du:dateUtc="2025-09-06T20:28:00Z">
          <w:pPr>
            <w:ind w:firstLineChars="200" w:firstLine="480"/>
            <w:jc w:val="both"/>
          </w:pPr>
        </w:pPrChange>
      </w:pPr>
      <w:r>
        <w:rPr>
          <w:noProof/>
        </w:rPr>
        <w:drawing>
          <wp:inline distT="0" distB="0" distL="0" distR="0" wp14:anchorId="4922DFBF" wp14:editId="59EE85AA">
            <wp:extent cx="4847194" cy="2571750"/>
            <wp:effectExtent l="0" t="0" r="0" b="0"/>
            <wp:docPr id="3" name="图片 2">
              <a:extLst xmlns:a="http://schemas.openxmlformats.org/drawingml/2006/main">
                <a:ext uri="{FF2B5EF4-FFF2-40B4-BE49-F238E27FC236}">
                  <a16:creationId xmlns:a16="http://schemas.microsoft.com/office/drawing/2014/main" id="{189CBE4C-1A94-8D31-EAC7-BEC93E21F8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189CBE4C-1A94-8D31-EAC7-BEC93E21F868}"/>
                        </a:ext>
                      </a:extLst>
                    </pic:cNvPr>
                    <pic:cNvPicPr>
                      <a:picLocks noChangeAspect="1"/>
                    </pic:cNvPicPr>
                  </pic:nvPicPr>
                  <pic:blipFill rotWithShape="1">
                    <a:blip r:embed="rId50">
                      <a:extLst>
                        <a:ext uri="{28A0092B-C50C-407E-A947-70E740481C1C}">
                          <a14:useLocalDpi xmlns:a14="http://schemas.microsoft.com/office/drawing/2010/main" val="0"/>
                        </a:ext>
                      </a:extLst>
                    </a:blip>
                    <a:srcRect l="7589" t="11652" r="1042" b="22890"/>
                    <a:stretch>
                      <a:fillRect/>
                    </a:stretch>
                  </pic:blipFill>
                  <pic:spPr bwMode="auto">
                    <a:xfrm>
                      <a:off x="0" y="0"/>
                      <a:ext cx="4868908" cy="2583271"/>
                    </a:xfrm>
                    <a:prstGeom prst="rect">
                      <a:avLst/>
                    </a:prstGeom>
                    <a:ln>
                      <a:noFill/>
                    </a:ln>
                    <a:extLst>
                      <a:ext uri="{53640926-AAD7-44D8-BBD7-CCE9431645EC}">
                        <a14:shadowObscured xmlns:a14="http://schemas.microsoft.com/office/drawing/2010/main"/>
                      </a:ext>
                    </a:extLst>
                  </pic:spPr>
                </pic:pic>
              </a:graphicData>
            </a:graphic>
          </wp:inline>
        </w:drawing>
      </w:r>
    </w:p>
    <w:p w14:paraId="3DC078DB" w14:textId="77777777" w:rsidR="00D02B82" w:rsidRPr="000C08F1" w:rsidRDefault="00D02B82"/>
    <w:p w14:paraId="1BE932C4" w14:textId="74E6F9C3" w:rsidR="00D02B82" w:rsidDel="00CD551B" w:rsidRDefault="00D02B82" w:rsidP="00CD551B">
      <w:pPr>
        <w:rPr>
          <w:del w:id="95" w:author="yukina minato" w:date="2025-09-07T04:28:00Z" w16du:dateUtc="2025-09-06T20:28:00Z"/>
          <w:rFonts w:eastAsia="宋体"/>
          <w:sz w:val="21"/>
          <w:szCs w:val="18"/>
        </w:rPr>
      </w:pPr>
      <w:r>
        <w:rPr>
          <w:rFonts w:eastAsia="宋体" w:hint="eastAsia"/>
          <w:sz w:val="21"/>
          <w:szCs w:val="18"/>
        </w:rPr>
        <w:t>图</w:t>
      </w:r>
      <w:r>
        <w:rPr>
          <w:rFonts w:eastAsia="宋体" w:hint="eastAsia"/>
          <w:sz w:val="21"/>
          <w:szCs w:val="18"/>
        </w:rPr>
        <w:t xml:space="preserve">4 </w:t>
      </w:r>
      <w:del w:id="96" w:author="Noah Zheng" w:date="2025-09-07T07:07:00Z" w16du:dateUtc="2025-09-06T23:07:00Z">
        <w:r w:rsidRPr="002263D5" w:rsidDel="00CD551B">
          <w:rPr>
            <w:rFonts w:eastAsia="宋体" w:hint="eastAsia"/>
            <w:sz w:val="21"/>
            <w:szCs w:val="18"/>
          </w:rPr>
          <w:delText>导弹</w:delText>
        </w:r>
      </w:del>
      <w:r w:rsidRPr="002263D5">
        <w:rPr>
          <w:rFonts w:eastAsia="宋体" w:hint="eastAsia"/>
          <w:sz w:val="21"/>
          <w:szCs w:val="18"/>
        </w:rPr>
        <w:t>烟幕</w:t>
      </w:r>
      <w:ins w:id="97" w:author="Noah Zheng" w:date="2025-09-07T07:07:00Z" w16du:dateUtc="2025-09-06T23:07:00Z">
        <w:r w:rsidR="00CD551B">
          <w:rPr>
            <w:rFonts w:eastAsia="宋体" w:hint="eastAsia"/>
            <w:sz w:val="21"/>
            <w:szCs w:val="18"/>
          </w:rPr>
          <w:t>干扰弹有效遮蔽</w:t>
        </w:r>
      </w:ins>
      <w:ins w:id="98" w:author="Noah Zheng" w:date="2025-09-07T07:09:00Z" w16du:dateUtc="2025-09-06T23:09:00Z">
        <w:r w:rsidR="00CD551B">
          <w:rPr>
            <w:rFonts w:eastAsia="宋体" w:hint="eastAsia"/>
            <w:sz w:val="21"/>
            <w:szCs w:val="18"/>
          </w:rPr>
          <w:t>真目标</w:t>
        </w:r>
      </w:ins>
      <w:del w:id="99" w:author="Noah Zheng" w:date="2025-09-07T07:09:00Z" w16du:dateUtc="2025-09-06T23:09:00Z">
        <w:r w:rsidRPr="002263D5" w:rsidDel="00CD551B">
          <w:rPr>
            <w:rFonts w:eastAsia="宋体" w:hint="eastAsia"/>
            <w:sz w:val="21"/>
            <w:szCs w:val="18"/>
          </w:rPr>
          <w:delText>遮蔽</w:delText>
        </w:r>
      </w:del>
      <w:r w:rsidRPr="002263D5">
        <w:rPr>
          <w:rFonts w:eastAsia="宋体" w:hint="eastAsia"/>
          <w:sz w:val="21"/>
          <w:szCs w:val="18"/>
        </w:rPr>
        <w:t>原理</w:t>
      </w:r>
      <w:r>
        <w:rPr>
          <w:rFonts w:eastAsia="宋体" w:hint="eastAsia"/>
          <w:sz w:val="21"/>
          <w:szCs w:val="18"/>
        </w:rPr>
        <w:t>侧视</w:t>
      </w:r>
      <w:r w:rsidRPr="002263D5">
        <w:rPr>
          <w:rFonts w:eastAsia="宋体" w:hint="eastAsia"/>
          <w:sz w:val="21"/>
          <w:szCs w:val="18"/>
        </w:rPr>
        <w:t>图</w:t>
      </w:r>
    </w:p>
    <w:p w14:paraId="7782B0B2" w14:textId="77777777" w:rsidR="00CD551B" w:rsidRDefault="00CD551B">
      <w:pPr>
        <w:rPr>
          <w:ins w:id="100" w:author="Noah Zheng" w:date="2025-09-07T07:09:00Z" w16du:dateUtc="2025-09-06T23:09:00Z"/>
          <w:rFonts w:eastAsia="宋体"/>
          <w:sz w:val="21"/>
          <w:szCs w:val="18"/>
        </w:rPr>
      </w:pPr>
    </w:p>
    <w:p w14:paraId="54C51E9B" w14:textId="77777777" w:rsidR="00CD551B" w:rsidRDefault="00CD551B">
      <w:pPr>
        <w:rPr>
          <w:ins w:id="101" w:author="Noah Zheng" w:date="2025-09-07T07:09:00Z" w16du:dateUtc="2025-09-06T23:09:00Z"/>
          <w:rFonts w:eastAsia="宋体" w:hint="eastAsia"/>
          <w:sz w:val="21"/>
          <w:szCs w:val="18"/>
        </w:rPr>
      </w:pPr>
    </w:p>
    <w:p w14:paraId="0A00090E" w14:textId="77777777" w:rsidR="00CD551B" w:rsidRDefault="00CD551B" w:rsidP="00CD551B">
      <w:pPr>
        <w:rPr>
          <w:ins w:id="102" w:author="Noah Zheng" w:date="2025-09-07T07:09:00Z" w16du:dateUtc="2025-09-06T23:09:00Z"/>
          <w:rFonts w:ascii="宋体" w:eastAsia="宋体" w:hAnsi="宋体" w:hint="eastAsia"/>
          <w:szCs w:val="24"/>
        </w:rPr>
      </w:pPr>
      <w:ins w:id="103" w:author="Noah Zheng" w:date="2025-09-07T07:09:00Z" w16du:dateUtc="2025-09-06T23:09:00Z">
        <w:r>
          <w:rPr>
            <w:noProof/>
          </w:rPr>
          <w:drawing>
            <wp:inline distT="0" distB="0" distL="0" distR="0" wp14:anchorId="376E4A65" wp14:editId="1D28C8BB">
              <wp:extent cx="4953226" cy="2543175"/>
              <wp:effectExtent l="0" t="0" r="0" b="0"/>
              <wp:docPr id="624586150" name="图片 3">
                <a:extLst xmlns:a="http://schemas.openxmlformats.org/drawingml/2006/main">
                  <a:ext uri="{FF2B5EF4-FFF2-40B4-BE49-F238E27FC236}">
                    <a16:creationId xmlns:a16="http://schemas.microsoft.com/office/drawing/2014/main" id="{CA6AAA78-A077-D474-3AC4-3EC5F3A478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CA6AAA78-A077-D474-3AC4-3EC5F3A478E5}"/>
                          </a:ext>
                        </a:extLst>
                      </pic:cNvPr>
                      <pic:cNvPicPr>
                        <a:picLocks noChangeAspect="1"/>
                      </pic:cNvPicPr>
                    </pic:nvPicPr>
                    <pic:blipFill rotWithShape="1">
                      <a:blip r:embed="rId51"/>
                      <a:srcRect t="10580" b="4778"/>
                      <a:stretch>
                        <a:fillRect/>
                      </a:stretch>
                    </pic:blipFill>
                    <pic:spPr bwMode="auto">
                      <a:xfrm>
                        <a:off x="0" y="0"/>
                        <a:ext cx="4990934" cy="2562536"/>
                      </a:xfrm>
                      <a:prstGeom prst="rect">
                        <a:avLst/>
                      </a:prstGeom>
                      <a:ln>
                        <a:noFill/>
                      </a:ln>
                      <a:extLst>
                        <a:ext uri="{53640926-AAD7-44D8-BBD7-CCE9431645EC}">
                          <a14:shadowObscured xmlns:a14="http://schemas.microsoft.com/office/drawing/2010/main"/>
                        </a:ext>
                      </a:extLst>
                    </pic:spPr>
                  </pic:pic>
                </a:graphicData>
              </a:graphic>
            </wp:inline>
          </w:drawing>
        </w:r>
      </w:ins>
    </w:p>
    <w:p w14:paraId="570DAC2B" w14:textId="3E680400" w:rsidR="00CD551B" w:rsidRDefault="00CD551B" w:rsidP="00CD551B">
      <w:pPr>
        <w:rPr>
          <w:ins w:id="104" w:author="Noah Zheng" w:date="2025-09-07T07:09:00Z" w16du:dateUtc="2025-09-06T23:09:00Z"/>
          <w:rFonts w:eastAsia="宋体" w:hint="eastAsia"/>
          <w:sz w:val="21"/>
          <w:szCs w:val="18"/>
        </w:rPr>
      </w:pPr>
      <w:ins w:id="105" w:author="Noah Zheng" w:date="2025-09-07T07:09:00Z" w16du:dateUtc="2025-09-06T23:09:00Z">
        <w:r>
          <w:rPr>
            <w:rFonts w:eastAsia="宋体" w:hint="eastAsia"/>
            <w:sz w:val="21"/>
            <w:szCs w:val="18"/>
          </w:rPr>
          <w:t>图</w:t>
        </w:r>
        <w:r>
          <w:rPr>
            <w:rFonts w:eastAsia="宋体" w:hint="eastAsia"/>
            <w:sz w:val="21"/>
            <w:szCs w:val="18"/>
          </w:rPr>
          <w:t xml:space="preserve">5 </w:t>
        </w:r>
        <w:r w:rsidRPr="002263D5">
          <w:rPr>
            <w:rFonts w:eastAsia="宋体" w:hint="eastAsia"/>
            <w:sz w:val="21"/>
            <w:szCs w:val="18"/>
          </w:rPr>
          <w:t>烟幕</w:t>
        </w:r>
        <w:r>
          <w:rPr>
            <w:rFonts w:eastAsia="宋体" w:hint="eastAsia"/>
            <w:sz w:val="21"/>
            <w:szCs w:val="18"/>
          </w:rPr>
          <w:t>干扰弹非有效</w:t>
        </w:r>
        <w:r w:rsidRPr="002263D5">
          <w:rPr>
            <w:rFonts w:eastAsia="宋体" w:hint="eastAsia"/>
            <w:sz w:val="21"/>
            <w:szCs w:val="18"/>
          </w:rPr>
          <w:t>遮蔽</w:t>
        </w:r>
        <w:r>
          <w:rPr>
            <w:rFonts w:eastAsia="宋体" w:hint="eastAsia"/>
            <w:sz w:val="21"/>
            <w:szCs w:val="18"/>
          </w:rPr>
          <w:t>真目标</w:t>
        </w:r>
        <w:r w:rsidRPr="002263D5">
          <w:rPr>
            <w:rFonts w:eastAsia="宋体" w:hint="eastAsia"/>
            <w:sz w:val="21"/>
            <w:szCs w:val="18"/>
          </w:rPr>
          <w:t>原理</w:t>
        </w:r>
        <w:r>
          <w:rPr>
            <w:rFonts w:eastAsia="宋体" w:hint="eastAsia"/>
            <w:sz w:val="21"/>
            <w:szCs w:val="18"/>
          </w:rPr>
          <w:t>俯视</w:t>
        </w:r>
        <w:r w:rsidRPr="002263D5">
          <w:rPr>
            <w:rFonts w:eastAsia="宋体" w:hint="eastAsia"/>
            <w:sz w:val="21"/>
            <w:szCs w:val="18"/>
          </w:rPr>
          <w:t>图</w:t>
        </w:r>
      </w:ins>
    </w:p>
    <w:p w14:paraId="3DFF2313" w14:textId="77777777" w:rsidR="009D78CF" w:rsidRDefault="009D78CF">
      <w:pPr>
        <w:rPr>
          <w:ins w:id="106" w:author="yukina minato" w:date="2025-09-07T04:55:00Z" w16du:dateUtc="2025-09-06T20:55:00Z"/>
          <w:rFonts w:eastAsia="宋体"/>
          <w:sz w:val="21"/>
          <w:szCs w:val="18"/>
        </w:rPr>
      </w:pPr>
    </w:p>
    <w:p w14:paraId="1AC2289E" w14:textId="77777777" w:rsidR="00D464EF" w:rsidRDefault="00D464EF" w:rsidP="00D464EF">
      <w:pPr>
        <w:rPr>
          <w:ins w:id="107" w:author="yukina minato" w:date="2025-09-07T04:28:00Z" w16du:dateUtc="2025-09-06T20:28:00Z"/>
          <w:rFonts w:eastAsia="宋体"/>
          <w:sz w:val="21"/>
          <w:szCs w:val="18"/>
        </w:rPr>
      </w:pPr>
    </w:p>
    <w:p w14:paraId="16575521" w14:textId="77777777" w:rsidR="00D02B82" w:rsidRPr="00D02B82" w:rsidDel="00D464EF" w:rsidRDefault="00D02B82" w:rsidP="00D464EF">
      <w:pPr>
        <w:rPr>
          <w:del w:id="108" w:author="yukina minato" w:date="2025-09-07T04:28:00Z" w16du:dateUtc="2025-09-06T20:28:00Z"/>
          <w:rFonts w:eastAsia="宋体"/>
          <w:sz w:val="21"/>
          <w:szCs w:val="18"/>
        </w:rPr>
      </w:pPr>
    </w:p>
    <w:bookmarkEnd w:id="91"/>
    <w:p w14:paraId="31EE2B0A" w14:textId="0903B42C" w:rsidR="00C204A9" w:rsidRPr="00D02B82" w:rsidDel="00D464EF" w:rsidRDefault="00C204A9">
      <w:pPr>
        <w:jc w:val="both"/>
        <w:rPr>
          <w:del w:id="109" w:author="yukina minato" w:date="2025-09-07T04:29:00Z" w16du:dateUtc="2025-09-06T20:29:00Z"/>
          <w:rFonts w:ascii="宋体" w:eastAsia="宋体" w:hAnsi="宋体" w:hint="eastAsia"/>
          <w:szCs w:val="24"/>
        </w:rPr>
        <w:pPrChange w:id="110" w:author="yukina minato" w:date="2025-09-07T04:28:00Z" w16du:dateUtc="2025-09-06T20:28:00Z">
          <w:pPr>
            <w:ind w:firstLineChars="200" w:firstLine="480"/>
            <w:jc w:val="both"/>
          </w:pPr>
        </w:pPrChange>
      </w:pPr>
    </w:p>
    <w:p w14:paraId="18F5EE49" w14:textId="33CB3B83" w:rsidR="00C204A9" w:rsidRPr="000C08F1" w:rsidRDefault="00C204A9" w:rsidP="00C204A9">
      <w:pPr>
        <w:pStyle w:val="af3"/>
        <w:ind w:leftChars="200" w:left="480"/>
        <w:outlineLvl w:val="4"/>
      </w:pPr>
      <w:r w:rsidRPr="000C08F1">
        <w:rPr>
          <w:rFonts w:hint="eastAsia"/>
        </w:rPr>
        <w:t>5.1.1.1</w:t>
      </w:r>
      <w:r w:rsidRPr="000C08F1">
        <w:rPr>
          <w:rFonts w:hint="eastAsia"/>
        </w:rPr>
        <w:t>导弹</w:t>
      </w:r>
      <w:r w:rsidRPr="000C08F1">
        <w:rPr>
          <w:rFonts w:hint="eastAsia"/>
        </w:rPr>
        <w:t>M1</w:t>
      </w:r>
      <w:del w:id="111" w:author="yukina minato" w:date="2025-09-07T04:29:00Z" w16du:dateUtc="2025-09-06T20:29:00Z">
        <w:r w:rsidRPr="000C08F1" w:rsidDel="00D464EF">
          <w:rPr>
            <w:rFonts w:hint="eastAsia"/>
          </w:rPr>
          <w:delText>和</w:delText>
        </w:r>
      </w:del>
      <w:ins w:id="112" w:author="yukina minato" w:date="2025-09-07T04:29:00Z" w16du:dateUtc="2025-09-06T20:29:00Z">
        <w:r w:rsidR="00D464EF">
          <w:rPr>
            <w:rFonts w:hint="eastAsia"/>
          </w:rPr>
          <w:t>、</w:t>
        </w:r>
      </w:ins>
      <w:r w:rsidRPr="000C08F1">
        <w:rPr>
          <w:rFonts w:hint="eastAsia"/>
        </w:rPr>
        <w:t>无人机</w:t>
      </w:r>
      <w:r w:rsidRPr="000C08F1">
        <w:rPr>
          <w:rFonts w:hint="eastAsia"/>
        </w:rPr>
        <w:t>FY1</w:t>
      </w:r>
      <w:ins w:id="113" w:author="Noah Zheng" w:date="2025-09-07T07:11:00Z" w16du:dateUtc="2025-09-06T23:11:00Z">
        <w:r w:rsidR="00CD551B">
          <w:rPr>
            <w:rFonts w:hint="eastAsia"/>
          </w:rPr>
          <w:t>投放的</w:t>
        </w:r>
      </w:ins>
      <w:del w:id="114" w:author="yukina minato" w:date="2025-09-07T04:30:00Z" w16du:dateUtc="2025-09-06T20:30:00Z">
        <w:r w:rsidRPr="000C08F1" w:rsidDel="00D464EF">
          <w:rPr>
            <w:rFonts w:hint="eastAsia"/>
          </w:rPr>
          <w:delText>投放</w:delText>
        </w:r>
      </w:del>
      <w:del w:id="115" w:author="yukina minato" w:date="2025-09-07T04:29:00Z" w16du:dateUtc="2025-09-06T20:29:00Z">
        <w:r w:rsidRPr="000C08F1" w:rsidDel="00D464EF">
          <w:rPr>
            <w:rFonts w:hint="eastAsia"/>
          </w:rPr>
          <w:delText>第</w:delText>
        </w:r>
        <w:r w:rsidRPr="000C08F1" w:rsidDel="00D464EF">
          <w:rPr>
            <w:rFonts w:hint="eastAsia"/>
          </w:rPr>
          <w:delText>1</w:delText>
        </w:r>
        <w:r w:rsidRPr="000C08F1" w:rsidDel="00D464EF">
          <w:rPr>
            <w:rFonts w:hint="eastAsia"/>
          </w:rPr>
          <w:delText>枚烟幕</w:delText>
        </w:r>
      </w:del>
      <w:r w:rsidRPr="000C08F1">
        <w:rPr>
          <w:rFonts w:hint="eastAsia"/>
        </w:rPr>
        <w:t>干</w:t>
      </w:r>
      <w:ins w:id="116" w:author="Noah Zheng" w:date="2025-09-07T07:16:00Z" w16du:dateUtc="2025-09-06T23:16:00Z">
        <w:r w:rsidR="00CD551B">
          <w:rPr>
            <w:rFonts w:hint="eastAsia"/>
          </w:rPr>
          <w:t>扰弹</w:t>
        </w:r>
      </w:ins>
      <w:del w:id="117" w:author="Noah Zheng" w:date="2025-09-07T07:13:00Z" w16du:dateUtc="2025-09-06T23:13:00Z">
        <w:r w:rsidRPr="000C08F1" w:rsidDel="00CD551B">
          <w:rPr>
            <w:rFonts w:hint="eastAsia"/>
          </w:rPr>
          <w:delText>扰弹</w:delText>
        </w:r>
      </w:del>
      <w:del w:id="118" w:author="yukina minato" w:date="2025-09-07T04:30:00Z" w16du:dateUtc="2025-09-06T20:30:00Z">
        <w:r w:rsidRPr="000C08F1" w:rsidDel="00D464EF">
          <w:rPr>
            <w:rFonts w:hint="eastAsia"/>
          </w:rPr>
          <w:delText>以</w:delText>
        </w:r>
      </w:del>
      <w:del w:id="119" w:author="Noah Zheng" w:date="2025-09-07T07:11:00Z" w16du:dateUtc="2025-09-06T23:11:00Z">
        <w:r w:rsidRPr="000C08F1" w:rsidDel="00CD551B">
          <w:rPr>
            <w:rFonts w:hint="eastAsia"/>
          </w:rPr>
          <w:delText>及</w:delText>
        </w:r>
      </w:del>
      <w:del w:id="120" w:author="yukina minato" w:date="2025-09-07T04:30:00Z" w16du:dateUtc="2025-09-06T20:30:00Z">
        <w:r w:rsidRPr="000C08F1" w:rsidDel="00D464EF">
          <w:rPr>
            <w:rFonts w:hint="eastAsia"/>
          </w:rPr>
          <w:delText>干扰弹</w:delText>
        </w:r>
      </w:del>
      <w:del w:id="121" w:author="Noah Zheng" w:date="2025-09-07T07:11:00Z" w16du:dateUtc="2025-09-06T23:11:00Z">
        <w:r w:rsidRPr="000C08F1" w:rsidDel="00CD551B">
          <w:rPr>
            <w:rFonts w:hint="eastAsia"/>
          </w:rPr>
          <w:delText>起爆</w:delText>
        </w:r>
      </w:del>
      <w:del w:id="122" w:author="yukina minato" w:date="2025-09-07T04:29:00Z" w16du:dateUtc="2025-09-06T20:29:00Z">
        <w:r w:rsidRPr="000C08F1" w:rsidDel="00D464EF">
          <w:rPr>
            <w:rFonts w:hint="eastAsia"/>
          </w:rPr>
          <w:delText>后形成的球状</w:delText>
        </w:r>
      </w:del>
      <w:del w:id="123" w:author="Noah Zheng" w:date="2025-09-07T07:11:00Z" w16du:dateUtc="2025-09-06T23:11:00Z">
        <w:r w:rsidRPr="000C08F1" w:rsidDel="00CD551B">
          <w:rPr>
            <w:rFonts w:hint="eastAsia"/>
          </w:rPr>
          <w:delText>烟幕</w:delText>
        </w:r>
      </w:del>
      <w:del w:id="124" w:author="yukina minato" w:date="2025-09-07T04:30:00Z" w16du:dateUtc="2025-09-06T20:30:00Z">
        <w:r w:rsidRPr="000C08F1" w:rsidDel="00D464EF">
          <w:rPr>
            <w:rFonts w:hint="eastAsia"/>
          </w:rPr>
          <w:delText>云团</w:delText>
        </w:r>
      </w:del>
      <w:r w:rsidRPr="000C08F1">
        <w:rPr>
          <w:rFonts w:hint="eastAsia"/>
        </w:rPr>
        <w:t>球心轨迹方程的建立</w:t>
      </w:r>
    </w:p>
    <w:p w14:paraId="2DC31D38" w14:textId="77777777" w:rsidR="00C204A9" w:rsidRPr="004A6B29" w:rsidRDefault="00C204A9" w:rsidP="006B50AD">
      <w:pPr>
        <w:ind w:firstLineChars="200" w:firstLine="480"/>
        <w:jc w:val="left"/>
        <w:rPr>
          <w:rFonts w:ascii="宋体" w:eastAsia="宋体" w:hAnsi="宋体" w:hint="eastAsia"/>
          <w:szCs w:val="24"/>
        </w:rPr>
      </w:pPr>
      <w:r>
        <w:rPr>
          <w:rFonts w:ascii="宋体" w:eastAsia="宋体" w:hAnsi="宋体" w:hint="eastAsia"/>
          <w:szCs w:val="24"/>
        </w:rPr>
        <w:t>记</w:t>
      </w:r>
      <w:r w:rsidRPr="004A6B29">
        <w:rPr>
          <w:rFonts w:ascii="宋体" w:eastAsia="宋体" w:hAnsi="宋体" w:hint="eastAsia"/>
          <w:position w:val="-6"/>
          <w:szCs w:val="24"/>
        </w:rPr>
        <w:object w:dxaOrig="240" w:dyaOrig="279" w14:anchorId="4C48914E">
          <v:shape id="_x0000_i1046" type="#_x0000_t75" style="width:11.9pt;height:13.75pt" o:ole="">
            <v:imagedata r:id="rId52" o:title=""/>
          </v:shape>
          <o:OLEObject Type="Embed" ProgID="Equation.DSMT4" ShapeID="_x0000_i1046" DrawAspect="Content" ObjectID="_1818759131" r:id="rId53"/>
        </w:object>
      </w:r>
      <w:r w:rsidRPr="004A6B29">
        <w:rPr>
          <w:rFonts w:ascii="宋体" w:eastAsia="宋体" w:hAnsi="宋体" w:hint="eastAsia"/>
          <w:szCs w:val="24"/>
        </w:rPr>
        <w:t>表示坐标原点</w:t>
      </w:r>
      <w:r>
        <w:rPr>
          <w:rFonts w:ascii="宋体" w:eastAsia="宋体" w:hAnsi="宋体" w:hint="eastAsia"/>
          <w:szCs w:val="24"/>
        </w:rPr>
        <w:t>；</w:t>
      </w:r>
      <w:r w:rsidRPr="004A6B29">
        <w:rPr>
          <w:rFonts w:ascii="宋体" w:eastAsia="宋体" w:hAnsi="宋体" w:hint="eastAsia"/>
          <w:szCs w:val="24"/>
        </w:rPr>
        <w:t>导弹</w:t>
      </w:r>
      <w:r w:rsidRPr="00DF37F8">
        <w:rPr>
          <w:rFonts w:ascii="宋体" w:eastAsia="宋体" w:hAnsi="宋体" w:hint="eastAsia"/>
          <w:position w:val="-4"/>
          <w:szCs w:val="24"/>
        </w:rPr>
        <w:object w:dxaOrig="400" w:dyaOrig="260" w14:anchorId="16FB3EF8">
          <v:shape id="_x0000_i1047" type="#_x0000_t75" style="width:19.7pt;height:12.85pt" o:ole="">
            <v:imagedata r:id="rId54" o:title=""/>
          </v:shape>
          <o:OLEObject Type="Embed" ProgID="Equation.DSMT4" ShapeID="_x0000_i1047" DrawAspect="Content" ObjectID="_1818759132" r:id="rId55"/>
        </w:object>
      </w:r>
      <w:r w:rsidRPr="004A6B29">
        <w:rPr>
          <w:rFonts w:ascii="宋体" w:eastAsia="宋体" w:hAnsi="宋体" w:hint="eastAsia"/>
          <w:szCs w:val="24"/>
        </w:rPr>
        <w:t>坐标为</w:t>
      </w:r>
      <w:r w:rsidRPr="00454340">
        <w:rPr>
          <w:rFonts w:ascii="宋体" w:eastAsia="宋体" w:hAnsi="宋体" w:hint="eastAsia"/>
          <w:position w:val="-16"/>
          <w:szCs w:val="24"/>
        </w:rPr>
        <w:object w:dxaOrig="1740" w:dyaOrig="440" w14:anchorId="3FAB7D92">
          <v:shape id="_x0000_i1048" type="#_x0000_t75" style="width:87.35pt;height:22.25pt" o:ole="">
            <v:imagedata r:id="rId56" o:title=""/>
          </v:shape>
          <o:OLEObject Type="Embed" ProgID="Equation.DSMT4" ShapeID="_x0000_i1048" DrawAspect="Content" ObjectID="_1818759133" r:id="rId57"/>
        </w:object>
      </w:r>
      <w:r>
        <w:rPr>
          <w:rFonts w:ascii="宋体" w:eastAsia="宋体" w:hAnsi="宋体" w:hint="eastAsia"/>
          <w:szCs w:val="24"/>
        </w:rPr>
        <w:t>；速度为</w:t>
      </w:r>
      <w:r w:rsidRPr="004A6B29">
        <w:rPr>
          <w:rFonts w:ascii="宋体" w:eastAsia="宋体" w:hAnsi="宋体" w:hint="eastAsia"/>
          <w:position w:val="-12"/>
          <w:szCs w:val="24"/>
        </w:rPr>
        <w:object w:dxaOrig="279" w:dyaOrig="360" w14:anchorId="30FD1CD6">
          <v:shape id="_x0000_i1049" type="#_x0000_t75" style="width:13.75pt;height:18.15pt" o:ole="">
            <v:imagedata r:id="rId58" o:title=""/>
          </v:shape>
          <o:OLEObject Type="Embed" ProgID="Equation.DSMT4" ShapeID="_x0000_i1049" DrawAspect="Content" ObjectID="_1818759134" r:id="rId59"/>
        </w:object>
      </w:r>
      <w:r>
        <w:rPr>
          <w:rFonts w:ascii="宋体" w:eastAsia="宋体" w:hAnsi="宋体" w:hint="eastAsia"/>
          <w:szCs w:val="24"/>
        </w:rPr>
        <w:t>；</w:t>
      </w:r>
      <w:r w:rsidRPr="004A6B29">
        <w:rPr>
          <w:rFonts w:ascii="宋体" w:eastAsia="宋体" w:hAnsi="宋体" w:hint="eastAsia"/>
          <w:szCs w:val="24"/>
        </w:rPr>
        <w:t>向量</w:t>
      </w:r>
      <w:r w:rsidRPr="004A6B29">
        <w:rPr>
          <w:rFonts w:ascii="宋体" w:eastAsia="宋体" w:hAnsi="宋体" w:hint="eastAsia"/>
          <w:position w:val="-12"/>
          <w:szCs w:val="24"/>
        </w:rPr>
        <w:object w:dxaOrig="540" w:dyaOrig="400" w14:anchorId="79480C90">
          <v:shape id="_x0000_i1050" type="#_x0000_t75" style="width:26.6pt;height:19.7pt" o:ole="">
            <v:imagedata r:id="rId60" o:title=""/>
          </v:shape>
          <o:OLEObject Type="Embed" ProgID="Equation.DSMT4" ShapeID="_x0000_i1050" DrawAspect="Content" ObjectID="_1818759135" r:id="rId61"/>
        </w:object>
      </w:r>
      <w:r w:rsidRPr="004A6B29">
        <w:rPr>
          <w:rFonts w:ascii="宋体" w:eastAsia="宋体" w:hAnsi="宋体" w:hint="eastAsia"/>
          <w:szCs w:val="24"/>
        </w:rPr>
        <w:t>方向余弦为</w:t>
      </w:r>
      <w:r w:rsidRPr="00DF37F8">
        <w:rPr>
          <w:rFonts w:ascii="宋体" w:eastAsia="宋体" w:hAnsi="宋体" w:hint="eastAsia"/>
          <w:position w:val="-16"/>
          <w:szCs w:val="24"/>
        </w:rPr>
        <w:object w:dxaOrig="2500" w:dyaOrig="440" w14:anchorId="5C16F3CF">
          <v:shape id="_x0000_i1051" type="#_x0000_t75" style="width:125.2pt;height:22.25pt" o:ole="">
            <v:imagedata r:id="rId62" o:title=""/>
          </v:shape>
          <o:OLEObject Type="Embed" ProgID="Equation.DSMT4" ShapeID="_x0000_i1051" DrawAspect="Content" ObjectID="_1818759136" r:id="rId63"/>
        </w:object>
      </w:r>
    </w:p>
    <w:p w14:paraId="3144B7C0" w14:textId="77777777" w:rsidR="00C204A9" w:rsidRDefault="00C204A9" w:rsidP="006B50AD">
      <w:pPr>
        <w:ind w:firstLineChars="200" w:firstLine="480"/>
        <w:jc w:val="left"/>
        <w:rPr>
          <w:rFonts w:ascii="宋体" w:eastAsia="宋体" w:hAnsi="宋体" w:hint="eastAsia"/>
          <w:szCs w:val="24"/>
        </w:rPr>
      </w:pPr>
      <w:r>
        <w:rPr>
          <w:rFonts w:ascii="宋体" w:eastAsia="宋体" w:hAnsi="宋体" w:hint="eastAsia"/>
          <w:szCs w:val="24"/>
        </w:rPr>
        <w:t>则：</w:t>
      </w:r>
    </w:p>
    <w:p w14:paraId="344A0263" w14:textId="77777777" w:rsidR="00C204A9" w:rsidDel="009D78CF" w:rsidRDefault="00C204A9" w:rsidP="009D78CF">
      <w:pPr>
        <w:rPr>
          <w:del w:id="125" w:author="yukina minato" w:date="2025-09-07T04:56:00Z" w16du:dateUtc="2025-09-06T20:56:00Z"/>
          <w:rFonts w:ascii="宋体" w:eastAsia="宋体" w:hAnsi="宋体" w:hint="eastAsia"/>
          <w:szCs w:val="24"/>
        </w:rPr>
      </w:pPr>
      <w:r w:rsidRPr="004A6B29">
        <w:rPr>
          <w:rFonts w:ascii="宋体" w:eastAsia="宋体" w:hAnsi="宋体" w:hint="eastAsia"/>
          <w:position w:val="-40"/>
          <w:szCs w:val="24"/>
        </w:rPr>
        <w:object w:dxaOrig="2880" w:dyaOrig="820" w14:anchorId="77944402">
          <v:shape id="_x0000_i1052" type="#_x0000_t75" style="width:2in;height:41pt" o:ole="">
            <v:imagedata r:id="rId64" o:title=""/>
          </v:shape>
          <o:OLEObject Type="Embed" ProgID="Equation.DSMT4" ShapeID="_x0000_i1052" DrawAspect="Content" ObjectID="_1818759137" r:id="rId65"/>
        </w:object>
      </w:r>
    </w:p>
    <w:p w14:paraId="063552D8" w14:textId="77777777" w:rsidR="009D78CF" w:rsidRDefault="009D78CF" w:rsidP="006B50AD">
      <w:pPr>
        <w:rPr>
          <w:ins w:id="126" w:author="yukina minato" w:date="2025-09-07T04:56:00Z" w16du:dateUtc="2025-09-06T20:56:00Z"/>
          <w:rFonts w:ascii="宋体" w:eastAsia="宋体" w:hAnsi="宋体" w:hint="eastAsia"/>
          <w:szCs w:val="24"/>
        </w:rPr>
      </w:pPr>
    </w:p>
    <w:p w14:paraId="164A6E4D" w14:textId="77777777" w:rsidR="00C204A9" w:rsidRPr="006B50AD" w:rsidRDefault="00C204A9">
      <w:pPr>
        <w:rPr>
          <w:rFonts w:ascii="宋体" w:eastAsia="宋体" w:hAnsi="宋体" w:hint="eastAsia"/>
          <w:szCs w:val="24"/>
        </w:rPr>
        <w:pPrChange w:id="127" w:author="yukina minato" w:date="2025-09-07T04:56:00Z" w16du:dateUtc="2025-09-06T20:56:00Z">
          <w:pPr>
            <w:ind w:firstLineChars="1200" w:firstLine="2880"/>
            <w:jc w:val="both"/>
          </w:pPr>
        </w:pPrChange>
      </w:pPr>
      <w:r w:rsidRPr="004A6B29">
        <w:rPr>
          <w:rFonts w:ascii="宋体" w:eastAsia="宋体" w:hAnsi="宋体" w:hint="eastAsia"/>
          <w:position w:val="-40"/>
          <w:szCs w:val="24"/>
        </w:rPr>
        <w:object w:dxaOrig="2880" w:dyaOrig="820" w14:anchorId="0E01EB94">
          <v:shape id="_x0000_i1053" type="#_x0000_t75" style="width:2in;height:41pt" o:ole="">
            <v:imagedata r:id="rId66" o:title=""/>
          </v:shape>
          <o:OLEObject Type="Embed" ProgID="Equation.DSMT4" ShapeID="_x0000_i1053" DrawAspect="Content" ObjectID="_1818759138" r:id="rId67"/>
        </w:object>
      </w:r>
    </w:p>
    <w:p w14:paraId="40764DC0" w14:textId="77777777" w:rsidR="00C204A9" w:rsidRDefault="00C204A9">
      <w:pPr>
        <w:pPrChange w:id="128" w:author="yukina minato" w:date="2025-09-07T04:56:00Z" w16du:dateUtc="2025-09-06T20:56:00Z">
          <w:pPr>
            <w:ind w:firstLineChars="200" w:firstLine="480"/>
          </w:pPr>
        </w:pPrChange>
      </w:pPr>
      <w:r w:rsidRPr="004A6B29">
        <w:rPr>
          <w:rFonts w:ascii="宋体" w:eastAsia="宋体" w:hAnsi="宋体" w:hint="eastAsia"/>
          <w:position w:val="-40"/>
          <w:szCs w:val="24"/>
        </w:rPr>
        <w:object w:dxaOrig="2840" w:dyaOrig="820" w14:anchorId="7AB74123">
          <v:shape id="_x0000_i1054" type="#_x0000_t75" style="width:142.45pt;height:41pt" o:ole="">
            <v:imagedata r:id="rId68" o:title=""/>
          </v:shape>
          <o:OLEObject Type="Embed" ProgID="Equation.DSMT4" ShapeID="_x0000_i1054" DrawAspect="Content" ObjectID="_1818759139" r:id="rId69"/>
        </w:object>
      </w:r>
    </w:p>
    <w:p w14:paraId="1591870F" w14:textId="77777777" w:rsidR="00C204A9" w:rsidRDefault="00C204A9" w:rsidP="006B50AD">
      <w:pPr>
        <w:ind w:firstLineChars="200" w:firstLine="480"/>
        <w:jc w:val="left"/>
        <w:rPr>
          <w:rFonts w:ascii="宋体" w:eastAsia="宋体" w:hAnsi="宋体" w:hint="eastAsia"/>
          <w:szCs w:val="24"/>
        </w:rPr>
      </w:pPr>
      <w:r w:rsidRPr="004A6B29">
        <w:rPr>
          <w:rFonts w:ascii="宋体" w:eastAsia="宋体" w:hAnsi="宋体" w:hint="eastAsia"/>
          <w:szCs w:val="24"/>
        </w:rPr>
        <w:t>设</w:t>
      </w:r>
      <w:r w:rsidRPr="004A6B29">
        <w:rPr>
          <w:rFonts w:ascii="宋体" w:eastAsia="宋体" w:hAnsi="宋体" w:hint="eastAsia"/>
          <w:position w:val="-6"/>
          <w:szCs w:val="24"/>
        </w:rPr>
        <w:object w:dxaOrig="139" w:dyaOrig="240" w14:anchorId="634ADAA4">
          <v:shape id="_x0000_i1055" type="#_x0000_t75" style="width:6.9pt;height:11.9pt" o:ole="">
            <v:imagedata r:id="rId70" o:title=""/>
          </v:shape>
          <o:OLEObject Type="Embed" ProgID="Equation.DSMT4" ShapeID="_x0000_i1055" DrawAspect="Content" ObjectID="_1818759140" r:id="rId71"/>
        </w:object>
      </w:r>
      <w:r w:rsidRPr="004A6B29">
        <w:rPr>
          <w:rFonts w:ascii="宋体" w:eastAsia="宋体" w:hAnsi="宋体" w:hint="eastAsia"/>
          <w:szCs w:val="24"/>
        </w:rPr>
        <w:t>为已经发现导弹的时间，</w:t>
      </w:r>
      <w:r>
        <w:rPr>
          <w:rFonts w:ascii="宋体" w:eastAsia="宋体" w:hAnsi="宋体" w:hint="eastAsia"/>
          <w:szCs w:val="24"/>
        </w:rPr>
        <w:t>可以</w:t>
      </w:r>
      <w:r w:rsidRPr="004A6B29">
        <w:rPr>
          <w:rFonts w:ascii="宋体" w:eastAsia="宋体" w:hAnsi="宋体" w:hint="eastAsia"/>
          <w:szCs w:val="24"/>
        </w:rPr>
        <w:t>求出导弹</w:t>
      </w:r>
      <w:r w:rsidRPr="00DF37F8">
        <w:rPr>
          <w:rFonts w:ascii="宋体" w:eastAsia="宋体" w:hAnsi="宋体" w:hint="eastAsia"/>
          <w:position w:val="-12"/>
          <w:szCs w:val="24"/>
        </w:rPr>
        <w:object w:dxaOrig="360" w:dyaOrig="360" w14:anchorId="49B2BA64">
          <v:shape id="_x0000_i1056" type="#_x0000_t75" style="width:18.15pt;height:18.15pt" o:ole="">
            <v:imagedata r:id="rId72" o:title=""/>
          </v:shape>
          <o:OLEObject Type="Embed" ProgID="Equation.DSMT4" ShapeID="_x0000_i1056" DrawAspect="Content" ObjectID="_1818759141" r:id="rId73"/>
        </w:object>
      </w:r>
      <w:r w:rsidRPr="004A6B29">
        <w:rPr>
          <w:rFonts w:ascii="宋体" w:eastAsia="宋体" w:hAnsi="宋体" w:hint="eastAsia"/>
          <w:szCs w:val="24"/>
        </w:rPr>
        <w:t>的轨迹参数方程</w:t>
      </w:r>
      <w:r>
        <w:rPr>
          <w:rFonts w:ascii="宋体" w:eastAsia="宋体" w:hAnsi="宋体" w:hint="eastAsia"/>
          <w:szCs w:val="24"/>
        </w:rPr>
        <w:t>：</w:t>
      </w:r>
    </w:p>
    <w:p w14:paraId="0AF708CB" w14:textId="77777777" w:rsidR="00C204A9" w:rsidRDefault="00C204A9" w:rsidP="00C204A9">
      <w:pPr>
        <w:ind w:firstLineChars="200" w:firstLine="480"/>
        <w:rPr>
          <w:rFonts w:ascii="宋体" w:eastAsia="宋体" w:hAnsi="宋体" w:hint="eastAsia"/>
          <w:szCs w:val="24"/>
        </w:rPr>
      </w:pPr>
      <w:r w:rsidRPr="004A6B29">
        <w:rPr>
          <w:rFonts w:ascii="宋体" w:eastAsia="宋体" w:hAnsi="宋体" w:hint="eastAsia"/>
          <w:position w:val="-58"/>
          <w:szCs w:val="24"/>
        </w:rPr>
        <w:object w:dxaOrig="2720" w:dyaOrig="1280" w14:anchorId="68A56EFC">
          <v:shape id="_x0000_i1057" type="#_x0000_t75" style="width:136.15pt;height:64.15pt" o:ole="">
            <v:imagedata r:id="rId74" o:title=""/>
          </v:shape>
          <o:OLEObject Type="Embed" ProgID="Equation.DSMT4" ShapeID="_x0000_i1057" DrawAspect="Content" ObjectID="_1818759142" r:id="rId75"/>
        </w:object>
      </w:r>
    </w:p>
    <w:p w14:paraId="42190C04" w14:textId="4AC833E2" w:rsidR="00C204A9" w:rsidRDefault="001752FA" w:rsidP="001752FA">
      <w:pPr>
        <w:ind w:firstLineChars="150" w:firstLine="360"/>
        <w:jc w:val="left"/>
        <w:rPr>
          <w:rFonts w:ascii="宋体" w:eastAsia="宋体" w:hAnsi="宋体" w:hint="eastAsia"/>
          <w:szCs w:val="24"/>
        </w:rPr>
        <w:pPrChange w:id="129" w:author="Noah Zheng" w:date="2025-09-07T07:17:00Z" w16du:dateUtc="2025-09-06T23:17:00Z">
          <w:pPr>
            <w:jc w:val="left"/>
          </w:pPr>
        </w:pPrChange>
      </w:pPr>
      <w:ins w:id="130" w:author="Noah Zheng" w:date="2025-09-07T07:17:00Z" w16du:dateUtc="2025-09-06T23:17:00Z">
        <w:r w:rsidRPr="00A0300C">
          <w:rPr>
            <w:rFonts w:hint="eastAsia"/>
          </w:rPr>
          <w:t>记无人机</w:t>
        </w:r>
        <w:r w:rsidRPr="001752FA">
          <w:rPr>
            <w:rFonts w:hint="eastAsia"/>
            <w:position w:val="-4"/>
            <w:rPrChange w:id="131" w:author="Noah Zheng" w:date="2025-09-07T07:17:00Z" w16du:dateUtc="2025-09-06T23:17:00Z">
              <w:rPr>
                <w:rFonts w:hint="eastAsia"/>
                <w:position w:val="-14"/>
              </w:rPr>
            </w:rPrChange>
          </w:rPr>
          <w:object w:dxaOrig="480" w:dyaOrig="260" w14:anchorId="5AF6E936">
            <v:shape id="_x0000_i1662" type="#_x0000_t75" style="width:24.1pt;height:12.85pt" o:ole="">
              <v:imagedata r:id="rId76" o:title=""/>
            </v:shape>
            <o:OLEObject Type="Embed" ProgID="Equation.DSMT4" ShapeID="_x0000_i1662" DrawAspect="Content" ObjectID="_1818759143" r:id="rId77"/>
          </w:object>
        </w:r>
        <w:r w:rsidRPr="00A0300C">
          <w:rPr>
            <w:rFonts w:hint="eastAsia"/>
          </w:rPr>
          <w:t>接到投放第</w:t>
        </w:r>
        <w:r w:rsidRPr="001752FA">
          <w:rPr>
            <w:rFonts w:hint="eastAsia"/>
            <w:position w:val="-4"/>
            <w:rPrChange w:id="132" w:author="Noah Zheng" w:date="2025-09-07T07:17:00Z" w16du:dateUtc="2025-09-06T23:17:00Z">
              <w:rPr>
                <w:rFonts w:hint="eastAsia"/>
                <w:position w:val="-14"/>
              </w:rPr>
            </w:rPrChange>
          </w:rPr>
          <w:object w:dxaOrig="139" w:dyaOrig="260" w14:anchorId="4D5D993A">
            <v:shape id="_x0000_i1664" type="#_x0000_t75" style="width:6.9pt;height:13.15pt" o:ole="">
              <v:imagedata r:id="rId78" o:title=""/>
            </v:shape>
            <o:OLEObject Type="Embed" ProgID="Equation.DSMT4" ShapeID="_x0000_i1664" DrawAspect="Content" ObjectID="_1818759144" r:id="rId79"/>
          </w:object>
        </w:r>
        <w:r w:rsidRPr="00A0300C">
          <w:rPr>
            <w:rFonts w:hint="eastAsia"/>
          </w:rPr>
          <w:t>枚烟幕干扰弹的命令时的坐标为</w:t>
        </w:r>
        <w:r w:rsidRPr="00A0300C">
          <w:rPr>
            <w:rFonts w:hint="eastAsia"/>
            <w:position w:val="-20"/>
          </w:rPr>
          <w:object w:dxaOrig="2100" w:dyaOrig="520" w14:anchorId="1ACC3365">
            <v:shape id="_x0000_i1666" type="#_x0000_t75" style="width:105.2pt;height:26pt" o:ole="">
              <v:imagedata r:id="rId80" o:title=""/>
            </v:shape>
            <o:OLEObject Type="Embed" ProgID="Equation.DSMT4" ShapeID="_x0000_i1666" DrawAspect="Content" ObjectID="_1818759145" r:id="rId81"/>
          </w:object>
        </w:r>
      </w:ins>
      <w:del w:id="133" w:author="Noah Zheng" w:date="2025-09-07T07:17:00Z" w16du:dateUtc="2025-09-06T23:17:00Z">
        <w:r w:rsidR="00C204A9" w:rsidDel="001752FA">
          <w:rPr>
            <w:rFonts w:hint="eastAsia"/>
          </w:rPr>
          <w:delText>记</w:delText>
        </w:r>
        <w:r w:rsidR="00C204A9" w:rsidRPr="004A6B29" w:rsidDel="001752FA">
          <w:rPr>
            <w:rFonts w:ascii="宋体" w:eastAsia="宋体" w:hAnsi="宋体" w:hint="eastAsia"/>
            <w:szCs w:val="24"/>
          </w:rPr>
          <w:delText>无人机</w:delText>
        </w:r>
        <w:r w:rsidR="00C204A9" w:rsidRPr="00DF37F8" w:rsidDel="001752FA">
          <w:rPr>
            <w:rFonts w:ascii="宋体" w:eastAsia="宋体" w:hAnsi="宋体" w:hint="eastAsia"/>
            <w:position w:val="-4"/>
            <w:szCs w:val="24"/>
          </w:rPr>
          <w:object w:dxaOrig="480" w:dyaOrig="260" w14:anchorId="2D9F9F87">
            <v:shape id="_x0000_i1058" type="#_x0000_t75" style="width:24.1pt;height:12.85pt" o:ole="">
              <v:imagedata r:id="rId82" o:title=""/>
            </v:shape>
            <o:OLEObject Type="Embed" ProgID="Equation.DSMT4" ShapeID="_x0000_i1058" DrawAspect="Content" ObjectID="_1818759146" r:id="rId83"/>
          </w:object>
        </w:r>
        <w:r w:rsidR="00C204A9" w:rsidRPr="004A6B29" w:rsidDel="001752FA">
          <w:rPr>
            <w:rFonts w:ascii="宋体" w:eastAsia="宋体" w:hAnsi="宋体" w:hint="eastAsia"/>
            <w:szCs w:val="24"/>
          </w:rPr>
          <w:delText>的坐标为</w:delText>
        </w:r>
        <w:r w:rsidR="00C204A9" w:rsidRPr="00DF37F8" w:rsidDel="001752FA">
          <w:rPr>
            <w:rFonts w:ascii="宋体" w:eastAsia="宋体" w:hAnsi="宋体" w:hint="eastAsia"/>
            <w:position w:val="-16"/>
            <w:szCs w:val="24"/>
          </w:rPr>
          <w:object w:dxaOrig="1480" w:dyaOrig="440" w14:anchorId="5FB7B9AF">
            <v:shape id="_x0000_i1059" type="#_x0000_t75" style="width:73.55pt;height:22.25pt" o:ole="">
              <v:imagedata r:id="rId84" o:title=""/>
            </v:shape>
            <o:OLEObject Type="Embed" ProgID="Equation.DSMT4" ShapeID="_x0000_i1059" DrawAspect="Content" ObjectID="_1818759147" r:id="rId85"/>
          </w:object>
        </w:r>
      </w:del>
      <w:ins w:id="134" w:author="Noah Zheng" w:date="2025-09-07T07:18:00Z" w16du:dateUtc="2025-09-06T23:18:00Z">
        <w:r>
          <w:rPr>
            <w:rFonts w:ascii="宋体" w:eastAsia="宋体" w:hAnsi="宋体" w:hint="eastAsia"/>
            <w:szCs w:val="24"/>
          </w:rPr>
          <w:t>;</w:t>
        </w:r>
      </w:ins>
      <w:del w:id="135" w:author="Noah Zheng" w:date="2025-09-07T07:18:00Z" w16du:dateUtc="2025-09-06T23:18:00Z">
        <w:r w:rsidR="00C204A9" w:rsidDel="001752FA">
          <w:rPr>
            <w:rFonts w:hint="eastAsia"/>
          </w:rPr>
          <w:delText>，</w:delText>
        </w:r>
        <w:r w:rsidR="00C204A9" w:rsidRPr="004A6B29" w:rsidDel="001752FA">
          <w:rPr>
            <w:rFonts w:ascii="宋体" w:eastAsia="宋体" w:hAnsi="宋体" w:hint="eastAsia"/>
            <w:szCs w:val="24"/>
          </w:rPr>
          <w:delText>记</w:delText>
        </w:r>
      </w:del>
      <w:del w:id="136" w:author="Noah Zheng" w:date="2025-09-07T07:20:00Z" w16du:dateUtc="2025-09-06T23:20:00Z">
        <w:r w:rsidR="00C204A9" w:rsidRPr="004A6B29" w:rsidDel="001752FA">
          <w:rPr>
            <w:rFonts w:ascii="宋体" w:eastAsia="宋体" w:hAnsi="宋体" w:hint="eastAsia"/>
            <w:szCs w:val="24"/>
          </w:rPr>
          <w:delText>无人机</w:delText>
        </w:r>
        <w:r w:rsidR="00C204A9" w:rsidRPr="00DF37F8" w:rsidDel="001752FA">
          <w:rPr>
            <w:rFonts w:ascii="宋体" w:eastAsia="宋体" w:hAnsi="宋体" w:hint="eastAsia"/>
            <w:position w:val="-4"/>
            <w:szCs w:val="24"/>
          </w:rPr>
          <w:object w:dxaOrig="480" w:dyaOrig="260" w14:anchorId="265B5EE5">
            <v:shape id="_x0000_i1060" type="#_x0000_t75" style="width:24.1pt;height:13.75pt" o:ole="">
              <v:imagedata r:id="rId86" o:title=""/>
            </v:shape>
            <o:OLEObject Type="Embed" ProgID="Equation.DSMT4" ShapeID="_x0000_i1060" DrawAspect="Content" ObjectID="_1818759148" r:id="rId87"/>
          </w:object>
        </w:r>
      </w:del>
      <w:r w:rsidR="00C204A9" w:rsidRPr="004A6B29">
        <w:rPr>
          <w:rFonts w:ascii="宋体" w:eastAsia="宋体" w:hAnsi="宋体" w:hint="eastAsia"/>
          <w:szCs w:val="24"/>
        </w:rPr>
        <w:t>投放第</w:t>
      </w:r>
      <w:r w:rsidR="00C204A9" w:rsidRPr="00DF37F8">
        <w:rPr>
          <w:rFonts w:ascii="宋体" w:eastAsia="宋体" w:hAnsi="宋体" w:hint="eastAsia"/>
          <w:position w:val="-4"/>
          <w:szCs w:val="24"/>
        </w:rPr>
        <w:object w:dxaOrig="139" w:dyaOrig="260" w14:anchorId="1A543562">
          <v:shape id="_x0000_i1061" type="#_x0000_t75" style="width:6.9pt;height:12.85pt" o:ole="">
            <v:imagedata r:id="rId88" o:title=""/>
          </v:shape>
          <o:OLEObject Type="Embed" ProgID="Equation.DSMT4" ShapeID="_x0000_i1061" DrawAspect="Content" ObjectID="_1818759149" r:id="rId89"/>
        </w:object>
      </w:r>
      <w:r w:rsidR="00C204A9" w:rsidRPr="004A6B29">
        <w:rPr>
          <w:rFonts w:ascii="宋体" w:eastAsia="宋体" w:hAnsi="宋体" w:hint="eastAsia"/>
          <w:szCs w:val="24"/>
        </w:rPr>
        <w:t>枚烟幕干扰弹的时间为</w:t>
      </w:r>
      <w:r w:rsidR="00C204A9" w:rsidRPr="004A6B29">
        <w:rPr>
          <w:rFonts w:ascii="宋体" w:eastAsia="宋体" w:hAnsi="宋体" w:hint="eastAsia"/>
          <w:position w:val="-12"/>
          <w:szCs w:val="24"/>
        </w:rPr>
        <w:object w:dxaOrig="400" w:dyaOrig="400" w14:anchorId="2B90C14D">
          <v:shape id="_x0000_i1062" type="#_x0000_t75" style="width:20.65pt;height:19.7pt" o:ole="">
            <v:imagedata r:id="rId90" o:title=""/>
          </v:shape>
          <o:OLEObject Type="Embed" ProgID="Equation.DSMT4" ShapeID="_x0000_i1062" DrawAspect="Content" ObjectID="_1818759150" r:id="rId91"/>
        </w:object>
      </w:r>
      <w:ins w:id="137" w:author="Noah Zheng" w:date="2025-09-07T07:19:00Z" w16du:dateUtc="2025-09-06T23:19:00Z">
        <w:r>
          <w:rPr>
            <w:rFonts w:ascii="宋体" w:eastAsia="宋体" w:hAnsi="宋体" w:hint="eastAsia"/>
            <w:szCs w:val="24"/>
          </w:rPr>
          <w:t>;</w:t>
        </w:r>
      </w:ins>
      <w:del w:id="138" w:author="Noah Zheng" w:date="2025-09-07T07:19:00Z" w16du:dateUtc="2025-09-06T23:19:00Z">
        <w:r w:rsidR="00C204A9" w:rsidRPr="004A6B29" w:rsidDel="001752FA">
          <w:rPr>
            <w:rFonts w:ascii="宋体" w:eastAsia="宋体" w:hAnsi="宋体" w:hint="eastAsia"/>
            <w:szCs w:val="24"/>
          </w:rPr>
          <w:delText>，</w:delText>
        </w:r>
      </w:del>
      <w:r w:rsidR="00C204A9" w:rsidRPr="004A6B29">
        <w:rPr>
          <w:rFonts w:ascii="宋体" w:eastAsia="宋体" w:hAnsi="宋体" w:hint="eastAsia"/>
          <w:szCs w:val="24"/>
        </w:rPr>
        <w:t>起爆时间为</w:t>
      </w:r>
      <w:r w:rsidR="00C204A9" w:rsidRPr="004A6B29">
        <w:rPr>
          <w:rFonts w:ascii="宋体" w:eastAsia="宋体" w:hAnsi="宋体" w:hint="eastAsia"/>
          <w:position w:val="-12"/>
          <w:szCs w:val="24"/>
        </w:rPr>
        <w:object w:dxaOrig="400" w:dyaOrig="400" w14:anchorId="6B547280">
          <v:shape id="_x0000_i1063" type="#_x0000_t75" style="width:20.65pt;height:19.7pt" o:ole="">
            <v:imagedata r:id="rId92" o:title=""/>
          </v:shape>
          <o:OLEObject Type="Embed" ProgID="Equation.DSMT4" ShapeID="_x0000_i1063" DrawAspect="Content" ObjectID="_1818759151" r:id="rId93"/>
        </w:object>
      </w:r>
      <w:r w:rsidR="00C204A9" w:rsidRPr="004A6B29">
        <w:rPr>
          <w:rFonts w:ascii="宋体" w:eastAsia="宋体" w:hAnsi="宋体" w:hint="eastAsia"/>
          <w:szCs w:val="24"/>
        </w:rPr>
        <w:t>，则</w:t>
      </w:r>
      <w:r w:rsidR="00C204A9">
        <w:rPr>
          <w:rFonts w:ascii="宋体" w:eastAsia="宋体" w:hAnsi="宋体" w:hint="eastAsia"/>
          <w:szCs w:val="24"/>
        </w:rPr>
        <w:t>：</w:t>
      </w:r>
    </w:p>
    <w:p w14:paraId="55EEDF1A" w14:textId="77777777" w:rsidR="00C204A9" w:rsidRDefault="00C204A9" w:rsidP="006B50AD">
      <w:pPr>
        <w:ind w:firstLineChars="200" w:firstLine="480"/>
        <w:jc w:val="left"/>
        <w:rPr>
          <w:rFonts w:ascii="宋体" w:eastAsia="宋体" w:hAnsi="宋体" w:hint="eastAsia"/>
          <w:szCs w:val="24"/>
        </w:rPr>
      </w:pPr>
      <w:r w:rsidRPr="004A6B29">
        <w:rPr>
          <w:rFonts w:ascii="宋体" w:eastAsia="宋体" w:hAnsi="宋体" w:hint="eastAsia"/>
          <w:szCs w:val="24"/>
        </w:rPr>
        <w:t>起爆间隔</w:t>
      </w:r>
    </w:p>
    <w:p w14:paraId="47F1C6A1" w14:textId="77777777" w:rsidR="00C204A9" w:rsidRDefault="00C204A9" w:rsidP="00C204A9">
      <w:pPr>
        <w:rPr>
          <w:rFonts w:ascii="宋体" w:eastAsia="宋体" w:hAnsi="宋体" w:hint="eastAsia"/>
          <w:szCs w:val="24"/>
        </w:rPr>
      </w:pPr>
      <w:r w:rsidRPr="004A6B29">
        <w:rPr>
          <w:rFonts w:ascii="宋体" w:eastAsia="宋体" w:hAnsi="宋体" w:hint="eastAsia"/>
          <w:position w:val="-16"/>
          <w:szCs w:val="24"/>
        </w:rPr>
        <w:object w:dxaOrig="1680" w:dyaOrig="440" w14:anchorId="21B975F0">
          <v:shape id="_x0000_i1064" type="#_x0000_t75" style="width:84.85pt;height:22.25pt" o:ole="">
            <v:imagedata r:id="rId94" o:title=""/>
          </v:shape>
          <o:OLEObject Type="Embed" ProgID="Equation.DSMT4" ShapeID="_x0000_i1064" DrawAspect="Content" ObjectID="_1818759152" r:id="rId95"/>
        </w:object>
      </w:r>
    </w:p>
    <w:p w14:paraId="215DF4B1" w14:textId="61FA8D59" w:rsidR="00C204A9" w:rsidRPr="002802A1" w:rsidRDefault="00C204A9" w:rsidP="00C204A9">
      <w:pPr>
        <w:ind w:firstLineChars="200" w:firstLine="480"/>
        <w:jc w:val="left"/>
      </w:pPr>
      <w:r>
        <w:rPr>
          <w:rFonts w:hint="eastAsia"/>
        </w:rPr>
        <w:t>设无人机</w:t>
      </w:r>
      <w:r w:rsidRPr="00DF37F8">
        <w:rPr>
          <w:rFonts w:ascii="宋体" w:eastAsia="宋体" w:hAnsi="宋体" w:hint="eastAsia"/>
          <w:position w:val="-4"/>
          <w:szCs w:val="24"/>
        </w:rPr>
        <w:object w:dxaOrig="480" w:dyaOrig="260" w14:anchorId="62EE3F25">
          <v:shape id="_x0000_i1065" type="#_x0000_t75" style="width:24.1pt;height:13.75pt" o:ole="">
            <v:imagedata r:id="rId42" o:title=""/>
          </v:shape>
          <o:OLEObject Type="Embed" ProgID="Equation.DSMT4" ShapeID="_x0000_i1065" DrawAspect="Content" ObjectID="_1818759153" r:id="rId96"/>
        </w:object>
      </w:r>
      <w:ins w:id="139" w:author="Noah Zheng" w:date="2025-09-07T07:20:00Z" w16du:dateUtc="2025-09-06T23:20:00Z">
        <w:r w:rsidR="001752FA" w:rsidRPr="00A0300C">
          <w:rPr>
            <w:rFonts w:hint="eastAsia"/>
          </w:rPr>
          <w:t>到投放第</w:t>
        </w:r>
        <w:r w:rsidR="001752FA" w:rsidRPr="00302535">
          <w:rPr>
            <w:rFonts w:hint="eastAsia"/>
            <w:position w:val="-4"/>
          </w:rPr>
          <w:object w:dxaOrig="139" w:dyaOrig="260" w14:anchorId="4CE2A1DF">
            <v:shape id="_x0000_i1670" type="#_x0000_t75" style="width:6.9pt;height:13.15pt" o:ole="">
              <v:imagedata r:id="rId78" o:title=""/>
            </v:shape>
            <o:OLEObject Type="Embed" ProgID="Equation.DSMT4" ShapeID="_x0000_i1670" DrawAspect="Content" ObjectID="_1818759154" r:id="rId97"/>
          </w:object>
        </w:r>
        <w:r w:rsidR="001752FA" w:rsidRPr="00A0300C">
          <w:rPr>
            <w:rFonts w:hint="eastAsia"/>
          </w:rPr>
          <w:t>枚烟幕干扰弹的命令时</w:t>
        </w:r>
      </w:ins>
      <w:r>
        <w:rPr>
          <w:rFonts w:hint="eastAsia"/>
        </w:rPr>
        <w:t>的飞行速度为</w:t>
      </w:r>
      <w:r w:rsidR="001752FA" w:rsidRPr="001752FA">
        <w:rPr>
          <w:rFonts w:hint="eastAsia"/>
          <w:position w:val="-18"/>
        </w:rPr>
        <w:object w:dxaOrig="440" w:dyaOrig="420" w14:anchorId="68F948CE">
          <v:shape id="_x0000_i1672" type="#_x0000_t75" style="width:22.55pt;height:20.95pt" o:ole="">
            <v:imagedata r:id="rId98" o:title=""/>
          </v:shape>
          <o:OLEObject Type="Embed" ProgID="Equation.DSMT4" ShapeID="_x0000_i1672" DrawAspect="Content" ObjectID="_1818759155" r:id="rId99"/>
        </w:object>
      </w:r>
      <w:r>
        <w:rPr>
          <w:rFonts w:hint="eastAsia"/>
        </w:rPr>
        <w:t>，飞行方向与</w:t>
      </w:r>
      <w:r w:rsidRPr="00AC54C6">
        <w:rPr>
          <w:rFonts w:hint="eastAsia"/>
          <w:position w:val="-6"/>
        </w:rPr>
        <w:object w:dxaOrig="200" w:dyaOrig="220" w14:anchorId="3E6AE2EC">
          <v:shape id="_x0000_i1067" type="#_x0000_t75" style="width:10.35pt;height:10.35pt" o:ole="">
            <v:imagedata r:id="rId100" o:title=""/>
          </v:shape>
          <o:OLEObject Type="Embed" ProgID="Equation.DSMT4" ShapeID="_x0000_i1067" DrawAspect="Content" ObjectID="_1818759156" r:id="rId101"/>
        </w:object>
      </w:r>
      <w:r>
        <w:rPr>
          <w:rFonts w:hint="eastAsia"/>
        </w:rPr>
        <w:t>轴正方向夹角为</w:t>
      </w:r>
      <w:r w:rsidR="001752FA" w:rsidRPr="001752FA">
        <w:rPr>
          <w:rFonts w:hint="eastAsia"/>
          <w:position w:val="-20"/>
        </w:rPr>
        <w:object w:dxaOrig="1420" w:dyaOrig="520" w14:anchorId="25905AA4">
          <v:shape id="_x0000_i1682" type="#_x0000_t75" style="width:71.05pt;height:26.3pt" o:ole="">
            <v:imagedata r:id="rId102" o:title=""/>
          </v:shape>
          <o:OLEObject Type="Embed" ProgID="Equation.DSMT4" ShapeID="_x0000_i1682" DrawAspect="Content" ObjectID="_1818759157" r:id="rId103"/>
        </w:object>
      </w:r>
      <w:r>
        <w:rPr>
          <w:rFonts w:hint="eastAsia"/>
        </w:rPr>
        <w:t>，从而得到：</w:t>
      </w:r>
    </w:p>
    <w:p w14:paraId="2C80FADA" w14:textId="58C9098C" w:rsidR="00C204A9" w:rsidRPr="008F2067" w:rsidRDefault="00C204A9" w:rsidP="006B50AD">
      <w:pPr>
        <w:ind w:firstLineChars="200" w:firstLine="480"/>
        <w:jc w:val="left"/>
        <w:rPr>
          <w:rFonts w:ascii="宋体" w:eastAsia="宋体" w:hAnsi="宋体" w:hint="eastAsia"/>
          <w:szCs w:val="24"/>
        </w:rPr>
      </w:pPr>
      <w:r w:rsidRPr="004A6B29">
        <w:rPr>
          <w:rFonts w:ascii="宋体" w:eastAsia="宋体" w:hAnsi="宋体" w:hint="eastAsia"/>
          <w:szCs w:val="24"/>
        </w:rPr>
        <w:t>无人机</w:t>
      </w:r>
      <w:r w:rsidRPr="00DF37F8">
        <w:rPr>
          <w:rFonts w:ascii="宋体" w:eastAsia="宋体" w:hAnsi="宋体" w:hint="eastAsia"/>
          <w:position w:val="-4"/>
          <w:szCs w:val="24"/>
        </w:rPr>
        <w:object w:dxaOrig="480" w:dyaOrig="260" w14:anchorId="2DF2166D">
          <v:shape id="_x0000_i1069" type="#_x0000_t75" style="width:24.1pt;height:13.75pt" o:ole="">
            <v:imagedata r:id="rId42" o:title=""/>
          </v:shape>
          <o:OLEObject Type="Embed" ProgID="Equation.DSMT4" ShapeID="_x0000_i1069" DrawAspect="Content" ObjectID="_1818759158" r:id="rId104"/>
        </w:object>
      </w:r>
      <w:r w:rsidRPr="004A6B29">
        <w:rPr>
          <w:rFonts w:ascii="宋体" w:eastAsia="宋体" w:hAnsi="宋体" w:hint="eastAsia"/>
          <w:szCs w:val="24"/>
        </w:rPr>
        <w:t>投放第</w:t>
      </w:r>
      <w:r w:rsidRPr="00DF37F8">
        <w:rPr>
          <w:rFonts w:ascii="宋体" w:eastAsia="宋体" w:hAnsi="宋体" w:hint="eastAsia"/>
          <w:position w:val="-4"/>
          <w:szCs w:val="24"/>
        </w:rPr>
        <w:object w:dxaOrig="139" w:dyaOrig="260" w14:anchorId="3B532D10">
          <v:shape id="_x0000_i1070" type="#_x0000_t75" style="width:6.9pt;height:12.85pt" o:ole="">
            <v:imagedata r:id="rId44" o:title=""/>
          </v:shape>
          <o:OLEObject Type="Embed" ProgID="Equation.DSMT4" ShapeID="_x0000_i1070" DrawAspect="Content" ObjectID="_1818759159" r:id="rId105"/>
        </w:object>
      </w:r>
      <w:r w:rsidRPr="004A6B29">
        <w:rPr>
          <w:rFonts w:ascii="宋体" w:eastAsia="宋体" w:hAnsi="宋体" w:hint="eastAsia"/>
          <w:szCs w:val="24"/>
        </w:rPr>
        <w:t>枚烟幕干扰弹</w:t>
      </w:r>
      <w:del w:id="140" w:author="Noah Zheng" w:date="2025-09-07T07:21:00Z" w16du:dateUtc="2025-09-06T23:21:00Z">
        <w:r w:rsidRPr="004A6B29" w:rsidDel="001752FA">
          <w:rPr>
            <w:rFonts w:ascii="宋体" w:eastAsia="宋体" w:hAnsi="宋体" w:hint="eastAsia"/>
            <w:szCs w:val="24"/>
          </w:rPr>
          <w:delText>以及干扰弹起爆后形成的球状烟幕云团</w:delText>
        </w:r>
      </w:del>
      <w:r w:rsidRPr="004A6B29">
        <w:rPr>
          <w:rFonts w:ascii="宋体" w:eastAsia="宋体" w:hAnsi="宋体" w:hint="eastAsia"/>
          <w:szCs w:val="24"/>
        </w:rPr>
        <w:t>球心的轨迹参数方程</w:t>
      </w:r>
      <w:r>
        <w:rPr>
          <w:rFonts w:ascii="宋体" w:eastAsia="宋体" w:hAnsi="宋体" w:hint="eastAsia"/>
          <w:szCs w:val="24"/>
        </w:rPr>
        <w:t>为：</w:t>
      </w:r>
    </w:p>
    <w:p w14:paraId="6B243AC9" w14:textId="77777777" w:rsidR="00C204A9" w:rsidRPr="004A6B29" w:rsidRDefault="00C204A9" w:rsidP="006B50AD">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8"/>
          <w:szCs w:val="24"/>
        </w:rPr>
        <w:object w:dxaOrig="1140" w:dyaOrig="480" w14:anchorId="00F49403">
          <v:shape id="_x0000_i1071" type="#_x0000_t75" style="width:56.65pt;height:24.1pt" o:ole="">
            <v:imagedata r:id="rId106" o:title=""/>
          </v:shape>
          <o:OLEObject Type="Embed" ProgID="Equation.DSMT4" ShapeID="_x0000_i1071" DrawAspect="Content" ObjectID="_1818759160" r:id="rId107"/>
        </w:object>
      </w:r>
      <w:r w:rsidRPr="004A6B29">
        <w:rPr>
          <w:rFonts w:ascii="宋体" w:eastAsia="宋体" w:hAnsi="宋体" w:hint="eastAsia"/>
          <w:szCs w:val="24"/>
        </w:rPr>
        <w:t>时，轨迹参数方程为：</w:t>
      </w:r>
    </w:p>
    <w:p w14:paraId="67F016B2" w14:textId="77777777" w:rsidR="00C204A9" w:rsidRPr="004A6B29" w:rsidRDefault="00C204A9" w:rsidP="00C204A9">
      <w:pPr>
        <w:rPr>
          <w:rFonts w:ascii="宋体" w:eastAsia="宋体" w:hAnsi="宋体" w:hint="eastAsia"/>
          <w:szCs w:val="24"/>
        </w:rPr>
      </w:pPr>
    </w:p>
    <w:p w14:paraId="00A3973D" w14:textId="221CCC16" w:rsidR="00C204A9" w:rsidRPr="00454340" w:rsidRDefault="001752FA" w:rsidP="006B50AD">
      <w:pPr>
        <w:ind w:firstLineChars="200" w:firstLine="480"/>
      </w:pPr>
      <w:r w:rsidRPr="001752FA">
        <w:rPr>
          <w:rFonts w:ascii="宋体" w:eastAsia="宋体" w:hAnsi="宋体" w:hint="eastAsia"/>
          <w:position w:val="-72"/>
          <w:szCs w:val="24"/>
        </w:rPr>
        <w:object w:dxaOrig="2960" w:dyaOrig="1560" w14:anchorId="41DED85C">
          <v:shape id="_x0000_i1690" type="#_x0000_t75" style="width:148.7pt;height:77.65pt" o:ole="">
            <v:imagedata r:id="rId108" o:title=""/>
          </v:shape>
          <o:OLEObject Type="Embed" ProgID="Equation.DSMT4" ShapeID="_x0000_i1690" DrawAspect="Content" ObjectID="_1818759161" r:id="rId109"/>
        </w:object>
      </w:r>
    </w:p>
    <w:p w14:paraId="1EEDBA35" w14:textId="77777777" w:rsidR="00C204A9" w:rsidRPr="004A6B29" w:rsidRDefault="00C204A9" w:rsidP="006B50AD">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20" w:dyaOrig="400" w14:anchorId="1D1F0DC7">
          <v:shape id="_x0000_i1073" type="#_x0000_t75" style="width:66.05pt;height:19.7pt" o:ole="">
            <v:imagedata r:id="rId110" o:title=""/>
          </v:shape>
          <o:OLEObject Type="Embed" ProgID="Equation.DSMT4" ShapeID="_x0000_i1073" DrawAspect="Content" ObjectID="_1818759162" r:id="rId111"/>
        </w:object>
      </w:r>
      <w:r w:rsidRPr="004A6B29">
        <w:rPr>
          <w:rFonts w:ascii="宋体" w:eastAsia="宋体" w:hAnsi="宋体" w:hint="eastAsia"/>
          <w:szCs w:val="24"/>
        </w:rPr>
        <w:t>时，轨迹参数方程为：</w:t>
      </w:r>
    </w:p>
    <w:p w14:paraId="210D3BD4" w14:textId="5DDDD214" w:rsidR="00C204A9" w:rsidRPr="00D354FF" w:rsidRDefault="001752FA" w:rsidP="006B50AD">
      <w:pPr>
        <w:ind w:firstLineChars="200" w:firstLine="480"/>
      </w:pPr>
      <w:r w:rsidRPr="001752FA">
        <w:rPr>
          <w:rFonts w:ascii="宋体" w:eastAsia="宋体" w:hAnsi="宋体" w:hint="eastAsia"/>
          <w:position w:val="-86"/>
          <w:szCs w:val="24"/>
        </w:rPr>
        <w:object w:dxaOrig="2960" w:dyaOrig="1840" w14:anchorId="4B604DC1">
          <v:shape id="_x0000_i1725" type="#_x0000_t75" style="width:148.05pt;height:92.95pt" o:ole="">
            <v:imagedata r:id="rId112" o:title=""/>
          </v:shape>
          <o:OLEObject Type="Embed" ProgID="Equation.DSMT4" ShapeID="_x0000_i1725" DrawAspect="Content" ObjectID="_1818759163" r:id="rId113"/>
        </w:object>
      </w:r>
    </w:p>
    <w:p w14:paraId="13BCF851" w14:textId="77777777" w:rsidR="00C204A9" w:rsidRPr="004A6B29" w:rsidRDefault="00C204A9" w:rsidP="006B50AD">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20" w:dyaOrig="400" w14:anchorId="4893C35F">
          <v:shape id="_x0000_i1075" type="#_x0000_t75" style="width:66.05pt;height:19.7pt" o:ole="">
            <v:imagedata r:id="rId114" o:title=""/>
          </v:shape>
          <o:OLEObject Type="Embed" ProgID="Equation.DSMT4" ShapeID="_x0000_i1075" DrawAspect="Content" ObjectID="_1818759164" r:id="rId115"/>
        </w:object>
      </w:r>
      <w:r w:rsidRPr="004A6B29">
        <w:rPr>
          <w:rFonts w:ascii="宋体" w:eastAsia="宋体" w:hAnsi="宋体" w:hint="eastAsia"/>
          <w:szCs w:val="24"/>
        </w:rPr>
        <w:t>时，轨迹参数方程为：</w:t>
      </w:r>
    </w:p>
    <w:p w14:paraId="538EF169" w14:textId="6C67E250" w:rsidR="00C204A9" w:rsidRPr="00D354FF" w:rsidRDefault="001752FA" w:rsidP="006B50AD">
      <w:pPr>
        <w:ind w:firstLineChars="200" w:firstLine="480"/>
      </w:pPr>
      <w:r w:rsidRPr="001752FA">
        <w:rPr>
          <w:rFonts w:ascii="宋体" w:eastAsia="宋体" w:hAnsi="宋体" w:hint="eastAsia"/>
          <w:position w:val="-80"/>
          <w:szCs w:val="24"/>
        </w:rPr>
        <w:object w:dxaOrig="3879" w:dyaOrig="1719" w14:anchorId="67BB00AE">
          <v:shape id="_x0000_i1744" type="#_x0000_t75" style="width:194.1pt;height:85.45pt" o:ole="">
            <v:imagedata r:id="rId116" o:title=""/>
          </v:shape>
          <o:OLEObject Type="Embed" ProgID="Equation.DSMT4" ShapeID="_x0000_i1744" DrawAspect="Content" ObjectID="_1818759165" r:id="rId117"/>
        </w:object>
      </w:r>
    </w:p>
    <w:p w14:paraId="2DD03142" w14:textId="77777777" w:rsidR="00C204A9" w:rsidRDefault="00C204A9" w:rsidP="00C204A9">
      <w:pPr>
        <w:ind w:firstLineChars="200" w:firstLine="480"/>
        <w:jc w:val="both"/>
      </w:pPr>
      <w:r>
        <w:rPr>
          <w:rFonts w:hint="eastAsia"/>
        </w:rPr>
        <w:t>其中</w:t>
      </w:r>
    </w:p>
    <w:p w14:paraId="26FE868C" w14:textId="1374EF57" w:rsidR="00C204A9" w:rsidRDefault="0080539C" w:rsidP="00C204A9">
      <w:pPr>
        <w:ind w:firstLineChars="200" w:firstLine="480"/>
        <w:rPr>
          <w:rFonts w:ascii="宋体" w:eastAsia="宋体" w:hAnsi="宋体" w:hint="eastAsia"/>
          <w:szCs w:val="24"/>
        </w:rPr>
      </w:pPr>
      <w:r w:rsidRPr="004A6B29">
        <w:rPr>
          <w:rFonts w:ascii="宋体" w:eastAsia="宋体" w:hAnsi="宋体" w:hint="eastAsia"/>
          <w:position w:val="-30"/>
          <w:szCs w:val="24"/>
        </w:rPr>
        <w:object w:dxaOrig="2740" w:dyaOrig="900" w14:anchorId="0C160601">
          <v:shape id="_x0000_i1698" type="#_x0000_t75" style="width:137.45pt;height:44.75pt" o:ole="">
            <v:imagedata r:id="rId118" o:title=""/>
          </v:shape>
          <o:OLEObject Type="Embed" ProgID="Equation.DSMT4" ShapeID="_x0000_i1698" DrawAspect="Content" ObjectID="_1818759166" r:id="rId119"/>
        </w:object>
      </w:r>
    </w:p>
    <w:p w14:paraId="0D7C6CF9" w14:textId="2F2FAB56" w:rsidR="00C204A9" w:rsidRDefault="00C204A9" w:rsidP="00D041A4">
      <w:pPr>
        <w:pStyle w:val="af3"/>
        <w:ind w:leftChars="200" w:left="480"/>
        <w:outlineLvl w:val="4"/>
      </w:pPr>
      <w:bookmarkStart w:id="141" w:name="OLE_LINK4"/>
      <w:r>
        <w:rPr>
          <w:rFonts w:hint="eastAsia"/>
        </w:rPr>
        <w:t>5.1.1.2</w:t>
      </w:r>
      <w:r w:rsidRPr="00CD755A">
        <w:rPr>
          <w:rFonts w:hint="eastAsia"/>
        </w:rPr>
        <w:t xml:space="preserve"> </w:t>
      </w:r>
      <w:r w:rsidRPr="00C204A9">
        <w:rPr>
          <w:rFonts w:hint="eastAsia"/>
        </w:rPr>
        <w:t>状烟幕中心点</w:t>
      </w:r>
      <w:ins w:id="142" w:author="Noah Zheng" w:date="2025-09-07T07:27:00Z" w16du:dateUtc="2025-09-06T23:27:00Z">
        <w:r w:rsidR="0080539C" w:rsidRPr="00302535">
          <w:rPr>
            <w:rFonts w:hint="eastAsia"/>
            <w:position w:val="-16"/>
          </w:rPr>
          <w:object w:dxaOrig="480" w:dyaOrig="400" w14:anchorId="672D5598">
            <v:shape id="_x0000_i1702" type="#_x0000_t75" style="width:24.1pt;height:20.05pt" o:ole="">
              <v:imagedata r:id="rId120" o:title=""/>
            </v:shape>
            <o:OLEObject Type="Embed" ProgID="Equation.DSMT4" ShapeID="_x0000_i1702" DrawAspect="Content" ObjectID="_1818759167" r:id="rId121"/>
          </w:object>
        </w:r>
      </w:ins>
      <w:del w:id="143" w:author="Noah Zheng" w:date="2025-09-07T07:27:00Z" w16du:dateUtc="2025-09-06T23:27:00Z">
        <w:r w:rsidR="0080539C" w:rsidRPr="0080539C" w:rsidDel="0080539C">
          <w:rPr>
            <w:rFonts w:hint="eastAsia"/>
            <w:position w:val="-4"/>
          </w:rPr>
          <w:object w:dxaOrig="180" w:dyaOrig="279" w14:anchorId="43F11254">
            <v:shape id="_x0000_i1700" type="#_x0000_t75" style="width:9.1pt;height:13.75pt" o:ole="">
              <v:imagedata r:id="rId122" o:title=""/>
            </v:shape>
            <o:OLEObject Type="Embed" ProgID="Equation.DSMT4" ShapeID="_x0000_i1700" DrawAspect="Content" ObjectID="_1818759168" r:id="rId123"/>
          </w:object>
        </w:r>
      </w:del>
      <w:r w:rsidRPr="00C204A9">
        <w:rPr>
          <w:rFonts w:hint="eastAsia"/>
        </w:rPr>
        <w:t>到直线</w:t>
      </w:r>
      <w:moveFromRangeStart w:id="144" w:author="Noah Zheng" w:date="2025-09-07T07:27:00Z" w:name="move208122492"/>
      <w:moveFrom w:id="145" w:author="Noah Zheng" w:date="2025-09-07T07:27:00Z" w16du:dateUtc="2025-09-06T23:27:00Z">
        <w:r w:rsidRPr="00C204A9" w:rsidDel="0080539C">
          <w:rPr>
            <w:rFonts w:hint="eastAsia"/>
          </w:rPr>
          <w:object w:dxaOrig="520" w:dyaOrig="360" w14:anchorId="125902AD">
            <v:shape id="_x0000_i1079" type="#_x0000_t75" style="width:25.65pt;height:18.15pt" o:ole="">
              <v:imagedata r:id="rId48" o:title=""/>
            </v:shape>
            <o:OLEObject Type="Embed" ProgID="Equation.DSMT4" ShapeID="_x0000_i1079" DrawAspect="Content" ObjectID="_1818759169" r:id="rId124"/>
          </w:object>
        </w:r>
      </w:moveFrom>
      <w:moveFromRangeEnd w:id="144"/>
      <w:moveToRangeStart w:id="146" w:author="Noah Zheng" w:date="2025-09-07T07:27:00Z" w:name="move208122492"/>
      <w:moveTo w:id="147" w:author="Noah Zheng" w:date="2025-09-07T07:27:00Z" w16du:dateUtc="2025-09-06T23:27:00Z">
        <w:del w:id="148" w:author="Noah Zheng" w:date="2025-09-07T07:28:00Z" w16du:dateUtc="2025-09-06T23:28:00Z">
          <w:r w:rsidR="0080539C" w:rsidRPr="00C204A9" w:rsidDel="0080539C">
            <w:rPr>
              <w:rFonts w:hint="eastAsia"/>
            </w:rPr>
            <w:object w:dxaOrig="520" w:dyaOrig="360" w14:anchorId="6EA31337">
              <v:shape id="_x0000_i1704" type="#_x0000_t75" style="width:25.65pt;height:18.15pt" o:ole="">
                <v:imagedata r:id="rId48" o:title=""/>
              </v:shape>
              <o:OLEObject Type="Embed" ProgID="Equation.DSMT4" ShapeID="_x0000_i1704" DrawAspect="Content" ObjectID="_1818759170" r:id="rId125"/>
            </w:object>
          </w:r>
        </w:del>
      </w:moveTo>
      <w:moveToRangeEnd w:id="146"/>
      <w:ins w:id="149" w:author="Noah Zheng" w:date="2025-09-07T07:28:00Z" w16du:dateUtc="2025-09-06T23:28:00Z">
        <w:r w:rsidR="0080539C" w:rsidRPr="0080539C">
          <w:rPr>
            <w:position w:val="-12"/>
            <w:rPrChange w:id="150" w:author="Noah Zheng" w:date="2025-09-07T07:28:00Z" w16du:dateUtc="2025-09-06T23:28:00Z">
              <w:rPr>
                <w:position w:val="-4"/>
              </w:rPr>
            </w:rPrChange>
          </w:rPr>
          <w:object w:dxaOrig="520" w:dyaOrig="360" w14:anchorId="1AAB2803">
            <v:shape id="_x0000_i1709" type="#_x0000_t75" style="width:26pt;height:18.15pt" o:ole="">
              <v:imagedata r:id="rId126" o:title=""/>
            </v:shape>
            <o:OLEObject Type="Embed" ProgID="Equation.DSMT4" ShapeID="_x0000_i1709" DrawAspect="Content" ObjectID="_1818759171" r:id="rId127"/>
          </w:object>
        </w:r>
      </w:ins>
      <w:r w:rsidRPr="00C204A9">
        <w:rPr>
          <w:rFonts w:hint="eastAsia"/>
        </w:rPr>
        <w:t>距离表达式的建立</w:t>
      </w:r>
    </w:p>
    <w:bookmarkEnd w:id="141"/>
    <w:p w14:paraId="796D4433" w14:textId="77777777" w:rsidR="00C204A9" w:rsidRDefault="00C204A9" w:rsidP="00C204A9">
      <w:pPr>
        <w:ind w:firstLineChars="200" w:firstLine="480"/>
        <w:jc w:val="left"/>
        <w:rPr>
          <w:rFonts w:ascii="宋体" w:eastAsia="宋体" w:hAnsi="宋体" w:hint="eastAsia"/>
          <w:szCs w:val="24"/>
        </w:rPr>
      </w:pPr>
      <w:r>
        <w:rPr>
          <w:rFonts w:hint="eastAsia"/>
        </w:rPr>
        <w:t>设</w:t>
      </w:r>
      <w:r w:rsidRPr="004A6B29">
        <w:rPr>
          <w:rFonts w:ascii="宋体" w:eastAsia="宋体" w:hAnsi="宋体" w:hint="eastAsia"/>
          <w:szCs w:val="24"/>
        </w:rPr>
        <w:t>无人机</w:t>
      </w:r>
      <w:r w:rsidRPr="00302535">
        <w:rPr>
          <w:rFonts w:ascii="宋体" w:eastAsia="宋体" w:hAnsi="宋体" w:hint="eastAsia"/>
          <w:position w:val="-4"/>
          <w:szCs w:val="24"/>
        </w:rPr>
        <w:object w:dxaOrig="480" w:dyaOrig="260" w14:anchorId="7BC8585F">
          <v:shape id="_x0000_i1080" type="#_x0000_t75" style="width:24.1pt;height:13.75pt" o:ole="">
            <v:imagedata r:id="rId42" o:title=""/>
          </v:shape>
          <o:OLEObject Type="Embed" ProgID="Equation.DSMT4" ShapeID="_x0000_i1080" DrawAspect="Content" ObjectID="_1818759172" r:id="rId128"/>
        </w:object>
      </w:r>
      <w:r w:rsidRPr="004A6B29">
        <w:rPr>
          <w:rFonts w:ascii="宋体" w:eastAsia="宋体" w:hAnsi="宋体" w:hint="eastAsia"/>
          <w:szCs w:val="24"/>
        </w:rPr>
        <w:t>投放第</w:t>
      </w:r>
      <w:r w:rsidRPr="00302535">
        <w:rPr>
          <w:rFonts w:ascii="宋体" w:eastAsia="宋体" w:hAnsi="宋体" w:hint="eastAsia"/>
          <w:position w:val="-4"/>
          <w:szCs w:val="24"/>
        </w:rPr>
        <w:object w:dxaOrig="139" w:dyaOrig="260" w14:anchorId="4FF33730">
          <v:shape id="_x0000_i1081" type="#_x0000_t75" style="width:6.9pt;height:12.85pt" o:ole="">
            <v:imagedata r:id="rId44" o:title=""/>
          </v:shape>
          <o:OLEObject Type="Embed" ProgID="Equation.DSMT4" ShapeID="_x0000_i1081" DrawAspect="Content" ObjectID="_1818759173" r:id="rId129"/>
        </w:object>
      </w:r>
      <w:r w:rsidRPr="004A6B29">
        <w:rPr>
          <w:rFonts w:ascii="宋体" w:eastAsia="宋体" w:hAnsi="宋体" w:hint="eastAsia"/>
          <w:szCs w:val="24"/>
        </w:rPr>
        <w:t>枚烟幕干扰弹</w:t>
      </w:r>
      <w:r>
        <w:rPr>
          <w:rFonts w:ascii="宋体" w:eastAsia="宋体" w:hAnsi="宋体" w:hint="eastAsia"/>
          <w:szCs w:val="24"/>
        </w:rPr>
        <w:t>起爆后形成的</w:t>
      </w:r>
      <w:r>
        <w:rPr>
          <w:rFonts w:hint="eastAsia"/>
        </w:rPr>
        <w:t>球状烟幕云团球心为：</w:t>
      </w:r>
      <w:r w:rsidRPr="004A6B29">
        <w:rPr>
          <w:rFonts w:ascii="宋体" w:eastAsia="宋体" w:hAnsi="宋体" w:hint="eastAsia"/>
          <w:position w:val="-18"/>
          <w:szCs w:val="24"/>
        </w:rPr>
        <w:object w:dxaOrig="2040" w:dyaOrig="480" w14:anchorId="4098FDE3">
          <v:shape id="_x0000_i1082" type="#_x0000_t75" style="width:102.05pt;height:24.1pt" o:ole="">
            <v:imagedata r:id="rId130" o:title=""/>
          </v:shape>
          <o:OLEObject Type="Embed" ProgID="Equation.DSMT4" ShapeID="_x0000_i1082" DrawAspect="Content" ObjectID="_1818759174" r:id="rId131"/>
        </w:object>
      </w:r>
    </w:p>
    <w:p w14:paraId="6FDE5E1F" w14:textId="77777777" w:rsidR="00C204A9" w:rsidRPr="006B50AD" w:rsidRDefault="00C204A9" w:rsidP="006B50AD">
      <w:pPr>
        <w:ind w:firstLineChars="200" w:firstLine="480"/>
        <w:jc w:val="left"/>
      </w:pPr>
      <w:r w:rsidRPr="004A6B29">
        <w:rPr>
          <w:rFonts w:ascii="宋体" w:eastAsia="宋体" w:hAnsi="宋体" w:hint="eastAsia"/>
          <w:szCs w:val="24"/>
        </w:rPr>
        <w:t>设</w:t>
      </w:r>
      <w:r w:rsidRPr="004A6B29">
        <w:rPr>
          <w:rFonts w:ascii="宋体" w:eastAsia="宋体" w:hAnsi="宋体" w:hint="eastAsia"/>
          <w:position w:val="-12"/>
          <w:szCs w:val="24"/>
        </w:rPr>
        <w:object w:dxaOrig="300" w:dyaOrig="360" w14:anchorId="4850B1F3">
          <v:shape id="_x0000_i1083" type="#_x0000_t75" style="width:15.35pt;height:18.15pt" o:ole="">
            <v:imagedata r:id="rId132" o:title=""/>
          </v:shape>
          <o:OLEObject Type="Embed" ProgID="Equation.DSMT4" ShapeID="_x0000_i1083" DrawAspect="Content" ObjectID="_1818759175" r:id="rId133"/>
        </w:object>
      </w:r>
      <w:r w:rsidRPr="004A6B29">
        <w:rPr>
          <w:rFonts w:ascii="宋体" w:eastAsia="宋体" w:hAnsi="宋体" w:hint="eastAsia"/>
          <w:szCs w:val="24"/>
        </w:rPr>
        <w:t>为圆柱半径，</w:t>
      </w:r>
      <w:r w:rsidRPr="004A6B29">
        <w:rPr>
          <w:rFonts w:ascii="宋体" w:eastAsia="宋体" w:hAnsi="宋体" w:hint="eastAsia"/>
          <w:position w:val="-4"/>
          <w:szCs w:val="24"/>
        </w:rPr>
        <w:object w:dxaOrig="279" w:dyaOrig="260" w14:anchorId="5AC791DD">
          <v:shape id="_x0000_i1084" type="#_x0000_t75" style="width:13.75pt;height:12.85pt" o:ole="">
            <v:imagedata r:id="rId134" o:title=""/>
          </v:shape>
          <o:OLEObject Type="Embed" ProgID="Equation.DSMT4" ShapeID="_x0000_i1084" DrawAspect="Content" ObjectID="_1818759176" r:id="rId135"/>
        </w:object>
      </w:r>
      <w:r w:rsidRPr="004A6B29">
        <w:rPr>
          <w:rFonts w:ascii="宋体" w:eastAsia="宋体" w:hAnsi="宋体" w:hint="eastAsia"/>
          <w:szCs w:val="24"/>
        </w:rPr>
        <w:t>为圆柱高度，</w:t>
      </w:r>
      <w:r w:rsidRPr="00CD755A">
        <w:rPr>
          <w:rFonts w:ascii="宋体" w:eastAsia="宋体" w:hAnsi="宋体" w:hint="eastAsia"/>
          <w:position w:val="-14"/>
          <w:szCs w:val="24"/>
        </w:rPr>
        <w:object w:dxaOrig="1060" w:dyaOrig="400" w14:anchorId="3533BC47">
          <v:shape id="_x0000_i1085" type="#_x0000_t75" style="width:52.3pt;height:19.7pt" o:ole="">
            <v:imagedata r:id="rId136" o:title=""/>
          </v:shape>
          <o:OLEObject Type="Embed" ProgID="Equation.DSMT4" ShapeID="_x0000_i1085" DrawAspect="Content" ObjectID="_1818759177" r:id="rId137"/>
        </w:object>
      </w:r>
      <w:r>
        <w:rPr>
          <w:rFonts w:ascii="宋体" w:eastAsia="宋体" w:hAnsi="宋体" w:hint="eastAsia"/>
          <w:szCs w:val="24"/>
        </w:rPr>
        <w:t>为圆柱底面圆周坐标，</w:t>
      </w:r>
      <w:r w:rsidRPr="004A6B29">
        <w:rPr>
          <w:rFonts w:ascii="宋体" w:eastAsia="宋体" w:hAnsi="宋体" w:hint="eastAsia"/>
          <w:szCs w:val="24"/>
        </w:rPr>
        <w:t>则真目标圆柱上下圆周上的点</w:t>
      </w:r>
      <w:r w:rsidRPr="004A6B29">
        <w:rPr>
          <w:rFonts w:ascii="宋体" w:eastAsia="宋体" w:hAnsi="宋体" w:hint="eastAsia"/>
          <w:position w:val="-14"/>
          <w:szCs w:val="24"/>
        </w:rPr>
        <w:object w:dxaOrig="1440" w:dyaOrig="400" w14:anchorId="1CCAC656">
          <v:shape id="_x0000_i1086" type="#_x0000_t75" style="width:1in;height:19.7pt" o:ole="">
            <v:imagedata r:id="rId138" o:title=""/>
          </v:shape>
          <o:OLEObject Type="Embed" ProgID="Equation.DSMT4" ShapeID="_x0000_i1086" DrawAspect="Content" ObjectID="_1818759178" r:id="rId139"/>
        </w:object>
      </w:r>
      <w:r w:rsidRPr="004A6B29">
        <w:rPr>
          <w:rFonts w:ascii="宋体" w:eastAsia="宋体" w:hAnsi="宋体" w:hint="eastAsia"/>
          <w:szCs w:val="24"/>
        </w:rPr>
        <w:t>满足：</w:t>
      </w:r>
    </w:p>
    <w:p w14:paraId="40CDC65F" w14:textId="77777777" w:rsidR="00C204A9" w:rsidRPr="0080539C" w:rsidRDefault="00C204A9" w:rsidP="00C204A9">
      <w:pPr>
        <w:rPr>
          <w:rFonts w:ascii="宋体" w:eastAsia="宋体" w:hAnsi="宋体" w:hint="eastAsia"/>
          <w:szCs w:val="24"/>
        </w:rPr>
      </w:pPr>
      <w:r w:rsidRPr="0080539C">
        <w:rPr>
          <w:rFonts w:ascii="宋体" w:eastAsia="宋体" w:hAnsi="宋体" w:hint="eastAsia"/>
          <w:position w:val="-36"/>
          <w:szCs w:val="24"/>
          <w:rPrChange w:id="151" w:author="Noah Zheng" w:date="2025-09-07T07:28:00Z" w16du:dateUtc="2025-09-06T23:28:00Z">
            <w:rPr>
              <w:rFonts w:ascii="宋体" w:eastAsia="宋体" w:hAnsi="宋体" w:hint="eastAsia"/>
              <w:position w:val="-36"/>
              <w:szCs w:val="24"/>
              <w:highlight w:val="yellow"/>
            </w:rPr>
          </w:rPrChange>
        </w:rPr>
        <w:object w:dxaOrig="2920" w:dyaOrig="840" w14:anchorId="2A27A337">
          <v:shape id="_x0000_i1087" type="#_x0000_t75" style="width:145.55pt;height:41.95pt" o:ole="">
            <v:imagedata r:id="rId140" o:title=""/>
          </v:shape>
          <o:OLEObject Type="Embed" ProgID="Equation.DSMT4" ShapeID="_x0000_i1087" DrawAspect="Content" ObjectID="_1818759179" r:id="rId141"/>
        </w:object>
      </w:r>
    </w:p>
    <w:p w14:paraId="313FEEC6" w14:textId="77777777" w:rsidR="00C204A9" w:rsidRPr="00002294" w:rsidRDefault="00C204A9" w:rsidP="00C204A9">
      <w:pPr>
        <w:ind w:firstLineChars="200" w:firstLine="480"/>
        <w:jc w:val="both"/>
      </w:pPr>
      <w:r w:rsidRPr="0080539C">
        <w:rPr>
          <w:rFonts w:hint="eastAsia"/>
        </w:rPr>
        <w:t>则：</w:t>
      </w:r>
    </w:p>
    <w:p w14:paraId="7CB7E79C" w14:textId="77777777" w:rsidR="00C204A9" w:rsidRPr="004A6B29" w:rsidRDefault="00C204A9" w:rsidP="006B50AD">
      <w:pPr>
        <w:ind w:firstLineChars="200" w:firstLine="480"/>
        <w:jc w:val="both"/>
        <w:rPr>
          <w:rFonts w:ascii="宋体" w:eastAsia="宋体" w:hAnsi="宋体" w:hint="eastAsia"/>
          <w:szCs w:val="24"/>
        </w:rPr>
      </w:pPr>
      <w:r w:rsidRPr="004A6B29">
        <w:rPr>
          <w:rFonts w:ascii="宋体" w:eastAsia="宋体" w:hAnsi="宋体" w:hint="eastAsia"/>
          <w:szCs w:val="24"/>
        </w:rPr>
        <w:t>点</w:t>
      </w:r>
      <w:r w:rsidRPr="004A6B29">
        <w:rPr>
          <w:rFonts w:ascii="宋体" w:eastAsia="宋体" w:hAnsi="宋体" w:hint="eastAsia"/>
          <w:position w:val="-6"/>
          <w:szCs w:val="24"/>
        </w:rPr>
        <w:object w:dxaOrig="279" w:dyaOrig="279" w14:anchorId="4DAD43E1">
          <v:shape id="_x0000_i1088" type="#_x0000_t75" style="width:13.75pt;height:13.75pt" o:ole="">
            <v:imagedata r:id="rId142" o:title=""/>
          </v:shape>
          <o:OLEObject Type="Embed" ProgID="Equation.DSMT4" ShapeID="_x0000_i1088" DrawAspect="Content" ObjectID="_1818759180" r:id="rId143"/>
        </w:object>
      </w:r>
      <w:r w:rsidRPr="004A6B29">
        <w:rPr>
          <w:rFonts w:ascii="宋体" w:eastAsia="宋体" w:hAnsi="宋体" w:hint="eastAsia"/>
          <w:szCs w:val="24"/>
        </w:rPr>
        <w:t>与点</w:t>
      </w:r>
      <w:r w:rsidRPr="004A6B29">
        <w:rPr>
          <w:rFonts w:ascii="宋体" w:eastAsia="宋体" w:hAnsi="宋体" w:hint="eastAsia"/>
          <w:position w:val="-16"/>
          <w:szCs w:val="24"/>
        </w:rPr>
        <w:object w:dxaOrig="480" w:dyaOrig="400" w14:anchorId="0B11F2D9">
          <v:shape id="_x0000_i1089" type="#_x0000_t75" style="width:24.1pt;height:19.7pt" o:ole="">
            <v:imagedata r:id="rId144" o:title=""/>
          </v:shape>
          <o:OLEObject Type="Embed" ProgID="Equation.DSMT4" ShapeID="_x0000_i1089" DrawAspect="Content" ObjectID="_1818759181" r:id="rId145"/>
        </w:object>
      </w:r>
      <w:r w:rsidRPr="004A6B29">
        <w:rPr>
          <w:rFonts w:ascii="宋体" w:eastAsia="宋体" w:hAnsi="宋体" w:hint="eastAsia"/>
          <w:szCs w:val="24"/>
        </w:rPr>
        <w:t>连线构成向量</w:t>
      </w:r>
      <w:r w:rsidRPr="004A6B29">
        <w:rPr>
          <w:rFonts w:ascii="宋体" w:eastAsia="宋体" w:hAnsi="宋体" w:hint="eastAsia"/>
          <w:position w:val="-16"/>
          <w:szCs w:val="24"/>
        </w:rPr>
        <w:object w:dxaOrig="680" w:dyaOrig="440" w14:anchorId="4A9E15B8">
          <v:shape id="_x0000_i1090" type="#_x0000_t75" style="width:34.45pt;height:22.25pt" o:ole="">
            <v:imagedata r:id="rId146" o:title=""/>
          </v:shape>
          <o:OLEObject Type="Embed" ProgID="Equation.DSMT4" ShapeID="_x0000_i1090" DrawAspect="Content" ObjectID="_1818759182" r:id="rId147"/>
        </w:object>
      </w:r>
      <w:r w:rsidRPr="004A6B29">
        <w:rPr>
          <w:rFonts w:ascii="宋体" w:eastAsia="宋体" w:hAnsi="宋体" w:hint="eastAsia"/>
          <w:szCs w:val="24"/>
        </w:rPr>
        <w:t>，</w:t>
      </w:r>
      <w:r>
        <w:rPr>
          <w:rFonts w:ascii="宋体" w:eastAsia="宋体" w:hAnsi="宋体" w:hint="eastAsia"/>
          <w:szCs w:val="24"/>
        </w:rPr>
        <w:t>且</w:t>
      </w:r>
    </w:p>
    <w:p w14:paraId="363D4907" w14:textId="77777777" w:rsidR="00C204A9" w:rsidRDefault="00C204A9" w:rsidP="006B50AD">
      <w:r w:rsidRPr="004A6B29">
        <w:rPr>
          <w:rFonts w:ascii="宋体" w:eastAsia="宋体" w:hAnsi="宋体" w:hint="eastAsia"/>
          <w:position w:val="-18"/>
          <w:szCs w:val="24"/>
        </w:rPr>
        <w:object w:dxaOrig="3840" w:dyaOrig="480" w14:anchorId="2DB41819">
          <v:shape id="_x0000_i1091" type="#_x0000_t75" style="width:192.85pt;height:24.1pt" o:ole="">
            <v:imagedata r:id="rId148" o:title=""/>
          </v:shape>
          <o:OLEObject Type="Embed" ProgID="Equation.DSMT4" ShapeID="_x0000_i1091" DrawAspect="Content" ObjectID="_1818759183" r:id="rId149"/>
        </w:object>
      </w:r>
    </w:p>
    <w:p w14:paraId="68276709" w14:textId="77777777" w:rsidR="00C204A9" w:rsidRPr="004A6B29" w:rsidRDefault="00C204A9" w:rsidP="006B50AD">
      <w:pPr>
        <w:ind w:firstLineChars="200" w:firstLine="480"/>
        <w:jc w:val="left"/>
        <w:rPr>
          <w:rFonts w:ascii="宋体" w:eastAsia="宋体" w:hAnsi="宋体" w:hint="eastAsia"/>
          <w:szCs w:val="24"/>
        </w:rPr>
      </w:pPr>
      <w:r>
        <w:rPr>
          <w:rFonts w:hint="eastAsia"/>
        </w:rPr>
        <w:t>同时</w:t>
      </w:r>
      <w:r w:rsidRPr="004A6B29">
        <w:rPr>
          <w:rFonts w:ascii="宋体" w:eastAsia="宋体" w:hAnsi="宋体" w:hint="eastAsia"/>
          <w:szCs w:val="24"/>
        </w:rPr>
        <w:t>点</w:t>
      </w:r>
      <w:r w:rsidRPr="004A6B29">
        <w:rPr>
          <w:rFonts w:ascii="宋体" w:eastAsia="宋体" w:hAnsi="宋体" w:hint="eastAsia"/>
          <w:position w:val="-6"/>
          <w:szCs w:val="24"/>
        </w:rPr>
        <w:object w:dxaOrig="279" w:dyaOrig="279" w14:anchorId="710D5244">
          <v:shape id="_x0000_i1092" type="#_x0000_t75" style="width:13.75pt;height:13.75pt" o:ole="">
            <v:imagedata r:id="rId142" o:title=""/>
          </v:shape>
          <o:OLEObject Type="Embed" ProgID="Equation.DSMT4" ShapeID="_x0000_i1092" DrawAspect="Content" ObjectID="_1818759184" r:id="rId150"/>
        </w:object>
      </w:r>
      <w:r w:rsidRPr="004A6B29">
        <w:rPr>
          <w:rFonts w:ascii="宋体" w:eastAsia="宋体" w:hAnsi="宋体" w:hint="eastAsia"/>
          <w:szCs w:val="24"/>
        </w:rPr>
        <w:t>与点</w:t>
      </w:r>
      <w:r w:rsidRPr="004A6B29">
        <w:rPr>
          <w:rFonts w:ascii="宋体" w:eastAsia="宋体" w:hAnsi="宋体" w:hint="eastAsia"/>
          <w:position w:val="-12"/>
          <w:szCs w:val="24"/>
        </w:rPr>
        <w:object w:dxaOrig="360" w:dyaOrig="360" w14:anchorId="2719FD15">
          <v:shape id="_x0000_i1093" type="#_x0000_t75" style="width:18.15pt;height:18.15pt" o:ole="">
            <v:imagedata r:id="rId151" o:title=""/>
          </v:shape>
          <o:OLEObject Type="Embed" ProgID="Equation.DSMT4" ShapeID="_x0000_i1093" DrawAspect="Content" ObjectID="_1818759185" r:id="rId152"/>
        </w:object>
      </w:r>
      <w:r w:rsidRPr="004A6B29">
        <w:rPr>
          <w:rFonts w:ascii="宋体" w:eastAsia="宋体" w:hAnsi="宋体" w:hint="eastAsia"/>
          <w:szCs w:val="24"/>
        </w:rPr>
        <w:t>连线构成向量</w:t>
      </w:r>
      <w:r w:rsidRPr="004A6B29">
        <w:rPr>
          <w:rFonts w:ascii="宋体" w:eastAsia="宋体" w:hAnsi="宋体" w:hint="eastAsia"/>
          <w:position w:val="-12"/>
          <w:szCs w:val="24"/>
        </w:rPr>
        <w:object w:dxaOrig="540" w:dyaOrig="400" w14:anchorId="2B0EC434">
          <v:shape id="_x0000_i1094" type="#_x0000_t75" style="width:26.6pt;height:19.7pt" o:ole="">
            <v:imagedata r:id="rId153" o:title=""/>
          </v:shape>
          <o:OLEObject Type="Embed" ProgID="Equation.DSMT4" ShapeID="_x0000_i1094" DrawAspect="Content" ObjectID="_1818759186" r:id="rId154"/>
        </w:object>
      </w:r>
      <w:r w:rsidRPr="004A6B29">
        <w:rPr>
          <w:rFonts w:ascii="宋体" w:eastAsia="宋体" w:hAnsi="宋体" w:hint="eastAsia"/>
          <w:szCs w:val="24"/>
        </w:rPr>
        <w:t>，</w:t>
      </w:r>
      <w:r>
        <w:rPr>
          <w:rFonts w:ascii="宋体" w:eastAsia="宋体" w:hAnsi="宋体" w:hint="eastAsia"/>
          <w:szCs w:val="24"/>
        </w:rPr>
        <w:t>且</w:t>
      </w:r>
    </w:p>
    <w:p w14:paraId="4AA8A7C6" w14:textId="77777777" w:rsidR="00C204A9" w:rsidRDefault="00C204A9" w:rsidP="00C204A9">
      <w:pPr>
        <w:ind w:firstLineChars="200" w:firstLine="480"/>
        <w:rPr>
          <w:rFonts w:ascii="宋体" w:eastAsia="宋体" w:hAnsi="宋体" w:hint="eastAsia"/>
          <w:szCs w:val="24"/>
        </w:rPr>
      </w:pPr>
      <w:r w:rsidRPr="004A6B29">
        <w:rPr>
          <w:rFonts w:ascii="宋体" w:eastAsia="宋体" w:hAnsi="宋体" w:hint="eastAsia"/>
          <w:position w:val="-20"/>
          <w:szCs w:val="24"/>
        </w:rPr>
        <w:object w:dxaOrig="3500" w:dyaOrig="520" w14:anchorId="7089D3DB">
          <v:shape id="_x0000_i1095" type="#_x0000_t75" style="width:175.6pt;height:25.65pt" o:ole="">
            <v:imagedata r:id="rId155" o:title=""/>
          </v:shape>
          <o:OLEObject Type="Embed" ProgID="Equation.DSMT4" ShapeID="_x0000_i1095" DrawAspect="Content" ObjectID="_1818759187" r:id="rId156"/>
        </w:object>
      </w:r>
    </w:p>
    <w:p w14:paraId="43393929" w14:textId="77777777" w:rsidR="00C204A9" w:rsidRPr="004A6B29" w:rsidRDefault="00C204A9" w:rsidP="006B50AD">
      <w:pPr>
        <w:ind w:firstLineChars="200" w:firstLine="480"/>
        <w:jc w:val="left"/>
        <w:rPr>
          <w:rFonts w:ascii="宋体" w:eastAsia="宋体" w:hAnsi="宋体" w:hint="eastAsia"/>
          <w:szCs w:val="24"/>
        </w:rPr>
      </w:pPr>
      <w:r w:rsidRPr="004A6B29">
        <w:rPr>
          <w:rFonts w:ascii="宋体" w:eastAsia="宋体" w:hAnsi="宋体" w:hint="eastAsia"/>
          <w:szCs w:val="24"/>
        </w:rPr>
        <w:t>从而得到球状烟幕中心点</w:t>
      </w:r>
      <w:r w:rsidRPr="004A6B29">
        <w:rPr>
          <w:rFonts w:ascii="宋体" w:eastAsia="宋体" w:hAnsi="宋体" w:hint="eastAsia"/>
          <w:position w:val="-16"/>
          <w:szCs w:val="24"/>
        </w:rPr>
        <w:object w:dxaOrig="480" w:dyaOrig="400" w14:anchorId="72917802">
          <v:shape id="_x0000_i1096" type="#_x0000_t75" style="width:24.1pt;height:19.7pt" o:ole="">
            <v:imagedata r:id="rId46" o:title=""/>
          </v:shape>
          <o:OLEObject Type="Embed" ProgID="Equation.DSMT4" ShapeID="_x0000_i1096" DrawAspect="Content" ObjectID="_1818759188" r:id="rId157"/>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51B5E3E1">
          <v:shape id="_x0000_i1097" type="#_x0000_t75" style="width:25.65pt;height:18.15pt" o:ole="">
            <v:imagedata r:id="rId48" o:title=""/>
          </v:shape>
          <o:OLEObject Type="Embed" ProgID="Equation.DSMT4" ShapeID="_x0000_i1097" DrawAspect="Content" ObjectID="_1818759189" r:id="rId158"/>
        </w:object>
      </w:r>
      <w:r w:rsidRPr="004A6B29">
        <w:rPr>
          <w:rFonts w:ascii="宋体" w:eastAsia="宋体" w:hAnsi="宋体" w:hint="eastAsia"/>
          <w:szCs w:val="24"/>
        </w:rPr>
        <w:t>距离</w:t>
      </w:r>
    </w:p>
    <w:p w14:paraId="0552B8C2" w14:textId="77777777" w:rsidR="00C204A9" w:rsidRDefault="00C204A9" w:rsidP="00C204A9">
      <w:pPr>
        <w:ind w:firstLineChars="200" w:firstLine="480"/>
      </w:pPr>
      <w:r w:rsidRPr="00302535">
        <w:rPr>
          <w:rFonts w:hint="eastAsia"/>
          <w:position w:val="-42"/>
        </w:rPr>
        <w:object w:dxaOrig="3540" w:dyaOrig="1040" w14:anchorId="49F41205">
          <v:shape id="_x0000_i1098" type="#_x0000_t75" style="width:177.5pt;height:52.3pt" o:ole="">
            <v:imagedata r:id="rId159" o:title=""/>
          </v:shape>
          <o:OLEObject Type="Embed" ProgID="Equation.DSMT4" ShapeID="_x0000_i1098" DrawAspect="Content" ObjectID="_1818759190" r:id="rId160"/>
        </w:object>
      </w:r>
    </w:p>
    <w:p w14:paraId="51869C4E" w14:textId="77777777" w:rsidR="00C204A9" w:rsidRPr="00CD755A" w:rsidRDefault="00C204A9" w:rsidP="00C204A9">
      <w:pPr>
        <w:pStyle w:val="af3"/>
        <w:spacing w:line="360" w:lineRule="auto"/>
        <w:ind w:leftChars="200" w:left="480"/>
        <w:outlineLvl w:val="4"/>
      </w:pPr>
      <w:r>
        <w:rPr>
          <w:rFonts w:hint="eastAsia"/>
        </w:rPr>
        <w:t>5.1.1.3</w:t>
      </w:r>
      <w:r>
        <w:rPr>
          <w:rFonts w:ascii="宋体" w:eastAsia="宋体" w:hAnsi="宋体" w:hint="eastAsia"/>
          <w:szCs w:val="24"/>
        </w:rPr>
        <w:t>遍历模型BL的建立</w:t>
      </w:r>
    </w:p>
    <w:p w14:paraId="34272E29" w14:textId="77777777" w:rsidR="00C204A9" w:rsidRDefault="00C204A9" w:rsidP="00C204A9">
      <w:pPr>
        <w:rPr>
          <w:rFonts w:ascii="宋体" w:eastAsia="宋体" w:hAnsi="宋体" w:hint="eastAsia"/>
          <w:szCs w:val="24"/>
        </w:rPr>
      </w:pPr>
      <w:r>
        <w:rPr>
          <w:rFonts w:ascii="宋体" w:eastAsia="宋体" w:hAnsi="宋体" w:hint="eastAsia"/>
          <w:szCs w:val="24"/>
        </w:rPr>
        <w:t xml:space="preserve">   </w:t>
      </w:r>
      <w:r w:rsidRPr="004A6B29">
        <w:rPr>
          <w:rFonts w:ascii="宋体" w:eastAsia="宋体" w:hAnsi="宋体" w:hint="eastAsia"/>
          <w:szCs w:val="24"/>
        </w:rPr>
        <w:t>圆柱上下园周上的点和导弹所连线段与烟幕干扰弹起爆后形成的半</w:t>
      </w:r>
    </w:p>
    <w:p w14:paraId="5E229BDB" w14:textId="77777777" w:rsidR="00C204A9" w:rsidRDefault="00C204A9" w:rsidP="00C204A9">
      <w:pPr>
        <w:rPr>
          <w:rFonts w:ascii="宋体" w:eastAsia="宋体" w:hAnsi="宋体" w:hint="eastAsia"/>
          <w:szCs w:val="24"/>
        </w:rPr>
      </w:pPr>
      <w:r w:rsidRPr="004A6B29">
        <w:rPr>
          <w:rFonts w:ascii="宋体" w:eastAsia="宋体" w:hAnsi="宋体" w:hint="eastAsia"/>
          <w:position w:val="-6"/>
          <w:szCs w:val="24"/>
        </w:rPr>
        <w:object w:dxaOrig="859" w:dyaOrig="279" w14:anchorId="33641725">
          <v:shape id="_x0000_i1099" type="#_x0000_t75" style="width:42.9pt;height:13.75pt" o:ole="">
            <v:imagedata r:id="rId161" o:title=""/>
          </v:shape>
          <o:OLEObject Type="Embed" ProgID="Equation.DSMT4" ShapeID="_x0000_i1099" DrawAspect="Content" ObjectID="_1818759191" r:id="rId162"/>
        </w:object>
      </w:r>
      <w:r w:rsidRPr="004A6B29">
        <w:rPr>
          <w:rFonts w:ascii="宋体" w:eastAsia="宋体" w:hAnsi="宋体" w:hint="eastAsia"/>
          <w:szCs w:val="24"/>
        </w:rPr>
        <w:t>球状云团有公共点，只要保证球状烟幕中心点</w:t>
      </w:r>
      <w:r w:rsidRPr="004A6B29">
        <w:rPr>
          <w:rFonts w:ascii="宋体" w:eastAsia="宋体" w:hAnsi="宋体" w:hint="eastAsia"/>
          <w:position w:val="-16"/>
          <w:szCs w:val="24"/>
        </w:rPr>
        <w:object w:dxaOrig="480" w:dyaOrig="400" w14:anchorId="21D8AB4D">
          <v:shape id="_x0000_i1100" type="#_x0000_t75" style="width:24.1pt;height:19.7pt" o:ole="">
            <v:imagedata r:id="rId163" o:title=""/>
          </v:shape>
          <o:OLEObject Type="Embed" ProgID="Equation.DSMT4" ShapeID="_x0000_i1100" DrawAspect="Content" ObjectID="_1818759192" r:id="rId164"/>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1030800B">
          <v:shape id="_x0000_i1101" type="#_x0000_t75" style="width:25.65pt;height:18.15pt" o:ole="">
            <v:imagedata r:id="rId165" o:title=""/>
          </v:shape>
          <o:OLEObject Type="Embed" ProgID="Equation.DSMT4" ShapeID="_x0000_i1101" DrawAspect="Content" ObjectID="_1818759193" r:id="rId166"/>
        </w:object>
      </w:r>
      <w:r w:rsidRPr="004A6B29">
        <w:rPr>
          <w:rFonts w:ascii="宋体" w:eastAsia="宋体" w:hAnsi="宋体" w:hint="eastAsia"/>
          <w:szCs w:val="24"/>
        </w:rPr>
        <w:t>距离</w:t>
      </w:r>
    </w:p>
    <w:p w14:paraId="70C20CE7" w14:textId="77777777" w:rsidR="00C204A9" w:rsidRPr="004A6B29" w:rsidRDefault="00C204A9" w:rsidP="006B50AD">
      <w:pPr>
        <w:jc w:val="left"/>
        <w:rPr>
          <w:rFonts w:ascii="宋体" w:eastAsia="宋体" w:hAnsi="宋体" w:hint="eastAsia"/>
          <w:szCs w:val="24"/>
        </w:rPr>
      </w:pPr>
      <w:r w:rsidRPr="004A6B29">
        <w:rPr>
          <w:rFonts w:ascii="宋体" w:eastAsia="宋体" w:hAnsi="宋体" w:hint="eastAsia"/>
          <w:szCs w:val="24"/>
        </w:rPr>
        <w:t>不大于球半径</w:t>
      </w:r>
      <w:r w:rsidRPr="004A6B29">
        <w:rPr>
          <w:rFonts w:ascii="宋体" w:eastAsia="宋体" w:hAnsi="宋体" w:hint="eastAsia"/>
          <w:position w:val="-4"/>
          <w:szCs w:val="24"/>
        </w:rPr>
        <w:object w:dxaOrig="240" w:dyaOrig="260" w14:anchorId="2FACDC05">
          <v:shape id="_x0000_i1102" type="#_x0000_t75" style="width:11.9pt;height:12.85pt" o:ole="">
            <v:imagedata r:id="rId167" o:title=""/>
          </v:shape>
          <o:OLEObject Type="Embed" ProgID="Equation.DSMT4" ShapeID="_x0000_i1102" DrawAspect="Content" ObjectID="_1818759194" r:id="rId168"/>
        </w:object>
      </w:r>
      <w:r w:rsidRPr="004A6B29">
        <w:rPr>
          <w:rFonts w:ascii="宋体" w:eastAsia="宋体" w:hAnsi="宋体" w:hint="eastAsia"/>
          <w:szCs w:val="24"/>
        </w:rPr>
        <w:t>，也即：</w:t>
      </w:r>
    </w:p>
    <w:p w14:paraId="5F75ECC8" w14:textId="77777777" w:rsidR="00C204A9" w:rsidRPr="004A6B29" w:rsidRDefault="00C204A9" w:rsidP="00C204A9">
      <w:pPr>
        <w:rPr>
          <w:rFonts w:ascii="宋体" w:eastAsia="宋体" w:hAnsi="宋体" w:hint="eastAsia"/>
          <w:szCs w:val="24"/>
        </w:rPr>
      </w:pPr>
      <w:r w:rsidRPr="004A6B29">
        <w:rPr>
          <w:rFonts w:ascii="宋体" w:eastAsia="宋体" w:hAnsi="宋体" w:hint="eastAsia"/>
          <w:position w:val="-16"/>
          <w:szCs w:val="24"/>
        </w:rPr>
        <w:object w:dxaOrig="960" w:dyaOrig="400" w14:anchorId="1581843C">
          <v:shape id="_x0000_i1103" type="#_x0000_t75" style="width:47.9pt;height:19.7pt" o:ole="">
            <v:imagedata r:id="rId169" o:title=""/>
          </v:shape>
          <o:OLEObject Type="Embed" ProgID="Equation.DSMT4" ShapeID="_x0000_i1103" DrawAspect="Content" ObjectID="_1818759195" r:id="rId170"/>
        </w:object>
      </w:r>
    </w:p>
    <w:p w14:paraId="4A09A007" w14:textId="1B3E63F7" w:rsidR="00C204A9" w:rsidDel="00D041A4" w:rsidRDefault="00C204A9" w:rsidP="00C204A9">
      <w:pPr>
        <w:ind w:firstLineChars="300" w:firstLine="720"/>
        <w:jc w:val="left"/>
        <w:rPr>
          <w:del w:id="152" w:author="yukina minato" w:date="2025-09-07T04:32:00Z" w16du:dateUtc="2025-09-06T20:32:00Z"/>
          <w:rFonts w:ascii="宋体" w:eastAsia="宋体" w:hAnsi="宋体" w:hint="eastAsia"/>
          <w:szCs w:val="24"/>
        </w:rPr>
      </w:pPr>
    </w:p>
    <w:p w14:paraId="6E4D118B" w14:textId="438DC4C2" w:rsidR="00C204A9" w:rsidRPr="000E7E08" w:rsidDel="00D041A4" w:rsidRDefault="00C204A9" w:rsidP="00C204A9">
      <w:pPr>
        <w:ind w:firstLineChars="300" w:firstLine="720"/>
        <w:jc w:val="left"/>
        <w:rPr>
          <w:del w:id="153" w:author="yukina minato" w:date="2025-09-07T04:32:00Z" w16du:dateUtc="2025-09-06T20:32:00Z"/>
          <w:rFonts w:ascii="宋体" w:eastAsia="宋体" w:hAnsi="宋体" w:hint="eastAsia"/>
          <w:szCs w:val="24"/>
        </w:rPr>
      </w:pPr>
    </w:p>
    <w:p w14:paraId="1DA6FC02" w14:textId="4B3AE939" w:rsidR="00C204A9" w:rsidDel="00CD551B" w:rsidRDefault="00C204A9" w:rsidP="00C204A9">
      <w:pPr>
        <w:rPr>
          <w:del w:id="154" w:author="Noah Zheng" w:date="2025-09-07T07:09:00Z" w16du:dateUtc="2025-09-06T23:09:00Z"/>
          <w:rFonts w:ascii="宋体" w:eastAsia="宋体" w:hAnsi="宋体" w:hint="eastAsia"/>
          <w:szCs w:val="24"/>
        </w:rPr>
      </w:pPr>
      <w:del w:id="155" w:author="Noah Zheng" w:date="2025-09-07T07:09:00Z" w16du:dateUtc="2025-09-06T23:09:00Z">
        <w:r w:rsidDel="00CD551B">
          <w:rPr>
            <w:noProof/>
          </w:rPr>
          <w:drawing>
            <wp:inline distT="0" distB="0" distL="0" distR="0" wp14:anchorId="57D929CE" wp14:editId="4125A565">
              <wp:extent cx="4953226" cy="2543175"/>
              <wp:effectExtent l="0" t="0" r="0" b="0"/>
              <wp:docPr id="2052891246" name="图片 3">
                <a:extLst xmlns:a="http://schemas.openxmlformats.org/drawingml/2006/main">
                  <a:ext uri="{FF2B5EF4-FFF2-40B4-BE49-F238E27FC236}">
                    <a16:creationId xmlns:a16="http://schemas.microsoft.com/office/drawing/2014/main" id="{CA6AAA78-A077-D474-3AC4-3EC5F3A478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CA6AAA78-A077-D474-3AC4-3EC5F3A478E5}"/>
                          </a:ext>
                        </a:extLst>
                      </pic:cNvPr>
                      <pic:cNvPicPr>
                        <a:picLocks noChangeAspect="1"/>
                      </pic:cNvPicPr>
                    </pic:nvPicPr>
                    <pic:blipFill rotWithShape="1">
                      <a:blip r:embed="rId51"/>
                      <a:srcRect t="10580" b="4778"/>
                      <a:stretch>
                        <a:fillRect/>
                      </a:stretch>
                    </pic:blipFill>
                    <pic:spPr bwMode="auto">
                      <a:xfrm>
                        <a:off x="0" y="0"/>
                        <a:ext cx="4990934" cy="2562536"/>
                      </a:xfrm>
                      <a:prstGeom prst="rect">
                        <a:avLst/>
                      </a:prstGeom>
                      <a:ln>
                        <a:noFill/>
                      </a:ln>
                      <a:extLst>
                        <a:ext uri="{53640926-AAD7-44D8-BBD7-CCE9431645EC}">
                          <a14:shadowObscured xmlns:a14="http://schemas.microsoft.com/office/drawing/2010/main"/>
                        </a:ext>
                      </a:extLst>
                    </pic:spPr>
                  </pic:pic>
                </a:graphicData>
              </a:graphic>
            </wp:inline>
          </w:drawing>
        </w:r>
      </w:del>
    </w:p>
    <w:p w14:paraId="2A1E8B9B" w14:textId="775DADB9" w:rsidR="00C204A9" w:rsidDel="00CD551B" w:rsidRDefault="00C204A9">
      <w:pPr>
        <w:rPr>
          <w:del w:id="156" w:author="Noah Zheng" w:date="2025-09-07T07:09:00Z" w16du:dateUtc="2025-09-06T23:09:00Z"/>
          <w:rFonts w:eastAsia="宋体"/>
          <w:sz w:val="21"/>
          <w:szCs w:val="18"/>
        </w:rPr>
      </w:pPr>
      <w:del w:id="157" w:author="Noah Zheng" w:date="2025-09-07T07:09:00Z" w16du:dateUtc="2025-09-06T23:09:00Z">
        <w:r w:rsidDel="00CD551B">
          <w:rPr>
            <w:rFonts w:eastAsia="宋体" w:hint="eastAsia"/>
            <w:sz w:val="21"/>
            <w:szCs w:val="18"/>
          </w:rPr>
          <w:delText>图</w:delText>
        </w:r>
        <w:r w:rsidDel="00CD551B">
          <w:rPr>
            <w:rFonts w:eastAsia="宋体" w:hint="eastAsia"/>
            <w:sz w:val="21"/>
            <w:szCs w:val="18"/>
          </w:rPr>
          <w:delText xml:space="preserve">5 </w:delText>
        </w:r>
      </w:del>
      <w:del w:id="158" w:author="Noah Zheng" w:date="2025-09-07T07:08:00Z" w16du:dateUtc="2025-09-06T23:08:00Z">
        <w:r w:rsidRPr="002263D5" w:rsidDel="00CD551B">
          <w:rPr>
            <w:rFonts w:eastAsia="宋体" w:hint="eastAsia"/>
            <w:sz w:val="21"/>
            <w:szCs w:val="18"/>
          </w:rPr>
          <w:delText>导弹</w:delText>
        </w:r>
      </w:del>
      <w:del w:id="159" w:author="Noah Zheng" w:date="2025-09-07T07:09:00Z" w16du:dateUtc="2025-09-06T23:09:00Z">
        <w:r w:rsidRPr="002263D5" w:rsidDel="00CD551B">
          <w:rPr>
            <w:rFonts w:eastAsia="宋体" w:hint="eastAsia"/>
            <w:sz w:val="21"/>
            <w:szCs w:val="18"/>
          </w:rPr>
          <w:delText>烟幕遮蔽原理</w:delText>
        </w:r>
        <w:r w:rsidDel="00CD551B">
          <w:rPr>
            <w:rFonts w:eastAsia="宋体" w:hint="eastAsia"/>
            <w:sz w:val="21"/>
            <w:szCs w:val="18"/>
          </w:rPr>
          <w:delText>俯视</w:delText>
        </w:r>
        <w:r w:rsidRPr="002263D5" w:rsidDel="00CD551B">
          <w:rPr>
            <w:rFonts w:eastAsia="宋体" w:hint="eastAsia"/>
            <w:sz w:val="21"/>
            <w:szCs w:val="18"/>
          </w:rPr>
          <w:delText>图</w:delText>
        </w:r>
      </w:del>
    </w:p>
    <w:p w14:paraId="3FEFA1A7" w14:textId="77777777" w:rsidR="009D78CF" w:rsidRDefault="009D78CF" w:rsidP="00C204A9">
      <w:pPr>
        <w:rPr>
          <w:ins w:id="160" w:author="yukina minato" w:date="2025-09-07T04:56:00Z" w16du:dateUtc="2025-09-06T20:56:00Z"/>
          <w:rFonts w:eastAsia="宋体"/>
          <w:sz w:val="21"/>
          <w:szCs w:val="18"/>
        </w:rPr>
      </w:pPr>
    </w:p>
    <w:p w14:paraId="70DE7998" w14:textId="77777777" w:rsidR="00C204A9" w:rsidRPr="000E7E08" w:rsidRDefault="00C204A9">
      <w:pPr>
        <w:rPr>
          <w:rFonts w:ascii="宋体" w:eastAsia="宋体" w:hAnsi="宋体" w:hint="eastAsia"/>
          <w:szCs w:val="24"/>
        </w:rPr>
        <w:pPrChange w:id="161" w:author="yukina minato" w:date="2025-09-07T04:32:00Z" w16du:dateUtc="2025-09-06T20:32:00Z">
          <w:pPr>
            <w:ind w:firstLineChars="300" w:firstLine="720"/>
            <w:jc w:val="left"/>
          </w:pPr>
        </w:pPrChange>
      </w:pPr>
    </w:p>
    <w:p w14:paraId="21EBB694" w14:textId="77777777" w:rsidR="00C204A9" w:rsidRDefault="00C204A9" w:rsidP="00C204A9">
      <w:pPr>
        <w:ind w:firstLineChars="300" w:firstLine="720"/>
        <w:jc w:val="left"/>
        <w:rPr>
          <w:rFonts w:ascii="宋体" w:eastAsia="宋体" w:hAnsi="宋体" w:hint="eastAsia"/>
          <w:szCs w:val="24"/>
        </w:rPr>
      </w:pPr>
      <w:r w:rsidRPr="004A6B29">
        <w:rPr>
          <w:rFonts w:ascii="宋体" w:eastAsia="宋体" w:hAnsi="宋体" w:hint="eastAsia"/>
          <w:szCs w:val="24"/>
        </w:rPr>
        <w:t>设烟幕干扰弹的理论最大有效遮蔽时间为</w:t>
      </w:r>
      <w:r w:rsidRPr="004A6B29">
        <w:rPr>
          <w:rFonts w:ascii="宋体" w:eastAsia="宋体" w:hAnsi="宋体" w:hint="eastAsia"/>
          <w:position w:val="-6"/>
          <w:szCs w:val="24"/>
        </w:rPr>
        <w:object w:dxaOrig="360" w:dyaOrig="279" w14:anchorId="24BAB22A">
          <v:shape id="_x0000_i1104" type="#_x0000_t75" style="width:18.15pt;height:13.75pt" o:ole="">
            <v:imagedata r:id="rId171" o:title=""/>
          </v:shape>
          <o:OLEObject Type="Embed" ProgID="Equation.DSMT4" ShapeID="_x0000_i1104" DrawAspect="Content" ObjectID="_1818759196" r:id="rId172"/>
        </w:object>
      </w:r>
      <w:r>
        <w:rPr>
          <w:rFonts w:ascii="宋体" w:eastAsia="宋体" w:hAnsi="宋体" w:hint="eastAsia"/>
          <w:szCs w:val="24"/>
        </w:rPr>
        <w:t>，</w:t>
      </w:r>
      <w:r w:rsidRPr="004A6B29">
        <w:rPr>
          <w:rFonts w:ascii="宋体" w:eastAsia="宋体" w:hAnsi="宋体" w:hint="eastAsia"/>
          <w:szCs w:val="24"/>
        </w:rPr>
        <w:t>把已经发现导弹</w:t>
      </w:r>
      <w:r>
        <w:rPr>
          <w:rFonts w:ascii="宋体" w:eastAsia="宋体" w:hAnsi="宋体" w:hint="eastAsia"/>
          <w:szCs w:val="24"/>
        </w:rPr>
        <w:t>的</w:t>
      </w:r>
      <w:r w:rsidRPr="004A6B29">
        <w:rPr>
          <w:rFonts w:ascii="宋体" w:eastAsia="宋体" w:hAnsi="宋体" w:hint="eastAsia"/>
          <w:szCs w:val="24"/>
        </w:rPr>
        <w:t>时间</w:t>
      </w:r>
      <w:r w:rsidRPr="004A6B29">
        <w:rPr>
          <w:rFonts w:ascii="宋体" w:eastAsia="宋体" w:hAnsi="宋体" w:hint="eastAsia"/>
          <w:position w:val="-6"/>
          <w:szCs w:val="24"/>
        </w:rPr>
        <w:object w:dxaOrig="139" w:dyaOrig="240" w14:anchorId="2951A9DC">
          <v:shape id="_x0000_i1105" type="#_x0000_t75" style="width:6.9pt;height:11.9pt" o:ole="">
            <v:imagedata r:id="rId173" o:title=""/>
          </v:shape>
          <o:OLEObject Type="Embed" ProgID="Equation.DSMT4" ShapeID="_x0000_i1105" DrawAspect="Content" ObjectID="_1818759197" r:id="rId174"/>
        </w:object>
      </w:r>
      <w:r w:rsidRPr="004A6B29">
        <w:rPr>
          <w:rFonts w:ascii="宋体" w:eastAsia="宋体" w:hAnsi="宋体" w:hint="eastAsia"/>
          <w:szCs w:val="24"/>
        </w:rPr>
        <w:t>从</w:t>
      </w:r>
      <w:r w:rsidRPr="004A6B29">
        <w:rPr>
          <w:rFonts w:ascii="宋体" w:eastAsia="宋体" w:hAnsi="宋体" w:hint="eastAsia"/>
          <w:position w:val="-12"/>
          <w:szCs w:val="24"/>
        </w:rPr>
        <w:object w:dxaOrig="720" w:dyaOrig="400" w14:anchorId="3CEE2408">
          <v:shape id="_x0000_i1106" type="#_x0000_t75" style="width:36pt;height:19.7pt" o:ole="">
            <v:imagedata r:id="rId175" o:title=""/>
          </v:shape>
          <o:OLEObject Type="Embed" ProgID="Equation.DSMT4" ShapeID="_x0000_i1106" DrawAspect="Content" ObjectID="_1818759198" r:id="rId176"/>
        </w:object>
      </w:r>
      <w:r w:rsidRPr="004A6B29">
        <w:rPr>
          <w:rFonts w:ascii="宋体" w:eastAsia="宋体" w:hAnsi="宋体" w:hint="eastAsia"/>
          <w:szCs w:val="24"/>
        </w:rPr>
        <w:t>开始遍历，到</w:t>
      </w:r>
      <w:r w:rsidRPr="004A6B29">
        <w:rPr>
          <w:rFonts w:ascii="宋体" w:eastAsia="宋体" w:hAnsi="宋体" w:hint="eastAsia"/>
          <w:position w:val="-12"/>
          <w:szCs w:val="24"/>
        </w:rPr>
        <w:object w:dxaOrig="1240" w:dyaOrig="400" w14:anchorId="16E908D9">
          <v:shape id="_x0000_i1107" type="#_x0000_t75" style="width:61.65pt;height:19.7pt" o:ole="">
            <v:imagedata r:id="rId177" o:title=""/>
          </v:shape>
          <o:OLEObject Type="Embed" ProgID="Equation.DSMT4" ShapeID="_x0000_i1107" DrawAspect="Content" ObjectID="_1818759199" r:id="rId178"/>
        </w:object>
      </w:r>
      <w:r w:rsidRPr="004A6B29">
        <w:rPr>
          <w:rFonts w:ascii="宋体" w:eastAsia="宋体" w:hAnsi="宋体" w:hint="eastAsia"/>
          <w:szCs w:val="24"/>
        </w:rPr>
        <w:t>截止，最终得到满足</w:t>
      </w:r>
      <w:r w:rsidRPr="004A6B29">
        <w:rPr>
          <w:rFonts w:ascii="宋体" w:eastAsia="宋体" w:hAnsi="宋体" w:hint="eastAsia"/>
          <w:position w:val="-16"/>
          <w:szCs w:val="24"/>
        </w:rPr>
        <w:object w:dxaOrig="960" w:dyaOrig="400" w14:anchorId="05051A51">
          <v:shape id="_x0000_i1108" type="#_x0000_t75" style="width:47.9pt;height:19.7pt" o:ole="">
            <v:imagedata r:id="rId179" o:title=""/>
          </v:shape>
          <o:OLEObject Type="Embed" ProgID="Equation.DSMT4" ShapeID="_x0000_i1108" DrawAspect="Content" ObjectID="_1818759200" r:id="rId180"/>
        </w:object>
      </w:r>
      <w:r w:rsidRPr="004A6B29">
        <w:rPr>
          <w:rFonts w:ascii="宋体" w:eastAsia="宋体" w:hAnsi="宋体" w:hint="eastAsia"/>
          <w:szCs w:val="24"/>
        </w:rPr>
        <w:t>的若干个时间段</w:t>
      </w:r>
      <w:r w:rsidRPr="004A6B29">
        <w:rPr>
          <w:rFonts w:ascii="宋体" w:eastAsia="宋体" w:hAnsi="宋体" w:hint="eastAsia"/>
          <w:position w:val="-16"/>
          <w:szCs w:val="24"/>
        </w:rPr>
        <w:object w:dxaOrig="1180" w:dyaOrig="440" w14:anchorId="2FCF52B8">
          <v:shape id="_x0000_i1109" type="#_x0000_t75" style="width:59.15pt;height:22.25pt" o:ole="">
            <v:imagedata r:id="rId181" o:title=""/>
          </v:shape>
          <o:OLEObject Type="Embed" ProgID="Equation.DSMT4" ShapeID="_x0000_i1109" DrawAspect="Content" ObjectID="_1818759201" r:id="rId182"/>
        </w:object>
      </w:r>
      <w:r w:rsidRPr="004A6B29">
        <w:rPr>
          <w:rFonts w:ascii="宋体" w:eastAsia="宋体" w:hAnsi="宋体" w:hint="eastAsia"/>
          <w:szCs w:val="24"/>
        </w:rPr>
        <w:t>，则</w:t>
      </w:r>
      <w:bookmarkStart w:id="162" w:name="OLE_LINK1"/>
      <w:r w:rsidRPr="004A6B29">
        <w:rPr>
          <w:rFonts w:ascii="宋体" w:eastAsia="宋体" w:hAnsi="宋体" w:hint="eastAsia"/>
          <w:szCs w:val="24"/>
        </w:rPr>
        <w:t>烟幕干扰</w:t>
      </w:r>
      <w:r>
        <w:rPr>
          <w:rFonts w:ascii="宋体" w:eastAsia="宋体" w:hAnsi="宋体" w:hint="eastAsia"/>
          <w:szCs w:val="24"/>
        </w:rPr>
        <w:t>弹对</w:t>
      </w:r>
      <w:r w:rsidRPr="00DF37F8">
        <w:rPr>
          <w:rFonts w:ascii="宋体" w:eastAsia="宋体" w:hAnsi="宋体" w:hint="eastAsia"/>
          <w:position w:val="-12"/>
          <w:szCs w:val="24"/>
        </w:rPr>
        <w:object w:dxaOrig="360" w:dyaOrig="360" w14:anchorId="3FA526A6">
          <v:shape id="_x0000_i1110" type="#_x0000_t75" style="width:18.15pt;height:18.15pt" o:ole="">
            <v:imagedata r:id="rId183" o:title=""/>
          </v:shape>
          <o:OLEObject Type="Embed" ProgID="Equation.DSMT4" ShapeID="_x0000_i1110" DrawAspect="Content" ObjectID="_1818759202" r:id="rId184"/>
        </w:object>
      </w:r>
      <w:r>
        <w:rPr>
          <w:rFonts w:ascii="宋体" w:eastAsia="宋体" w:hAnsi="宋体" w:hint="eastAsia"/>
          <w:szCs w:val="24"/>
        </w:rPr>
        <w:t>的</w:t>
      </w:r>
      <w:r w:rsidRPr="004A6B29">
        <w:rPr>
          <w:rFonts w:ascii="宋体" w:eastAsia="宋体" w:hAnsi="宋体" w:hint="eastAsia"/>
          <w:szCs w:val="24"/>
        </w:rPr>
        <w:t>有效遮蔽时长</w:t>
      </w:r>
      <w:bookmarkEnd w:id="162"/>
      <w:r w:rsidRPr="004A6B29">
        <w:rPr>
          <w:rFonts w:ascii="宋体" w:eastAsia="宋体" w:hAnsi="宋体" w:hint="eastAsia"/>
          <w:position w:val="-6"/>
          <w:szCs w:val="24"/>
        </w:rPr>
        <w:object w:dxaOrig="300" w:dyaOrig="279" w14:anchorId="3DC884EC">
          <v:shape id="_x0000_i1111" type="#_x0000_t75" style="width:15.35pt;height:13.75pt" o:ole="">
            <v:imagedata r:id="rId185" o:title=""/>
          </v:shape>
          <o:OLEObject Type="Embed" ProgID="Equation.DSMT4" ShapeID="_x0000_i1111" DrawAspect="Content" ObjectID="_1818759203" r:id="rId186"/>
        </w:object>
      </w:r>
      <w:r w:rsidRPr="004A6B29">
        <w:rPr>
          <w:rFonts w:ascii="宋体" w:eastAsia="宋体" w:hAnsi="宋体" w:hint="eastAsia"/>
          <w:szCs w:val="24"/>
        </w:rPr>
        <w:t>为</w:t>
      </w:r>
    </w:p>
    <w:p w14:paraId="6AC81711" w14:textId="77777777" w:rsidR="00C204A9" w:rsidRDefault="00C204A9" w:rsidP="00C204A9">
      <w:pPr>
        <w:ind w:firstLineChars="400" w:firstLine="960"/>
        <w:rPr>
          <w:rFonts w:ascii="宋体" w:eastAsia="宋体" w:hAnsi="宋体" w:hint="eastAsia"/>
          <w:szCs w:val="24"/>
        </w:rPr>
      </w:pPr>
      <w:r w:rsidRPr="004A6B29">
        <w:rPr>
          <w:rFonts w:ascii="宋体" w:eastAsia="宋体" w:hAnsi="宋体" w:hint="eastAsia"/>
          <w:position w:val="-28"/>
          <w:szCs w:val="24"/>
        </w:rPr>
        <w:object w:dxaOrig="1120" w:dyaOrig="540" w14:anchorId="50A02AAC">
          <v:shape id="_x0000_i1112" type="#_x0000_t75" style="width:55.7pt;height:26.6pt" o:ole="">
            <v:imagedata r:id="rId187" o:title=""/>
          </v:shape>
          <o:OLEObject Type="Embed" ProgID="Equation.DSMT4" ShapeID="_x0000_i1112" DrawAspect="Content" ObjectID="_1818759204" r:id="rId188"/>
        </w:object>
      </w:r>
    </w:p>
    <w:p w14:paraId="1929D613" w14:textId="77777777" w:rsidR="00C204A9" w:rsidRDefault="00C204A9" w:rsidP="00C204A9">
      <w:pPr>
        <w:ind w:firstLineChars="300" w:firstLine="720"/>
        <w:jc w:val="both"/>
        <w:rPr>
          <w:rFonts w:ascii="宋体" w:eastAsia="宋体" w:hAnsi="宋体" w:hint="eastAsia"/>
          <w:szCs w:val="24"/>
        </w:rPr>
      </w:pPr>
      <w:r>
        <w:rPr>
          <w:rFonts w:ascii="宋体" w:eastAsia="宋体" w:hAnsi="宋体" w:hint="eastAsia"/>
          <w:szCs w:val="24"/>
        </w:rPr>
        <w:t>这样就能够建立遍历模型BL，通过对时间</w:t>
      </w:r>
      <w:r w:rsidRPr="004A6B29">
        <w:rPr>
          <w:rFonts w:ascii="宋体" w:eastAsia="宋体" w:hAnsi="宋体" w:hint="eastAsia"/>
          <w:position w:val="-6"/>
          <w:szCs w:val="24"/>
        </w:rPr>
        <w:object w:dxaOrig="139" w:dyaOrig="240" w14:anchorId="2B91F9A1">
          <v:shape id="_x0000_i1113" type="#_x0000_t75" style="width:6.9pt;height:11.9pt" o:ole="">
            <v:imagedata r:id="rId173" o:title=""/>
          </v:shape>
          <o:OLEObject Type="Embed" ProgID="Equation.DSMT4" ShapeID="_x0000_i1113" DrawAspect="Content" ObjectID="_1818759205" r:id="rId189"/>
        </w:object>
      </w:r>
      <w:r>
        <w:rPr>
          <w:rFonts w:ascii="宋体" w:eastAsia="宋体" w:hAnsi="宋体" w:hint="eastAsia"/>
          <w:szCs w:val="24"/>
        </w:rPr>
        <w:t>进行遍历，得到</w:t>
      </w:r>
      <w:r w:rsidRPr="004A6B29">
        <w:rPr>
          <w:rFonts w:ascii="宋体" w:eastAsia="宋体" w:hAnsi="宋体" w:hint="eastAsia"/>
          <w:szCs w:val="24"/>
        </w:rPr>
        <w:t>烟幕干扰</w:t>
      </w:r>
      <w:r>
        <w:rPr>
          <w:rFonts w:ascii="宋体" w:eastAsia="宋体" w:hAnsi="宋体" w:hint="eastAsia"/>
          <w:szCs w:val="24"/>
        </w:rPr>
        <w:t>弹对</w:t>
      </w:r>
      <w:r w:rsidRPr="00DF37F8">
        <w:rPr>
          <w:rFonts w:ascii="宋体" w:eastAsia="宋体" w:hAnsi="宋体" w:hint="eastAsia"/>
          <w:position w:val="-12"/>
          <w:szCs w:val="24"/>
        </w:rPr>
        <w:object w:dxaOrig="360" w:dyaOrig="360" w14:anchorId="1A22539B">
          <v:shape id="_x0000_i1114" type="#_x0000_t75" style="width:18.15pt;height:18.15pt" o:ole="">
            <v:imagedata r:id="rId183" o:title=""/>
          </v:shape>
          <o:OLEObject Type="Embed" ProgID="Equation.DSMT4" ShapeID="_x0000_i1114" DrawAspect="Content" ObjectID="_1818759206" r:id="rId190"/>
        </w:object>
      </w:r>
      <w:r>
        <w:rPr>
          <w:rFonts w:ascii="宋体" w:eastAsia="宋体" w:hAnsi="宋体" w:hint="eastAsia"/>
          <w:szCs w:val="24"/>
        </w:rPr>
        <w:t>的最大</w:t>
      </w:r>
      <w:r w:rsidRPr="004A6B29">
        <w:rPr>
          <w:rFonts w:ascii="宋体" w:eastAsia="宋体" w:hAnsi="宋体" w:hint="eastAsia"/>
          <w:szCs w:val="24"/>
        </w:rPr>
        <w:t>有效遮蔽时长</w:t>
      </w:r>
      <w:r>
        <w:rPr>
          <w:rFonts w:ascii="宋体" w:eastAsia="宋体" w:hAnsi="宋体" w:hint="eastAsia"/>
          <w:szCs w:val="24"/>
        </w:rPr>
        <w:t>。</w:t>
      </w:r>
    </w:p>
    <w:p w14:paraId="750643C8" w14:textId="209CD8F6" w:rsidR="00C204A9" w:rsidRPr="00D02B82" w:rsidDel="00D041A4" w:rsidRDefault="00C204A9" w:rsidP="00C204A9">
      <w:pPr>
        <w:ind w:firstLineChars="400" w:firstLine="960"/>
        <w:rPr>
          <w:del w:id="163" w:author="yukina minato" w:date="2025-09-07T04:32:00Z" w16du:dateUtc="2025-09-06T20:32:00Z"/>
          <w:rFonts w:ascii="宋体" w:eastAsia="宋体" w:hAnsi="宋体" w:hint="eastAsia"/>
          <w:szCs w:val="24"/>
        </w:rPr>
      </w:pPr>
    </w:p>
    <w:p w14:paraId="0C63484B" w14:textId="3C3C17C1" w:rsidR="00C204A9" w:rsidRPr="00DF37F8" w:rsidDel="00D041A4" w:rsidRDefault="00C204A9" w:rsidP="00C204A9">
      <w:pPr>
        <w:jc w:val="both"/>
        <w:rPr>
          <w:del w:id="164" w:author="yukina minato" w:date="2025-09-07T04:32:00Z" w16du:dateUtc="2025-09-06T20:32:00Z"/>
        </w:rPr>
      </w:pPr>
    </w:p>
    <w:p w14:paraId="4DA63ABE" w14:textId="65368157" w:rsidR="00F8289C" w:rsidRDefault="00F8289C" w:rsidP="000C08F1">
      <w:pPr>
        <w:pStyle w:val="af3"/>
        <w:spacing w:line="360" w:lineRule="auto"/>
        <w:ind w:leftChars="100" w:left="240"/>
      </w:pPr>
      <w:r>
        <w:rPr>
          <w:rFonts w:hint="eastAsia"/>
        </w:rPr>
        <w:t>5.1.2</w:t>
      </w:r>
      <w:r w:rsidR="008A5541">
        <w:rPr>
          <w:rFonts w:hint="eastAsia"/>
        </w:rPr>
        <w:t>遍历</w:t>
      </w:r>
      <w:r>
        <w:rPr>
          <w:rFonts w:hint="eastAsia"/>
        </w:rPr>
        <w:t>模型</w:t>
      </w:r>
      <w:r w:rsidR="008A5541">
        <w:rPr>
          <w:rFonts w:hint="eastAsia"/>
        </w:rPr>
        <w:t>BL</w:t>
      </w:r>
      <w:r>
        <w:rPr>
          <w:rFonts w:hint="eastAsia"/>
        </w:rPr>
        <w:t>的求解</w:t>
      </w:r>
    </w:p>
    <w:p w14:paraId="7D287079" w14:textId="77777777" w:rsidR="00F8289C" w:rsidRDefault="00F8289C" w:rsidP="00F8289C">
      <w:pPr>
        <w:ind w:firstLineChars="200" w:firstLine="480"/>
        <w:jc w:val="both"/>
      </w:pPr>
      <w:r>
        <w:rPr>
          <w:rFonts w:hint="eastAsia"/>
        </w:rPr>
        <w:t>由于圆周是一个连续的图形，圆周上每一个点都对应唯一坐标，则连续的圆周上对应着无数个点和无数个坐标。</w:t>
      </w:r>
    </w:p>
    <w:p w14:paraId="136FCFEA" w14:textId="46699229" w:rsidR="00F8289C" w:rsidRDefault="00D041A4" w:rsidP="00F8289C">
      <w:pPr>
        <w:ind w:firstLineChars="200" w:firstLine="480"/>
        <w:jc w:val="both"/>
      </w:pPr>
      <w:ins w:id="165" w:author="yukina minato" w:date="2025-09-07T04:35:00Z" w16du:dateUtc="2025-09-06T20:35:00Z">
        <w:r w:rsidRPr="00D041A4">
          <w:rPr>
            <w:rFonts w:hint="eastAsia"/>
            <w:highlight w:val="yellow"/>
            <w:rPrChange w:id="166" w:author="yukina minato" w:date="2025-09-07T04:36:00Z" w16du:dateUtc="2025-09-06T20:36:00Z">
              <w:rPr>
                <w:rFonts w:hint="eastAsia"/>
              </w:rPr>
            </w:rPrChange>
          </w:rPr>
          <w:t>因为本问题需要研究</w:t>
        </w:r>
      </w:ins>
      <w:ins w:id="167" w:author="yukina minato" w:date="2025-09-07T04:36:00Z" w16du:dateUtc="2025-09-06T20:36:00Z">
        <w:r>
          <w:rPr>
            <w:rFonts w:hint="eastAsia"/>
            <w:highlight w:val="yellow"/>
          </w:rPr>
          <w:t>时间</w:t>
        </w:r>
      </w:ins>
      <w:ins w:id="168" w:author="yukina minato" w:date="2025-09-07T04:35:00Z" w16du:dateUtc="2025-09-06T20:35:00Z">
        <w:r w:rsidRPr="00D041A4">
          <w:rPr>
            <w:rFonts w:hint="eastAsia"/>
            <w:highlight w:val="yellow"/>
            <w:rPrChange w:id="169" w:author="yukina minato" w:date="2025-09-07T04:36:00Z" w16du:dateUtc="2025-09-06T20:36:00Z">
              <w:rPr>
                <w:rFonts w:hint="eastAsia"/>
              </w:rPr>
            </w:rPrChange>
          </w:rPr>
          <w:t>函数在圆周区间的</w:t>
        </w:r>
        <w:r w:rsidRPr="00D041A4">
          <w:rPr>
            <w:rFonts w:hint="eastAsia"/>
            <w:b/>
            <w:bCs/>
            <w:highlight w:val="yellow"/>
            <w:rPrChange w:id="170" w:author="yukina minato" w:date="2025-09-07T04:39:00Z" w16du:dateUtc="2025-09-06T20:39:00Z">
              <w:rPr>
                <w:rFonts w:hint="eastAsia"/>
              </w:rPr>
            </w:rPrChange>
          </w:rPr>
          <w:t>累积效应</w:t>
        </w:r>
      </w:ins>
      <w:ins w:id="171" w:author="yukina minato" w:date="2025-09-07T04:38:00Z" w16du:dateUtc="2025-09-06T20:38:00Z">
        <w:r w:rsidRPr="00D041A4">
          <w:rPr>
            <w:rFonts w:hint="eastAsia"/>
            <w:b/>
            <w:bCs/>
            <w:highlight w:val="yellow"/>
            <w:rPrChange w:id="172" w:author="yukina minato" w:date="2025-09-07T04:39:00Z" w16du:dateUtc="2025-09-06T20:39:00Z">
              <w:rPr>
                <w:rFonts w:hint="eastAsia"/>
                <w:highlight w:val="yellow"/>
              </w:rPr>
            </w:rPrChange>
          </w:rPr>
          <w:t>（</w:t>
        </w:r>
      </w:ins>
      <w:ins w:id="173" w:author="yukina minato" w:date="2025-09-07T04:38:00Z">
        <w:r w:rsidRPr="00D041A4">
          <w:rPr>
            <w:b/>
            <w:bCs/>
            <w:highlight w:val="yellow"/>
            <w:rPrChange w:id="174" w:author="yukina minato" w:date="2025-09-07T04:39:00Z" w16du:dateUtc="2025-09-06T20:39:00Z">
              <w:rPr>
                <w:highlight w:val="yellow"/>
              </w:rPr>
            </w:rPrChange>
          </w:rPr>
          <w:t>cumulative effect</w:t>
        </w:r>
      </w:ins>
      <w:ins w:id="175" w:author="yukina minato" w:date="2025-09-07T04:38:00Z" w16du:dateUtc="2025-09-06T20:38:00Z">
        <w:r w:rsidRPr="00D041A4">
          <w:rPr>
            <w:rFonts w:hint="eastAsia"/>
            <w:b/>
            <w:bCs/>
            <w:highlight w:val="yellow"/>
            <w:rPrChange w:id="176" w:author="yukina minato" w:date="2025-09-07T04:39:00Z" w16du:dateUtc="2025-09-06T20:39:00Z">
              <w:rPr>
                <w:rFonts w:hint="eastAsia"/>
                <w:highlight w:val="yellow"/>
              </w:rPr>
            </w:rPrChange>
          </w:rPr>
          <w:t>）</w:t>
        </w:r>
      </w:ins>
      <w:ins w:id="177" w:author="yukina minato" w:date="2025-09-07T04:39:00Z" w16du:dateUtc="2025-09-06T20:39:00Z">
        <w:r>
          <w:rPr>
            <w:rFonts w:hint="eastAsia"/>
            <w:b/>
            <w:bCs/>
            <w:highlight w:val="yellow"/>
          </w:rPr>
          <w:t>，</w:t>
        </w:r>
      </w:ins>
      <w:del w:id="178" w:author="yukina minato" w:date="2025-09-07T04:36:00Z" w16du:dateUtc="2025-09-06T20:36:00Z">
        <w:r w:rsidR="00F8289C" w:rsidRPr="008A5541" w:rsidDel="00D041A4">
          <w:rPr>
            <w:rFonts w:hint="eastAsia"/>
            <w:highlight w:val="yellow"/>
          </w:rPr>
          <w:delText>由于计算机</w:delText>
        </w:r>
        <w:r w:rsidR="008A5541" w:rsidRPr="008A5541" w:rsidDel="00D041A4">
          <w:rPr>
            <w:rFonts w:hint="eastAsia"/>
            <w:highlight w:val="yellow"/>
          </w:rPr>
          <w:delText>不可能遍历</w:delText>
        </w:r>
        <w:r w:rsidR="00F8289C" w:rsidRPr="008A5541" w:rsidDel="00D041A4">
          <w:rPr>
            <w:rFonts w:hint="eastAsia"/>
            <w:highlight w:val="yellow"/>
          </w:rPr>
          <w:delText>无数个数据</w:delText>
        </w:r>
      </w:del>
      <w:del w:id="179" w:author="yukina minato" w:date="2025-09-07T04:39:00Z" w16du:dateUtc="2025-09-06T20:39:00Z">
        <w:r w:rsidR="00F8289C" w:rsidDel="00D041A4">
          <w:rPr>
            <w:rFonts w:hint="eastAsia"/>
          </w:rPr>
          <w:delText>，</w:delText>
        </w:r>
      </w:del>
      <w:r w:rsidR="00F8289C">
        <w:rPr>
          <w:rFonts w:hint="eastAsia"/>
        </w:rPr>
        <w:t>因此我们对圆周上的点进行</w:t>
      </w:r>
      <w:r w:rsidR="00F8289C" w:rsidRPr="00207AD9">
        <w:rPr>
          <w:rFonts w:hint="eastAsia"/>
          <w:b/>
          <w:bCs/>
        </w:rPr>
        <w:t>均匀角度采</w:t>
      </w:r>
      <w:ins w:id="180" w:author="yukina minato" w:date="2025-09-07T04:39:00Z" w16du:dateUtc="2025-09-06T20:39:00Z">
        <w:r>
          <w:rPr>
            <w:rFonts w:hint="eastAsia"/>
            <w:b/>
            <w:bCs/>
          </w:rPr>
          <w:t>样</w:t>
        </w:r>
      </w:ins>
      <w:del w:id="181" w:author="yukina minato" w:date="2025-09-07T04:39:00Z" w16du:dateUtc="2025-09-06T20:39:00Z">
        <w:r w:rsidR="00F8289C" w:rsidRPr="00207AD9" w:rsidDel="00D041A4">
          <w:rPr>
            <w:rFonts w:hint="eastAsia"/>
            <w:b/>
            <w:bCs/>
          </w:rPr>
          <w:delText>样</w:delText>
        </w:r>
      </w:del>
      <w:r w:rsidR="00F8289C">
        <w:rPr>
          <w:rFonts w:hint="eastAsia"/>
          <w:b/>
          <w:bCs/>
        </w:rPr>
        <w:t>（</w:t>
      </w:r>
      <w:r w:rsidR="00F8289C">
        <w:rPr>
          <w:rFonts w:hint="eastAsia"/>
          <w:b/>
          <w:bCs/>
        </w:rPr>
        <w:t>Uniform Angular Sampling</w:t>
      </w:r>
      <w:r w:rsidR="00F8289C">
        <w:rPr>
          <w:rFonts w:hint="eastAsia"/>
          <w:b/>
          <w:bCs/>
        </w:rPr>
        <w:t>）</w:t>
      </w:r>
      <w:r w:rsidR="00F8289C" w:rsidRPr="00207AD9">
        <w:rPr>
          <w:rFonts w:hint="eastAsia"/>
          <w:b/>
          <w:bCs/>
        </w:rPr>
        <w:t>，</w:t>
      </w:r>
      <w:r w:rsidR="00F8289C" w:rsidRPr="00FC1CFE">
        <w:rPr>
          <w:rFonts w:hint="eastAsia"/>
        </w:rPr>
        <w:t>用</w:t>
      </w:r>
      <w:r w:rsidR="00F8289C" w:rsidRPr="00FC1CFE">
        <w:rPr>
          <w:rFonts w:hint="eastAsia"/>
          <w:b/>
          <w:bCs/>
        </w:rPr>
        <w:t>正多边形近似</w:t>
      </w:r>
      <w:r w:rsidR="00F8289C">
        <w:rPr>
          <w:rFonts w:hint="eastAsia"/>
          <w:b/>
          <w:bCs/>
        </w:rPr>
        <w:t>（</w:t>
      </w:r>
      <w:r w:rsidR="00F8289C">
        <w:rPr>
          <w:rFonts w:hint="eastAsia"/>
          <w:b/>
          <w:bCs/>
        </w:rPr>
        <w:t>Regular Polygon Approximation</w:t>
      </w:r>
      <w:r w:rsidR="00F8289C">
        <w:rPr>
          <w:rFonts w:hint="eastAsia"/>
          <w:b/>
          <w:bCs/>
        </w:rPr>
        <w:t>）</w:t>
      </w:r>
      <w:r w:rsidR="00F8289C">
        <w:rPr>
          <w:rFonts w:hint="eastAsia"/>
        </w:rPr>
        <w:t>来逼近整个圆周，把连续性</w:t>
      </w:r>
      <w:ins w:id="182" w:author="yukina minato" w:date="2025-09-07T04:37:00Z" w16du:dateUtc="2025-09-06T20:37:00Z">
        <w:r>
          <w:rPr>
            <w:rFonts w:hint="eastAsia"/>
          </w:rPr>
          <w:t>累计</w:t>
        </w:r>
      </w:ins>
      <w:r w:rsidR="00F8289C">
        <w:rPr>
          <w:rFonts w:hint="eastAsia"/>
        </w:rPr>
        <w:t>问题转化为离散化</w:t>
      </w:r>
      <w:ins w:id="183" w:author="yukina minato" w:date="2025-09-07T04:37:00Z" w16du:dateUtc="2025-09-06T20:37:00Z">
        <w:r>
          <w:rPr>
            <w:rFonts w:hint="eastAsia"/>
          </w:rPr>
          <w:t>瞬态</w:t>
        </w:r>
      </w:ins>
      <w:r w:rsidR="00F8289C">
        <w:rPr>
          <w:rFonts w:hint="eastAsia"/>
        </w:rPr>
        <w:t>问题。</w:t>
      </w:r>
    </w:p>
    <w:p w14:paraId="43880485" w14:textId="62494D03" w:rsidR="00F8289C" w:rsidRDefault="00F8289C">
      <w:pPr>
        <w:jc w:val="both"/>
        <w:pPrChange w:id="184" w:author="yukina minato" w:date="2025-09-07T04:40:00Z" w16du:dateUtc="2025-09-06T20:40:00Z">
          <w:pPr>
            <w:ind w:firstLineChars="200" w:firstLine="480"/>
            <w:jc w:val="both"/>
          </w:pPr>
        </w:pPrChange>
      </w:pPr>
      <w:r>
        <w:rPr>
          <w:rFonts w:hint="eastAsia"/>
        </w:rPr>
        <w:t>不妨上下圆周上各取</w:t>
      </w:r>
      <w:r w:rsidRPr="00EE1C4F">
        <w:rPr>
          <w:position w:val="-6"/>
        </w:rPr>
        <w:object w:dxaOrig="639" w:dyaOrig="279" w14:anchorId="79659460">
          <v:shape id="_x0000_i1115" type="#_x0000_t75" style="width:31.6pt;height:13.75pt" o:ole="">
            <v:imagedata r:id="rId191" o:title=""/>
          </v:shape>
          <o:OLEObject Type="Embed" ProgID="Equation.DSMT4" ShapeID="_x0000_i1115" DrawAspect="Content" ObjectID="_1818759207" r:id="rId192"/>
        </w:object>
      </w:r>
      <w:r>
        <w:rPr>
          <w:rFonts w:hint="eastAsia"/>
        </w:rPr>
        <w:t>个点，设这些点的坐标为</w:t>
      </w:r>
      <w:r w:rsidRPr="00D93D79">
        <w:rPr>
          <w:position w:val="-18"/>
        </w:rPr>
        <w:object w:dxaOrig="2180" w:dyaOrig="440" w14:anchorId="48FA1FCF">
          <v:shape id="_x0000_i1116" type="#_x0000_t75" style="width:108.95pt;height:22.25pt" o:ole="">
            <v:imagedata r:id="rId193" o:title=""/>
          </v:shape>
          <o:OLEObject Type="Embed" ProgID="Equation.DSMT4" ShapeID="_x0000_i1116" DrawAspect="Content" ObjectID="_1818759208" r:id="rId194"/>
        </w:object>
      </w:r>
      <w:r>
        <w:rPr>
          <w:rFonts w:hint="eastAsia"/>
        </w:rPr>
        <w:t>，</w:t>
      </w:r>
      <w:r w:rsidRPr="00B2730D">
        <w:rPr>
          <w:position w:val="-10"/>
        </w:rPr>
        <w:object w:dxaOrig="1880" w:dyaOrig="320" w14:anchorId="3EA328A2">
          <v:shape id="_x0000_i1117" type="#_x0000_t75" style="width:94.25pt;height:16.3pt" o:ole="">
            <v:imagedata r:id="rId195" o:title=""/>
          </v:shape>
          <o:OLEObject Type="Embed" ProgID="Equation.DSMT4" ShapeID="_x0000_i1117" DrawAspect="Content" ObjectID="_1818759209" r:id="rId196"/>
        </w:object>
      </w:r>
      <w:ins w:id="185" w:author="yukina minato" w:date="2025-09-07T04:40:00Z" w16du:dateUtc="2025-09-06T20:40:00Z">
        <w:del w:id="186" w:author="Noah Zheng" w:date="2025-09-07T07:14:00Z" w16du:dateUtc="2025-09-06T23:14:00Z">
          <w:r w:rsidR="00D041A4" w:rsidRPr="00D041A4" w:rsidDel="00CD551B">
            <w:rPr>
              <w:rFonts w:hint="eastAsia"/>
              <w:highlight w:val="yellow"/>
              <w:rPrChange w:id="187" w:author="yukina minato" w:date="2025-09-07T04:40:00Z" w16du:dateUtc="2025-09-06T20:40:00Z">
                <w:rPr>
                  <w:rFonts w:hint="eastAsia"/>
                </w:rPr>
              </w:rPrChange>
            </w:rPr>
            <w:delText>【这边是</w:delText>
          </w:r>
          <w:r w:rsidR="00D041A4" w:rsidRPr="00D041A4" w:rsidDel="00CD551B">
            <w:rPr>
              <w:highlight w:val="yellow"/>
              <w:rPrChange w:id="188" w:author="yukina minato" w:date="2025-09-07T04:40:00Z" w16du:dateUtc="2025-09-06T20:40:00Z">
                <w:rPr/>
              </w:rPrChange>
            </w:rPr>
            <w:delText>10000</w:delText>
          </w:r>
        </w:del>
      </w:ins>
      <w:ins w:id="189" w:author="yukina minato" w:date="2025-09-07T04:41:00Z" w16du:dateUtc="2025-09-06T20:41:00Z">
        <w:del w:id="190" w:author="Noah Zheng" w:date="2025-09-07T07:14:00Z" w16du:dateUtc="2025-09-06T23:14:00Z">
          <w:r w:rsidR="00D041A4" w:rsidDel="00CD551B">
            <w:rPr>
              <w:rFonts w:hint="eastAsia"/>
              <w:highlight w:val="yellow"/>
            </w:rPr>
            <w:delText>】</w:delText>
          </w:r>
        </w:del>
      </w:ins>
    </w:p>
    <w:p w14:paraId="54224B37" w14:textId="77777777" w:rsidR="00F8289C" w:rsidDel="009D78CF" w:rsidRDefault="00F8289C" w:rsidP="00F8289C">
      <w:pPr>
        <w:ind w:firstLineChars="200" w:firstLine="480"/>
        <w:rPr>
          <w:del w:id="191" w:author="yukina minato" w:date="2025-09-07T04:56:00Z" w16du:dateUtc="2025-09-06T20:56:00Z"/>
        </w:rPr>
      </w:pPr>
      <w:r w:rsidRPr="00B2730D">
        <w:rPr>
          <w:position w:val="-92"/>
        </w:rPr>
        <w:object w:dxaOrig="2140" w:dyaOrig="1960" w14:anchorId="145A9FED">
          <v:shape id="_x0000_i1118" type="#_x0000_t75" style="width:107.05pt;height:97.65pt" o:ole="">
            <v:imagedata r:id="rId197" o:title=""/>
          </v:shape>
          <o:OLEObject Type="Embed" ProgID="Equation.DSMT4" ShapeID="_x0000_i1118" DrawAspect="Content" ObjectID="_1818759210" r:id="rId198"/>
        </w:object>
      </w:r>
    </w:p>
    <w:p w14:paraId="42AC6235" w14:textId="77777777" w:rsidR="00F8289C" w:rsidRPr="00EE1C4F" w:rsidRDefault="00F8289C" w:rsidP="009D78CF">
      <w:pPr>
        <w:ind w:firstLineChars="200" w:firstLine="480"/>
      </w:pPr>
    </w:p>
    <w:p w14:paraId="6A40744D" w14:textId="19353096" w:rsidR="00F8289C" w:rsidRDefault="00F8289C" w:rsidP="00F8289C">
      <w:pPr>
        <w:ind w:firstLineChars="200" w:firstLine="480"/>
        <w:jc w:val="both"/>
      </w:pPr>
      <w:r>
        <w:rPr>
          <w:rFonts w:hint="eastAsia"/>
        </w:rPr>
        <w:t>只要这</w:t>
      </w:r>
      <w:r w:rsidRPr="00B2730D">
        <w:rPr>
          <w:position w:val="-6"/>
        </w:rPr>
        <w:object w:dxaOrig="680" w:dyaOrig="279" w14:anchorId="73B60F1A">
          <v:shape id="_x0000_i1119" type="#_x0000_t75" style="width:34.45pt;height:13.75pt" o:ole="">
            <v:imagedata r:id="rId199" o:title=""/>
          </v:shape>
          <o:OLEObject Type="Embed" ProgID="Equation.DSMT4" ShapeID="_x0000_i1119" DrawAspect="Content" ObjectID="_1818759211" r:id="rId200"/>
        </w:object>
      </w:r>
      <w:r>
        <w:rPr>
          <w:rFonts w:hint="eastAsia"/>
        </w:rPr>
        <w:t>个</w:t>
      </w:r>
      <w:ins w:id="192" w:author="yukina minato" w:date="2025-09-07T04:41:00Z" w16du:dateUtc="2025-09-06T20:41:00Z">
        <w:del w:id="193" w:author="Noah Zheng" w:date="2025-09-07T07:15:00Z" w16du:dateUtc="2025-09-06T23:15:00Z">
          <w:r w:rsidR="00413BC6" w:rsidRPr="004E6A00" w:rsidDel="00CD551B">
            <w:rPr>
              <w:rFonts w:hint="eastAsia"/>
              <w:highlight w:val="yellow"/>
            </w:rPr>
            <w:delText>【这边</w:delText>
          </w:r>
          <w:r w:rsidR="00413BC6" w:rsidDel="00CD551B">
            <w:rPr>
              <w:rFonts w:hint="eastAsia"/>
              <w:highlight w:val="yellow"/>
            </w:rPr>
            <w:delText>变成</w:delText>
          </w:r>
          <w:r w:rsidR="00413BC6" w:rsidDel="00CD551B">
            <w:rPr>
              <w:rFonts w:hint="eastAsia"/>
              <w:highlight w:val="yellow"/>
            </w:rPr>
            <w:delText>2</w:delText>
          </w:r>
          <w:r w:rsidR="00413BC6" w:rsidRPr="004E6A00" w:rsidDel="00CD551B">
            <w:rPr>
              <w:rFonts w:hint="eastAsia"/>
              <w:highlight w:val="yellow"/>
            </w:rPr>
            <w:delText>0000</w:delText>
          </w:r>
          <w:r w:rsidR="00413BC6" w:rsidDel="00CD551B">
            <w:rPr>
              <w:rFonts w:hint="eastAsia"/>
              <w:highlight w:val="yellow"/>
            </w:rPr>
            <w:delText>了】</w:delText>
          </w:r>
        </w:del>
      </w:ins>
      <w:r>
        <w:rPr>
          <w:rFonts w:hint="eastAsia"/>
        </w:rPr>
        <w:t>点全部在有效遮蔽范围内，就能确定该时刻圆柱体真目标全部在有效遮蔽范围内。</w:t>
      </w:r>
    </w:p>
    <w:p w14:paraId="45BAA123" w14:textId="77777777" w:rsidR="00F8289C" w:rsidRDefault="00F8289C" w:rsidP="00F8289C">
      <w:pPr>
        <w:ind w:firstLineChars="200" w:firstLine="480"/>
        <w:jc w:val="both"/>
        <w:rPr>
          <w:rFonts w:ascii="宋体" w:eastAsia="宋体" w:hAnsi="宋体" w:hint="eastAsia"/>
          <w:szCs w:val="24"/>
        </w:rPr>
      </w:pPr>
      <w:r>
        <w:rPr>
          <w:rFonts w:hint="eastAsia"/>
        </w:rPr>
        <w:t>把时间</w:t>
      </w:r>
      <w:r w:rsidRPr="00D93D79">
        <w:rPr>
          <w:position w:val="-6"/>
        </w:rPr>
        <w:object w:dxaOrig="139" w:dyaOrig="240" w14:anchorId="2A6E47A4">
          <v:shape id="_x0000_i1120" type="#_x0000_t75" style="width:6.9pt;height:11.9pt" o:ole="">
            <v:imagedata r:id="rId201" o:title=""/>
          </v:shape>
          <o:OLEObject Type="Embed" ProgID="Equation.DSMT4" ShapeID="_x0000_i1120" DrawAspect="Content" ObjectID="_1818759212" r:id="rId202"/>
        </w:object>
      </w:r>
      <w:r>
        <w:rPr>
          <w:rFonts w:hint="eastAsia"/>
        </w:rPr>
        <w:t>在烟幕干扰弹从起爆到遮蔽失效这段时间内，即区间</w:t>
      </w:r>
      <w:r>
        <w:rPr>
          <w:rFonts w:hint="eastAsia"/>
        </w:rPr>
        <w:t xml:space="preserve">  </w:t>
      </w:r>
      <w:r w:rsidRPr="00D93D79">
        <w:rPr>
          <w:position w:val="-18"/>
        </w:rPr>
        <w:object w:dxaOrig="1579" w:dyaOrig="480" w14:anchorId="63BF2755">
          <v:shape id="_x0000_i1121" type="#_x0000_t75" style="width:78.9pt;height:24.1pt" o:ole="">
            <v:imagedata r:id="rId203" o:title=""/>
          </v:shape>
          <o:OLEObject Type="Embed" ProgID="Equation.DSMT4" ShapeID="_x0000_i1121" DrawAspect="Content" ObjectID="_1818759213" r:id="rId204"/>
        </w:object>
      </w:r>
      <w:r>
        <w:rPr>
          <w:rFonts w:hint="eastAsia"/>
        </w:rPr>
        <w:t>内，以</w:t>
      </w:r>
      <w:r w:rsidRPr="00207AD9">
        <w:rPr>
          <w:position w:val="-6"/>
        </w:rPr>
        <w:object w:dxaOrig="1160" w:dyaOrig="279" w14:anchorId="3754D008">
          <v:shape id="_x0000_i1122" type="#_x0000_t75" style="width:58.25pt;height:13.75pt" o:ole="">
            <v:imagedata r:id="rId205" o:title=""/>
          </v:shape>
          <o:OLEObject Type="Embed" ProgID="Equation.DSMT4" ShapeID="_x0000_i1122" DrawAspect="Content" ObjectID="_1818759214" r:id="rId206"/>
        </w:object>
      </w:r>
      <w:r>
        <w:rPr>
          <w:rFonts w:hint="eastAsia"/>
        </w:rPr>
        <w:t>为时间步长进行遍历，得到</w:t>
      </w:r>
      <w:r w:rsidRPr="00207AD9">
        <w:rPr>
          <w:rFonts w:ascii="宋体" w:eastAsia="宋体" w:hAnsi="宋体" w:hint="eastAsia"/>
          <w:position w:val="-6"/>
          <w:szCs w:val="24"/>
        </w:rPr>
        <w:object w:dxaOrig="139" w:dyaOrig="279" w14:anchorId="4BBD88D0">
          <v:shape id="_x0000_i1123" type="#_x0000_t75" style="width:6.9pt;height:13.75pt" o:ole="">
            <v:imagedata r:id="rId207" o:title=""/>
          </v:shape>
          <o:OLEObject Type="Embed" ProgID="Equation.DSMT4" ShapeID="_x0000_i1123" DrawAspect="Content" ObjectID="_1818759215" r:id="rId208"/>
        </w:object>
      </w:r>
      <w:r w:rsidRPr="004A6B29">
        <w:rPr>
          <w:rFonts w:ascii="宋体" w:eastAsia="宋体" w:hAnsi="宋体" w:hint="eastAsia"/>
          <w:szCs w:val="24"/>
        </w:rPr>
        <w:t>个</w:t>
      </w:r>
      <w:r>
        <w:rPr>
          <w:rFonts w:ascii="宋体" w:eastAsia="宋体" w:hAnsi="宋体" w:hint="eastAsia"/>
          <w:szCs w:val="24"/>
        </w:rPr>
        <w:t>有效遮蔽</w:t>
      </w:r>
      <w:r w:rsidRPr="004A6B29">
        <w:rPr>
          <w:rFonts w:ascii="宋体" w:eastAsia="宋体" w:hAnsi="宋体" w:hint="eastAsia"/>
          <w:szCs w:val="24"/>
        </w:rPr>
        <w:t>时间段</w:t>
      </w:r>
      <w:r w:rsidRPr="004A6B29">
        <w:rPr>
          <w:rFonts w:ascii="宋体" w:eastAsia="宋体" w:hAnsi="宋体" w:hint="eastAsia"/>
          <w:position w:val="-16"/>
          <w:szCs w:val="24"/>
        </w:rPr>
        <w:object w:dxaOrig="1180" w:dyaOrig="440" w14:anchorId="41367F76">
          <v:shape id="_x0000_i1124" type="#_x0000_t75" style="width:59.15pt;height:22.25pt" o:ole="">
            <v:imagedata r:id="rId181" o:title=""/>
          </v:shape>
          <o:OLEObject Type="Embed" ProgID="Equation.DSMT4" ShapeID="_x0000_i1124" DrawAspect="Content" ObjectID="_1818759216" r:id="rId209"/>
        </w:object>
      </w:r>
      <w:r>
        <w:rPr>
          <w:rFonts w:ascii="宋体" w:eastAsia="宋体" w:hAnsi="宋体" w:hint="eastAsia"/>
          <w:szCs w:val="24"/>
        </w:rPr>
        <w:t>，最终求和得到：</w:t>
      </w:r>
    </w:p>
    <w:p w14:paraId="23C49C86" w14:textId="77777777" w:rsidR="00F8289C"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烟幕干扰</w:t>
      </w:r>
      <w:r>
        <w:rPr>
          <w:rFonts w:ascii="宋体" w:eastAsia="宋体" w:hAnsi="宋体" w:hint="eastAsia"/>
          <w:szCs w:val="24"/>
        </w:rPr>
        <w:t>弹对</w:t>
      </w:r>
      <w:r w:rsidRPr="006303B5">
        <w:rPr>
          <w:rFonts w:ascii="宋体" w:eastAsia="宋体" w:hAnsi="宋体" w:hint="eastAsia"/>
          <w:position w:val="-4"/>
          <w:szCs w:val="24"/>
        </w:rPr>
        <w:object w:dxaOrig="400" w:dyaOrig="260" w14:anchorId="62C49AEC">
          <v:shape id="_x0000_i1125" type="#_x0000_t75" style="width:19.7pt;height:13.75pt" o:ole="">
            <v:imagedata r:id="rId210" o:title=""/>
          </v:shape>
          <o:OLEObject Type="Embed" ProgID="Equation.DSMT4" ShapeID="_x0000_i1125" DrawAspect="Content" ObjectID="_1818759217" r:id="rId211"/>
        </w:object>
      </w:r>
      <w:r>
        <w:rPr>
          <w:rFonts w:ascii="宋体" w:eastAsia="宋体" w:hAnsi="宋体" w:hint="eastAsia"/>
          <w:szCs w:val="24"/>
        </w:rPr>
        <w:t>的</w:t>
      </w:r>
      <w:r w:rsidRPr="004A6B29">
        <w:rPr>
          <w:rFonts w:ascii="宋体" w:eastAsia="宋体" w:hAnsi="宋体" w:hint="eastAsia"/>
          <w:szCs w:val="24"/>
        </w:rPr>
        <w:t>有效遮蔽时长</w:t>
      </w:r>
      <w:r w:rsidRPr="004A6B29">
        <w:rPr>
          <w:rFonts w:ascii="宋体" w:eastAsia="宋体" w:hAnsi="宋体" w:hint="eastAsia"/>
          <w:position w:val="-6"/>
          <w:szCs w:val="24"/>
        </w:rPr>
        <w:object w:dxaOrig="300" w:dyaOrig="279" w14:anchorId="2B782D65">
          <v:shape id="_x0000_i1126" type="#_x0000_t75" style="width:15.35pt;height:13.75pt" o:ole="">
            <v:imagedata r:id="rId185" o:title=""/>
          </v:shape>
          <o:OLEObject Type="Embed" ProgID="Equation.DSMT4" ShapeID="_x0000_i1126" DrawAspect="Content" ObjectID="_1818759218" r:id="rId212"/>
        </w:object>
      </w:r>
      <w:r w:rsidRPr="004A6B29">
        <w:rPr>
          <w:rFonts w:ascii="宋体" w:eastAsia="宋体" w:hAnsi="宋体" w:hint="eastAsia"/>
          <w:szCs w:val="24"/>
        </w:rPr>
        <w:t>为</w:t>
      </w:r>
    </w:p>
    <w:p w14:paraId="48B58E3B" w14:textId="77777777" w:rsidR="00F8289C" w:rsidRPr="00851375" w:rsidDel="00413BC6" w:rsidRDefault="00F8289C">
      <w:pPr>
        <w:rPr>
          <w:del w:id="194" w:author="yukina minato" w:date="2025-09-07T04:41:00Z" w16du:dateUtc="2025-09-06T20:41:00Z"/>
        </w:rPr>
        <w:pPrChange w:id="195" w:author="yukina minato" w:date="2025-09-07T04:56:00Z" w16du:dateUtc="2025-09-06T20:56:00Z">
          <w:pPr>
            <w:ind w:firstLineChars="200" w:firstLine="480"/>
          </w:pPr>
        </w:pPrChange>
      </w:pPr>
      <w:r w:rsidRPr="004A6B29">
        <w:rPr>
          <w:rFonts w:ascii="宋体" w:eastAsia="宋体" w:hAnsi="宋体" w:hint="eastAsia"/>
          <w:position w:val="-28"/>
          <w:szCs w:val="24"/>
        </w:rPr>
        <w:object w:dxaOrig="2100" w:dyaOrig="540" w14:anchorId="3C72577B">
          <v:shape id="_x0000_i1127" type="#_x0000_t75" style="width:104.55pt;height:26.6pt" o:ole="">
            <v:imagedata r:id="rId213" o:title=""/>
          </v:shape>
          <o:OLEObject Type="Embed" ProgID="Equation.DSMT4" ShapeID="_x0000_i1127" DrawAspect="Content" ObjectID="_1818759219" r:id="rId214"/>
        </w:object>
      </w:r>
    </w:p>
    <w:p w14:paraId="781E4732" w14:textId="77777777" w:rsidR="00F8289C" w:rsidRPr="00473E93" w:rsidRDefault="00F8289C">
      <w:pPr>
        <w:pPrChange w:id="196" w:author="yukina minato" w:date="2025-09-07T04:56:00Z" w16du:dateUtc="2025-09-06T20:56:00Z">
          <w:pPr>
            <w:jc w:val="both"/>
          </w:pPr>
        </w:pPrChange>
      </w:pPr>
    </w:p>
    <w:p w14:paraId="180E4B6A" w14:textId="77777777" w:rsidR="00F8289C" w:rsidRDefault="00F8289C" w:rsidP="00F8289C">
      <w:pPr>
        <w:pStyle w:val="af"/>
        <w:spacing w:line="360" w:lineRule="auto"/>
      </w:pPr>
      <w:bookmarkStart w:id="197" w:name="_Toc165634572"/>
      <w:r>
        <w:rPr>
          <w:rFonts w:hint="eastAsia"/>
        </w:rPr>
        <w:t>5.2</w:t>
      </w:r>
      <w:r>
        <w:rPr>
          <w:rFonts w:ascii="宋体" w:eastAsia="宋体" w:hAnsi="宋体" w:hint="eastAsia"/>
        </w:rPr>
        <w:t>问题二的模型建立与</w:t>
      </w:r>
      <w:bookmarkEnd w:id="197"/>
      <w:r>
        <w:rPr>
          <w:rFonts w:ascii="宋体" w:eastAsia="宋体" w:hAnsi="宋体" w:hint="eastAsia"/>
        </w:rPr>
        <w:t>求解</w:t>
      </w:r>
    </w:p>
    <w:p w14:paraId="776FDC2C" w14:textId="6367E725" w:rsidR="00F8289C" w:rsidRDefault="00F8289C" w:rsidP="00C204A9">
      <w:pPr>
        <w:pStyle w:val="af3"/>
        <w:spacing w:line="360" w:lineRule="auto"/>
        <w:ind w:leftChars="100" w:left="240"/>
        <w:rPr>
          <w:rFonts w:ascii="宋体" w:eastAsia="宋体" w:hAnsi="宋体" w:hint="eastAsia"/>
        </w:rPr>
      </w:pPr>
      <w:r>
        <w:rPr>
          <w:rFonts w:hint="eastAsia"/>
        </w:rPr>
        <w:t>5.2.1</w:t>
      </w:r>
      <w:r w:rsidR="000019B1">
        <w:rPr>
          <w:rFonts w:ascii="宋体" w:eastAsia="宋体" w:hAnsi="宋体" w:hint="eastAsia"/>
          <w:szCs w:val="24"/>
        </w:rPr>
        <w:t>最优化模型</w:t>
      </w:r>
      <w:r w:rsidR="000019B1" w:rsidRPr="00BB6D11">
        <w:rPr>
          <w:rFonts w:hint="eastAsia"/>
          <w:rPrChange w:id="198" w:author="Noah Zheng" w:date="2025-09-07T09:22:00Z" w16du:dateUtc="2025-09-07T01:22:00Z">
            <w:rPr>
              <w:rFonts w:ascii="宋体" w:eastAsia="宋体" w:hAnsi="宋体" w:hint="eastAsia"/>
              <w:szCs w:val="24"/>
            </w:rPr>
          </w:rPrChange>
        </w:rPr>
        <w:t>GA-</w:t>
      </w:r>
      <w:ins w:id="199" w:author="Noah Zheng" w:date="2025-09-07T09:21:00Z" w16du:dateUtc="2025-09-07T01:21:00Z">
        <w:r w:rsidR="00BB6D11" w:rsidRPr="00BB6D11">
          <w:rPr>
            <w:rFonts w:hint="eastAsia"/>
            <w:rPrChange w:id="200" w:author="Noah Zheng" w:date="2025-09-07T09:22:00Z" w16du:dateUtc="2025-09-07T01:22:00Z">
              <w:rPr>
                <w:rFonts w:ascii="宋体" w:eastAsia="宋体" w:hAnsi="宋体" w:hint="eastAsia"/>
                <w:szCs w:val="24"/>
              </w:rPr>
            </w:rPrChange>
          </w:rPr>
          <w:t>2</w:t>
        </w:r>
      </w:ins>
      <w:del w:id="201" w:author="Noah Zheng" w:date="2025-09-07T09:21:00Z" w16du:dateUtc="2025-09-07T01:21:00Z">
        <w:r w:rsidR="000019B1" w:rsidDel="00BB6D11">
          <w:rPr>
            <w:rFonts w:ascii="宋体" w:eastAsia="宋体" w:hAnsi="宋体" w:hint="eastAsia"/>
            <w:szCs w:val="24"/>
          </w:rPr>
          <w:delText>1</w:delText>
        </w:r>
      </w:del>
      <w:r w:rsidR="000019B1">
        <w:rPr>
          <w:rFonts w:ascii="宋体" w:eastAsia="宋体" w:hAnsi="宋体" w:hint="eastAsia"/>
          <w:szCs w:val="24"/>
        </w:rPr>
        <w:t>的</w:t>
      </w:r>
      <w:r>
        <w:rPr>
          <w:rFonts w:ascii="宋体" w:eastAsia="宋体" w:hAnsi="宋体" w:hint="eastAsia"/>
        </w:rPr>
        <w:t>建立</w:t>
      </w:r>
      <w:r w:rsidRPr="00DF37F8">
        <w:rPr>
          <w:rFonts w:ascii="宋体" w:eastAsia="宋体" w:hAnsi="宋体" w:hint="eastAsia"/>
        </w:rPr>
        <w:t xml:space="preserve"> </w:t>
      </w:r>
    </w:p>
    <w:p w14:paraId="195E8CCE" w14:textId="09F90930" w:rsidR="00F8289C" w:rsidRDefault="00F8289C" w:rsidP="00F8289C">
      <w:pPr>
        <w:ind w:leftChars="100" w:left="240" w:firstLineChars="200" w:firstLine="480"/>
        <w:jc w:val="both"/>
        <w:rPr>
          <w:rFonts w:ascii="宋体" w:eastAsia="宋体" w:hAnsi="宋体" w:hint="eastAsia"/>
          <w:szCs w:val="24"/>
        </w:rPr>
      </w:pPr>
      <w:r>
        <w:rPr>
          <w:rFonts w:hint="eastAsia"/>
        </w:rPr>
        <w:t xml:space="preserve"> </w:t>
      </w:r>
      <w:r>
        <w:rPr>
          <w:rFonts w:hint="eastAsia"/>
        </w:rPr>
        <w:t>首先，根据题意建立</w:t>
      </w:r>
      <w:r w:rsidRPr="004A6B29">
        <w:rPr>
          <w:rFonts w:ascii="宋体" w:eastAsia="宋体" w:hAnsi="宋体" w:hint="eastAsia"/>
          <w:szCs w:val="24"/>
        </w:rPr>
        <w:t>导弹</w:t>
      </w:r>
      <w:r w:rsidRPr="00BB168F">
        <w:rPr>
          <w:rFonts w:ascii="宋体" w:eastAsia="宋体" w:hAnsi="宋体" w:hint="eastAsia"/>
          <w:position w:val="-4"/>
          <w:szCs w:val="24"/>
        </w:rPr>
        <w:object w:dxaOrig="400" w:dyaOrig="260" w14:anchorId="0992D0B8">
          <v:shape id="_x0000_i1128" type="#_x0000_t75" style="width:19.7pt;height:12.85pt" o:ole="">
            <v:imagedata r:id="rId40" o:title=""/>
          </v:shape>
          <o:OLEObject Type="Embed" ProgID="Equation.DSMT4" ShapeID="_x0000_i1128" DrawAspect="Content" ObjectID="_1818759220" r:id="rId215"/>
        </w:object>
      </w:r>
      <w:r w:rsidRPr="004A6B29">
        <w:rPr>
          <w:rFonts w:ascii="宋体" w:eastAsia="宋体" w:hAnsi="宋体" w:hint="eastAsia"/>
          <w:szCs w:val="24"/>
        </w:rPr>
        <w:t>的轨迹参数方程</w:t>
      </w:r>
      <w:r>
        <w:rPr>
          <w:rFonts w:ascii="宋体" w:eastAsia="宋体" w:hAnsi="宋体" w:hint="eastAsia"/>
          <w:szCs w:val="24"/>
        </w:rPr>
        <w:t>和</w:t>
      </w:r>
      <w:r w:rsidRPr="004A6B29">
        <w:rPr>
          <w:rFonts w:ascii="宋体" w:eastAsia="宋体" w:hAnsi="宋体" w:hint="eastAsia"/>
          <w:szCs w:val="24"/>
        </w:rPr>
        <w:t>无人机</w:t>
      </w:r>
      <w:r w:rsidRPr="00DF37F8">
        <w:rPr>
          <w:rFonts w:ascii="宋体" w:eastAsia="宋体" w:hAnsi="宋体" w:hint="eastAsia"/>
          <w:position w:val="-4"/>
          <w:szCs w:val="24"/>
        </w:rPr>
        <w:object w:dxaOrig="480" w:dyaOrig="260" w14:anchorId="605DDDD0">
          <v:shape id="_x0000_i1129" type="#_x0000_t75" style="width:24.1pt;height:13.75pt" o:ole="">
            <v:imagedata r:id="rId42" o:title=""/>
          </v:shape>
          <o:OLEObject Type="Embed" ProgID="Equation.DSMT4" ShapeID="_x0000_i1129" DrawAspect="Content" ObjectID="_1818759221" r:id="rId216"/>
        </w:object>
      </w:r>
      <w:r w:rsidRPr="004A6B29">
        <w:rPr>
          <w:rFonts w:ascii="宋体" w:eastAsia="宋体" w:hAnsi="宋体" w:hint="eastAsia"/>
          <w:szCs w:val="24"/>
        </w:rPr>
        <w:t>投放第</w:t>
      </w:r>
      <w:r w:rsidRPr="00DF37F8">
        <w:rPr>
          <w:rFonts w:ascii="宋体" w:eastAsia="宋体" w:hAnsi="宋体" w:hint="eastAsia"/>
          <w:position w:val="-4"/>
          <w:szCs w:val="24"/>
        </w:rPr>
        <w:object w:dxaOrig="139" w:dyaOrig="260" w14:anchorId="0C134C88">
          <v:shape id="_x0000_i1130" type="#_x0000_t75" style="width:6.9pt;height:12.85pt" o:ole="">
            <v:imagedata r:id="rId44" o:title=""/>
          </v:shape>
          <o:OLEObject Type="Embed" ProgID="Equation.DSMT4" ShapeID="_x0000_i1130" DrawAspect="Content" ObjectID="_1818759222" r:id="rId217"/>
        </w:object>
      </w:r>
      <w:r w:rsidRPr="004A6B29">
        <w:rPr>
          <w:rFonts w:ascii="宋体" w:eastAsia="宋体" w:hAnsi="宋体" w:hint="eastAsia"/>
          <w:szCs w:val="24"/>
        </w:rPr>
        <w:t>枚烟幕干扰弹以及干扰弹起爆后形成的球状烟幕云团球心的轨迹参数方程</w:t>
      </w:r>
      <w:r>
        <w:rPr>
          <w:rFonts w:ascii="宋体" w:eastAsia="宋体" w:hAnsi="宋体" w:hint="eastAsia"/>
          <w:szCs w:val="24"/>
        </w:rPr>
        <w:t>；接着，根据点到直线的距离公式求出</w:t>
      </w:r>
      <w:r w:rsidRPr="004A6B29">
        <w:rPr>
          <w:rFonts w:ascii="宋体" w:eastAsia="宋体" w:hAnsi="宋体" w:hint="eastAsia"/>
          <w:szCs w:val="24"/>
        </w:rPr>
        <w:t>球状烟幕中心点</w:t>
      </w:r>
      <w:r w:rsidRPr="004A6B29">
        <w:rPr>
          <w:rFonts w:ascii="宋体" w:eastAsia="宋体" w:hAnsi="宋体" w:hint="eastAsia"/>
          <w:position w:val="-16"/>
          <w:szCs w:val="24"/>
        </w:rPr>
        <w:object w:dxaOrig="480" w:dyaOrig="400" w14:anchorId="5B6BBA52">
          <v:shape id="_x0000_i1131" type="#_x0000_t75" style="width:24.1pt;height:19.7pt" o:ole="">
            <v:imagedata r:id="rId46" o:title=""/>
          </v:shape>
          <o:OLEObject Type="Embed" ProgID="Equation.DSMT4" ShapeID="_x0000_i1131" DrawAspect="Content" ObjectID="_1818759223" r:id="rId218"/>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4ED7CF7A">
          <v:shape id="_x0000_i1132" type="#_x0000_t75" style="width:25.65pt;height:18.15pt" o:ole="">
            <v:imagedata r:id="rId48" o:title=""/>
          </v:shape>
          <o:OLEObject Type="Embed" ProgID="Equation.DSMT4" ShapeID="_x0000_i1132" DrawAspect="Content" ObjectID="_1818759224" r:id="rId219"/>
        </w:object>
      </w:r>
      <w:r w:rsidRPr="004A6B29">
        <w:rPr>
          <w:rFonts w:ascii="宋体" w:eastAsia="宋体" w:hAnsi="宋体" w:hint="eastAsia"/>
          <w:szCs w:val="24"/>
        </w:rPr>
        <w:t>距离</w:t>
      </w:r>
      <w:r>
        <w:rPr>
          <w:rFonts w:ascii="宋体" w:eastAsia="宋体" w:hAnsi="宋体" w:hint="eastAsia"/>
          <w:szCs w:val="24"/>
        </w:rPr>
        <w:t>；最后，根据题意建立最优化模型</w:t>
      </w:r>
      <w:r w:rsidR="000E7E08" w:rsidRPr="00BB6D11">
        <w:rPr>
          <w:rFonts w:eastAsiaTheme="majorEastAsia" w:hint="eastAsia"/>
          <w:b/>
          <w:bCs/>
          <w:kern w:val="44"/>
          <w:szCs w:val="44"/>
          <w:rPrChange w:id="202" w:author="Noah Zheng" w:date="2025-09-07T09:22:00Z" w16du:dateUtc="2025-09-07T01:22:00Z">
            <w:rPr>
              <w:rFonts w:ascii="宋体" w:eastAsia="宋体" w:hAnsi="宋体" w:hint="eastAsia"/>
              <w:szCs w:val="24"/>
            </w:rPr>
          </w:rPrChange>
        </w:rPr>
        <w:t>GA</w:t>
      </w:r>
      <w:ins w:id="203" w:author="Noah Zheng" w:date="2025-09-07T07:29:00Z" w16du:dateUtc="2025-09-06T23:29:00Z">
        <w:r w:rsidR="0080539C" w:rsidRPr="00BB6D11">
          <w:rPr>
            <w:rFonts w:eastAsiaTheme="majorEastAsia" w:hint="eastAsia"/>
            <w:b/>
            <w:bCs/>
            <w:kern w:val="44"/>
            <w:szCs w:val="44"/>
            <w:rPrChange w:id="204" w:author="Noah Zheng" w:date="2025-09-07T09:22:00Z" w16du:dateUtc="2025-09-07T01:22:00Z">
              <w:rPr>
                <w:rFonts w:ascii="宋体" w:eastAsia="宋体" w:hAnsi="宋体" w:hint="eastAsia"/>
                <w:szCs w:val="24"/>
                <w:highlight w:val="yellow"/>
              </w:rPr>
            </w:rPrChange>
          </w:rPr>
          <w:t>-</w:t>
        </w:r>
      </w:ins>
      <w:ins w:id="205" w:author="Noah Zheng" w:date="2025-09-07T09:21:00Z" w16du:dateUtc="2025-09-07T01:21:00Z">
        <w:r w:rsidR="00BB6D11" w:rsidRPr="00BB6D11">
          <w:rPr>
            <w:rFonts w:eastAsiaTheme="majorEastAsia" w:hint="eastAsia"/>
            <w:b/>
            <w:bCs/>
            <w:kern w:val="44"/>
            <w:szCs w:val="44"/>
            <w:rPrChange w:id="206" w:author="Noah Zheng" w:date="2025-09-07T09:22:00Z" w16du:dateUtc="2025-09-07T01:22:00Z">
              <w:rPr>
                <w:rFonts w:ascii="宋体" w:eastAsia="宋体" w:hAnsi="宋体" w:hint="eastAsia"/>
                <w:szCs w:val="24"/>
                <w:highlight w:val="yellow"/>
              </w:rPr>
            </w:rPrChange>
          </w:rPr>
          <w:t>2</w:t>
        </w:r>
      </w:ins>
      <w:del w:id="207" w:author="Noah Zheng" w:date="2025-09-07T09:21:00Z" w16du:dateUtc="2025-09-07T01:21:00Z">
        <w:r w:rsidR="000E7E08" w:rsidRPr="00413BC6" w:rsidDel="00BB6D11">
          <w:rPr>
            <w:rFonts w:ascii="宋体" w:eastAsia="宋体" w:hAnsi="宋体" w:hint="eastAsia"/>
            <w:szCs w:val="24"/>
            <w:highlight w:val="yellow"/>
            <w:rPrChange w:id="208" w:author="yukina minato" w:date="2025-09-07T04:41:00Z" w16du:dateUtc="2025-09-06T20:41:00Z">
              <w:rPr>
                <w:rFonts w:ascii="宋体" w:eastAsia="宋体" w:hAnsi="宋体" w:hint="eastAsia"/>
                <w:szCs w:val="24"/>
              </w:rPr>
            </w:rPrChange>
          </w:rPr>
          <w:delText>1</w:delText>
        </w:r>
      </w:del>
      <w:r>
        <w:rPr>
          <w:rFonts w:ascii="宋体" w:eastAsia="宋体" w:hAnsi="宋体" w:hint="eastAsia"/>
          <w:szCs w:val="24"/>
        </w:rPr>
        <w:t>。</w:t>
      </w:r>
      <w:r>
        <w:rPr>
          <w:rFonts w:ascii="宋体" w:eastAsia="宋体" w:hAnsi="宋体"/>
          <w:szCs w:val="24"/>
        </w:rPr>
        <w:t xml:space="preserve"> </w:t>
      </w:r>
    </w:p>
    <w:p w14:paraId="5B4C8863" w14:textId="19197AC4" w:rsidR="00F8289C" w:rsidRPr="000B7EFA" w:rsidRDefault="00F8289C" w:rsidP="00C204A9">
      <w:pPr>
        <w:pStyle w:val="af3"/>
        <w:spacing w:line="360" w:lineRule="auto"/>
        <w:ind w:leftChars="300" w:left="720"/>
        <w:outlineLvl w:val="4"/>
      </w:pPr>
      <w:r>
        <w:rPr>
          <w:rFonts w:hint="eastAsia"/>
        </w:rPr>
        <w:t>5.2.1.1</w:t>
      </w:r>
      <w:r w:rsidRPr="00BB168F">
        <w:rPr>
          <w:rFonts w:hint="eastAsia"/>
        </w:rPr>
        <w:t>导弹</w:t>
      </w:r>
      <w:ins w:id="209" w:author="Noah Zheng" w:date="2025-09-07T07:30:00Z" w16du:dateUtc="2025-09-06T23:30:00Z">
        <w:r w:rsidR="0080539C" w:rsidRPr="0080539C">
          <w:rPr>
            <w:position w:val="-4"/>
          </w:rPr>
          <w:object w:dxaOrig="400" w:dyaOrig="260" w14:anchorId="751773EC">
            <v:shape id="_x0000_i4906" type="#_x0000_t75" style="width:20.05pt;height:13.15pt" o:ole="">
              <v:imagedata r:id="rId220" o:title=""/>
            </v:shape>
            <o:OLEObject Type="Embed" ProgID="Equation.DSMT4" ShapeID="_x0000_i4906" DrawAspect="Content" ObjectID="_1818759225" r:id="rId221"/>
          </w:object>
        </w:r>
      </w:ins>
      <w:del w:id="210" w:author="Noah Zheng" w:date="2025-09-07T07:30:00Z" w16du:dateUtc="2025-09-06T23:30:00Z">
        <w:r w:rsidDel="0080539C">
          <w:rPr>
            <w:rFonts w:hint="eastAsia"/>
          </w:rPr>
          <w:delText>M1</w:delText>
        </w:r>
      </w:del>
      <w:r>
        <w:rPr>
          <w:rFonts w:hint="eastAsia"/>
        </w:rPr>
        <w:t>和</w:t>
      </w:r>
      <w:r w:rsidRPr="00CD755A">
        <w:rPr>
          <w:rFonts w:hint="eastAsia"/>
        </w:rPr>
        <w:t>无人机</w:t>
      </w:r>
      <w:ins w:id="211" w:author="Noah Zheng" w:date="2025-09-07T07:30:00Z" w16du:dateUtc="2025-09-06T23:30:00Z">
        <w:r w:rsidR="0080539C" w:rsidRPr="0080539C">
          <w:rPr>
            <w:position w:val="-4"/>
          </w:rPr>
          <w:object w:dxaOrig="480" w:dyaOrig="260" w14:anchorId="7AA0C2FE">
            <v:shape id="_x0000_i4907" type="#_x0000_t75" style="width:24.1pt;height:13.15pt" o:ole="">
              <v:imagedata r:id="rId222" o:title=""/>
            </v:shape>
            <o:OLEObject Type="Embed" ProgID="Equation.DSMT4" ShapeID="_x0000_i4907" DrawAspect="Content" ObjectID="_1818759226" r:id="rId223"/>
          </w:object>
        </w:r>
      </w:ins>
      <w:del w:id="212" w:author="Noah Zheng" w:date="2025-09-07T07:30:00Z" w16du:dateUtc="2025-09-06T23:30:00Z">
        <w:r w:rsidRPr="00CD755A" w:rsidDel="0080539C">
          <w:rPr>
            <w:rFonts w:hint="eastAsia"/>
          </w:rPr>
          <w:delText>FY1</w:delText>
        </w:r>
      </w:del>
      <w:r w:rsidRPr="00CD755A">
        <w:rPr>
          <w:rFonts w:hint="eastAsia"/>
        </w:rPr>
        <w:t>投放第</w:t>
      </w:r>
      <w:ins w:id="213" w:author="Noah Zheng" w:date="2025-09-07T07:30:00Z" w16du:dateUtc="2025-09-06T23:30:00Z">
        <w:r w:rsidR="0080539C" w:rsidRPr="0080539C">
          <w:rPr>
            <w:position w:val="-4"/>
          </w:rPr>
          <w:object w:dxaOrig="139" w:dyaOrig="260" w14:anchorId="1D0F00CD">
            <v:shape id="_x0000_i4908" type="#_x0000_t75" style="width:6.9pt;height:13.15pt" o:ole="">
              <v:imagedata r:id="rId224" o:title=""/>
            </v:shape>
            <o:OLEObject Type="Embed" ProgID="Equation.DSMT4" ShapeID="_x0000_i4908" DrawAspect="Content" ObjectID="_1818759227" r:id="rId225"/>
          </w:object>
        </w:r>
      </w:ins>
      <w:del w:id="214" w:author="Noah Zheng" w:date="2025-09-07T07:30:00Z" w16du:dateUtc="2025-09-06T23:30:00Z">
        <w:r w:rsidDel="0080539C">
          <w:rPr>
            <w:rFonts w:hint="eastAsia"/>
          </w:rPr>
          <w:delText>1</w:delText>
        </w:r>
      </w:del>
      <w:r w:rsidRPr="00CD755A">
        <w:rPr>
          <w:rFonts w:hint="eastAsia"/>
        </w:rPr>
        <w:t>枚烟幕干扰弹以及干扰弹起爆后形成的球状烟幕云团球心</w:t>
      </w:r>
      <w:r>
        <w:rPr>
          <w:rFonts w:hint="eastAsia"/>
        </w:rPr>
        <w:t>轨迹方程的建立</w:t>
      </w:r>
    </w:p>
    <w:p w14:paraId="221917BB" w14:textId="532ABA9C" w:rsidR="00F8289C" w:rsidRDefault="00F8289C" w:rsidP="00F8289C">
      <w:pPr>
        <w:ind w:firstLineChars="200" w:firstLine="480"/>
        <w:jc w:val="left"/>
        <w:rPr>
          <w:rFonts w:ascii="宋体" w:eastAsia="宋体" w:hAnsi="宋体" w:hint="eastAsia"/>
          <w:szCs w:val="24"/>
        </w:rPr>
      </w:pPr>
      <w:r>
        <w:rPr>
          <w:rFonts w:hint="eastAsia"/>
        </w:rPr>
        <w:t xml:space="preserve"> </w:t>
      </w:r>
      <w:r w:rsidRPr="004A6B29">
        <w:rPr>
          <w:rFonts w:ascii="宋体" w:eastAsia="宋体" w:hAnsi="宋体" w:hint="eastAsia"/>
          <w:szCs w:val="24"/>
        </w:rPr>
        <w:t>设</w:t>
      </w:r>
      <w:r w:rsidRPr="004A6B29">
        <w:rPr>
          <w:rFonts w:ascii="宋体" w:eastAsia="宋体" w:hAnsi="宋体" w:hint="eastAsia"/>
          <w:position w:val="-6"/>
          <w:szCs w:val="24"/>
        </w:rPr>
        <w:object w:dxaOrig="139" w:dyaOrig="240" w14:anchorId="483F668B">
          <v:shape id="_x0000_i1133" type="#_x0000_t75" style="width:6.9pt;height:11.9pt" o:ole="">
            <v:imagedata r:id="rId70" o:title=""/>
          </v:shape>
          <o:OLEObject Type="Embed" ProgID="Equation.DSMT4" ShapeID="_x0000_i1133" DrawAspect="Content" ObjectID="_1818759228" r:id="rId226"/>
        </w:object>
      </w:r>
      <w:r w:rsidRPr="004A6B29">
        <w:rPr>
          <w:rFonts w:ascii="宋体" w:eastAsia="宋体" w:hAnsi="宋体" w:hint="eastAsia"/>
          <w:szCs w:val="24"/>
        </w:rPr>
        <w:t>为已经发现导弹的时间，</w:t>
      </w:r>
      <w:r>
        <w:rPr>
          <w:rFonts w:ascii="宋体" w:eastAsia="宋体" w:hAnsi="宋体" w:hint="eastAsia"/>
          <w:szCs w:val="24"/>
        </w:rPr>
        <w:t>可以</w:t>
      </w:r>
      <w:r w:rsidRPr="004A6B29">
        <w:rPr>
          <w:rFonts w:ascii="宋体" w:eastAsia="宋体" w:hAnsi="宋体" w:hint="eastAsia"/>
          <w:szCs w:val="24"/>
        </w:rPr>
        <w:t>求出导弹</w:t>
      </w:r>
      <w:r w:rsidRPr="002802A1">
        <w:rPr>
          <w:rFonts w:ascii="宋体" w:eastAsia="宋体" w:hAnsi="宋体" w:hint="eastAsia"/>
          <w:position w:val="-4"/>
          <w:szCs w:val="24"/>
        </w:rPr>
        <w:object w:dxaOrig="400" w:dyaOrig="260" w14:anchorId="434DB990">
          <v:shape id="_x0000_i1134" type="#_x0000_t75" style="width:19.7pt;height:12.85pt" o:ole="">
            <v:imagedata r:id="rId227" o:title=""/>
          </v:shape>
          <o:OLEObject Type="Embed" ProgID="Equation.DSMT4" ShapeID="_x0000_i1134" DrawAspect="Content" ObjectID="_1818759229" r:id="rId228"/>
        </w:object>
      </w:r>
      <w:r w:rsidRPr="004A6B29">
        <w:rPr>
          <w:rFonts w:ascii="宋体" w:eastAsia="宋体" w:hAnsi="宋体" w:hint="eastAsia"/>
          <w:szCs w:val="24"/>
        </w:rPr>
        <w:t>的轨迹参数方程</w:t>
      </w:r>
      <w:r>
        <w:rPr>
          <w:rFonts w:ascii="宋体" w:eastAsia="宋体" w:hAnsi="宋体" w:hint="eastAsia"/>
          <w:szCs w:val="24"/>
        </w:rPr>
        <w:t>：</w:t>
      </w:r>
    </w:p>
    <w:p w14:paraId="37B02BA3" w14:textId="77777777" w:rsidR="00F8289C" w:rsidRDefault="00F8289C" w:rsidP="00F8289C">
      <w:pPr>
        <w:ind w:firstLineChars="200" w:firstLine="480"/>
        <w:rPr>
          <w:rFonts w:ascii="宋体" w:eastAsia="宋体" w:hAnsi="宋体" w:hint="eastAsia"/>
          <w:szCs w:val="24"/>
        </w:rPr>
      </w:pPr>
      <w:r w:rsidRPr="004A6B29">
        <w:rPr>
          <w:rFonts w:ascii="宋体" w:eastAsia="宋体" w:hAnsi="宋体" w:hint="eastAsia"/>
          <w:position w:val="-58"/>
          <w:szCs w:val="24"/>
        </w:rPr>
        <w:object w:dxaOrig="2720" w:dyaOrig="1280" w14:anchorId="17D4A5B4">
          <v:shape id="_x0000_i1135" type="#_x0000_t75" style="width:136.15pt;height:64.15pt" o:ole="">
            <v:imagedata r:id="rId74" o:title=""/>
          </v:shape>
          <o:OLEObject Type="Embed" ProgID="Equation.DSMT4" ShapeID="_x0000_i1135" DrawAspect="Content" ObjectID="_1818759230" r:id="rId229"/>
        </w:object>
      </w:r>
    </w:p>
    <w:p w14:paraId="7C86E9B9" w14:textId="77777777" w:rsidR="00F8289C" w:rsidRPr="008F2067"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无人机</w:t>
      </w:r>
      <w:r w:rsidRPr="00302535">
        <w:rPr>
          <w:rFonts w:ascii="宋体" w:eastAsia="宋体" w:hAnsi="宋体" w:hint="eastAsia"/>
          <w:position w:val="-4"/>
          <w:szCs w:val="24"/>
        </w:rPr>
        <w:object w:dxaOrig="480" w:dyaOrig="260" w14:anchorId="53E59C71">
          <v:shape id="_x0000_i1136" type="#_x0000_t75" style="width:24.1pt;height:13.75pt" o:ole="">
            <v:imagedata r:id="rId42" o:title=""/>
          </v:shape>
          <o:OLEObject Type="Embed" ProgID="Equation.DSMT4" ShapeID="_x0000_i1136" DrawAspect="Content" ObjectID="_1818759231" r:id="rId230"/>
        </w:object>
      </w:r>
      <w:r w:rsidRPr="004A6B29">
        <w:rPr>
          <w:rFonts w:ascii="宋体" w:eastAsia="宋体" w:hAnsi="宋体" w:hint="eastAsia"/>
          <w:szCs w:val="24"/>
        </w:rPr>
        <w:t>投放第</w:t>
      </w:r>
      <w:r w:rsidRPr="00302535">
        <w:rPr>
          <w:rFonts w:ascii="宋体" w:eastAsia="宋体" w:hAnsi="宋体" w:hint="eastAsia"/>
          <w:position w:val="-4"/>
          <w:szCs w:val="24"/>
        </w:rPr>
        <w:object w:dxaOrig="139" w:dyaOrig="260" w14:anchorId="2AAF81C7">
          <v:shape id="_x0000_i1137" type="#_x0000_t75" style="width:6.9pt;height:12.85pt" o:ole="">
            <v:imagedata r:id="rId44" o:title=""/>
          </v:shape>
          <o:OLEObject Type="Embed" ProgID="Equation.DSMT4" ShapeID="_x0000_i1137" DrawAspect="Content" ObjectID="_1818759232" r:id="rId231"/>
        </w:object>
      </w:r>
      <w:r w:rsidRPr="004A6B29">
        <w:rPr>
          <w:rFonts w:ascii="宋体" w:eastAsia="宋体" w:hAnsi="宋体" w:hint="eastAsia"/>
          <w:szCs w:val="24"/>
        </w:rPr>
        <w:t>枚烟幕干扰弹以及干扰弹起爆后形成的球状烟幕云团球心的轨迹参数方程</w:t>
      </w:r>
      <w:r>
        <w:rPr>
          <w:rFonts w:ascii="宋体" w:eastAsia="宋体" w:hAnsi="宋体" w:hint="eastAsia"/>
          <w:szCs w:val="24"/>
        </w:rPr>
        <w:t>为：</w:t>
      </w:r>
    </w:p>
    <w:p w14:paraId="5EC1526B" w14:textId="77777777" w:rsidR="00F8289C" w:rsidRPr="004A6B29" w:rsidDel="00413BC6" w:rsidRDefault="00F8289C" w:rsidP="00F8289C">
      <w:pPr>
        <w:ind w:firstLineChars="200" w:firstLine="480"/>
        <w:jc w:val="left"/>
        <w:rPr>
          <w:del w:id="215" w:author="yukina minato" w:date="2025-09-07T04:42:00Z" w16du:dateUtc="2025-09-06T20:42:00Z"/>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8"/>
          <w:szCs w:val="24"/>
        </w:rPr>
        <w:object w:dxaOrig="1140" w:dyaOrig="480" w14:anchorId="2A128A42">
          <v:shape id="_x0000_i1138" type="#_x0000_t75" style="width:56.65pt;height:24.1pt" o:ole="">
            <v:imagedata r:id="rId106" o:title=""/>
          </v:shape>
          <o:OLEObject Type="Embed" ProgID="Equation.DSMT4" ShapeID="_x0000_i1138" DrawAspect="Content" ObjectID="_1818759233" r:id="rId232"/>
        </w:object>
      </w:r>
      <w:r w:rsidRPr="004A6B29">
        <w:rPr>
          <w:rFonts w:ascii="宋体" w:eastAsia="宋体" w:hAnsi="宋体" w:hint="eastAsia"/>
          <w:szCs w:val="24"/>
        </w:rPr>
        <w:t>时，轨迹参数方程为：</w:t>
      </w:r>
    </w:p>
    <w:p w14:paraId="3983C896" w14:textId="77777777" w:rsidR="00F8289C" w:rsidRPr="004A6B29" w:rsidRDefault="00F8289C">
      <w:pPr>
        <w:ind w:firstLineChars="200" w:firstLine="480"/>
        <w:jc w:val="left"/>
        <w:rPr>
          <w:rFonts w:ascii="宋体" w:eastAsia="宋体" w:hAnsi="宋体" w:hint="eastAsia"/>
          <w:szCs w:val="24"/>
        </w:rPr>
        <w:pPrChange w:id="216" w:author="yukina minato" w:date="2025-09-07T04:42:00Z" w16du:dateUtc="2025-09-06T20:42:00Z">
          <w:pPr/>
        </w:pPrChange>
      </w:pPr>
    </w:p>
    <w:p w14:paraId="0FB2E3AF" w14:textId="3C555124" w:rsidR="00F8289C" w:rsidRPr="00454340" w:rsidRDefault="0080539C" w:rsidP="00F8289C">
      <w:pPr>
        <w:ind w:firstLineChars="200" w:firstLine="480"/>
      </w:pPr>
      <w:ins w:id="217" w:author="Noah Zheng" w:date="2025-09-07T07:29:00Z" w16du:dateUtc="2025-09-06T23:29:00Z">
        <w:r w:rsidRPr="001752FA">
          <w:rPr>
            <w:rFonts w:ascii="宋体" w:eastAsia="宋体" w:hAnsi="宋体" w:hint="eastAsia"/>
            <w:position w:val="-86"/>
            <w:szCs w:val="24"/>
          </w:rPr>
          <w:object w:dxaOrig="2960" w:dyaOrig="1840" w14:anchorId="22F8C2C9">
            <v:shape id="_x0000_i1727" type="#_x0000_t75" style="width:148.05pt;height:92.95pt" o:ole="">
              <v:imagedata r:id="rId112" o:title=""/>
            </v:shape>
            <o:OLEObject Type="Embed" ProgID="Equation.DSMT4" ShapeID="_x0000_i1727" DrawAspect="Content" ObjectID="_1818759234" r:id="rId233"/>
          </w:object>
        </w:r>
      </w:ins>
      <w:del w:id="218" w:author="Noah Zheng" w:date="2025-09-07T07:29:00Z" w16du:dateUtc="2025-09-06T23:29:00Z">
        <w:r w:rsidR="00F8289C" w:rsidRPr="00302535" w:rsidDel="0080539C">
          <w:rPr>
            <w:rFonts w:ascii="宋体" w:eastAsia="宋体" w:hAnsi="宋体" w:hint="eastAsia"/>
            <w:position w:val="-62"/>
            <w:szCs w:val="24"/>
          </w:rPr>
          <w:object w:dxaOrig="2460" w:dyaOrig="1359" w14:anchorId="244ECD16">
            <v:shape id="_x0000_i1139" type="#_x0000_t75" style="width:123.35pt;height:67.6pt" o:ole="">
              <v:imagedata r:id="rId234" o:title=""/>
            </v:shape>
            <o:OLEObject Type="Embed" ProgID="Equation.DSMT4" ShapeID="_x0000_i1139" DrawAspect="Content" ObjectID="_1818759235" r:id="rId235"/>
          </w:object>
        </w:r>
      </w:del>
    </w:p>
    <w:p w14:paraId="5CD56519" w14:textId="77777777" w:rsidR="00F8289C" w:rsidRPr="004A6B29"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20" w:dyaOrig="400" w14:anchorId="7E1E86ED">
          <v:shape id="_x0000_i1140" type="#_x0000_t75" style="width:66.05pt;height:19.7pt" o:ole="">
            <v:imagedata r:id="rId110" o:title=""/>
          </v:shape>
          <o:OLEObject Type="Embed" ProgID="Equation.DSMT4" ShapeID="_x0000_i1140" DrawAspect="Content" ObjectID="_1818759236" r:id="rId236"/>
        </w:object>
      </w:r>
      <w:r w:rsidRPr="004A6B29">
        <w:rPr>
          <w:rFonts w:ascii="宋体" w:eastAsia="宋体" w:hAnsi="宋体" w:hint="eastAsia"/>
          <w:szCs w:val="24"/>
        </w:rPr>
        <w:t>时，轨迹参数方程为：</w:t>
      </w:r>
    </w:p>
    <w:p w14:paraId="01945697" w14:textId="021D160A" w:rsidR="00F8289C" w:rsidRPr="00D354FF" w:rsidRDefault="0080539C" w:rsidP="00F8289C">
      <w:pPr>
        <w:ind w:firstLineChars="200" w:firstLine="480"/>
      </w:pPr>
      <w:ins w:id="219" w:author="Noah Zheng" w:date="2025-09-07T07:31:00Z" w16du:dateUtc="2025-09-06T23:31:00Z">
        <w:r w:rsidRPr="001752FA">
          <w:rPr>
            <w:rFonts w:ascii="宋体" w:eastAsia="宋体" w:hAnsi="宋体" w:hint="eastAsia"/>
            <w:position w:val="-86"/>
            <w:szCs w:val="24"/>
          </w:rPr>
          <w:object w:dxaOrig="2960" w:dyaOrig="1840" w14:anchorId="569DE312">
            <v:shape id="_x0000_i1738" type="#_x0000_t75" style="width:148.05pt;height:92.95pt" o:ole="">
              <v:imagedata r:id="rId112" o:title=""/>
            </v:shape>
            <o:OLEObject Type="Embed" ProgID="Equation.DSMT4" ShapeID="_x0000_i1738" DrawAspect="Content" ObjectID="_1818759237" r:id="rId237"/>
          </w:object>
        </w:r>
      </w:ins>
      <w:del w:id="220" w:author="Noah Zheng" w:date="2025-09-07T07:31:00Z" w16du:dateUtc="2025-09-06T23:31:00Z">
        <w:r w:rsidR="00F8289C" w:rsidRPr="00D354FF" w:rsidDel="0080539C">
          <w:rPr>
            <w:rFonts w:ascii="宋体" w:eastAsia="宋体" w:hAnsi="宋体" w:hint="eastAsia"/>
            <w:position w:val="-78"/>
            <w:szCs w:val="24"/>
          </w:rPr>
          <w:object w:dxaOrig="2500" w:dyaOrig="1680" w14:anchorId="742B2C4E">
            <v:shape id="_x0000_i1141" type="#_x0000_t75" style="width:125.2pt;height:84.85pt" o:ole="">
              <v:imagedata r:id="rId238" o:title=""/>
            </v:shape>
            <o:OLEObject Type="Embed" ProgID="Equation.DSMT4" ShapeID="_x0000_i1141" DrawAspect="Content" ObjectID="_1818759238" r:id="rId239"/>
          </w:object>
        </w:r>
      </w:del>
    </w:p>
    <w:p w14:paraId="32CA7E8D" w14:textId="77777777" w:rsidR="00F8289C" w:rsidRPr="004A6B29"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20" w:dyaOrig="400" w14:anchorId="374F9011">
          <v:shape id="_x0000_i1142" type="#_x0000_t75" style="width:66.05pt;height:19.7pt" o:ole="">
            <v:imagedata r:id="rId114" o:title=""/>
          </v:shape>
          <o:OLEObject Type="Embed" ProgID="Equation.DSMT4" ShapeID="_x0000_i1142" DrawAspect="Content" ObjectID="_1818759239" r:id="rId240"/>
        </w:object>
      </w:r>
      <w:r w:rsidRPr="004A6B29">
        <w:rPr>
          <w:rFonts w:ascii="宋体" w:eastAsia="宋体" w:hAnsi="宋体" w:hint="eastAsia"/>
          <w:szCs w:val="24"/>
        </w:rPr>
        <w:t>时，轨迹参数方程为：</w:t>
      </w:r>
    </w:p>
    <w:p w14:paraId="1D65BAB2" w14:textId="29167E56" w:rsidR="00F8289C" w:rsidRPr="00D354FF" w:rsidRDefault="0080539C" w:rsidP="00F8289C">
      <w:pPr>
        <w:ind w:firstLineChars="200" w:firstLine="480"/>
      </w:pPr>
      <w:ins w:id="221" w:author="Noah Zheng" w:date="2025-09-07T07:31:00Z" w16du:dateUtc="2025-09-06T23:31:00Z">
        <w:r w:rsidRPr="001752FA">
          <w:rPr>
            <w:rFonts w:ascii="宋体" w:eastAsia="宋体" w:hAnsi="宋体" w:hint="eastAsia"/>
            <w:position w:val="-80"/>
            <w:szCs w:val="24"/>
          </w:rPr>
          <w:object w:dxaOrig="3879" w:dyaOrig="1719" w14:anchorId="09FF7ACB">
            <v:shape id="_x0000_i1746" type="#_x0000_t75" style="width:194.1pt;height:85.45pt" o:ole="">
              <v:imagedata r:id="rId116" o:title=""/>
            </v:shape>
            <o:OLEObject Type="Embed" ProgID="Equation.DSMT4" ShapeID="_x0000_i1746" DrawAspect="Content" ObjectID="_1818759240" r:id="rId241"/>
          </w:object>
        </w:r>
      </w:ins>
      <w:del w:id="222" w:author="Noah Zheng" w:date="2025-09-07T07:31:00Z" w16du:dateUtc="2025-09-06T23:31:00Z">
        <w:r w:rsidR="00F8289C" w:rsidRPr="00302535" w:rsidDel="0080539C">
          <w:rPr>
            <w:rFonts w:ascii="宋体" w:eastAsia="宋体" w:hAnsi="宋体" w:hint="eastAsia"/>
            <w:position w:val="-74"/>
            <w:szCs w:val="24"/>
          </w:rPr>
          <w:object w:dxaOrig="3720" w:dyaOrig="1600" w14:anchorId="0256AD07">
            <v:shape id="_x0000_i1143" type="#_x0000_t75" style="width:185.95pt;height:79.85pt" o:ole="">
              <v:imagedata r:id="rId242" o:title=""/>
            </v:shape>
            <o:OLEObject Type="Embed" ProgID="Equation.DSMT4" ShapeID="_x0000_i1143" DrawAspect="Content" ObjectID="_1818759241" r:id="rId243"/>
          </w:object>
        </w:r>
      </w:del>
    </w:p>
    <w:p w14:paraId="62B80AFA" w14:textId="77777777" w:rsidR="00F8289C" w:rsidRDefault="00F8289C" w:rsidP="00F8289C">
      <w:pPr>
        <w:ind w:firstLineChars="200" w:firstLine="480"/>
        <w:jc w:val="both"/>
      </w:pPr>
      <w:r>
        <w:rPr>
          <w:rFonts w:hint="eastAsia"/>
        </w:rPr>
        <w:t>其中</w:t>
      </w:r>
    </w:p>
    <w:p w14:paraId="498A05E1" w14:textId="301E5A31" w:rsidR="00F8289C" w:rsidRDefault="0080539C" w:rsidP="00F8289C">
      <w:pPr>
        <w:ind w:firstLineChars="200" w:firstLine="480"/>
        <w:rPr>
          <w:rFonts w:ascii="宋体" w:eastAsia="宋体" w:hAnsi="宋体" w:hint="eastAsia"/>
          <w:szCs w:val="24"/>
        </w:rPr>
      </w:pPr>
      <w:ins w:id="223" w:author="Noah Zheng" w:date="2025-09-07T07:31:00Z" w16du:dateUtc="2025-09-06T23:31:00Z">
        <w:r w:rsidRPr="004A6B29">
          <w:rPr>
            <w:rFonts w:ascii="宋体" w:eastAsia="宋体" w:hAnsi="宋体" w:hint="eastAsia"/>
            <w:position w:val="-30"/>
            <w:szCs w:val="24"/>
          </w:rPr>
          <w:object w:dxaOrig="2740" w:dyaOrig="900" w14:anchorId="4419E2CB">
            <v:shape id="_x0000_i1748" type="#_x0000_t75" style="width:137.45pt;height:44.75pt" o:ole="">
              <v:imagedata r:id="rId118" o:title=""/>
            </v:shape>
            <o:OLEObject Type="Embed" ProgID="Equation.DSMT4" ShapeID="_x0000_i1748" DrawAspect="Content" ObjectID="_1818759242" r:id="rId244"/>
          </w:object>
        </w:r>
      </w:ins>
      <w:del w:id="224" w:author="Noah Zheng" w:date="2025-09-07T07:31:00Z" w16du:dateUtc="2025-09-06T23:31:00Z">
        <w:r w:rsidR="00F8289C" w:rsidRPr="004A6B29" w:rsidDel="0080539C">
          <w:rPr>
            <w:rFonts w:ascii="宋体" w:eastAsia="宋体" w:hAnsi="宋体" w:hint="eastAsia"/>
            <w:position w:val="-30"/>
            <w:szCs w:val="24"/>
          </w:rPr>
          <w:object w:dxaOrig="2580" w:dyaOrig="859" w14:anchorId="523898A5">
            <v:shape id="_x0000_i1144" type="#_x0000_t75" style="width:129.3pt;height:42.9pt" o:ole="">
              <v:imagedata r:id="rId245" o:title=""/>
            </v:shape>
            <o:OLEObject Type="Embed" ProgID="Equation.DSMT4" ShapeID="_x0000_i1144" DrawAspect="Content" ObjectID="_1818759243" r:id="rId246"/>
          </w:object>
        </w:r>
      </w:del>
    </w:p>
    <w:p w14:paraId="4F105DDB" w14:textId="732C67C5" w:rsidR="00F8289C" w:rsidRPr="0037602B" w:rsidRDefault="00F8289C" w:rsidP="00C204A9">
      <w:pPr>
        <w:pStyle w:val="af3"/>
        <w:spacing w:line="360" w:lineRule="auto"/>
        <w:ind w:leftChars="300" w:left="720"/>
        <w:outlineLvl w:val="4"/>
      </w:pPr>
      <w:r>
        <w:rPr>
          <w:rFonts w:hint="eastAsia"/>
        </w:rPr>
        <w:t>5.</w:t>
      </w:r>
      <w:r w:rsidR="000E7E08">
        <w:rPr>
          <w:rFonts w:hint="eastAsia"/>
        </w:rPr>
        <w:t>2</w:t>
      </w:r>
      <w:r>
        <w:rPr>
          <w:rFonts w:hint="eastAsia"/>
        </w:rPr>
        <w:t>.1.2</w:t>
      </w:r>
      <w:r w:rsidRPr="00CD755A">
        <w:rPr>
          <w:rFonts w:hint="eastAsia"/>
        </w:rPr>
        <w:t xml:space="preserve"> </w:t>
      </w:r>
      <w:ins w:id="225" w:author="yukina minato" w:date="2025-09-07T05:37:00Z" w16du:dateUtc="2025-09-06T21:37:00Z">
        <w:r w:rsidR="002B0495">
          <w:rPr>
            <w:rFonts w:hint="eastAsia"/>
          </w:rPr>
          <w:t>球</w:t>
        </w:r>
      </w:ins>
      <w:r w:rsidRPr="004A6B29">
        <w:rPr>
          <w:rFonts w:ascii="宋体" w:eastAsia="宋体" w:hAnsi="宋体" w:hint="eastAsia"/>
          <w:szCs w:val="24"/>
        </w:rPr>
        <w:t>状烟幕中心点</w:t>
      </w:r>
      <w:r w:rsidRPr="004A6B29">
        <w:rPr>
          <w:rFonts w:ascii="宋体" w:eastAsia="宋体" w:hAnsi="宋体" w:hint="eastAsia"/>
          <w:position w:val="-16"/>
          <w:szCs w:val="24"/>
        </w:rPr>
        <w:object w:dxaOrig="480" w:dyaOrig="400" w14:anchorId="6044C723">
          <v:shape id="_x0000_i4898" type="#_x0000_t75" style="width:24.1pt;height:19.7pt" o:ole="">
            <v:imagedata r:id="rId46" o:title=""/>
          </v:shape>
          <o:OLEObject Type="Embed" ProgID="Equation.DSMT4" ShapeID="_x0000_i4898" DrawAspect="Content" ObjectID="_1818759244" r:id="rId247"/>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49986859">
          <v:shape id="_x0000_i4899" type="#_x0000_t75" style="width:25.65pt;height:18.15pt" o:ole="">
            <v:imagedata r:id="rId48" o:title=""/>
          </v:shape>
          <o:OLEObject Type="Embed" ProgID="Equation.DSMT4" ShapeID="_x0000_i4899" DrawAspect="Content" ObjectID="_1818759245" r:id="rId248"/>
        </w:object>
      </w:r>
      <w:r w:rsidRPr="004A6B29">
        <w:rPr>
          <w:rFonts w:ascii="宋体" w:eastAsia="宋体" w:hAnsi="宋体" w:hint="eastAsia"/>
          <w:szCs w:val="24"/>
        </w:rPr>
        <w:t>距离</w:t>
      </w:r>
      <w:r>
        <w:rPr>
          <w:rFonts w:ascii="宋体" w:eastAsia="宋体" w:hAnsi="宋体" w:hint="eastAsia"/>
          <w:szCs w:val="24"/>
        </w:rPr>
        <w:t>表达式的建立</w:t>
      </w:r>
    </w:p>
    <w:p w14:paraId="41ED8196" w14:textId="77777777" w:rsidR="00F8289C" w:rsidRPr="00302535" w:rsidRDefault="00F8289C" w:rsidP="00F8289C">
      <w:pPr>
        <w:ind w:firstLineChars="200" w:firstLine="480"/>
        <w:jc w:val="left"/>
      </w:pPr>
      <w:r w:rsidRPr="004A6B29">
        <w:rPr>
          <w:rFonts w:ascii="宋体" w:eastAsia="宋体" w:hAnsi="宋体" w:hint="eastAsia"/>
          <w:szCs w:val="24"/>
        </w:rPr>
        <w:t>真目标圆柱上下圆周上的点</w:t>
      </w:r>
      <w:r w:rsidRPr="004A6B29">
        <w:rPr>
          <w:rFonts w:ascii="宋体" w:eastAsia="宋体" w:hAnsi="宋体" w:hint="eastAsia"/>
          <w:position w:val="-14"/>
          <w:szCs w:val="24"/>
        </w:rPr>
        <w:object w:dxaOrig="1440" w:dyaOrig="400" w14:anchorId="76E807FA">
          <v:shape id="_x0000_i1147" type="#_x0000_t75" style="width:1in;height:19.7pt" o:ole="">
            <v:imagedata r:id="rId138" o:title=""/>
          </v:shape>
          <o:OLEObject Type="Embed" ProgID="Equation.DSMT4" ShapeID="_x0000_i1147" DrawAspect="Content" ObjectID="_1818759246" r:id="rId249"/>
        </w:object>
      </w:r>
      <w:r w:rsidRPr="004A6B29">
        <w:rPr>
          <w:rFonts w:ascii="宋体" w:eastAsia="宋体" w:hAnsi="宋体" w:hint="eastAsia"/>
          <w:szCs w:val="24"/>
        </w:rPr>
        <w:t>满足：</w:t>
      </w:r>
    </w:p>
    <w:p w14:paraId="4F9127F7" w14:textId="77777777" w:rsidR="00F8289C" w:rsidRPr="004A6B29" w:rsidRDefault="00F8289C" w:rsidP="00F8289C">
      <w:pPr>
        <w:rPr>
          <w:rFonts w:ascii="宋体" w:eastAsia="宋体" w:hAnsi="宋体" w:hint="eastAsia"/>
          <w:szCs w:val="24"/>
        </w:rPr>
      </w:pPr>
      <w:r w:rsidRPr="004A6B29">
        <w:rPr>
          <w:rFonts w:ascii="宋体" w:eastAsia="宋体" w:hAnsi="宋体" w:hint="eastAsia"/>
          <w:position w:val="-34"/>
          <w:szCs w:val="24"/>
        </w:rPr>
        <w:object w:dxaOrig="1660" w:dyaOrig="800" w14:anchorId="3E87065E">
          <v:shape id="_x0000_i1148" type="#_x0000_t75" style="width:82.35pt;height:40.4pt" o:ole="">
            <v:imagedata r:id="rId250" o:title=""/>
          </v:shape>
          <o:OLEObject Type="Embed" ProgID="Equation.DSMT4" ShapeID="_x0000_i1148" DrawAspect="Content" ObjectID="_1818759247" r:id="rId251"/>
        </w:object>
      </w:r>
    </w:p>
    <w:p w14:paraId="0EB70BB8" w14:textId="77777777" w:rsidR="00F8289C" w:rsidRPr="00002294" w:rsidRDefault="00F8289C" w:rsidP="00F8289C">
      <w:pPr>
        <w:ind w:firstLineChars="200" w:firstLine="480"/>
        <w:jc w:val="both"/>
      </w:pPr>
      <w:r>
        <w:rPr>
          <w:rFonts w:hint="eastAsia"/>
        </w:rPr>
        <w:t xml:space="preserve"> </w:t>
      </w:r>
    </w:p>
    <w:p w14:paraId="1F495548" w14:textId="77777777" w:rsidR="00F8289C" w:rsidRPr="004A6B29" w:rsidRDefault="00F8289C" w:rsidP="000019B1">
      <w:pPr>
        <w:ind w:firstLineChars="200" w:firstLine="480"/>
        <w:jc w:val="both"/>
        <w:rPr>
          <w:rFonts w:ascii="宋体" w:eastAsia="宋体" w:hAnsi="宋体" w:hint="eastAsia"/>
          <w:szCs w:val="24"/>
        </w:rPr>
      </w:pPr>
      <w:r w:rsidRPr="004A6B29">
        <w:rPr>
          <w:rFonts w:ascii="宋体" w:eastAsia="宋体" w:hAnsi="宋体" w:hint="eastAsia"/>
          <w:szCs w:val="24"/>
        </w:rPr>
        <w:t>点</w:t>
      </w:r>
      <w:r w:rsidRPr="004A6B29">
        <w:rPr>
          <w:rFonts w:ascii="宋体" w:eastAsia="宋体" w:hAnsi="宋体" w:hint="eastAsia"/>
          <w:position w:val="-6"/>
          <w:szCs w:val="24"/>
        </w:rPr>
        <w:object w:dxaOrig="279" w:dyaOrig="279" w14:anchorId="5D0C2A6D">
          <v:shape id="_x0000_i1149" type="#_x0000_t75" style="width:13.75pt;height:13.75pt" o:ole="">
            <v:imagedata r:id="rId142" o:title=""/>
          </v:shape>
          <o:OLEObject Type="Embed" ProgID="Equation.DSMT4" ShapeID="_x0000_i1149" DrawAspect="Content" ObjectID="_1818759248" r:id="rId252"/>
        </w:object>
      </w:r>
      <w:r w:rsidRPr="004A6B29">
        <w:rPr>
          <w:rFonts w:ascii="宋体" w:eastAsia="宋体" w:hAnsi="宋体" w:hint="eastAsia"/>
          <w:szCs w:val="24"/>
        </w:rPr>
        <w:t>与点</w:t>
      </w:r>
      <w:r w:rsidRPr="004A6B29">
        <w:rPr>
          <w:rFonts w:ascii="宋体" w:eastAsia="宋体" w:hAnsi="宋体" w:hint="eastAsia"/>
          <w:position w:val="-16"/>
          <w:szCs w:val="24"/>
        </w:rPr>
        <w:object w:dxaOrig="480" w:dyaOrig="400" w14:anchorId="36C46F1D">
          <v:shape id="_x0000_i1150" type="#_x0000_t75" style="width:24.1pt;height:19.7pt" o:ole="">
            <v:imagedata r:id="rId144" o:title=""/>
          </v:shape>
          <o:OLEObject Type="Embed" ProgID="Equation.DSMT4" ShapeID="_x0000_i1150" DrawAspect="Content" ObjectID="_1818759249" r:id="rId253"/>
        </w:object>
      </w:r>
      <w:r w:rsidRPr="004A6B29">
        <w:rPr>
          <w:rFonts w:ascii="宋体" w:eastAsia="宋体" w:hAnsi="宋体" w:hint="eastAsia"/>
          <w:szCs w:val="24"/>
        </w:rPr>
        <w:t>连线构成向量</w:t>
      </w:r>
      <w:r w:rsidRPr="004A6B29">
        <w:rPr>
          <w:rFonts w:ascii="宋体" w:eastAsia="宋体" w:hAnsi="宋体" w:hint="eastAsia"/>
          <w:position w:val="-16"/>
          <w:szCs w:val="24"/>
        </w:rPr>
        <w:object w:dxaOrig="680" w:dyaOrig="440" w14:anchorId="28E78B5F">
          <v:shape id="_x0000_i1151" type="#_x0000_t75" style="width:34.45pt;height:22.25pt" o:ole="">
            <v:imagedata r:id="rId146" o:title=""/>
          </v:shape>
          <o:OLEObject Type="Embed" ProgID="Equation.DSMT4" ShapeID="_x0000_i1151" DrawAspect="Content" ObjectID="_1818759250" r:id="rId254"/>
        </w:object>
      </w:r>
      <w:r w:rsidRPr="004A6B29">
        <w:rPr>
          <w:rFonts w:ascii="宋体" w:eastAsia="宋体" w:hAnsi="宋体" w:hint="eastAsia"/>
          <w:szCs w:val="24"/>
        </w:rPr>
        <w:t>，</w:t>
      </w:r>
      <w:r>
        <w:rPr>
          <w:rFonts w:ascii="宋体" w:eastAsia="宋体" w:hAnsi="宋体" w:hint="eastAsia"/>
          <w:szCs w:val="24"/>
        </w:rPr>
        <w:t>且</w:t>
      </w:r>
    </w:p>
    <w:p w14:paraId="5B5970EA" w14:textId="77777777" w:rsidR="00F8289C" w:rsidRDefault="00F8289C" w:rsidP="00F8289C">
      <w:r w:rsidRPr="004A6B29">
        <w:rPr>
          <w:rFonts w:ascii="宋体" w:eastAsia="宋体" w:hAnsi="宋体" w:hint="eastAsia"/>
          <w:position w:val="-18"/>
          <w:szCs w:val="24"/>
        </w:rPr>
        <w:object w:dxaOrig="3840" w:dyaOrig="480" w14:anchorId="55DA7B33">
          <v:shape id="_x0000_i1152" type="#_x0000_t75" style="width:192.85pt;height:24.1pt" o:ole="">
            <v:imagedata r:id="rId148" o:title=""/>
          </v:shape>
          <o:OLEObject Type="Embed" ProgID="Equation.DSMT4" ShapeID="_x0000_i1152" DrawAspect="Content" ObjectID="_1818759251" r:id="rId255"/>
        </w:object>
      </w:r>
    </w:p>
    <w:p w14:paraId="114D9EF9" w14:textId="77777777" w:rsidR="00F8289C" w:rsidRPr="004A6B29" w:rsidRDefault="00F8289C" w:rsidP="00F8289C">
      <w:pPr>
        <w:ind w:firstLineChars="300" w:firstLine="720"/>
        <w:jc w:val="left"/>
        <w:rPr>
          <w:rFonts w:ascii="宋体" w:eastAsia="宋体" w:hAnsi="宋体" w:hint="eastAsia"/>
          <w:szCs w:val="24"/>
        </w:rPr>
      </w:pPr>
      <w:r>
        <w:rPr>
          <w:rFonts w:hint="eastAsia"/>
        </w:rPr>
        <w:t>同时</w:t>
      </w:r>
      <w:r w:rsidRPr="004A6B29">
        <w:rPr>
          <w:rFonts w:ascii="宋体" w:eastAsia="宋体" w:hAnsi="宋体" w:hint="eastAsia"/>
          <w:szCs w:val="24"/>
        </w:rPr>
        <w:t>点</w:t>
      </w:r>
      <w:r w:rsidRPr="004A6B29">
        <w:rPr>
          <w:rFonts w:ascii="宋体" w:eastAsia="宋体" w:hAnsi="宋体" w:hint="eastAsia"/>
          <w:position w:val="-6"/>
          <w:szCs w:val="24"/>
        </w:rPr>
        <w:object w:dxaOrig="279" w:dyaOrig="279" w14:anchorId="39B53C81">
          <v:shape id="_x0000_i1153" type="#_x0000_t75" style="width:13.75pt;height:13.75pt" o:ole="">
            <v:imagedata r:id="rId142" o:title=""/>
          </v:shape>
          <o:OLEObject Type="Embed" ProgID="Equation.DSMT4" ShapeID="_x0000_i1153" DrawAspect="Content" ObjectID="_1818759252" r:id="rId256"/>
        </w:object>
      </w:r>
      <w:r w:rsidRPr="004A6B29">
        <w:rPr>
          <w:rFonts w:ascii="宋体" w:eastAsia="宋体" w:hAnsi="宋体" w:hint="eastAsia"/>
          <w:szCs w:val="24"/>
        </w:rPr>
        <w:t>与点</w:t>
      </w:r>
      <w:r w:rsidRPr="004A6B29">
        <w:rPr>
          <w:rFonts w:ascii="宋体" w:eastAsia="宋体" w:hAnsi="宋体" w:hint="eastAsia"/>
          <w:position w:val="-12"/>
          <w:szCs w:val="24"/>
        </w:rPr>
        <w:object w:dxaOrig="360" w:dyaOrig="360" w14:anchorId="78DEE6B1">
          <v:shape id="_x0000_i1154" type="#_x0000_t75" style="width:18.15pt;height:18.15pt" o:ole="">
            <v:imagedata r:id="rId151" o:title=""/>
          </v:shape>
          <o:OLEObject Type="Embed" ProgID="Equation.DSMT4" ShapeID="_x0000_i1154" DrawAspect="Content" ObjectID="_1818759253" r:id="rId257"/>
        </w:object>
      </w:r>
      <w:r w:rsidRPr="004A6B29">
        <w:rPr>
          <w:rFonts w:ascii="宋体" w:eastAsia="宋体" w:hAnsi="宋体" w:hint="eastAsia"/>
          <w:szCs w:val="24"/>
        </w:rPr>
        <w:t>连线构成向量</w:t>
      </w:r>
      <w:r w:rsidRPr="004A6B29">
        <w:rPr>
          <w:rFonts w:ascii="宋体" w:eastAsia="宋体" w:hAnsi="宋体" w:hint="eastAsia"/>
          <w:position w:val="-12"/>
          <w:szCs w:val="24"/>
        </w:rPr>
        <w:object w:dxaOrig="540" w:dyaOrig="400" w14:anchorId="1A451F98">
          <v:shape id="_x0000_i1155" type="#_x0000_t75" style="width:26.6pt;height:19.7pt" o:ole="">
            <v:imagedata r:id="rId153" o:title=""/>
          </v:shape>
          <o:OLEObject Type="Embed" ProgID="Equation.DSMT4" ShapeID="_x0000_i1155" DrawAspect="Content" ObjectID="_1818759254" r:id="rId258"/>
        </w:object>
      </w:r>
      <w:r w:rsidRPr="004A6B29">
        <w:rPr>
          <w:rFonts w:ascii="宋体" w:eastAsia="宋体" w:hAnsi="宋体" w:hint="eastAsia"/>
          <w:szCs w:val="24"/>
        </w:rPr>
        <w:t>，</w:t>
      </w:r>
      <w:r>
        <w:rPr>
          <w:rFonts w:ascii="宋体" w:eastAsia="宋体" w:hAnsi="宋体" w:hint="eastAsia"/>
          <w:szCs w:val="24"/>
        </w:rPr>
        <w:t>且</w:t>
      </w:r>
    </w:p>
    <w:p w14:paraId="69D86164" w14:textId="77777777" w:rsidR="00F8289C" w:rsidRDefault="00F8289C" w:rsidP="00F8289C">
      <w:pPr>
        <w:ind w:firstLineChars="200" w:firstLine="480"/>
        <w:rPr>
          <w:rFonts w:ascii="宋体" w:eastAsia="宋体" w:hAnsi="宋体" w:hint="eastAsia"/>
          <w:szCs w:val="24"/>
        </w:rPr>
      </w:pPr>
      <w:r w:rsidRPr="004A6B29">
        <w:rPr>
          <w:rFonts w:ascii="宋体" w:eastAsia="宋体" w:hAnsi="宋体" w:hint="eastAsia"/>
          <w:position w:val="-20"/>
          <w:szCs w:val="24"/>
        </w:rPr>
        <w:object w:dxaOrig="3500" w:dyaOrig="520" w14:anchorId="68D9D778">
          <v:shape id="_x0000_i1156" type="#_x0000_t75" style="width:175.6pt;height:25.65pt" o:ole="">
            <v:imagedata r:id="rId155" o:title=""/>
          </v:shape>
          <o:OLEObject Type="Embed" ProgID="Equation.DSMT4" ShapeID="_x0000_i1156" DrawAspect="Content" ObjectID="_1818759255" r:id="rId259"/>
        </w:object>
      </w:r>
    </w:p>
    <w:p w14:paraId="2D1D163E" w14:textId="77777777" w:rsidR="00F8289C" w:rsidRPr="004A6B29" w:rsidRDefault="00F8289C" w:rsidP="00F8289C">
      <w:pPr>
        <w:ind w:firstLineChars="300" w:firstLine="720"/>
        <w:jc w:val="left"/>
        <w:rPr>
          <w:rFonts w:ascii="宋体" w:eastAsia="宋体" w:hAnsi="宋体" w:hint="eastAsia"/>
          <w:szCs w:val="24"/>
        </w:rPr>
      </w:pPr>
      <w:r w:rsidRPr="004A6B29">
        <w:rPr>
          <w:rFonts w:ascii="宋体" w:eastAsia="宋体" w:hAnsi="宋体" w:hint="eastAsia"/>
          <w:szCs w:val="24"/>
        </w:rPr>
        <w:t>从而得到球状烟幕中心点</w:t>
      </w:r>
      <w:r w:rsidRPr="004A6B29">
        <w:rPr>
          <w:rFonts w:ascii="宋体" w:eastAsia="宋体" w:hAnsi="宋体" w:hint="eastAsia"/>
          <w:position w:val="-16"/>
          <w:szCs w:val="24"/>
        </w:rPr>
        <w:object w:dxaOrig="480" w:dyaOrig="400" w14:anchorId="082BFADA">
          <v:shape id="_x0000_i1157" type="#_x0000_t75" style="width:24.1pt;height:19.7pt" o:ole="">
            <v:imagedata r:id="rId46" o:title=""/>
          </v:shape>
          <o:OLEObject Type="Embed" ProgID="Equation.DSMT4" ShapeID="_x0000_i1157" DrawAspect="Content" ObjectID="_1818759256" r:id="rId260"/>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1A433206">
          <v:shape id="_x0000_i1158" type="#_x0000_t75" style="width:25.65pt;height:18.15pt" o:ole="">
            <v:imagedata r:id="rId48" o:title=""/>
          </v:shape>
          <o:OLEObject Type="Embed" ProgID="Equation.DSMT4" ShapeID="_x0000_i1158" DrawAspect="Content" ObjectID="_1818759257" r:id="rId261"/>
        </w:object>
      </w:r>
      <w:r w:rsidRPr="004A6B29">
        <w:rPr>
          <w:rFonts w:ascii="宋体" w:eastAsia="宋体" w:hAnsi="宋体" w:hint="eastAsia"/>
          <w:szCs w:val="24"/>
        </w:rPr>
        <w:t>距离</w:t>
      </w:r>
    </w:p>
    <w:p w14:paraId="47576389" w14:textId="3581E33B" w:rsidR="000E7E08" w:rsidRPr="000E7E08" w:rsidRDefault="00F8289C" w:rsidP="00C25C03">
      <w:pPr>
        <w:ind w:firstLineChars="200" w:firstLine="480"/>
      </w:pPr>
      <w:r w:rsidRPr="00302535">
        <w:rPr>
          <w:rFonts w:hint="eastAsia"/>
          <w:position w:val="-42"/>
        </w:rPr>
        <w:object w:dxaOrig="3540" w:dyaOrig="1040" w14:anchorId="1EE2C5D5">
          <v:shape id="_x0000_i1159" type="#_x0000_t75" style="width:177.5pt;height:52.3pt" o:ole="">
            <v:imagedata r:id="rId262" o:title=""/>
          </v:shape>
          <o:OLEObject Type="Embed" ProgID="Equation.DSMT4" ShapeID="_x0000_i1159" DrawAspect="Content" ObjectID="_1818759258" r:id="rId263"/>
        </w:object>
      </w:r>
    </w:p>
    <w:p w14:paraId="062B4E28" w14:textId="77777777" w:rsidR="00F8289C" w:rsidRDefault="00F8289C" w:rsidP="00F8289C">
      <w:pPr>
        <w:ind w:firstLineChars="200" w:firstLine="480"/>
        <w:jc w:val="both"/>
      </w:pPr>
      <w:r>
        <w:rPr>
          <w:rFonts w:hint="eastAsia"/>
        </w:rPr>
        <w:t xml:space="preserve">  </w:t>
      </w:r>
      <w:r>
        <w:rPr>
          <w:rFonts w:hint="eastAsia"/>
        </w:rPr>
        <w:t>其中</w:t>
      </w:r>
    </w:p>
    <w:p w14:paraId="46620BC1" w14:textId="1949FB0D" w:rsidR="00F8289C" w:rsidRDefault="0080539C" w:rsidP="00F8289C">
      <w:pPr>
        <w:ind w:firstLineChars="300" w:firstLine="720"/>
      </w:pPr>
      <w:r w:rsidRPr="0080539C">
        <w:rPr>
          <w:rFonts w:hint="eastAsia"/>
          <w:position w:val="-20"/>
        </w:rPr>
        <w:object w:dxaOrig="3060" w:dyaOrig="520" w14:anchorId="7CCC31F3">
          <v:shape id="_x0000_i1750" type="#_x0000_t75" style="width:152.15pt;height:26pt" o:ole="">
            <v:imagedata r:id="rId264" o:title=""/>
          </v:shape>
          <o:OLEObject Type="Embed" ProgID="Equation.DSMT4" ShapeID="_x0000_i1750" DrawAspect="Content" ObjectID="_1818759259" r:id="rId265"/>
        </w:object>
      </w:r>
    </w:p>
    <w:p w14:paraId="12821098" w14:textId="094A4012" w:rsidR="00C25C03" w:rsidRPr="0037602B" w:rsidRDefault="00C25C03" w:rsidP="00C25C03">
      <w:pPr>
        <w:pStyle w:val="af3"/>
        <w:spacing w:line="360" w:lineRule="auto"/>
        <w:ind w:leftChars="300" w:left="720"/>
        <w:outlineLvl w:val="4"/>
      </w:pPr>
      <w:r>
        <w:rPr>
          <w:rFonts w:hint="eastAsia"/>
        </w:rPr>
        <w:t>5.2.1.2</w:t>
      </w:r>
      <w:r w:rsidRPr="00CD755A">
        <w:rPr>
          <w:rFonts w:hint="eastAsia"/>
        </w:rPr>
        <w:t xml:space="preserve"> </w:t>
      </w:r>
      <w:r>
        <w:rPr>
          <w:rFonts w:ascii="宋体" w:eastAsia="宋体" w:hAnsi="宋体" w:hint="eastAsia"/>
          <w:szCs w:val="24"/>
        </w:rPr>
        <w:t>最优化模型</w:t>
      </w:r>
      <w:r w:rsidRPr="00411877">
        <w:rPr>
          <w:rFonts w:hint="eastAsia"/>
          <w:rPrChange w:id="226" w:author="Noah Zheng" w:date="2025-09-07T08:55:00Z" w16du:dateUtc="2025-09-07T00:55:00Z">
            <w:rPr>
              <w:rFonts w:ascii="宋体" w:eastAsia="宋体" w:hAnsi="宋体" w:hint="eastAsia"/>
              <w:szCs w:val="24"/>
            </w:rPr>
          </w:rPrChange>
        </w:rPr>
        <w:t>GA</w:t>
      </w:r>
      <w:r w:rsidR="000019B1" w:rsidRPr="00411877">
        <w:rPr>
          <w:rFonts w:hint="eastAsia"/>
          <w:rPrChange w:id="227" w:author="Noah Zheng" w:date="2025-09-07T08:55:00Z" w16du:dateUtc="2025-09-07T00:55:00Z">
            <w:rPr>
              <w:rFonts w:ascii="宋体" w:eastAsia="宋体" w:hAnsi="宋体" w:hint="eastAsia"/>
              <w:szCs w:val="24"/>
            </w:rPr>
          </w:rPrChange>
        </w:rPr>
        <w:t>-</w:t>
      </w:r>
      <w:ins w:id="228" w:author="Noah Zheng" w:date="2025-09-07T09:20:00Z" w16du:dateUtc="2025-09-07T01:20:00Z">
        <w:r w:rsidR="00BB6D11">
          <w:rPr>
            <w:rFonts w:hint="eastAsia"/>
          </w:rPr>
          <w:t>2</w:t>
        </w:r>
      </w:ins>
      <w:del w:id="229" w:author="Noah Zheng" w:date="2025-09-07T09:20:00Z" w16du:dateUtc="2025-09-07T01:20:00Z">
        <w:r w:rsidRPr="00411877" w:rsidDel="00BB6D11">
          <w:rPr>
            <w:rFonts w:hint="eastAsia"/>
            <w:rPrChange w:id="230" w:author="Noah Zheng" w:date="2025-09-07T08:55:00Z" w16du:dateUtc="2025-09-07T00:55:00Z">
              <w:rPr>
                <w:rFonts w:ascii="宋体" w:eastAsia="宋体" w:hAnsi="宋体" w:hint="eastAsia"/>
                <w:szCs w:val="24"/>
              </w:rPr>
            </w:rPrChange>
          </w:rPr>
          <w:delText>1</w:delText>
        </w:r>
      </w:del>
      <w:r>
        <w:rPr>
          <w:rFonts w:ascii="宋体" w:eastAsia="宋体" w:hAnsi="宋体" w:hint="eastAsia"/>
          <w:szCs w:val="24"/>
        </w:rPr>
        <w:t>的建立</w:t>
      </w:r>
    </w:p>
    <w:p w14:paraId="6BDCD91D" w14:textId="77777777" w:rsidR="00C25C03" w:rsidRPr="00851375" w:rsidRDefault="00C25C03" w:rsidP="00C25C03">
      <w:pPr>
        <w:ind w:firstLineChars="300" w:firstLine="720"/>
      </w:pPr>
    </w:p>
    <w:p w14:paraId="3A69BFEF" w14:textId="7979FDF8" w:rsidR="00F8289C" w:rsidRDefault="00F8289C" w:rsidP="00F8289C">
      <w:pPr>
        <w:rPr>
          <w:rFonts w:ascii="宋体" w:eastAsia="宋体" w:hAnsi="宋体" w:hint="eastAsia"/>
          <w:szCs w:val="24"/>
        </w:rPr>
      </w:pPr>
      <w:r>
        <w:rPr>
          <w:rFonts w:ascii="宋体" w:eastAsia="宋体" w:hAnsi="宋体" w:hint="eastAsia"/>
          <w:szCs w:val="24"/>
        </w:rPr>
        <w:t xml:space="preserve">   </w:t>
      </w:r>
      <w:r w:rsidR="00C25C03">
        <w:rPr>
          <w:rFonts w:ascii="宋体" w:eastAsia="宋体" w:hAnsi="宋体" w:hint="eastAsia"/>
          <w:szCs w:val="24"/>
        </w:rPr>
        <w:t>要保证</w:t>
      </w:r>
      <w:r w:rsidRPr="004A6B29">
        <w:rPr>
          <w:rFonts w:ascii="宋体" w:eastAsia="宋体" w:hAnsi="宋体" w:hint="eastAsia"/>
          <w:szCs w:val="24"/>
        </w:rPr>
        <w:t>圆柱上下</w:t>
      </w:r>
      <w:r w:rsidR="000E7E08">
        <w:rPr>
          <w:rFonts w:ascii="宋体" w:eastAsia="宋体" w:hAnsi="宋体" w:hint="eastAsia"/>
          <w:szCs w:val="24"/>
        </w:rPr>
        <w:t>圆</w:t>
      </w:r>
      <w:r w:rsidRPr="004A6B29">
        <w:rPr>
          <w:rFonts w:ascii="宋体" w:eastAsia="宋体" w:hAnsi="宋体" w:hint="eastAsia"/>
          <w:szCs w:val="24"/>
        </w:rPr>
        <w:t>周上的点和导弹所连线段与烟幕干扰弹起爆后形成的半</w:t>
      </w:r>
      <w:r>
        <w:rPr>
          <w:rFonts w:ascii="宋体" w:eastAsia="宋体" w:hAnsi="宋体" w:hint="eastAsia"/>
          <w:szCs w:val="24"/>
        </w:rPr>
        <w:t>径</w:t>
      </w:r>
    </w:p>
    <w:p w14:paraId="05F4FEFB" w14:textId="22B0B5D6" w:rsidR="00F8289C" w:rsidDel="0080539C" w:rsidRDefault="00F8289C" w:rsidP="0080539C">
      <w:pPr>
        <w:jc w:val="both"/>
        <w:rPr>
          <w:del w:id="231" w:author="Noah Zheng" w:date="2025-09-07T07:33:00Z" w16du:dateUtc="2025-09-06T23:33:00Z"/>
          <w:rFonts w:ascii="宋体" w:eastAsia="宋体" w:hAnsi="宋体" w:hint="eastAsia"/>
          <w:szCs w:val="24"/>
        </w:rPr>
        <w:pPrChange w:id="232" w:author="Noah Zheng" w:date="2025-09-07T07:33:00Z" w16du:dateUtc="2025-09-06T23:33:00Z">
          <w:pPr/>
        </w:pPrChange>
      </w:pPr>
      <w:r w:rsidRPr="004A6B29">
        <w:rPr>
          <w:rFonts w:ascii="宋体" w:eastAsia="宋体" w:hAnsi="宋体" w:hint="eastAsia"/>
          <w:position w:val="-6"/>
          <w:szCs w:val="24"/>
        </w:rPr>
        <w:object w:dxaOrig="859" w:dyaOrig="279" w14:anchorId="40A5329C">
          <v:shape id="_x0000_i1161" type="#_x0000_t75" style="width:42.9pt;height:13.75pt" o:ole="">
            <v:imagedata r:id="rId161" o:title=""/>
          </v:shape>
          <o:OLEObject Type="Embed" ProgID="Equation.DSMT4" ShapeID="_x0000_i1161" DrawAspect="Content" ObjectID="_1818759260" r:id="rId266"/>
        </w:object>
      </w:r>
      <w:r w:rsidRPr="004A6B29">
        <w:rPr>
          <w:rFonts w:ascii="宋体" w:eastAsia="宋体" w:hAnsi="宋体" w:hint="eastAsia"/>
          <w:szCs w:val="24"/>
        </w:rPr>
        <w:t>球状云团有公共点，只</w:t>
      </w:r>
      <w:r w:rsidR="00C25C03">
        <w:rPr>
          <w:rFonts w:ascii="宋体" w:eastAsia="宋体" w:hAnsi="宋体" w:hint="eastAsia"/>
          <w:szCs w:val="24"/>
        </w:rPr>
        <w:t>需</w:t>
      </w:r>
      <w:r w:rsidRPr="004A6B29">
        <w:rPr>
          <w:rFonts w:ascii="宋体" w:eastAsia="宋体" w:hAnsi="宋体" w:hint="eastAsia"/>
          <w:szCs w:val="24"/>
        </w:rPr>
        <w:t>保证球状烟幕中心点</w:t>
      </w:r>
      <w:r w:rsidRPr="004A6B29">
        <w:rPr>
          <w:rFonts w:ascii="宋体" w:eastAsia="宋体" w:hAnsi="宋体" w:hint="eastAsia"/>
          <w:position w:val="-16"/>
          <w:szCs w:val="24"/>
        </w:rPr>
        <w:object w:dxaOrig="480" w:dyaOrig="400" w14:anchorId="1C9363EA">
          <v:shape id="_x0000_i1162" type="#_x0000_t75" style="width:24.1pt;height:19.7pt" o:ole="">
            <v:imagedata r:id="rId163" o:title=""/>
          </v:shape>
          <o:OLEObject Type="Embed" ProgID="Equation.DSMT4" ShapeID="_x0000_i1162" DrawAspect="Content" ObjectID="_1818759261" r:id="rId267"/>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5D6CC84B">
          <v:shape id="_x0000_i1163" type="#_x0000_t75" style="width:25.65pt;height:18.15pt" o:ole="">
            <v:imagedata r:id="rId268" o:title=""/>
          </v:shape>
          <o:OLEObject Type="Embed" ProgID="Equation.DSMT4" ShapeID="_x0000_i1163" DrawAspect="Content" ObjectID="_1818759262" r:id="rId269"/>
        </w:object>
      </w:r>
      <w:r w:rsidRPr="004A6B29">
        <w:rPr>
          <w:rFonts w:ascii="宋体" w:eastAsia="宋体" w:hAnsi="宋体" w:hint="eastAsia"/>
          <w:szCs w:val="24"/>
        </w:rPr>
        <w:t>距离</w:t>
      </w:r>
    </w:p>
    <w:p w14:paraId="22E69DC8" w14:textId="77777777" w:rsidR="00F8289C" w:rsidRPr="004A6B29" w:rsidRDefault="00F8289C" w:rsidP="0080539C">
      <w:pPr>
        <w:jc w:val="both"/>
        <w:rPr>
          <w:rFonts w:ascii="宋体" w:eastAsia="宋体" w:hAnsi="宋体" w:hint="eastAsia"/>
          <w:szCs w:val="24"/>
        </w:rPr>
        <w:pPrChange w:id="233" w:author="Noah Zheng" w:date="2025-09-07T07:33:00Z" w16du:dateUtc="2025-09-06T23:33:00Z">
          <w:pPr>
            <w:jc w:val="left"/>
          </w:pPr>
        </w:pPrChange>
      </w:pPr>
      <w:r w:rsidRPr="004A6B29">
        <w:rPr>
          <w:rFonts w:ascii="宋体" w:eastAsia="宋体" w:hAnsi="宋体" w:hint="eastAsia"/>
          <w:szCs w:val="24"/>
        </w:rPr>
        <w:t>不大于球半径</w:t>
      </w:r>
      <w:r w:rsidRPr="004A6B29">
        <w:rPr>
          <w:rFonts w:ascii="宋体" w:eastAsia="宋体" w:hAnsi="宋体" w:hint="eastAsia"/>
          <w:position w:val="-4"/>
          <w:szCs w:val="24"/>
        </w:rPr>
        <w:object w:dxaOrig="240" w:dyaOrig="260" w14:anchorId="314CDF9B">
          <v:shape id="_x0000_i1164" type="#_x0000_t75" style="width:11.9pt;height:12.85pt" o:ole="">
            <v:imagedata r:id="rId167" o:title=""/>
          </v:shape>
          <o:OLEObject Type="Embed" ProgID="Equation.DSMT4" ShapeID="_x0000_i1164" DrawAspect="Content" ObjectID="_1818759263" r:id="rId270"/>
        </w:object>
      </w:r>
      <w:r w:rsidRPr="004A6B29">
        <w:rPr>
          <w:rFonts w:ascii="宋体" w:eastAsia="宋体" w:hAnsi="宋体" w:hint="eastAsia"/>
          <w:szCs w:val="24"/>
        </w:rPr>
        <w:t>，也即：</w:t>
      </w:r>
    </w:p>
    <w:p w14:paraId="043FB6C9" w14:textId="77777777" w:rsidR="00F8289C" w:rsidRDefault="00F8289C" w:rsidP="00F8289C">
      <w:pPr>
        <w:rPr>
          <w:rFonts w:ascii="宋体" w:eastAsia="宋体" w:hAnsi="宋体" w:hint="eastAsia"/>
          <w:szCs w:val="24"/>
        </w:rPr>
      </w:pPr>
      <w:r w:rsidRPr="004A6B29">
        <w:rPr>
          <w:rFonts w:ascii="宋体" w:eastAsia="宋体" w:hAnsi="宋体" w:hint="eastAsia"/>
          <w:position w:val="-16"/>
          <w:szCs w:val="24"/>
        </w:rPr>
        <w:object w:dxaOrig="960" w:dyaOrig="400" w14:anchorId="6D2B0889">
          <v:shape id="_x0000_i1165" type="#_x0000_t75" style="width:47.9pt;height:19.7pt" o:ole="">
            <v:imagedata r:id="rId169" o:title=""/>
          </v:shape>
          <o:OLEObject Type="Embed" ProgID="Equation.DSMT4" ShapeID="_x0000_i1165" DrawAspect="Content" ObjectID="_1818759264" r:id="rId271"/>
        </w:object>
      </w:r>
    </w:p>
    <w:p w14:paraId="1B53E82E" w14:textId="19EC5AC9" w:rsidR="00F8289C" w:rsidRDefault="00F8289C" w:rsidP="00F8289C">
      <w:pPr>
        <w:jc w:val="both"/>
        <w:rPr>
          <w:rFonts w:ascii="宋体" w:eastAsia="宋体" w:hAnsi="宋体" w:hint="eastAsia"/>
          <w:szCs w:val="24"/>
        </w:rPr>
      </w:pPr>
      <w:r>
        <w:rPr>
          <w:rFonts w:ascii="宋体" w:eastAsia="宋体" w:hAnsi="宋体" w:hint="eastAsia"/>
          <w:szCs w:val="24"/>
        </w:rPr>
        <w:t xml:space="preserve">   </w:t>
      </w:r>
      <w:del w:id="234" w:author="Noah Zheng" w:date="2025-09-07T07:33:00Z" w16du:dateUtc="2025-09-06T23:33:00Z">
        <w:r w:rsidDel="0080539C">
          <w:rPr>
            <w:rFonts w:ascii="宋体" w:eastAsia="宋体" w:hAnsi="宋体" w:hint="eastAsia"/>
            <w:szCs w:val="24"/>
          </w:rPr>
          <w:delText xml:space="preserve">  </w:delText>
        </w:r>
      </w:del>
      <w:r>
        <w:rPr>
          <w:rFonts w:ascii="宋体" w:eastAsia="宋体" w:hAnsi="宋体" w:hint="eastAsia"/>
          <w:szCs w:val="24"/>
        </w:rPr>
        <w:t>从而</w:t>
      </w:r>
    </w:p>
    <w:p w14:paraId="7CFEF829" w14:textId="7B97F0A8" w:rsidR="00F8289C" w:rsidRDefault="0080539C" w:rsidP="00F8289C">
      <w:r w:rsidRPr="0080539C">
        <w:rPr>
          <w:rFonts w:hint="eastAsia"/>
          <w:position w:val="-20"/>
        </w:rPr>
        <w:object w:dxaOrig="2740" w:dyaOrig="520" w14:anchorId="26F357B2">
          <v:shape id="_x0000_i1752" type="#_x0000_t75" style="width:138.05pt;height:26pt" o:ole="">
            <v:imagedata r:id="rId272" o:title=""/>
          </v:shape>
          <o:OLEObject Type="Embed" ProgID="Equation.DSMT4" ShapeID="_x0000_i1752" DrawAspect="Content" ObjectID="_1818759265" r:id="rId273"/>
        </w:object>
      </w:r>
    </w:p>
    <w:p w14:paraId="037BABFD" w14:textId="77777777" w:rsidR="000E7E08" w:rsidRDefault="000E7E08" w:rsidP="000E7E08">
      <w:pPr>
        <w:rPr>
          <w:rFonts w:eastAsia="宋体"/>
          <w:sz w:val="21"/>
          <w:szCs w:val="18"/>
        </w:rPr>
      </w:pPr>
      <w:r>
        <w:rPr>
          <w:noProof/>
        </w:rPr>
        <w:drawing>
          <wp:inline distT="0" distB="0" distL="0" distR="0" wp14:anchorId="1B50943B" wp14:editId="7D535127">
            <wp:extent cx="4267200" cy="3818751"/>
            <wp:effectExtent l="0" t="0" r="0" b="0"/>
            <wp:docPr id="44785239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0" y="0"/>
                      <a:ext cx="4275384" cy="3826075"/>
                    </a:xfrm>
                    <a:prstGeom prst="rect">
                      <a:avLst/>
                    </a:prstGeom>
                    <a:noFill/>
                    <a:ln>
                      <a:noFill/>
                    </a:ln>
                  </pic:spPr>
                </pic:pic>
              </a:graphicData>
            </a:graphic>
          </wp:inline>
        </w:drawing>
      </w:r>
    </w:p>
    <w:p w14:paraId="3A81A981" w14:textId="77777777" w:rsidR="000E7E08" w:rsidRPr="008B2EAA" w:rsidRDefault="000E7E08" w:rsidP="000E7E08">
      <w:pPr>
        <w:rPr>
          <w:rFonts w:eastAsia="宋体"/>
          <w:sz w:val="21"/>
          <w:szCs w:val="18"/>
        </w:rPr>
      </w:pPr>
      <w:r>
        <w:rPr>
          <w:rFonts w:eastAsia="宋体" w:hint="eastAsia"/>
          <w:sz w:val="21"/>
          <w:szCs w:val="18"/>
        </w:rPr>
        <w:t>图</w:t>
      </w:r>
      <w:r>
        <w:rPr>
          <w:rFonts w:eastAsia="宋体" w:hint="eastAsia"/>
          <w:sz w:val="21"/>
          <w:szCs w:val="18"/>
        </w:rPr>
        <w:t xml:space="preserve">6 </w:t>
      </w:r>
      <w:r w:rsidRPr="008B2EAA">
        <w:rPr>
          <w:rFonts w:eastAsia="宋体" w:hint="eastAsia"/>
          <w:sz w:val="21"/>
          <w:szCs w:val="18"/>
        </w:rPr>
        <w:t>问题一</w:t>
      </w:r>
      <w:r>
        <w:rPr>
          <w:rFonts w:eastAsia="宋体" w:hint="eastAsia"/>
          <w:sz w:val="21"/>
          <w:szCs w:val="18"/>
        </w:rPr>
        <w:t>二开始</w:t>
      </w:r>
      <w:r w:rsidRPr="008B2EAA">
        <w:rPr>
          <w:rFonts w:eastAsia="宋体" w:hint="eastAsia"/>
          <w:sz w:val="21"/>
          <w:szCs w:val="18"/>
        </w:rPr>
        <w:t>遮蔽示意图</w:t>
      </w:r>
    </w:p>
    <w:p w14:paraId="2A9078EB" w14:textId="77777777" w:rsidR="000E7E08" w:rsidRPr="000E7E08" w:rsidRDefault="000E7E08" w:rsidP="00F8289C">
      <w:pPr>
        <w:rPr>
          <w:rFonts w:ascii="宋体" w:eastAsia="宋体" w:hAnsi="宋体" w:hint="eastAsia"/>
          <w:szCs w:val="24"/>
        </w:rPr>
      </w:pPr>
    </w:p>
    <w:p w14:paraId="5C8339B9" w14:textId="77777777" w:rsidR="00F8289C" w:rsidRDefault="00F8289C" w:rsidP="006B50AD">
      <w:pPr>
        <w:ind w:firstLineChars="300" w:firstLine="720"/>
        <w:jc w:val="left"/>
        <w:rPr>
          <w:rFonts w:ascii="宋体" w:eastAsia="宋体" w:hAnsi="宋体" w:hint="eastAsia"/>
          <w:szCs w:val="24"/>
        </w:rPr>
      </w:pPr>
      <w:r>
        <w:rPr>
          <w:rFonts w:ascii="宋体" w:eastAsia="宋体" w:hAnsi="宋体" w:hint="eastAsia"/>
          <w:szCs w:val="24"/>
        </w:rPr>
        <w:t>设</w:t>
      </w:r>
      <w:r w:rsidRPr="004A6B29">
        <w:rPr>
          <w:rFonts w:ascii="宋体" w:eastAsia="宋体" w:hAnsi="宋体" w:hint="eastAsia"/>
          <w:szCs w:val="24"/>
        </w:rPr>
        <w:t>满足</w:t>
      </w:r>
      <w:r w:rsidRPr="004A6B29">
        <w:rPr>
          <w:rFonts w:ascii="宋体" w:eastAsia="宋体" w:hAnsi="宋体" w:hint="eastAsia"/>
          <w:position w:val="-16"/>
          <w:szCs w:val="24"/>
        </w:rPr>
        <w:object w:dxaOrig="960" w:dyaOrig="400" w14:anchorId="60781F1B">
          <v:shape id="_x0000_i1167" type="#_x0000_t75" style="width:47.9pt;height:19.7pt" o:ole="">
            <v:imagedata r:id="rId179" o:title=""/>
          </v:shape>
          <o:OLEObject Type="Embed" ProgID="Equation.DSMT4" ShapeID="_x0000_i1167" DrawAspect="Content" ObjectID="_1818759266" r:id="rId275"/>
        </w:object>
      </w:r>
      <w:r w:rsidRPr="004A6B29">
        <w:rPr>
          <w:rFonts w:ascii="宋体" w:eastAsia="宋体" w:hAnsi="宋体" w:hint="eastAsia"/>
          <w:szCs w:val="24"/>
        </w:rPr>
        <w:t>的若干个时间段</w:t>
      </w:r>
      <w:r>
        <w:rPr>
          <w:rFonts w:ascii="宋体" w:eastAsia="宋体" w:hAnsi="宋体" w:hint="eastAsia"/>
          <w:szCs w:val="24"/>
        </w:rPr>
        <w:t>为</w:t>
      </w:r>
      <w:r w:rsidRPr="004A6B29">
        <w:rPr>
          <w:rFonts w:ascii="宋体" w:eastAsia="宋体" w:hAnsi="宋体" w:hint="eastAsia"/>
          <w:position w:val="-16"/>
          <w:szCs w:val="24"/>
        </w:rPr>
        <w:object w:dxaOrig="1180" w:dyaOrig="440" w14:anchorId="7B4E27AC">
          <v:shape id="_x0000_i1168" type="#_x0000_t75" style="width:59.15pt;height:22.25pt" o:ole="">
            <v:imagedata r:id="rId181" o:title=""/>
          </v:shape>
          <o:OLEObject Type="Embed" ProgID="Equation.DSMT4" ShapeID="_x0000_i1168" DrawAspect="Content" ObjectID="_1818759267" r:id="rId276"/>
        </w:object>
      </w:r>
      <w:r w:rsidRPr="004A6B29">
        <w:rPr>
          <w:rFonts w:ascii="宋体" w:eastAsia="宋体" w:hAnsi="宋体" w:hint="eastAsia"/>
          <w:szCs w:val="24"/>
        </w:rPr>
        <w:t>，则烟幕干扰</w:t>
      </w:r>
      <w:r>
        <w:rPr>
          <w:rFonts w:ascii="宋体" w:eastAsia="宋体" w:hAnsi="宋体" w:hint="eastAsia"/>
          <w:szCs w:val="24"/>
        </w:rPr>
        <w:t>弹对</w:t>
      </w:r>
      <w:r w:rsidRPr="00302535">
        <w:rPr>
          <w:rFonts w:ascii="宋体" w:eastAsia="宋体" w:hAnsi="宋体" w:hint="eastAsia"/>
          <w:position w:val="-12"/>
          <w:szCs w:val="24"/>
        </w:rPr>
        <w:object w:dxaOrig="360" w:dyaOrig="360" w14:anchorId="0054DBA9">
          <v:shape id="_x0000_i1169" type="#_x0000_t75" style="width:18.15pt;height:18.15pt" o:ole="">
            <v:imagedata r:id="rId183" o:title=""/>
          </v:shape>
          <o:OLEObject Type="Embed" ProgID="Equation.DSMT4" ShapeID="_x0000_i1169" DrawAspect="Content" ObjectID="_1818759268" r:id="rId277"/>
        </w:object>
      </w:r>
      <w:r>
        <w:rPr>
          <w:rFonts w:ascii="宋体" w:eastAsia="宋体" w:hAnsi="宋体" w:hint="eastAsia"/>
          <w:szCs w:val="24"/>
        </w:rPr>
        <w:t>的</w:t>
      </w:r>
      <w:r w:rsidRPr="004A6B29">
        <w:rPr>
          <w:rFonts w:ascii="宋体" w:eastAsia="宋体" w:hAnsi="宋体" w:hint="eastAsia"/>
          <w:szCs w:val="24"/>
        </w:rPr>
        <w:t>有效遮蔽时长</w:t>
      </w:r>
      <w:r w:rsidRPr="004A6B29">
        <w:rPr>
          <w:rFonts w:ascii="宋体" w:eastAsia="宋体" w:hAnsi="宋体" w:hint="eastAsia"/>
          <w:position w:val="-6"/>
          <w:szCs w:val="24"/>
        </w:rPr>
        <w:object w:dxaOrig="300" w:dyaOrig="279" w14:anchorId="527BA4B5">
          <v:shape id="_x0000_i1170" type="#_x0000_t75" style="width:15.35pt;height:13.75pt" o:ole="">
            <v:imagedata r:id="rId185" o:title=""/>
          </v:shape>
          <o:OLEObject Type="Embed" ProgID="Equation.DSMT4" ShapeID="_x0000_i1170" DrawAspect="Content" ObjectID="_1818759269" r:id="rId278"/>
        </w:object>
      </w:r>
      <w:r w:rsidRPr="004A6B29">
        <w:rPr>
          <w:rFonts w:ascii="宋体" w:eastAsia="宋体" w:hAnsi="宋体" w:hint="eastAsia"/>
          <w:szCs w:val="24"/>
        </w:rPr>
        <w:t>为</w:t>
      </w:r>
    </w:p>
    <w:p w14:paraId="578C1D60" w14:textId="4E2C4153" w:rsidR="000E7E08" w:rsidRPr="000E7E08" w:rsidRDefault="00F8289C">
      <w:pPr>
        <w:rPr>
          <w:rFonts w:ascii="宋体" w:eastAsia="宋体" w:hAnsi="宋体" w:hint="eastAsia"/>
          <w:szCs w:val="24"/>
        </w:rPr>
        <w:pPrChange w:id="235" w:author="yukina minato" w:date="2025-09-07T04:42:00Z" w16du:dateUtc="2025-09-06T20:42:00Z">
          <w:pPr>
            <w:ind w:firstLineChars="400" w:firstLine="960"/>
          </w:pPr>
        </w:pPrChange>
      </w:pPr>
      <w:r w:rsidRPr="004A6B29">
        <w:rPr>
          <w:rFonts w:ascii="宋体" w:eastAsia="宋体" w:hAnsi="宋体" w:hint="eastAsia"/>
          <w:position w:val="-28"/>
          <w:szCs w:val="24"/>
        </w:rPr>
        <w:object w:dxaOrig="1120" w:dyaOrig="540" w14:anchorId="6C6A8413">
          <v:shape id="_x0000_i1171" type="#_x0000_t75" style="width:55.7pt;height:26.6pt" o:ole="">
            <v:imagedata r:id="rId279" o:title=""/>
          </v:shape>
          <o:OLEObject Type="Embed" ProgID="Equation.DSMT4" ShapeID="_x0000_i1171" DrawAspect="Content" ObjectID="_1818759270" r:id="rId280"/>
        </w:object>
      </w:r>
    </w:p>
    <w:p w14:paraId="0D471D2B" w14:textId="3622FCBD" w:rsidR="00F8289C" w:rsidRDefault="00F8289C" w:rsidP="00F8289C">
      <w:pPr>
        <w:ind w:firstLineChars="200" w:firstLine="480"/>
        <w:jc w:val="left"/>
      </w:pPr>
      <w:r>
        <w:rPr>
          <w:rFonts w:hint="eastAsia"/>
        </w:rPr>
        <w:t>我们可以通过遗传算法对矩阵</w:t>
      </w:r>
      <w:r w:rsidR="0080539C" w:rsidRPr="0080539C">
        <w:rPr>
          <w:rFonts w:hint="eastAsia"/>
          <w:position w:val="-20"/>
        </w:rPr>
        <w:object w:dxaOrig="2420" w:dyaOrig="520" w14:anchorId="4D59D0B3">
          <v:shape id="_x0000_i1755" type="#_x0000_t75" style="width:121.45pt;height:26pt" o:ole="">
            <v:imagedata r:id="rId281" o:title=""/>
          </v:shape>
          <o:OLEObject Type="Embed" ProgID="Equation.DSMT4" ShapeID="_x0000_i1755" DrawAspect="Content" ObjectID="_1818759271" r:id="rId282"/>
        </w:object>
      </w:r>
      <w:r>
        <w:rPr>
          <w:rFonts w:hint="eastAsia"/>
        </w:rPr>
        <w:t>进行合理取值，这样，对于每一个矩阵</w:t>
      </w:r>
      <w:r w:rsidRPr="00302535">
        <w:rPr>
          <w:rFonts w:hint="eastAsia"/>
          <w:position w:val="-4"/>
        </w:rPr>
        <w:object w:dxaOrig="279" w:dyaOrig="260" w14:anchorId="09A8505A">
          <v:shape id="_x0000_i1173" type="#_x0000_t75" style="width:13.75pt;height:13.75pt" o:ole="">
            <v:imagedata r:id="rId283" o:title=""/>
          </v:shape>
          <o:OLEObject Type="Embed" ProgID="Equation.DSMT4" ShapeID="_x0000_i1173" DrawAspect="Content" ObjectID="_1818759272" r:id="rId284"/>
        </w:object>
      </w:r>
      <w:r>
        <w:rPr>
          <w:rFonts w:hint="eastAsia"/>
        </w:rPr>
        <w:t>，都能得到与之一一对应的有效遮蔽时长</w:t>
      </w:r>
      <w:r w:rsidRPr="00302535">
        <w:rPr>
          <w:rFonts w:hint="eastAsia"/>
          <w:position w:val="-6"/>
        </w:rPr>
        <w:object w:dxaOrig="300" w:dyaOrig="279" w14:anchorId="191F40B3">
          <v:shape id="_x0000_i1174" type="#_x0000_t75" style="width:15.35pt;height:13.75pt" o:ole="">
            <v:imagedata r:id="rId285" o:title=""/>
          </v:shape>
          <o:OLEObject Type="Embed" ProgID="Equation.DSMT4" ShapeID="_x0000_i1174" DrawAspect="Content" ObjectID="_1818759273" r:id="rId286"/>
        </w:object>
      </w:r>
      <w:r>
        <w:rPr>
          <w:rFonts w:hint="eastAsia"/>
        </w:rPr>
        <w:t>，也就是说我们能得到</w:t>
      </w:r>
      <w:r w:rsidRPr="00302535">
        <w:rPr>
          <w:rFonts w:hint="eastAsia"/>
          <w:position w:val="-6"/>
        </w:rPr>
        <w:object w:dxaOrig="300" w:dyaOrig="279" w14:anchorId="5F01C8C0">
          <v:shape id="_x0000_i1175" type="#_x0000_t75" style="width:15.35pt;height:13.75pt" o:ole="">
            <v:imagedata r:id="rId287" o:title=""/>
          </v:shape>
          <o:OLEObject Type="Embed" ProgID="Equation.DSMT4" ShapeID="_x0000_i1175" DrawAspect="Content" ObjectID="_1818759274" r:id="rId288"/>
        </w:object>
      </w:r>
      <w:r>
        <w:rPr>
          <w:rFonts w:hint="eastAsia"/>
        </w:rPr>
        <w:t>关于矩阵</w:t>
      </w:r>
      <w:bookmarkStart w:id="236" w:name="OLE_LINK2"/>
      <w:ins w:id="237" w:author="Noah Zheng" w:date="2025-09-07T07:34:00Z" w16du:dateUtc="2025-09-06T23:34:00Z">
        <w:r w:rsidR="0080539C" w:rsidRPr="0080539C">
          <w:rPr>
            <w:rFonts w:hint="eastAsia"/>
            <w:position w:val="-20"/>
          </w:rPr>
          <w:object w:dxaOrig="2420" w:dyaOrig="520" w14:anchorId="7AB613D0">
            <v:shape id="_x0000_i1757" type="#_x0000_t75" style="width:121.45pt;height:26pt" o:ole="">
              <v:imagedata r:id="rId281" o:title=""/>
            </v:shape>
            <o:OLEObject Type="Embed" ProgID="Equation.DSMT4" ShapeID="_x0000_i1757" DrawAspect="Content" ObjectID="_1818759275" r:id="rId289"/>
          </w:object>
        </w:r>
      </w:ins>
      <w:del w:id="238" w:author="Noah Zheng" w:date="2025-09-07T07:34:00Z" w16du:dateUtc="2025-09-06T23:34:00Z">
        <w:r w:rsidRPr="00302535" w:rsidDel="0080539C">
          <w:rPr>
            <w:rFonts w:hint="eastAsia"/>
            <w:position w:val="-18"/>
          </w:rPr>
          <w:object w:dxaOrig="2100" w:dyaOrig="480" w14:anchorId="627F50A7">
            <v:shape id="_x0000_i1176" type="#_x0000_t75" style="width:105.5pt;height:24.1pt" o:ole="">
              <v:imagedata r:id="rId290" o:title=""/>
            </v:shape>
            <o:OLEObject Type="Embed" ProgID="Equation.DSMT4" ShapeID="_x0000_i1176" DrawAspect="Content" ObjectID="_1818759276" r:id="rId291"/>
          </w:object>
        </w:r>
      </w:del>
      <w:bookmarkEnd w:id="236"/>
      <w:r>
        <w:rPr>
          <w:rFonts w:hint="eastAsia"/>
        </w:rPr>
        <w:t>的函数，也即：</w:t>
      </w:r>
    </w:p>
    <w:p w14:paraId="7C36AFBE" w14:textId="35CB3C31" w:rsidR="00F8289C" w:rsidRDefault="009704B3" w:rsidP="0080539C">
      <w:r w:rsidRPr="0080539C">
        <w:rPr>
          <w:rFonts w:hint="eastAsia"/>
          <w:position w:val="-20"/>
        </w:rPr>
        <w:object w:dxaOrig="3420" w:dyaOrig="520" w14:anchorId="49460DE1">
          <v:shape id="_x0000_i1771" type="#_x0000_t75" style="width:171.25pt;height:26pt" o:ole="">
            <v:imagedata r:id="rId292" o:title=""/>
          </v:shape>
          <o:OLEObject Type="Embed" ProgID="Equation.DSMT4" ShapeID="_x0000_i1771" DrawAspect="Content" ObjectID="_1818759277" r:id="rId293"/>
        </w:object>
      </w:r>
    </w:p>
    <w:p w14:paraId="590103E8" w14:textId="77777777" w:rsidR="00F8289C" w:rsidRDefault="00F8289C" w:rsidP="00F8289C">
      <w:pPr>
        <w:ind w:firstLineChars="200" w:firstLine="480"/>
        <w:jc w:val="both"/>
      </w:pPr>
      <w:r>
        <w:rPr>
          <w:rFonts w:hint="eastAsia"/>
        </w:rPr>
        <w:t>设</w:t>
      </w:r>
      <w:r w:rsidRPr="00602029">
        <w:rPr>
          <w:position w:val="-12"/>
        </w:rPr>
        <w:object w:dxaOrig="600" w:dyaOrig="360" w14:anchorId="1F8F4A34">
          <v:shape id="_x0000_i1178" type="#_x0000_t75" style="width:30.05pt;height:18.15pt" o:ole="">
            <v:imagedata r:id="rId294" o:title=""/>
          </v:shape>
          <o:OLEObject Type="Embed" ProgID="Equation.DSMT4" ShapeID="_x0000_i1178" DrawAspect="Content" ObjectID="_1818759278" r:id="rId295"/>
        </w:object>
      </w:r>
      <w:r>
        <w:rPr>
          <w:rFonts w:hint="eastAsia"/>
        </w:rPr>
        <w:t>为矩阵</w:t>
      </w:r>
      <w:r w:rsidRPr="00602029">
        <w:rPr>
          <w:position w:val="-4"/>
        </w:rPr>
        <w:object w:dxaOrig="279" w:dyaOrig="260" w14:anchorId="571E8215">
          <v:shape id="_x0000_i1179" type="#_x0000_t75" style="width:13.75pt;height:12.85pt" o:ole="">
            <v:imagedata r:id="rId296" o:title=""/>
          </v:shape>
          <o:OLEObject Type="Embed" ProgID="Equation.DSMT4" ShapeID="_x0000_i1179" DrawAspect="Content" ObjectID="_1818759279" r:id="rId297"/>
        </w:object>
      </w:r>
      <w:r>
        <w:rPr>
          <w:rFonts w:hint="eastAsia"/>
        </w:rPr>
        <w:t>中参数的下确界组成的矩阵，</w:t>
      </w:r>
      <w:r w:rsidRPr="00602029">
        <w:rPr>
          <w:position w:val="-14"/>
        </w:rPr>
        <w:object w:dxaOrig="600" w:dyaOrig="380" w14:anchorId="48714DA0">
          <v:shape id="_x0000_i1180" type="#_x0000_t75" style="width:30.05pt;height:18.8pt" o:ole="">
            <v:imagedata r:id="rId298" o:title=""/>
          </v:shape>
          <o:OLEObject Type="Embed" ProgID="Equation.DSMT4" ShapeID="_x0000_i1180" DrawAspect="Content" ObjectID="_1818759280" r:id="rId299"/>
        </w:object>
      </w:r>
      <w:r>
        <w:rPr>
          <w:rFonts w:hint="eastAsia"/>
        </w:rPr>
        <w:t>为矩阵</w:t>
      </w:r>
      <w:r w:rsidRPr="00602029">
        <w:rPr>
          <w:position w:val="-4"/>
        </w:rPr>
        <w:object w:dxaOrig="279" w:dyaOrig="260" w14:anchorId="3DBBBF7A">
          <v:shape id="_x0000_i1181" type="#_x0000_t75" style="width:13.75pt;height:12.85pt" o:ole="">
            <v:imagedata r:id="rId296" o:title=""/>
          </v:shape>
          <o:OLEObject Type="Embed" ProgID="Equation.DSMT4" ShapeID="_x0000_i1181" DrawAspect="Content" ObjectID="_1818759281" r:id="rId300"/>
        </w:object>
      </w:r>
      <w:r>
        <w:rPr>
          <w:rFonts w:hint="eastAsia"/>
        </w:rPr>
        <w:t>中参数的上确界组成的矩阵，也即：</w:t>
      </w:r>
    </w:p>
    <w:p w14:paraId="16FFCD1A" w14:textId="77777777" w:rsidR="00F8289C" w:rsidRDefault="00F8289C">
      <w:pPr>
        <w:pPrChange w:id="239" w:author="yukina minato" w:date="2025-09-07T04:42:00Z" w16du:dateUtc="2025-09-06T20:42:00Z">
          <w:pPr>
            <w:ind w:firstLineChars="200" w:firstLine="480"/>
          </w:pPr>
        </w:pPrChange>
      </w:pPr>
      <w:r w:rsidRPr="00602029">
        <w:rPr>
          <w:position w:val="-14"/>
        </w:rPr>
        <w:object w:dxaOrig="1820" w:dyaOrig="380" w14:anchorId="66AD88AE">
          <v:shape id="_x0000_i1182" type="#_x0000_t75" style="width:90.8pt;height:18.8pt" o:ole="">
            <v:imagedata r:id="rId301" o:title=""/>
          </v:shape>
          <o:OLEObject Type="Embed" ProgID="Equation.DSMT4" ShapeID="_x0000_i1182" DrawAspect="Content" ObjectID="_1818759282" r:id="rId302"/>
        </w:object>
      </w:r>
    </w:p>
    <w:p w14:paraId="1E1BCB28" w14:textId="15B7B373" w:rsidR="00C25C03" w:rsidRDefault="00C25C03" w:rsidP="00C25C03">
      <w:pPr>
        <w:ind w:firstLineChars="200" w:firstLine="480"/>
        <w:jc w:val="both"/>
      </w:pPr>
      <w:r>
        <w:rPr>
          <w:rFonts w:hint="eastAsia"/>
        </w:rPr>
        <w:t>并满足（忽略单位）</w:t>
      </w:r>
    </w:p>
    <w:p w14:paraId="6E6C0E8C" w14:textId="355A7405" w:rsidR="00F8289C" w:rsidRDefault="0080539C" w:rsidP="0080539C">
      <w:r w:rsidRPr="00C25C03">
        <w:rPr>
          <w:position w:val="-36"/>
        </w:rPr>
        <w:object w:dxaOrig="2480" w:dyaOrig="840" w14:anchorId="6E21B7F0">
          <v:shape id="_x0000_i1761" type="#_x0000_t75" style="width:124.3pt;height:41.95pt" o:ole="">
            <v:imagedata r:id="rId303" o:title=""/>
          </v:shape>
          <o:OLEObject Type="Embed" ProgID="Equation.DSMT4" ShapeID="_x0000_i1761" DrawAspect="Content" ObjectID="_1818759283" r:id="rId304"/>
        </w:object>
      </w:r>
    </w:p>
    <w:p w14:paraId="6CAA2767" w14:textId="72609079" w:rsidR="00C204A9" w:rsidRDefault="008A5541" w:rsidP="00C204A9">
      <w:pPr>
        <w:ind w:firstLineChars="200" w:firstLine="480"/>
        <w:jc w:val="left"/>
      </w:pPr>
      <w:r>
        <w:rPr>
          <w:rFonts w:hint="eastAsia"/>
        </w:rPr>
        <w:t>因此我们可以建立最优化模型</w:t>
      </w:r>
      <w:r>
        <w:rPr>
          <w:rFonts w:hint="eastAsia"/>
        </w:rPr>
        <w:t>GA</w:t>
      </w:r>
      <w:r w:rsidR="00E75477">
        <w:rPr>
          <w:rFonts w:hint="eastAsia"/>
        </w:rPr>
        <w:t>-</w:t>
      </w:r>
      <w:r>
        <w:rPr>
          <w:rFonts w:hint="eastAsia"/>
        </w:rPr>
        <w:t>1</w:t>
      </w:r>
      <w:r w:rsidR="00C204A9">
        <w:rPr>
          <w:rFonts w:hint="eastAsia"/>
        </w:rPr>
        <w:t>，其中：</w:t>
      </w:r>
    </w:p>
    <w:p w14:paraId="004DE143" w14:textId="5E6F8D82" w:rsidR="00C204A9" w:rsidRDefault="00C204A9" w:rsidP="00C25C03">
      <w:pPr>
        <w:ind w:firstLineChars="200" w:firstLine="480"/>
        <w:jc w:val="left"/>
      </w:pPr>
      <w:r>
        <w:rPr>
          <w:rFonts w:hint="eastAsia"/>
        </w:rPr>
        <w:t>决策变量</w:t>
      </w:r>
      <w:r w:rsidR="0080539C" w:rsidRPr="0080539C">
        <w:rPr>
          <w:rFonts w:hint="eastAsia"/>
          <w:position w:val="-20"/>
        </w:rPr>
        <w:object w:dxaOrig="2420" w:dyaOrig="520" w14:anchorId="2A61617D">
          <v:shape id="_x0000_i1769" type="#_x0000_t75" style="width:121.45pt;height:26pt" o:ole="">
            <v:imagedata r:id="rId305" o:title=""/>
          </v:shape>
          <o:OLEObject Type="Embed" ProgID="Equation.DSMT4" ShapeID="_x0000_i1769" DrawAspect="Content" ObjectID="_1818759284" r:id="rId306"/>
        </w:object>
      </w:r>
      <w:r>
        <w:rPr>
          <w:rFonts w:hint="eastAsia"/>
        </w:rPr>
        <w:t>；</w:t>
      </w:r>
      <w:r>
        <w:rPr>
          <w:rFonts w:hint="eastAsia"/>
        </w:rPr>
        <w:t>s.t.</w:t>
      </w:r>
      <w:r w:rsidR="00F8289C" w:rsidRPr="00602029">
        <w:rPr>
          <w:position w:val="-14"/>
        </w:rPr>
        <w:object w:dxaOrig="1820" w:dyaOrig="380" w14:anchorId="74E5CFEC">
          <v:shape id="_x0000_i1185" type="#_x0000_t75" style="width:90.8pt;height:18.8pt" o:ole="">
            <v:imagedata r:id="rId301" o:title=""/>
          </v:shape>
          <o:OLEObject Type="Embed" ProgID="Equation.DSMT4" ShapeID="_x0000_i1185" DrawAspect="Content" ObjectID="_1818759285" r:id="rId307"/>
        </w:object>
      </w:r>
      <w:r>
        <w:rPr>
          <w:rFonts w:hint="eastAsia"/>
        </w:rPr>
        <w:t>；</w:t>
      </w:r>
    </w:p>
    <w:p w14:paraId="1232A7CD" w14:textId="7D93632C" w:rsidR="000E7E08" w:rsidRDefault="00C204A9" w:rsidP="00F8289C">
      <w:pPr>
        <w:ind w:firstLineChars="200" w:firstLine="480"/>
        <w:jc w:val="left"/>
      </w:pPr>
      <w:r>
        <w:rPr>
          <w:rFonts w:hint="eastAsia"/>
        </w:rPr>
        <w:t>目标函数</w:t>
      </w:r>
      <w:r w:rsidR="00F8289C" w:rsidRPr="00E36E43">
        <w:rPr>
          <w:rFonts w:hint="eastAsia"/>
          <w:position w:val="-14"/>
        </w:rPr>
        <w:object w:dxaOrig="1380" w:dyaOrig="400" w14:anchorId="2F6696EF">
          <v:shape id="_x0000_i1186" type="#_x0000_t75" style="width:69.5pt;height:19.7pt" o:ole="">
            <v:imagedata r:id="rId308" o:title=""/>
          </v:shape>
          <o:OLEObject Type="Embed" ProgID="Equation.DSMT4" ShapeID="_x0000_i1186" DrawAspect="Content" ObjectID="_1818759286" r:id="rId309"/>
        </w:object>
      </w:r>
    </w:p>
    <w:p w14:paraId="3C5C105B" w14:textId="61BBFE7E" w:rsidR="000E7E08" w:rsidRDefault="009D78CF" w:rsidP="000E7E08">
      <w:pPr>
        <w:rPr>
          <w:rFonts w:eastAsia="宋体"/>
          <w:sz w:val="21"/>
          <w:szCs w:val="18"/>
        </w:rPr>
      </w:pPr>
      <w:ins w:id="240" w:author="yukina minato" w:date="2025-09-07T04:57:00Z" w16du:dateUtc="2025-09-06T20:57:00Z">
        <w:r>
          <w:rPr>
            <w:rFonts w:eastAsia="宋体"/>
            <w:noProof/>
            <w:sz w:val="21"/>
            <w:szCs w:val="18"/>
          </w:rPr>
          <w:drawing>
            <wp:inline distT="0" distB="0" distL="0" distR="0" wp14:anchorId="041F1F4A" wp14:editId="1C0477E1">
              <wp:extent cx="4114800" cy="3678900"/>
              <wp:effectExtent l="0" t="0" r="0" b="0"/>
              <wp:docPr id="42218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310" cstate="print">
                        <a:extLst>
                          <a:ext uri="{28A0092B-C50C-407E-A947-70E740481C1C}">
                            <a14:useLocalDpi xmlns:a14="http://schemas.microsoft.com/office/drawing/2010/main" val="0"/>
                          </a:ext>
                        </a:extLst>
                      </a:blip>
                      <a:srcRect/>
                      <a:stretch>
                        <a:fillRect/>
                      </a:stretch>
                    </pic:blipFill>
                    <pic:spPr bwMode="auto">
                      <a:xfrm>
                        <a:off x="0" y="0"/>
                        <a:ext cx="4120109" cy="3683646"/>
                      </a:xfrm>
                      <a:prstGeom prst="rect">
                        <a:avLst/>
                      </a:prstGeom>
                      <a:noFill/>
                      <a:ln>
                        <a:noFill/>
                      </a:ln>
                    </pic:spPr>
                  </pic:pic>
                </a:graphicData>
              </a:graphic>
            </wp:inline>
          </w:drawing>
        </w:r>
      </w:ins>
      <w:del w:id="241" w:author="yukina minato" w:date="2025-09-07T04:56:00Z" w16du:dateUtc="2025-09-06T20:56:00Z">
        <w:r w:rsidR="000E7E08" w:rsidDel="009D78CF">
          <w:rPr>
            <w:noProof/>
          </w:rPr>
          <w:drawing>
            <wp:inline distT="0" distB="0" distL="0" distR="0" wp14:anchorId="2D2C924A" wp14:editId="1DDA4733">
              <wp:extent cx="3918585" cy="3506772"/>
              <wp:effectExtent l="0" t="0" r="0" b="0"/>
              <wp:docPr id="108585926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3928917" cy="3516018"/>
                      </a:xfrm>
                      <a:prstGeom prst="rect">
                        <a:avLst/>
                      </a:prstGeom>
                      <a:noFill/>
                      <a:ln>
                        <a:noFill/>
                      </a:ln>
                    </pic:spPr>
                  </pic:pic>
                </a:graphicData>
              </a:graphic>
            </wp:inline>
          </w:drawing>
        </w:r>
      </w:del>
    </w:p>
    <w:p w14:paraId="32EC4555" w14:textId="77777777" w:rsidR="000E7E08" w:rsidRPr="008B2EAA" w:rsidDel="00413BC6" w:rsidRDefault="000E7E08" w:rsidP="000E7E08">
      <w:pPr>
        <w:rPr>
          <w:del w:id="242" w:author="yukina minato" w:date="2025-09-07T04:43:00Z" w16du:dateUtc="2025-09-06T20:43:00Z"/>
          <w:rFonts w:eastAsia="宋体"/>
          <w:sz w:val="21"/>
          <w:szCs w:val="18"/>
        </w:rPr>
      </w:pPr>
      <w:bookmarkStart w:id="243" w:name="_Hlk208112884"/>
      <w:r>
        <w:rPr>
          <w:rFonts w:eastAsia="宋体" w:hint="eastAsia"/>
          <w:sz w:val="21"/>
          <w:szCs w:val="18"/>
        </w:rPr>
        <w:t>图</w:t>
      </w:r>
      <w:r>
        <w:rPr>
          <w:rFonts w:eastAsia="宋体" w:hint="eastAsia"/>
          <w:sz w:val="21"/>
          <w:szCs w:val="18"/>
        </w:rPr>
        <w:t xml:space="preserve">7 </w:t>
      </w:r>
      <w:r w:rsidRPr="008B2EAA">
        <w:rPr>
          <w:rFonts w:eastAsia="宋体" w:hint="eastAsia"/>
          <w:sz w:val="21"/>
          <w:szCs w:val="18"/>
        </w:rPr>
        <w:t>问题一</w:t>
      </w:r>
      <w:r>
        <w:rPr>
          <w:rFonts w:eastAsia="宋体" w:hint="eastAsia"/>
          <w:sz w:val="21"/>
          <w:szCs w:val="18"/>
        </w:rPr>
        <w:t>二</w:t>
      </w:r>
      <w:r w:rsidRPr="008B2EAA">
        <w:rPr>
          <w:rFonts w:eastAsia="宋体" w:hint="eastAsia"/>
          <w:sz w:val="21"/>
          <w:szCs w:val="18"/>
        </w:rPr>
        <w:t>结束遮蔽示意图</w:t>
      </w:r>
    </w:p>
    <w:p w14:paraId="4277023A" w14:textId="7FC06013" w:rsidR="00F8289C" w:rsidRPr="00602029" w:rsidRDefault="00F8289C">
      <w:pPr>
        <w:rPr>
          <w:b/>
          <w:bCs/>
        </w:rPr>
        <w:pPrChange w:id="244" w:author="yukina minato" w:date="2025-09-07T04:43:00Z" w16du:dateUtc="2025-09-06T20:43:00Z">
          <w:pPr>
            <w:ind w:firstLineChars="200" w:firstLine="480"/>
            <w:jc w:val="left"/>
          </w:pPr>
        </w:pPrChange>
      </w:pPr>
      <w:r>
        <w:br w:type="textWrapping" w:clear="all"/>
      </w:r>
      <w:bookmarkEnd w:id="243"/>
    </w:p>
    <w:p w14:paraId="6A9D3E2A" w14:textId="341A6A2E" w:rsidR="00F8289C" w:rsidRDefault="00F8289C" w:rsidP="00C204A9">
      <w:pPr>
        <w:pStyle w:val="af3"/>
        <w:spacing w:line="360" w:lineRule="auto"/>
        <w:ind w:leftChars="100" w:left="240"/>
        <w:rPr>
          <w:rFonts w:ascii="宋体" w:eastAsia="宋体" w:hAnsi="宋体" w:hint="eastAsia"/>
        </w:rPr>
      </w:pPr>
      <w:r>
        <w:rPr>
          <w:rFonts w:hint="eastAsia"/>
        </w:rPr>
        <w:t>5.2.2</w:t>
      </w:r>
      <w:r w:rsidR="000019B1">
        <w:rPr>
          <w:rFonts w:ascii="宋体" w:eastAsia="宋体" w:hAnsi="宋体" w:hint="eastAsia"/>
          <w:szCs w:val="24"/>
        </w:rPr>
        <w:t>最优化模型</w:t>
      </w:r>
      <w:r w:rsidR="000019B1" w:rsidRPr="00411877">
        <w:rPr>
          <w:rFonts w:hint="eastAsia"/>
          <w:rPrChange w:id="245" w:author="Noah Zheng" w:date="2025-09-07T08:54:00Z" w16du:dateUtc="2025-09-07T00:54:00Z">
            <w:rPr>
              <w:rFonts w:ascii="宋体" w:eastAsia="宋体" w:hAnsi="宋体" w:hint="eastAsia"/>
              <w:szCs w:val="24"/>
            </w:rPr>
          </w:rPrChange>
        </w:rPr>
        <w:t>GA-</w:t>
      </w:r>
      <w:ins w:id="246" w:author="Noah Zheng" w:date="2025-09-07T09:20:00Z" w16du:dateUtc="2025-09-07T01:20:00Z">
        <w:r w:rsidR="00BB6D11">
          <w:rPr>
            <w:rFonts w:hint="eastAsia"/>
          </w:rPr>
          <w:t>2</w:t>
        </w:r>
      </w:ins>
      <w:del w:id="247" w:author="Noah Zheng" w:date="2025-09-07T09:20:00Z" w16du:dateUtc="2025-09-07T01:20:00Z">
        <w:r w:rsidR="000019B1" w:rsidRPr="00411877" w:rsidDel="00BB6D11">
          <w:rPr>
            <w:rFonts w:hint="eastAsia"/>
            <w:rPrChange w:id="248" w:author="Noah Zheng" w:date="2025-09-07T08:54:00Z" w16du:dateUtc="2025-09-07T00:54:00Z">
              <w:rPr>
                <w:rFonts w:ascii="宋体" w:eastAsia="宋体" w:hAnsi="宋体" w:hint="eastAsia"/>
                <w:szCs w:val="24"/>
              </w:rPr>
            </w:rPrChange>
          </w:rPr>
          <w:delText>1</w:delText>
        </w:r>
      </w:del>
      <w:r w:rsidR="000019B1">
        <w:rPr>
          <w:rFonts w:ascii="宋体" w:eastAsia="宋体" w:hAnsi="宋体" w:hint="eastAsia"/>
          <w:szCs w:val="24"/>
        </w:rPr>
        <w:t>的</w:t>
      </w:r>
      <w:r>
        <w:rPr>
          <w:rFonts w:ascii="宋体" w:eastAsia="宋体" w:hAnsi="宋体" w:hint="eastAsia"/>
        </w:rPr>
        <w:t>求解</w:t>
      </w:r>
    </w:p>
    <w:p w14:paraId="2D66BBF5" w14:textId="77576649" w:rsidR="00F8289C" w:rsidRDefault="002B2D35" w:rsidP="002B2D35">
      <w:pPr>
        <w:ind w:firstLineChars="200" w:firstLine="480"/>
        <w:jc w:val="both"/>
      </w:pPr>
      <w:r>
        <w:rPr>
          <w:rFonts w:hint="eastAsia"/>
        </w:rPr>
        <w:t>为了客服暴力搜索算法（</w:t>
      </w:r>
      <w:r>
        <w:rPr>
          <w:rFonts w:hint="eastAsia"/>
        </w:rPr>
        <w:t>Brute-force Search</w:t>
      </w:r>
      <w:r>
        <w:rPr>
          <w:rFonts w:hint="eastAsia"/>
        </w:rPr>
        <w:t>）因组合爆炸导致的计算困难，</w:t>
      </w:r>
      <w:r w:rsidR="00F8289C">
        <w:rPr>
          <w:rFonts w:hint="eastAsia"/>
        </w:rPr>
        <w:t>我们采取遗传算法（</w:t>
      </w:r>
      <w:r w:rsidR="00F8289C">
        <w:rPr>
          <w:rFonts w:hint="eastAsia"/>
        </w:rPr>
        <w:t>GA</w:t>
      </w:r>
      <w:r w:rsidR="00F8289C">
        <w:rPr>
          <w:rFonts w:hint="eastAsia"/>
        </w:rPr>
        <w:t>）</w:t>
      </w:r>
      <w:r>
        <w:rPr>
          <w:rFonts w:hint="eastAsia"/>
        </w:rPr>
        <w:t>，通过自然选择机制，来实现近似全局最优解的搞笑搜索。</w:t>
      </w:r>
    </w:p>
    <w:p w14:paraId="2795C3DA" w14:textId="0782A29D" w:rsidR="002B2D35" w:rsidRDefault="002B2D35" w:rsidP="00C25C03">
      <w:pPr>
        <w:pStyle w:val="af3"/>
        <w:spacing w:line="360" w:lineRule="auto"/>
        <w:ind w:leftChars="200" w:left="480"/>
        <w:outlineLvl w:val="4"/>
      </w:pPr>
      <w:r>
        <w:rPr>
          <w:rFonts w:hint="eastAsia"/>
        </w:rPr>
        <w:t>S</w:t>
      </w:r>
      <w:r w:rsidR="00F8289C">
        <w:rPr>
          <w:rFonts w:hint="eastAsia"/>
        </w:rPr>
        <w:t>tep1.</w:t>
      </w:r>
      <w:r w:rsidR="00C25C03">
        <w:rPr>
          <w:rFonts w:hint="eastAsia"/>
        </w:rPr>
        <w:t>确定实数编码策略</w:t>
      </w:r>
    </w:p>
    <w:p w14:paraId="509576D0" w14:textId="0D5CBE79" w:rsidR="009C40DE" w:rsidRPr="00C25C03" w:rsidRDefault="00F8289C" w:rsidP="00F8289C">
      <w:pPr>
        <w:jc w:val="both"/>
      </w:pPr>
      <w:r>
        <w:rPr>
          <w:rFonts w:hint="eastAsia"/>
        </w:rPr>
        <w:t xml:space="preserve">  </w:t>
      </w:r>
      <w:r w:rsidR="00C25C03">
        <w:rPr>
          <w:rFonts w:hint="eastAsia"/>
        </w:rPr>
        <w:t xml:space="preserve"> </w:t>
      </w:r>
      <w:r w:rsidR="001B317C">
        <w:rPr>
          <w:rFonts w:hint="eastAsia"/>
        </w:rPr>
        <w:t>为了便于较大空间的遗传搜索、提高遗传算法的精度</w:t>
      </w:r>
      <w:r w:rsidR="001B317C">
        <w:t>,</w:t>
      </w:r>
      <w:r w:rsidR="001B317C">
        <w:rPr>
          <w:rFonts w:hint="eastAsia"/>
        </w:rPr>
        <w:t>我们</w:t>
      </w:r>
      <w:r>
        <w:rPr>
          <w:rFonts w:hint="eastAsia"/>
        </w:rPr>
        <w:t>采取</w:t>
      </w:r>
      <w:r w:rsidR="00C25C03">
        <w:rPr>
          <w:rFonts w:hint="eastAsia"/>
        </w:rPr>
        <w:t>实数</w:t>
      </w:r>
      <w:r>
        <w:rPr>
          <w:rFonts w:hint="eastAsia"/>
        </w:rPr>
        <w:t>编码，</w:t>
      </w:r>
      <w:r w:rsidR="00C25C03">
        <w:rPr>
          <w:rFonts w:hint="eastAsia"/>
        </w:rPr>
        <w:t>用有序实数组</w:t>
      </w:r>
      <w:r w:rsidR="00002071" w:rsidRPr="00002071">
        <w:rPr>
          <w:rFonts w:hint="eastAsia"/>
          <w:position w:val="-20"/>
        </w:rPr>
        <w:object w:dxaOrig="1980" w:dyaOrig="520" w14:anchorId="3FDCE240">
          <v:shape id="_x0000_i1773" type="#_x0000_t75" style="width:99.55pt;height:26pt" o:ole="">
            <v:imagedata r:id="rId312" o:title=""/>
          </v:shape>
          <o:OLEObject Type="Embed" ProgID="Equation.DSMT4" ShapeID="_x0000_i1773" DrawAspect="Content" ObjectID="_1818759287" r:id="rId313"/>
        </w:object>
      </w:r>
      <w:r w:rsidR="00C25C03">
        <w:rPr>
          <w:rFonts w:hint="eastAsia"/>
        </w:rPr>
        <w:t>作为染色体</w:t>
      </w:r>
      <w:r w:rsidR="009C40DE">
        <w:rPr>
          <w:rFonts w:hint="eastAsia"/>
        </w:rPr>
        <w:t>，各个实数取值与决策变量相同</w:t>
      </w:r>
      <w:r w:rsidR="001B317C">
        <w:rPr>
          <w:rFonts w:hint="eastAsia"/>
        </w:rPr>
        <w:t>。</w:t>
      </w:r>
    </w:p>
    <w:p w14:paraId="068798B7" w14:textId="1BD61B6F" w:rsidR="00F8289C" w:rsidRDefault="00F8289C" w:rsidP="009C40DE">
      <w:pPr>
        <w:pStyle w:val="af3"/>
        <w:spacing w:line="360" w:lineRule="auto"/>
        <w:ind w:leftChars="200" w:left="480"/>
        <w:outlineLvl w:val="4"/>
      </w:pPr>
      <w:r>
        <w:t>S</w:t>
      </w:r>
      <w:r>
        <w:rPr>
          <w:rFonts w:hint="eastAsia"/>
        </w:rPr>
        <w:t>tep2</w:t>
      </w:r>
      <w:r w:rsidR="009C40DE">
        <w:rPr>
          <w:rFonts w:hint="eastAsia"/>
        </w:rPr>
        <w:t>.</w:t>
      </w:r>
      <w:r w:rsidR="009C40DE">
        <w:rPr>
          <w:rFonts w:hint="eastAsia"/>
        </w:rPr>
        <w:t>初始化种群</w:t>
      </w:r>
    </w:p>
    <w:p w14:paraId="635BBF8C" w14:textId="29E414ED" w:rsidR="009C40DE" w:rsidRDefault="009C40DE" w:rsidP="009C40DE">
      <w:pPr>
        <w:jc w:val="both"/>
      </w:pPr>
      <w:r>
        <w:rPr>
          <w:rFonts w:hint="eastAsia"/>
        </w:rPr>
        <w:t xml:space="preserve">   </w:t>
      </w:r>
      <w:r>
        <w:rPr>
          <w:rFonts w:hint="eastAsia"/>
        </w:rPr>
        <w:t>首先，定义种群数目为</w:t>
      </w:r>
      <w:r>
        <w:rPr>
          <w:rFonts w:hint="eastAsia"/>
        </w:rPr>
        <w:t>600</w:t>
      </w:r>
      <w:r>
        <w:rPr>
          <w:rFonts w:hint="eastAsia"/>
        </w:rPr>
        <w:t>，迭代次数为</w:t>
      </w:r>
      <w:r>
        <w:rPr>
          <w:rFonts w:hint="eastAsia"/>
        </w:rPr>
        <w:t>250</w:t>
      </w:r>
      <w:r>
        <w:rPr>
          <w:rFonts w:hint="eastAsia"/>
        </w:rPr>
        <w:t>；然后，</w:t>
      </w:r>
      <w:r w:rsidR="00301647">
        <w:rPr>
          <w:rFonts w:hint="eastAsia"/>
        </w:rPr>
        <w:t>用</w:t>
      </w:r>
      <w:r w:rsidR="00301647" w:rsidRPr="00301647">
        <w:rPr>
          <w:rFonts w:hint="eastAsia"/>
          <w:b/>
          <w:bCs/>
        </w:rPr>
        <w:t>均匀随机初始化算法</w:t>
      </w:r>
      <w:r w:rsidR="00301647">
        <w:rPr>
          <w:rFonts w:hint="eastAsia"/>
        </w:rPr>
        <w:t>（</w:t>
      </w:r>
      <w:r w:rsidR="00301647">
        <w:rPr>
          <w:rFonts w:hint="eastAsia"/>
        </w:rPr>
        <w:t>Uniform Random Initialization</w:t>
      </w:r>
      <w:r w:rsidR="00301647">
        <w:rPr>
          <w:rFonts w:hint="eastAsia"/>
        </w:rPr>
        <w:t>），求得初始种群。</w:t>
      </w:r>
    </w:p>
    <w:p w14:paraId="28B1E78B" w14:textId="6D78D2C3" w:rsidR="009C40DE" w:rsidRDefault="009C40DE" w:rsidP="009C40DE">
      <w:pPr>
        <w:pStyle w:val="af3"/>
        <w:spacing w:line="360" w:lineRule="auto"/>
        <w:ind w:leftChars="200" w:left="480"/>
        <w:outlineLvl w:val="4"/>
      </w:pPr>
      <w:r>
        <w:t>S</w:t>
      </w:r>
      <w:r>
        <w:rPr>
          <w:rFonts w:hint="eastAsia"/>
        </w:rPr>
        <w:t>tep3.</w:t>
      </w:r>
      <w:r>
        <w:rPr>
          <w:rFonts w:hint="eastAsia"/>
        </w:rPr>
        <w:t>确定适应度函数</w:t>
      </w:r>
    </w:p>
    <w:p w14:paraId="0E38C2FE" w14:textId="758949F1" w:rsidR="009C40DE" w:rsidRPr="009C40DE" w:rsidRDefault="009C40DE" w:rsidP="009C40DE">
      <w:pPr>
        <w:jc w:val="both"/>
      </w:pPr>
      <w:r>
        <w:rPr>
          <w:rFonts w:hint="eastAsia"/>
        </w:rPr>
        <w:t xml:space="preserve">   </w:t>
      </w:r>
      <w:r w:rsidRPr="00BB6D11">
        <w:rPr>
          <w:rFonts w:eastAsiaTheme="majorEastAsia" w:hint="eastAsia"/>
          <w:b/>
          <w:bCs/>
          <w:kern w:val="44"/>
          <w:szCs w:val="44"/>
          <w:rPrChange w:id="249" w:author="Noah Zheng" w:date="2025-09-07T09:21:00Z" w16du:dateUtc="2025-09-07T01:21:00Z">
            <w:rPr>
              <w:rFonts w:hint="eastAsia"/>
            </w:rPr>
          </w:rPrChange>
        </w:rPr>
        <w:t>G</w:t>
      </w:r>
      <w:ins w:id="250" w:author="Noah Zheng" w:date="2025-09-07T09:21:00Z" w16du:dateUtc="2025-09-07T01:21:00Z">
        <w:r w:rsidR="00BB6D11" w:rsidRPr="00BB6D11">
          <w:rPr>
            <w:rFonts w:eastAsiaTheme="majorEastAsia" w:hint="eastAsia"/>
            <w:b/>
            <w:bCs/>
            <w:kern w:val="44"/>
            <w:szCs w:val="44"/>
            <w:rPrChange w:id="251" w:author="Noah Zheng" w:date="2025-09-07T09:21:00Z" w16du:dateUtc="2025-09-07T01:21:00Z">
              <w:rPr>
                <w:rFonts w:hint="eastAsia"/>
              </w:rPr>
            </w:rPrChange>
          </w:rPr>
          <w:t>A</w:t>
        </w:r>
      </w:ins>
      <w:del w:id="252" w:author="Noah Zheng" w:date="2025-09-07T09:21:00Z" w16du:dateUtc="2025-09-07T01:21:00Z">
        <w:r w:rsidRPr="00BB6D11" w:rsidDel="00BB6D11">
          <w:rPr>
            <w:rFonts w:eastAsiaTheme="majorEastAsia" w:hint="eastAsia"/>
            <w:b/>
            <w:bCs/>
            <w:kern w:val="44"/>
            <w:szCs w:val="44"/>
            <w:rPrChange w:id="253" w:author="Noah Zheng" w:date="2025-09-07T09:21:00Z" w16du:dateUtc="2025-09-07T01:21:00Z">
              <w:rPr>
                <w:rFonts w:hint="eastAsia"/>
              </w:rPr>
            </w:rPrChange>
          </w:rPr>
          <w:delText>R</w:delText>
        </w:r>
      </w:del>
      <w:r w:rsidRPr="00BB6D11">
        <w:rPr>
          <w:rFonts w:eastAsiaTheme="majorEastAsia" w:hint="eastAsia"/>
          <w:b/>
          <w:bCs/>
          <w:kern w:val="44"/>
          <w:szCs w:val="44"/>
          <w:rPrChange w:id="254" w:author="Noah Zheng" w:date="2025-09-07T09:21:00Z" w16du:dateUtc="2025-09-07T01:21:00Z">
            <w:rPr>
              <w:rFonts w:hint="eastAsia"/>
            </w:rPr>
          </w:rPrChange>
        </w:rPr>
        <w:t>-</w:t>
      </w:r>
      <w:ins w:id="255" w:author="Noah Zheng" w:date="2025-09-07T09:21:00Z" w16du:dateUtc="2025-09-07T01:21:00Z">
        <w:r w:rsidR="00BB6D11" w:rsidRPr="00BB6D11">
          <w:rPr>
            <w:rFonts w:eastAsiaTheme="majorEastAsia" w:hint="eastAsia"/>
            <w:b/>
            <w:bCs/>
            <w:kern w:val="44"/>
            <w:szCs w:val="44"/>
            <w:rPrChange w:id="256" w:author="Noah Zheng" w:date="2025-09-07T09:21:00Z" w16du:dateUtc="2025-09-07T01:21:00Z">
              <w:rPr>
                <w:rFonts w:hint="eastAsia"/>
              </w:rPr>
            </w:rPrChange>
          </w:rPr>
          <w:t>2</w:t>
        </w:r>
      </w:ins>
      <w:del w:id="257" w:author="Noah Zheng" w:date="2025-09-07T09:21:00Z" w16du:dateUtc="2025-09-07T01:21:00Z">
        <w:r w:rsidDel="00BB6D11">
          <w:rPr>
            <w:rFonts w:hint="eastAsia"/>
          </w:rPr>
          <w:delText>1</w:delText>
        </w:r>
      </w:del>
      <w:r>
        <w:rPr>
          <w:rFonts w:hint="eastAsia"/>
        </w:rPr>
        <w:t>模型中，目标函数为有效遮蔽时间，取目标函数作为适应度函数，要求：</w:t>
      </w:r>
    </w:p>
    <w:p w14:paraId="01A8B55B" w14:textId="31431DCA" w:rsidR="009C40DE" w:rsidDel="00413BC6" w:rsidRDefault="00002071" w:rsidP="00002071">
      <w:pPr>
        <w:rPr>
          <w:del w:id="258" w:author="yukina minato" w:date="2025-09-07T04:43:00Z" w16du:dateUtc="2025-09-06T20:43:00Z"/>
        </w:rPr>
      </w:pPr>
      <w:r w:rsidRPr="00002071">
        <w:rPr>
          <w:rFonts w:hint="eastAsia"/>
          <w:position w:val="-20"/>
        </w:rPr>
        <w:object w:dxaOrig="2880" w:dyaOrig="520" w14:anchorId="5A9783D0">
          <v:shape id="_x0000_i1775" type="#_x0000_t75" style="width:143.7pt;height:26pt" o:ole="">
            <v:imagedata r:id="rId314" o:title=""/>
          </v:shape>
          <o:OLEObject Type="Embed" ProgID="Equation.DSMT4" ShapeID="_x0000_i1775" DrawAspect="Content" ObjectID="_1818759288" r:id="rId315"/>
        </w:object>
      </w:r>
    </w:p>
    <w:p w14:paraId="043CDF4C" w14:textId="77777777" w:rsidR="009C40DE" w:rsidRPr="009C40DE" w:rsidRDefault="009C40DE">
      <w:pPr>
        <w:pPrChange w:id="259" w:author="yukina minato" w:date="2025-09-07T04:43:00Z" w16du:dateUtc="2025-09-06T20:43:00Z">
          <w:pPr>
            <w:jc w:val="both"/>
          </w:pPr>
        </w:pPrChange>
      </w:pPr>
    </w:p>
    <w:p w14:paraId="10ED851A" w14:textId="1CB38CAA" w:rsidR="00F8289C" w:rsidRDefault="00F8289C" w:rsidP="00301647">
      <w:pPr>
        <w:pStyle w:val="af3"/>
        <w:spacing w:line="360" w:lineRule="auto"/>
        <w:ind w:leftChars="200" w:left="480"/>
        <w:outlineLvl w:val="4"/>
      </w:pPr>
      <w:r>
        <w:t>S</w:t>
      </w:r>
      <w:r>
        <w:rPr>
          <w:rFonts w:hint="eastAsia"/>
        </w:rPr>
        <w:t>tep</w:t>
      </w:r>
      <w:r w:rsidR="00301647">
        <w:rPr>
          <w:rFonts w:hint="eastAsia"/>
        </w:rPr>
        <w:t>4.</w:t>
      </w:r>
      <w:r w:rsidR="00301647">
        <w:rPr>
          <w:rFonts w:hint="eastAsia"/>
        </w:rPr>
        <w:t>进行选择运算</w:t>
      </w:r>
    </w:p>
    <w:p w14:paraId="0317F072" w14:textId="6648A44F" w:rsidR="00F8289C" w:rsidRDefault="00F8289C" w:rsidP="00F8289C">
      <w:pPr>
        <w:jc w:val="both"/>
      </w:pPr>
      <w:r>
        <w:rPr>
          <w:rFonts w:hint="eastAsia"/>
        </w:rPr>
        <w:t xml:space="preserve">  </w:t>
      </w:r>
      <w:r w:rsidR="00301647">
        <w:rPr>
          <w:rFonts w:hint="eastAsia"/>
        </w:rPr>
        <w:t xml:space="preserve"> </w:t>
      </w:r>
      <w:r>
        <w:rPr>
          <w:rFonts w:hint="eastAsia"/>
        </w:rPr>
        <w:t>运用锦标赛选择法</w:t>
      </w:r>
      <w:r w:rsidR="00A22F7C">
        <w:rPr>
          <w:rFonts w:hint="eastAsia"/>
        </w:rPr>
        <w:t>（</w:t>
      </w:r>
      <w:r w:rsidR="00A22F7C">
        <w:rPr>
          <w:rFonts w:hint="eastAsia"/>
        </w:rPr>
        <w:t>Tournament Selection</w:t>
      </w:r>
      <w:r w:rsidR="00A22F7C">
        <w:rPr>
          <w:rFonts w:hint="eastAsia"/>
        </w:rPr>
        <w:t>）</w:t>
      </w:r>
      <w:r>
        <w:rPr>
          <w:rFonts w:hint="eastAsia"/>
        </w:rPr>
        <w:t>，随机挑选</w:t>
      </w:r>
      <w:r w:rsidR="00301647" w:rsidRPr="00301647">
        <w:rPr>
          <w:position w:val="-6"/>
        </w:rPr>
        <w:object w:dxaOrig="180" w:dyaOrig="279" w14:anchorId="37E35FA0">
          <v:shape id="_x0000_i1189" type="#_x0000_t75" style="width:9.4pt;height:13.75pt" o:ole="">
            <v:imagedata r:id="rId316" o:title=""/>
          </v:shape>
          <o:OLEObject Type="Embed" ProgID="Equation.DSMT4" ShapeID="_x0000_i1189" DrawAspect="Content" ObjectID="_1818759289" r:id="rId317"/>
        </w:object>
      </w:r>
      <w:r>
        <w:rPr>
          <w:rFonts w:hint="eastAsia"/>
        </w:rPr>
        <w:t>个个体进行比赛</w:t>
      </w:r>
      <w:r w:rsidR="00301647">
        <w:rPr>
          <w:rFonts w:hint="eastAsia"/>
        </w:rPr>
        <w:t>；同时</w:t>
      </w:r>
      <w:r>
        <w:rPr>
          <w:rFonts w:hint="eastAsia"/>
        </w:rPr>
        <w:t>通过精英保留法</w:t>
      </w:r>
      <w:r w:rsidR="00DD5331">
        <w:rPr>
          <w:rFonts w:hint="eastAsia"/>
        </w:rPr>
        <w:t>(Elistism)</w:t>
      </w:r>
      <w:r>
        <w:rPr>
          <w:rFonts w:hint="eastAsia"/>
        </w:rPr>
        <w:t>，选取适应度高的</w:t>
      </w:r>
      <w:r w:rsidRPr="00C972A7">
        <w:rPr>
          <w:position w:val="-4"/>
        </w:rPr>
        <w:object w:dxaOrig="200" w:dyaOrig="260" w14:anchorId="42F0D05C">
          <v:shape id="_x0000_i1190" type="#_x0000_t75" style="width:10.35pt;height:12.85pt" o:ole="">
            <v:imagedata r:id="rId318" o:title=""/>
          </v:shape>
          <o:OLEObject Type="Embed" ProgID="Equation.DSMT4" ShapeID="_x0000_i1190" DrawAspect="Content" ObjectID="_1818759290" r:id="rId319"/>
        </w:object>
      </w:r>
      <w:r>
        <w:rPr>
          <w:rFonts w:hint="eastAsia"/>
        </w:rPr>
        <w:t>个个体，并自我复制进入下一代；</w:t>
      </w:r>
      <w:r w:rsidR="00301647">
        <w:rPr>
          <w:rFonts w:hint="eastAsia"/>
        </w:rPr>
        <w:t>未被保留的个体淘汰。</w:t>
      </w:r>
    </w:p>
    <w:p w14:paraId="486FE928" w14:textId="605EE26C" w:rsidR="00F8289C" w:rsidRDefault="00F8289C" w:rsidP="00301647">
      <w:pPr>
        <w:pStyle w:val="af3"/>
        <w:spacing w:line="360" w:lineRule="auto"/>
        <w:ind w:leftChars="200" w:left="480"/>
        <w:outlineLvl w:val="4"/>
      </w:pPr>
      <w:r>
        <w:t>S</w:t>
      </w:r>
      <w:r>
        <w:rPr>
          <w:rFonts w:hint="eastAsia"/>
        </w:rPr>
        <w:t>tep</w:t>
      </w:r>
      <w:r w:rsidR="00301647">
        <w:rPr>
          <w:rFonts w:hint="eastAsia"/>
        </w:rPr>
        <w:t>5.</w:t>
      </w:r>
      <w:r w:rsidR="00301647">
        <w:rPr>
          <w:rFonts w:hint="eastAsia"/>
        </w:rPr>
        <w:t>进行</w:t>
      </w:r>
      <w:r w:rsidR="00AA1F22">
        <w:rPr>
          <w:rFonts w:hint="eastAsia"/>
        </w:rPr>
        <w:t>线性算数</w:t>
      </w:r>
      <w:r>
        <w:rPr>
          <w:rFonts w:hint="eastAsia"/>
        </w:rPr>
        <w:t>交叉运算</w:t>
      </w:r>
    </w:p>
    <w:p w14:paraId="0B353B78" w14:textId="1DC4EF25" w:rsidR="00AA1F22" w:rsidRDefault="00F8289C" w:rsidP="00F8289C">
      <w:pPr>
        <w:jc w:val="both"/>
      </w:pPr>
      <w:r>
        <w:rPr>
          <w:rFonts w:hint="eastAsia"/>
        </w:rPr>
        <w:t xml:space="preserve">  </w:t>
      </w:r>
      <w:r w:rsidR="00AA1F22">
        <w:rPr>
          <w:rFonts w:hint="eastAsia"/>
        </w:rPr>
        <w:t xml:space="preserve"> </w:t>
      </w:r>
      <w:r>
        <w:rPr>
          <w:rFonts w:hint="eastAsia"/>
        </w:rPr>
        <w:t>由于</w:t>
      </w:r>
      <w:r w:rsidR="00AA1F22">
        <w:rPr>
          <w:rFonts w:hint="eastAsia"/>
        </w:rPr>
        <w:t>染色体</w:t>
      </w:r>
      <w:r w:rsidR="001B317C">
        <w:rPr>
          <w:rFonts w:hint="eastAsia"/>
        </w:rPr>
        <w:t>上基因</w:t>
      </w:r>
      <w:r w:rsidR="00AA1F22">
        <w:rPr>
          <w:rFonts w:hint="eastAsia"/>
        </w:rPr>
        <w:t>实数组是有序的</w:t>
      </w:r>
      <w:r>
        <w:rPr>
          <w:rFonts w:hint="eastAsia"/>
        </w:rPr>
        <w:t>，因此我们对父代</w:t>
      </w:r>
      <w:r w:rsidR="00AA1F22">
        <w:rPr>
          <w:rFonts w:hint="eastAsia"/>
        </w:rPr>
        <w:t>个体</w:t>
      </w:r>
      <w:r w:rsidR="001B317C">
        <w:rPr>
          <w:rFonts w:hint="eastAsia"/>
        </w:rPr>
        <w:t>基因</w:t>
      </w:r>
      <w:r>
        <w:rPr>
          <w:rFonts w:hint="eastAsia"/>
        </w:rPr>
        <w:t>进行</w:t>
      </w:r>
      <w:r w:rsidR="00AA1F22">
        <w:rPr>
          <w:rFonts w:hint="eastAsia"/>
        </w:rPr>
        <w:t>线性</w:t>
      </w:r>
      <w:r>
        <w:rPr>
          <w:rFonts w:hint="eastAsia"/>
        </w:rPr>
        <w:t>算数交叉</w:t>
      </w:r>
      <w:r w:rsidR="00AA1F22">
        <w:rPr>
          <w:rFonts w:hint="eastAsia"/>
        </w:rPr>
        <w:t>运算，以确定子代个体</w:t>
      </w:r>
      <w:r>
        <w:rPr>
          <w:rFonts w:hint="eastAsia"/>
        </w:rPr>
        <w:t>。</w:t>
      </w:r>
    </w:p>
    <w:p w14:paraId="08506FAA" w14:textId="2E98B876" w:rsidR="00F8289C" w:rsidRDefault="00AA1F22" w:rsidP="00AA1F22">
      <w:pPr>
        <w:ind w:firstLineChars="200" w:firstLine="480"/>
        <w:jc w:val="both"/>
      </w:pPr>
      <w:r>
        <w:rPr>
          <w:rFonts w:hint="eastAsia"/>
        </w:rPr>
        <w:t>运算步骤如下：</w:t>
      </w:r>
      <w:r w:rsidR="00F8289C">
        <w:rPr>
          <w:rFonts w:hint="eastAsia"/>
        </w:rPr>
        <w:t>设</w:t>
      </w:r>
      <w:r>
        <w:rPr>
          <w:rFonts w:hint="eastAsia"/>
        </w:rPr>
        <w:t>父代个体中位于</w:t>
      </w:r>
      <w:r w:rsidR="00F8289C">
        <w:rPr>
          <w:rFonts w:hint="eastAsia"/>
        </w:rPr>
        <w:t>同一位置的两个</w:t>
      </w:r>
      <w:r w:rsidR="001B317C">
        <w:rPr>
          <w:rFonts w:hint="eastAsia"/>
        </w:rPr>
        <w:t>基因对应的实数</w:t>
      </w:r>
      <w:r w:rsidR="00F8289C">
        <w:rPr>
          <w:rFonts w:hint="eastAsia"/>
        </w:rPr>
        <w:t>为</w:t>
      </w:r>
      <w:r w:rsidR="00F8289C" w:rsidRPr="00B96DD6">
        <w:rPr>
          <w:position w:val="-10"/>
        </w:rPr>
        <w:object w:dxaOrig="480" w:dyaOrig="320" w14:anchorId="2B762314">
          <v:shape id="_x0000_i1191" type="#_x0000_t75" style="width:24.1pt;height:16.3pt" o:ole="">
            <v:imagedata r:id="rId320" o:title=""/>
          </v:shape>
          <o:OLEObject Type="Embed" ProgID="Equation.DSMT4" ShapeID="_x0000_i1191" DrawAspect="Content" ObjectID="_1818759291" r:id="rId321"/>
        </w:object>
      </w:r>
      <w:r>
        <w:rPr>
          <w:rFonts w:hint="eastAsia"/>
        </w:rPr>
        <w:t>，</w:t>
      </w:r>
      <w:r w:rsidR="00F8289C">
        <w:rPr>
          <w:rFonts w:hint="eastAsia"/>
        </w:rPr>
        <w:t>线性交叉指数为</w:t>
      </w:r>
      <w:r w:rsidR="00F8289C" w:rsidRPr="00B96DD6">
        <w:rPr>
          <w:position w:val="-6"/>
        </w:rPr>
        <w:object w:dxaOrig="240" w:dyaOrig="220" w14:anchorId="6E2C7EF2">
          <v:shape id="_x0000_i1192" type="#_x0000_t75" style="width:11.9pt;height:10.35pt" o:ole="">
            <v:imagedata r:id="rId322" o:title=""/>
          </v:shape>
          <o:OLEObject Type="Embed" ProgID="Equation.DSMT4" ShapeID="_x0000_i1192" DrawAspect="Content" ObjectID="_1818759292" r:id="rId323"/>
        </w:object>
      </w:r>
      <w:r>
        <w:rPr>
          <w:rFonts w:hint="eastAsia"/>
        </w:rPr>
        <w:t>(</w:t>
      </w:r>
      <w:r>
        <w:rPr>
          <w:rFonts w:hint="eastAsia"/>
        </w:rPr>
        <w:t>取</w:t>
      </w:r>
      <w:r w:rsidRPr="00B96DD6">
        <w:rPr>
          <w:position w:val="-6"/>
        </w:rPr>
        <w:object w:dxaOrig="760" w:dyaOrig="279" w14:anchorId="68FB5CDE">
          <v:shape id="_x0000_i1193" type="#_x0000_t75" style="width:37.55pt;height:13.75pt" o:ole="">
            <v:imagedata r:id="rId324" o:title=""/>
          </v:shape>
          <o:OLEObject Type="Embed" ProgID="Equation.DSMT4" ShapeID="_x0000_i1193" DrawAspect="Content" ObjectID="_1818759293" r:id="rId325"/>
        </w:object>
      </w:r>
      <w:r>
        <w:rPr>
          <w:rFonts w:hint="eastAsia"/>
        </w:rPr>
        <w:t>)</w:t>
      </w:r>
      <w:r w:rsidR="00F8289C">
        <w:rPr>
          <w:rFonts w:hint="eastAsia"/>
        </w:rPr>
        <w:t>，则子代</w:t>
      </w:r>
      <w:r>
        <w:rPr>
          <w:rFonts w:hint="eastAsia"/>
        </w:rPr>
        <w:t>该位置</w:t>
      </w:r>
      <w:r w:rsidR="001B317C">
        <w:rPr>
          <w:rFonts w:hint="eastAsia"/>
        </w:rPr>
        <w:t>基因对应实数</w:t>
      </w:r>
      <w:r w:rsidR="00F8289C">
        <w:rPr>
          <w:rFonts w:hint="eastAsia"/>
        </w:rPr>
        <w:t>为</w:t>
      </w:r>
      <w:r w:rsidR="00F8289C" w:rsidRPr="00B96DD6">
        <w:rPr>
          <w:position w:val="-14"/>
        </w:rPr>
        <w:object w:dxaOrig="1840" w:dyaOrig="400" w14:anchorId="3C0EEB19">
          <v:shape id="_x0000_i1194" type="#_x0000_t75" style="width:91.7pt;height:19.7pt" o:ole="">
            <v:imagedata r:id="rId326" o:title=""/>
          </v:shape>
          <o:OLEObject Type="Embed" ProgID="Equation.DSMT4" ShapeID="_x0000_i1194" DrawAspect="Content" ObjectID="_1818759294" r:id="rId327"/>
        </w:object>
      </w:r>
      <w:r w:rsidR="001B317C">
        <w:rPr>
          <w:rFonts w:hint="eastAsia"/>
        </w:rPr>
        <w:t>.</w:t>
      </w:r>
    </w:p>
    <w:p w14:paraId="10D885DB" w14:textId="0592A8C8" w:rsidR="00F8289C" w:rsidRDefault="00F8289C" w:rsidP="00AA1F22">
      <w:pPr>
        <w:pStyle w:val="af3"/>
        <w:spacing w:line="360" w:lineRule="auto"/>
        <w:ind w:leftChars="200" w:left="480"/>
        <w:outlineLvl w:val="4"/>
      </w:pPr>
      <w:r>
        <w:t>S</w:t>
      </w:r>
      <w:r>
        <w:rPr>
          <w:rFonts w:hint="eastAsia"/>
        </w:rPr>
        <w:t>tep</w:t>
      </w:r>
      <w:r w:rsidR="00AA1F22">
        <w:rPr>
          <w:rFonts w:hint="eastAsia"/>
        </w:rPr>
        <w:t>6.</w:t>
      </w:r>
      <w:r w:rsidR="00AA1F22">
        <w:rPr>
          <w:rFonts w:hint="eastAsia"/>
        </w:rPr>
        <w:t>进行高斯</w:t>
      </w:r>
      <w:r>
        <w:rPr>
          <w:rFonts w:hint="eastAsia"/>
        </w:rPr>
        <w:t>变异</w:t>
      </w:r>
      <w:r w:rsidR="00A22F7C">
        <w:rPr>
          <w:rFonts w:hint="eastAsia"/>
        </w:rPr>
        <w:t>（</w:t>
      </w:r>
      <w:r w:rsidR="00A22F7C">
        <w:rPr>
          <w:rFonts w:hint="eastAsia"/>
        </w:rPr>
        <w:t>Gaussian Mutation</w:t>
      </w:r>
      <w:r w:rsidR="00A22F7C">
        <w:rPr>
          <w:rFonts w:hint="eastAsia"/>
        </w:rPr>
        <w:t>）</w:t>
      </w:r>
      <w:r>
        <w:rPr>
          <w:rFonts w:hint="eastAsia"/>
        </w:rPr>
        <w:t>运算</w:t>
      </w:r>
    </w:p>
    <w:p w14:paraId="1EDB5F2E" w14:textId="0459CCCD" w:rsidR="000019B1" w:rsidRDefault="00AA1F22" w:rsidP="000019B1">
      <w:pPr>
        <w:ind w:firstLineChars="100" w:firstLine="240"/>
        <w:jc w:val="both"/>
      </w:pPr>
      <w:r>
        <w:rPr>
          <w:rFonts w:hint="eastAsia"/>
        </w:rPr>
        <w:t>对所有染色体上</w:t>
      </w:r>
      <w:r w:rsidR="001B317C">
        <w:rPr>
          <w:rFonts w:hint="eastAsia"/>
        </w:rPr>
        <w:t>基因对应</w:t>
      </w:r>
      <w:r>
        <w:rPr>
          <w:rFonts w:hint="eastAsia"/>
        </w:rPr>
        <w:t>的</w:t>
      </w:r>
      <w:r w:rsidR="001B317C">
        <w:rPr>
          <w:rFonts w:hint="eastAsia"/>
        </w:rPr>
        <w:t>实数</w:t>
      </w:r>
      <w:r w:rsidR="00F8289C">
        <w:rPr>
          <w:rFonts w:hint="eastAsia"/>
        </w:rPr>
        <w:t>，生成</w:t>
      </w:r>
      <w:r w:rsidR="000019B1" w:rsidRPr="000019B1">
        <w:rPr>
          <w:position w:val="-14"/>
        </w:rPr>
        <w:object w:dxaOrig="540" w:dyaOrig="400" w14:anchorId="53D0DC25">
          <v:shape id="_x0000_i1195" type="#_x0000_t75" style="width:26.6pt;height:19.7pt" o:ole="">
            <v:imagedata r:id="rId328" o:title=""/>
          </v:shape>
          <o:OLEObject Type="Embed" ProgID="Equation.DSMT4" ShapeID="_x0000_i1195" DrawAspect="Content" ObjectID="_1818759295" r:id="rId329"/>
        </w:object>
      </w:r>
      <w:r w:rsidR="00F8289C">
        <w:rPr>
          <w:rFonts w:hint="eastAsia"/>
        </w:rPr>
        <w:t>之间的随机数，若随机数不大于变异概率</w:t>
      </w:r>
      <w:r w:rsidR="00F8289C">
        <w:rPr>
          <w:rFonts w:hint="eastAsia"/>
        </w:rPr>
        <w:t>0.16</w:t>
      </w:r>
      <w:r w:rsidR="00F8289C">
        <w:rPr>
          <w:rFonts w:hint="eastAsia"/>
        </w:rPr>
        <w:t>，则该</w:t>
      </w:r>
      <w:r w:rsidR="001B317C">
        <w:rPr>
          <w:rFonts w:hint="eastAsia"/>
        </w:rPr>
        <w:t>对基因</w:t>
      </w:r>
      <w:r w:rsidR="00F8289C">
        <w:rPr>
          <w:rFonts w:hint="eastAsia"/>
        </w:rPr>
        <w:t>进行高斯变异</w:t>
      </w:r>
      <w:r w:rsidR="00A22F7C">
        <w:rPr>
          <w:rFonts w:hint="eastAsia"/>
        </w:rPr>
        <w:t>（</w:t>
      </w:r>
      <w:r w:rsidR="00A22F7C">
        <w:rPr>
          <w:rFonts w:hint="eastAsia"/>
        </w:rPr>
        <w:t>Gaussian Mutation</w:t>
      </w:r>
      <w:r w:rsidR="00A22F7C">
        <w:rPr>
          <w:rFonts w:hint="eastAsia"/>
        </w:rPr>
        <w:t>）</w:t>
      </w:r>
      <w:r w:rsidR="000019B1">
        <w:rPr>
          <w:rFonts w:hint="eastAsia"/>
        </w:rPr>
        <w:t>，</w:t>
      </w:r>
      <w:r w:rsidR="00067A21">
        <w:rPr>
          <w:rFonts w:hint="eastAsia"/>
        </w:rPr>
        <w:t>通过引入局部扰动增强算法的局部搜索能力，</w:t>
      </w:r>
      <w:r w:rsidR="000019B1">
        <w:rPr>
          <w:rFonts w:hint="eastAsia"/>
        </w:rPr>
        <w:t>以便于在最优解附近进行精细搜索。</w:t>
      </w:r>
    </w:p>
    <w:p w14:paraId="5D93E5C5" w14:textId="3ADBA0B7" w:rsidR="00F8289C" w:rsidRDefault="000019B1" w:rsidP="000019B1">
      <w:pPr>
        <w:ind w:firstLineChars="100" w:firstLine="240"/>
        <w:jc w:val="both"/>
      </w:pPr>
      <w:r>
        <w:rPr>
          <w:rFonts w:hint="eastAsia"/>
        </w:rPr>
        <w:t>高斯</w:t>
      </w:r>
      <w:r w:rsidR="00F8289C">
        <w:rPr>
          <w:rFonts w:hint="eastAsia"/>
        </w:rPr>
        <w:t>变异</w:t>
      </w:r>
      <w:r w:rsidR="00A22F7C">
        <w:rPr>
          <w:rFonts w:hint="eastAsia"/>
        </w:rPr>
        <w:t>（</w:t>
      </w:r>
      <w:r w:rsidR="00A22F7C">
        <w:rPr>
          <w:rFonts w:hint="eastAsia"/>
        </w:rPr>
        <w:t>Gaussian Mutation</w:t>
      </w:r>
      <w:r w:rsidR="00A22F7C">
        <w:rPr>
          <w:rFonts w:hint="eastAsia"/>
        </w:rPr>
        <w:t>）</w:t>
      </w:r>
      <w:r w:rsidR="00F8289C">
        <w:rPr>
          <w:rFonts w:hint="eastAsia"/>
        </w:rPr>
        <w:t>方式</w:t>
      </w:r>
      <w:r w:rsidR="001B317C">
        <w:rPr>
          <w:rFonts w:hint="eastAsia"/>
        </w:rPr>
        <w:t>为：给即将变异的基因值添加一个符合高斯分布（正态分布）的随机数</w:t>
      </w:r>
      <w:r w:rsidR="00067A21">
        <w:rPr>
          <w:rFonts w:hint="eastAsia"/>
        </w:rPr>
        <w:t>。</w:t>
      </w:r>
    </w:p>
    <w:p w14:paraId="5C25799E" w14:textId="022627D3" w:rsidR="00067A21" w:rsidRDefault="00067A21" w:rsidP="000019B1">
      <w:pPr>
        <w:ind w:firstLineChars="100" w:firstLine="240"/>
        <w:jc w:val="both"/>
      </w:pPr>
      <w:r>
        <w:rPr>
          <w:rFonts w:hint="eastAsia"/>
        </w:rPr>
        <w:lastRenderedPageBreak/>
        <w:t>设原基因对应实数为</w:t>
      </w:r>
      <w:r w:rsidRPr="00067A21">
        <w:rPr>
          <w:position w:val="-12"/>
        </w:rPr>
        <w:object w:dxaOrig="260" w:dyaOrig="360" w14:anchorId="1D5438F1">
          <v:shape id="_x0000_i1196" type="#_x0000_t75" style="width:13.75pt;height:18.15pt" o:ole="">
            <v:imagedata r:id="rId330" o:title=""/>
          </v:shape>
          <o:OLEObject Type="Embed" ProgID="Equation.DSMT4" ShapeID="_x0000_i1196" DrawAspect="Content" ObjectID="_1818759296" r:id="rId331"/>
        </w:object>
      </w:r>
      <w:r>
        <w:rPr>
          <w:rFonts w:hint="eastAsia"/>
        </w:rPr>
        <w:t>，变异后该基因所对应实数为</w:t>
      </w:r>
      <w:r w:rsidRPr="00067A21">
        <w:rPr>
          <w:position w:val="-12"/>
        </w:rPr>
        <w:object w:dxaOrig="240" w:dyaOrig="360" w14:anchorId="2366BB91">
          <v:shape id="_x0000_i1197" type="#_x0000_t75" style="width:11.9pt;height:18.15pt" o:ole="">
            <v:imagedata r:id="rId332" o:title=""/>
          </v:shape>
          <o:OLEObject Type="Embed" ProgID="Equation.DSMT4" ShapeID="_x0000_i1197" DrawAspect="Content" ObjectID="_1818759297" r:id="rId333"/>
        </w:object>
      </w:r>
      <w:r>
        <w:rPr>
          <w:rFonts w:hint="eastAsia"/>
        </w:rPr>
        <w:t>，</w:t>
      </w:r>
      <w:r w:rsidRPr="00067A21">
        <w:rPr>
          <w:position w:val="-10"/>
        </w:rPr>
        <w:object w:dxaOrig="700" w:dyaOrig="320" w14:anchorId="407B84B3">
          <v:shape id="_x0000_i1198" type="#_x0000_t75" style="width:35.05pt;height:16.3pt" o:ole="">
            <v:imagedata r:id="rId334" o:title=""/>
          </v:shape>
          <o:OLEObject Type="Embed" ProgID="Equation.DSMT4" ShapeID="_x0000_i1198" DrawAspect="Content" ObjectID="_1818759298" r:id="rId335"/>
        </w:object>
      </w:r>
      <w:r>
        <w:rPr>
          <w:rFonts w:hint="eastAsia"/>
        </w:rPr>
        <w:t>为决策变量取值的区间长度</w:t>
      </w:r>
      <w:r w:rsidR="00A22F7C">
        <w:rPr>
          <w:rFonts w:hint="eastAsia"/>
        </w:rPr>
        <w:t>组成</w:t>
      </w:r>
      <w:r>
        <w:rPr>
          <w:rFonts w:hint="eastAsia"/>
        </w:rPr>
        <w:t>的矩阵</w:t>
      </w:r>
      <w:r w:rsidR="00A22F7C">
        <w:rPr>
          <w:rFonts w:hint="eastAsia"/>
        </w:rPr>
        <w:t>，放缩倍数</w:t>
      </w:r>
      <w:r w:rsidR="00A22F7C" w:rsidRPr="00A22F7C">
        <w:rPr>
          <w:position w:val="-10"/>
        </w:rPr>
        <w:object w:dxaOrig="760" w:dyaOrig="320" w14:anchorId="13226691">
          <v:shape id="_x0000_i1199" type="#_x0000_t75" style="width:37.55pt;height:16.3pt" o:ole="">
            <v:imagedata r:id="rId336" o:title=""/>
          </v:shape>
          <o:OLEObject Type="Embed" ProgID="Equation.DSMT4" ShapeID="_x0000_i1199" DrawAspect="Content" ObjectID="_1818759299" r:id="rId337"/>
        </w:object>
      </w:r>
      <w:r w:rsidR="00A22F7C">
        <w:rPr>
          <w:rFonts w:hint="eastAsia"/>
        </w:rPr>
        <w:t>，则正态分布标准差（放缩因子）为</w:t>
      </w:r>
    </w:p>
    <w:p w14:paraId="556FD96A" w14:textId="69B5C9D5" w:rsidR="00A22F7C" w:rsidDel="00413BC6" w:rsidRDefault="00A22F7C" w:rsidP="00413BC6">
      <w:pPr>
        <w:jc w:val="both"/>
        <w:rPr>
          <w:del w:id="260" w:author="yukina minato" w:date="2025-09-07T04:43:00Z" w16du:dateUtc="2025-09-06T20:43:00Z"/>
        </w:rPr>
      </w:pPr>
      <w:r w:rsidRPr="00A22F7C">
        <w:rPr>
          <w:position w:val="-10"/>
        </w:rPr>
        <w:object w:dxaOrig="1380" w:dyaOrig="320" w14:anchorId="06CC9BEA">
          <v:shape id="_x0000_i1200" type="#_x0000_t75" style="width:68.55pt;height:16.3pt" o:ole="">
            <v:imagedata r:id="rId338" o:title=""/>
          </v:shape>
          <o:OLEObject Type="Embed" ProgID="Equation.DSMT4" ShapeID="_x0000_i1200" DrawAspect="Content" ObjectID="_1818759300" r:id="rId339"/>
        </w:object>
      </w:r>
      <w:r>
        <w:rPr>
          <w:rFonts w:hint="eastAsia"/>
        </w:rPr>
        <w:t>，从而得到高斯变异（</w:t>
      </w:r>
      <w:r>
        <w:rPr>
          <w:rFonts w:hint="eastAsia"/>
        </w:rPr>
        <w:t>Gaussian Mutation</w:t>
      </w:r>
      <w:r>
        <w:rPr>
          <w:rFonts w:hint="eastAsia"/>
        </w:rPr>
        <w:t>）公式为：</w:t>
      </w:r>
    </w:p>
    <w:p w14:paraId="5A6A35AA" w14:textId="77777777" w:rsidR="00413BC6" w:rsidRDefault="00413BC6" w:rsidP="00A22F7C">
      <w:pPr>
        <w:jc w:val="both"/>
        <w:rPr>
          <w:ins w:id="261" w:author="yukina minato" w:date="2025-09-07T04:43:00Z" w16du:dateUtc="2025-09-06T20:43:00Z"/>
        </w:rPr>
      </w:pPr>
    </w:p>
    <w:p w14:paraId="7C4466D0" w14:textId="3DD113C8" w:rsidR="00A22F7C" w:rsidRDefault="00A22F7C" w:rsidP="00413BC6">
      <w:r w:rsidRPr="00A22F7C">
        <w:rPr>
          <w:position w:val="-14"/>
        </w:rPr>
        <w:object w:dxaOrig="1719" w:dyaOrig="400" w14:anchorId="31E410EF">
          <v:shape id="_x0000_i1201" type="#_x0000_t75" style="width:85.75pt;height:19.7pt" o:ole="">
            <v:imagedata r:id="rId340" o:title=""/>
          </v:shape>
          <o:OLEObject Type="Embed" ProgID="Equation.DSMT4" ShapeID="_x0000_i1201" DrawAspect="Content" ObjectID="_1818759301" r:id="rId341"/>
        </w:object>
      </w:r>
    </w:p>
    <w:p w14:paraId="0DE28DC9" w14:textId="6F3AB6C7" w:rsidR="00F8289C" w:rsidRDefault="00F8289C" w:rsidP="00D0420E">
      <w:pPr>
        <w:pStyle w:val="af3"/>
        <w:spacing w:line="360" w:lineRule="auto"/>
        <w:ind w:leftChars="200" w:left="480"/>
        <w:outlineLvl w:val="4"/>
      </w:pPr>
      <w:r>
        <w:rPr>
          <w:rFonts w:hint="eastAsia"/>
        </w:rPr>
        <w:t>Step</w:t>
      </w:r>
      <w:r w:rsidR="00D0420E">
        <w:rPr>
          <w:rFonts w:hint="eastAsia"/>
        </w:rPr>
        <w:t>7.</w:t>
      </w:r>
      <w:r w:rsidR="00D0420E">
        <w:rPr>
          <w:rFonts w:hint="eastAsia"/>
        </w:rPr>
        <w:t>终止条件判定与最优解输出</w:t>
      </w:r>
    </w:p>
    <w:p w14:paraId="47661BFB" w14:textId="520EF8B1" w:rsidR="00F8289C" w:rsidRDefault="00D0420E" w:rsidP="00F8289C">
      <w:pPr>
        <w:jc w:val="both"/>
        <w:rPr>
          <w:ins w:id="262" w:author="yukina minato" w:date="2025-09-07T04:47:00Z" w16du:dateUtc="2025-09-06T20:47:00Z"/>
        </w:rPr>
      </w:pPr>
      <w:r>
        <w:rPr>
          <w:rFonts w:hint="eastAsia"/>
        </w:rPr>
        <w:t xml:space="preserve">  </w:t>
      </w:r>
      <w:r>
        <w:rPr>
          <w:rFonts w:hint="eastAsia"/>
        </w:rPr>
        <w:t>当预设达到最大迭代次数或种群收敛时，跳出循环，算法终止，输出当前种群中适应度最高的个体最为全局近似最优解。</w:t>
      </w:r>
      <w:r w:rsidR="004F7724">
        <w:rPr>
          <w:rFonts w:hint="eastAsia"/>
        </w:rPr>
        <w:t>结果如图表所示。</w:t>
      </w:r>
    </w:p>
    <w:p w14:paraId="755A6C1A" w14:textId="60960962" w:rsidR="00413BC6" w:rsidRDefault="00413BC6">
      <w:pPr>
        <w:keepNext/>
        <w:keepLines/>
        <w:pPrChange w:id="263" w:author="yukina minato" w:date="2025-09-07T04:48:00Z" w16du:dateUtc="2025-09-06T20:48:00Z">
          <w:pPr>
            <w:jc w:val="both"/>
          </w:pPr>
        </w:pPrChange>
      </w:pPr>
      <w:ins w:id="264" w:author="yukina minato" w:date="2025-09-07T04:47:00Z" w16du:dateUtc="2025-09-06T20:47:00Z">
        <w:r w:rsidRPr="009D78CF">
          <w:rPr>
            <w:rFonts w:eastAsia="宋体" w:hint="eastAsia"/>
            <w:sz w:val="21"/>
            <w:szCs w:val="18"/>
            <w:highlight w:val="yellow"/>
            <w:rPrChange w:id="265" w:author="yukina minato" w:date="2025-09-07T04:58:00Z" w16du:dateUtc="2025-09-06T20:58:00Z">
              <w:rPr>
                <w:rFonts w:eastAsia="宋体" w:hint="eastAsia"/>
                <w:sz w:val="21"/>
                <w:szCs w:val="18"/>
              </w:rPr>
            </w:rPrChange>
          </w:rPr>
          <w:t>表</w:t>
        </w:r>
      </w:ins>
      <w:ins w:id="266" w:author="yukina minato" w:date="2025-09-07T04:48:00Z" w16du:dateUtc="2025-09-06T20:48:00Z">
        <w:r w:rsidRPr="009D78CF">
          <w:rPr>
            <w:rFonts w:eastAsia="宋体"/>
            <w:sz w:val="21"/>
            <w:szCs w:val="18"/>
            <w:highlight w:val="yellow"/>
            <w:rPrChange w:id="267" w:author="yukina minato" w:date="2025-09-07T04:58:00Z" w16du:dateUtc="2025-09-06T20:58:00Z">
              <w:rPr>
                <w:rFonts w:eastAsia="宋体"/>
                <w:sz w:val="21"/>
                <w:szCs w:val="18"/>
              </w:rPr>
            </w:rPrChange>
          </w:rPr>
          <w:t>1</w:t>
        </w:r>
      </w:ins>
      <w:ins w:id="268" w:author="yukina minato" w:date="2025-09-07T04:47:00Z" w16du:dateUtc="2025-09-06T20:47:00Z">
        <w:r w:rsidRPr="009D78CF">
          <w:rPr>
            <w:rFonts w:eastAsia="宋体"/>
            <w:sz w:val="21"/>
            <w:szCs w:val="18"/>
            <w:highlight w:val="yellow"/>
            <w:rPrChange w:id="269" w:author="yukina minato" w:date="2025-09-07T04:58:00Z" w16du:dateUtc="2025-09-06T20:58:00Z">
              <w:rPr>
                <w:rFonts w:eastAsia="宋体"/>
                <w:sz w:val="21"/>
                <w:szCs w:val="18"/>
              </w:rPr>
            </w:rPrChange>
          </w:rPr>
          <w:t xml:space="preserve"> </w:t>
        </w:r>
      </w:ins>
      <w:ins w:id="270" w:author="yukina minato" w:date="2025-09-07T04:48:00Z" w16du:dateUtc="2025-09-06T20:48:00Z">
        <w:r w:rsidRPr="009D78CF">
          <w:rPr>
            <w:rFonts w:eastAsia="宋体" w:hint="eastAsia"/>
            <w:sz w:val="21"/>
            <w:szCs w:val="18"/>
            <w:highlight w:val="yellow"/>
            <w:rPrChange w:id="271" w:author="yukina minato" w:date="2025-09-07T04:58:00Z" w16du:dateUtc="2025-09-06T20:58:00Z">
              <w:rPr>
                <w:rFonts w:eastAsia="宋体" w:hint="eastAsia"/>
                <w:sz w:val="21"/>
                <w:szCs w:val="18"/>
              </w:rPr>
            </w:rPrChange>
          </w:rPr>
          <w:t>模型</w:t>
        </w:r>
        <w:r w:rsidRPr="009D78CF">
          <w:rPr>
            <w:rFonts w:eastAsia="宋体"/>
            <w:sz w:val="21"/>
            <w:szCs w:val="18"/>
            <w:highlight w:val="yellow"/>
            <w:rPrChange w:id="272" w:author="yukina minato" w:date="2025-09-07T04:58:00Z" w16du:dateUtc="2025-09-06T20:58:00Z">
              <w:rPr>
                <w:rFonts w:eastAsia="宋体"/>
                <w:sz w:val="21"/>
                <w:szCs w:val="18"/>
              </w:rPr>
            </w:rPrChange>
          </w:rPr>
          <w:t>SA1</w:t>
        </w:r>
        <w:r w:rsidRPr="009D78CF">
          <w:rPr>
            <w:rFonts w:eastAsia="宋体" w:hint="eastAsia"/>
            <w:sz w:val="21"/>
            <w:szCs w:val="18"/>
            <w:highlight w:val="yellow"/>
            <w:rPrChange w:id="273" w:author="yukina minato" w:date="2025-09-07T04:58:00Z" w16du:dateUtc="2025-09-06T20:58:00Z">
              <w:rPr>
                <w:rFonts w:eastAsia="宋体" w:hint="eastAsia"/>
                <w:sz w:val="21"/>
                <w:szCs w:val="18"/>
              </w:rPr>
            </w:rPrChange>
          </w:rPr>
          <w:t>求解相关变量</w:t>
        </w:r>
      </w:ins>
    </w:p>
    <w:tbl>
      <w:tblPr>
        <w:tblStyle w:val="12"/>
        <w:tblW w:w="0" w:type="auto"/>
        <w:jc w:val="center"/>
        <w:tblLayout w:type="fixed"/>
        <w:tblLook w:val="04A0" w:firstRow="1" w:lastRow="0" w:firstColumn="1" w:lastColumn="0" w:noHBand="0" w:noVBand="1"/>
        <w:tblPrChange w:id="274" w:author="yukina minato" w:date="2025-09-07T04:58:00Z" w16du:dateUtc="2025-09-06T20:58:00Z">
          <w:tblPr>
            <w:tblStyle w:val="12"/>
            <w:tblW w:w="0" w:type="auto"/>
            <w:jc w:val="center"/>
            <w:tblLayout w:type="fixed"/>
            <w:tblLook w:val="04A0" w:firstRow="1" w:lastRow="0" w:firstColumn="1" w:lastColumn="0" w:noHBand="0" w:noVBand="1"/>
          </w:tblPr>
        </w:tblPrChange>
      </w:tblPr>
      <w:tblGrid>
        <w:gridCol w:w="2778"/>
        <w:gridCol w:w="2778"/>
        <w:tblGridChange w:id="275">
          <w:tblGrid>
            <w:gridCol w:w="2154"/>
            <w:gridCol w:w="624"/>
            <w:gridCol w:w="1530"/>
            <w:gridCol w:w="1248"/>
          </w:tblGrid>
        </w:tblGridChange>
      </w:tblGrid>
      <w:tr w:rsidR="009D78CF" w:rsidRPr="004F7724" w14:paraId="3644AE5A" w14:textId="77777777" w:rsidTr="009D78CF">
        <w:trPr>
          <w:cnfStyle w:val="100000000000" w:firstRow="1" w:lastRow="0" w:firstColumn="0" w:lastColumn="0" w:oddVBand="0" w:evenVBand="0" w:oddHBand="0" w:evenHBand="0" w:firstRowFirstColumn="0" w:firstRowLastColumn="0" w:lastRowFirstColumn="0" w:lastRowLastColumn="0"/>
          <w:jc w:val="center"/>
          <w:trPrChange w:id="276" w:author="yukina minato" w:date="2025-09-07T04:58:00Z" w16du:dateUtc="2025-09-06T20:58: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778" w:type="dxa"/>
            <w:tcPrChange w:id="277" w:author="yukina minato" w:date="2025-09-07T04:58:00Z" w16du:dateUtc="2025-09-06T20:58:00Z">
              <w:tcPr>
                <w:tcW w:w="2154" w:type="dxa"/>
              </w:tcPr>
            </w:tcPrChange>
          </w:tcPr>
          <w:p w14:paraId="0B6B0E6D" w14:textId="3CE646B8" w:rsidR="004F7724" w:rsidRPr="009D78CF" w:rsidRDefault="00413BC6">
            <w:pPr>
              <w:keepNext/>
              <w:keepLines/>
              <w:spacing w:before="120" w:after="120"/>
              <w:cnfStyle w:val="101000000000" w:firstRow="1" w:lastRow="0" w:firstColumn="1" w:lastColumn="0" w:oddVBand="0" w:evenVBand="0" w:oddHBand="0" w:evenHBand="0" w:firstRowFirstColumn="0" w:firstRowLastColumn="0" w:lastRowFirstColumn="0" w:lastRowLastColumn="0"/>
              <w:pPrChange w:id="278" w:author="yukina minato" w:date="2025-09-07T04:48:00Z" w16du:dateUtc="2025-09-06T20:48:00Z">
                <w:pPr>
                  <w:spacing w:before="120" w:after="120"/>
                  <w:ind w:firstLine="480"/>
                  <w:jc w:val="both"/>
                  <w:cnfStyle w:val="101000000000" w:firstRow="1" w:lastRow="0" w:firstColumn="1" w:lastColumn="0" w:oddVBand="0" w:evenVBand="0" w:oddHBand="0" w:evenHBand="0" w:firstRowFirstColumn="0" w:firstRowLastColumn="0" w:lastRowFirstColumn="0" w:lastRowLastColumn="0"/>
                </w:pPr>
              </w:pPrChange>
            </w:pPr>
            <w:ins w:id="279" w:author="yukina minato" w:date="2025-09-07T04:44:00Z" w16du:dateUtc="2025-09-06T20:44:00Z">
              <w:r w:rsidRPr="009D78CF">
                <w:rPr>
                  <w:rFonts w:hint="eastAsia"/>
                </w:rPr>
                <w:t>变量名称</w:t>
              </w:r>
            </w:ins>
            <w:del w:id="280" w:author="yukina minato" w:date="2025-09-07T04:44:00Z" w16du:dateUtc="2025-09-06T20:44:00Z">
              <w:r w:rsidR="004F7724" w:rsidRPr="009D78CF" w:rsidDel="00413BC6">
                <w:rPr>
                  <w:rFonts w:hint="eastAsia"/>
                </w:rPr>
                <w:delText>无人机速度</w:delText>
              </w:r>
            </w:del>
          </w:p>
        </w:tc>
        <w:tc>
          <w:tcPr>
            <w:tcW w:w="2778" w:type="dxa"/>
            <w:tcPrChange w:id="281" w:author="yukina minato" w:date="2025-09-07T04:58:00Z" w16du:dateUtc="2025-09-06T20:58:00Z">
              <w:tcPr>
                <w:tcW w:w="2154" w:type="dxa"/>
                <w:gridSpan w:val="2"/>
              </w:tcPr>
            </w:tcPrChange>
          </w:tcPr>
          <w:p w14:paraId="25151EA0" w14:textId="0B9A7681" w:rsidR="004F7724" w:rsidRPr="009D78CF" w:rsidRDefault="00413BC6">
            <w:pPr>
              <w:keepNext/>
              <w:keepLines/>
              <w:spacing w:before="120" w:after="120"/>
              <w:cnfStyle w:val="100000000000" w:firstRow="1" w:lastRow="0" w:firstColumn="0" w:lastColumn="0" w:oddVBand="0" w:evenVBand="0" w:oddHBand="0" w:evenHBand="0" w:firstRowFirstColumn="0" w:firstRowLastColumn="0" w:lastRowFirstColumn="0" w:lastRowLastColumn="0"/>
              <w:pPrChange w:id="282" w:author="yukina minato" w:date="2025-09-07T04:48:00Z" w16du:dateUtc="2025-09-06T20:48:00Z">
                <w:pPr>
                  <w:spacing w:before="120" w:after="120"/>
                  <w:ind w:firstLine="480"/>
                  <w:cnfStyle w:val="100000000000" w:firstRow="1" w:lastRow="0" w:firstColumn="0" w:lastColumn="0" w:oddVBand="0" w:evenVBand="0" w:oddHBand="0" w:evenHBand="0" w:firstRowFirstColumn="0" w:firstRowLastColumn="0" w:lastRowFirstColumn="0" w:lastRowLastColumn="0"/>
                </w:pPr>
              </w:pPrChange>
            </w:pPr>
            <w:ins w:id="283" w:author="yukina minato" w:date="2025-09-07T04:44:00Z" w16du:dateUtc="2025-09-06T20:44:00Z">
              <w:r w:rsidRPr="009D78CF">
                <w:rPr>
                  <w:rFonts w:hint="eastAsia"/>
                </w:rPr>
                <w:t>取值</w:t>
              </w:r>
            </w:ins>
            <w:del w:id="284" w:author="yukina minato" w:date="2025-09-07T04:44:00Z" w16du:dateUtc="2025-09-06T20:44:00Z">
              <w:r w:rsidR="004F7724" w:rsidRPr="009D78CF" w:rsidDel="00413BC6">
                <w:delText>96.7m/s</w:delText>
              </w:r>
            </w:del>
          </w:p>
        </w:tc>
      </w:tr>
      <w:tr w:rsidR="009D78CF" w:rsidRPr="004F7724" w14:paraId="7B6FBF10" w14:textId="77777777" w:rsidTr="009D78CF">
        <w:trPr>
          <w:cnfStyle w:val="000000100000" w:firstRow="0" w:lastRow="0" w:firstColumn="0" w:lastColumn="0" w:oddVBand="0" w:evenVBand="0" w:oddHBand="1" w:evenHBand="0" w:firstRowFirstColumn="0" w:firstRowLastColumn="0" w:lastRowFirstColumn="0" w:lastRowLastColumn="0"/>
          <w:jc w:val="center"/>
          <w:ins w:id="285" w:author="yukina minato" w:date="2025-09-07T04:44:00Z"/>
          <w:trPrChange w:id="286" w:author="yukina minato" w:date="2025-09-07T04:58:00Z" w16du:dateUtc="2025-09-06T20:58: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778" w:type="dxa"/>
            <w:tcPrChange w:id="287" w:author="yukina minato" w:date="2025-09-07T04:58:00Z" w16du:dateUtc="2025-09-06T20:58:00Z">
              <w:tcPr>
                <w:tcW w:w="2154" w:type="dxa"/>
              </w:tcPr>
            </w:tcPrChange>
          </w:tcPr>
          <w:p w14:paraId="290AEFB4" w14:textId="46220F0F" w:rsidR="00413BC6" w:rsidRPr="009D78CF" w:rsidRDefault="00413BC6">
            <w:pPr>
              <w:keepNext/>
              <w:keepLines/>
              <w:spacing w:before="120" w:after="120"/>
              <w:cnfStyle w:val="001000100000" w:firstRow="0" w:lastRow="0" w:firstColumn="1" w:lastColumn="0" w:oddVBand="0" w:evenVBand="0" w:oddHBand="1" w:evenHBand="0" w:firstRowFirstColumn="0" w:firstRowLastColumn="0" w:lastRowFirstColumn="0" w:lastRowLastColumn="0"/>
              <w:rPr>
                <w:ins w:id="288" w:author="yukina minato" w:date="2025-09-07T04:44:00Z" w16du:dateUtc="2025-09-06T20:44:00Z"/>
                <w:b w:val="0"/>
                <w:bCs w:val="0"/>
                <w:rPrChange w:id="289" w:author="yukina minato" w:date="2025-09-07T04:58:00Z" w16du:dateUtc="2025-09-06T20:58:00Z">
                  <w:rPr>
                    <w:ins w:id="290" w:author="yukina minato" w:date="2025-09-07T04:44:00Z" w16du:dateUtc="2025-09-06T20:44:00Z"/>
                  </w:rPr>
                </w:rPrChange>
              </w:rPr>
              <w:pPrChange w:id="291" w:author="yukina minato" w:date="2025-09-07T04:48:00Z" w16du:dateUtc="2025-09-06T20:48:00Z">
                <w:pPr>
                  <w:spacing w:before="120" w:after="120"/>
                  <w:ind w:firstLine="480"/>
                  <w:jc w:val="both"/>
                  <w:cnfStyle w:val="001000100000" w:firstRow="0" w:lastRow="0" w:firstColumn="1" w:lastColumn="0" w:oddVBand="0" w:evenVBand="0" w:oddHBand="1" w:evenHBand="0" w:firstRowFirstColumn="0" w:firstRowLastColumn="0" w:lastRowFirstColumn="0" w:lastRowLastColumn="0"/>
                </w:pPr>
              </w:pPrChange>
            </w:pPr>
            <w:ins w:id="292" w:author="yukina minato" w:date="2025-09-07T04:44:00Z" w16du:dateUtc="2025-09-06T20:44:00Z">
              <w:r w:rsidRPr="009D78CF">
                <w:rPr>
                  <w:rFonts w:hint="eastAsia"/>
                </w:rPr>
                <w:t>无人机速度</w:t>
              </w:r>
            </w:ins>
          </w:p>
        </w:tc>
        <w:tc>
          <w:tcPr>
            <w:tcW w:w="2778" w:type="dxa"/>
            <w:tcPrChange w:id="293" w:author="yukina minato" w:date="2025-09-07T04:58:00Z" w16du:dateUtc="2025-09-06T20:58:00Z">
              <w:tcPr>
                <w:tcW w:w="2154" w:type="dxa"/>
                <w:gridSpan w:val="2"/>
              </w:tcPr>
            </w:tcPrChange>
          </w:tcPr>
          <w:p w14:paraId="239A8F14" w14:textId="23A899B4" w:rsidR="00413BC6" w:rsidRPr="00413BC6" w:rsidRDefault="00413BC6">
            <w:pPr>
              <w:keepNext/>
              <w:keepLines/>
              <w:spacing w:before="120" w:after="120"/>
              <w:cnfStyle w:val="000000100000" w:firstRow="0" w:lastRow="0" w:firstColumn="0" w:lastColumn="0" w:oddVBand="0" w:evenVBand="0" w:oddHBand="1" w:evenHBand="0" w:firstRowFirstColumn="0" w:firstRowLastColumn="0" w:lastRowFirstColumn="0" w:lastRowLastColumn="0"/>
              <w:rPr>
                <w:ins w:id="294" w:author="yukina minato" w:date="2025-09-07T04:44:00Z" w16du:dateUtc="2025-09-06T20:44:00Z"/>
                <w:bCs/>
                <w:rPrChange w:id="295" w:author="yukina minato" w:date="2025-09-07T04:46:00Z" w16du:dateUtc="2025-09-06T20:46:00Z">
                  <w:rPr>
                    <w:ins w:id="296" w:author="yukina minato" w:date="2025-09-07T04:44:00Z" w16du:dateUtc="2025-09-06T20:44:00Z"/>
                    <w:b/>
                  </w:rPr>
                </w:rPrChange>
              </w:rPr>
              <w:pPrChange w:id="297" w:author="yukina minato" w:date="2025-09-07T04:48:00Z" w16du:dateUtc="2025-09-06T20:48:00Z">
                <w:pPr>
                  <w:spacing w:before="120" w:after="120"/>
                  <w:ind w:firstLine="480"/>
                  <w:cnfStyle w:val="000000100000" w:firstRow="0" w:lastRow="0" w:firstColumn="0" w:lastColumn="0" w:oddVBand="0" w:evenVBand="0" w:oddHBand="1" w:evenHBand="0" w:firstRowFirstColumn="0" w:firstRowLastColumn="0" w:lastRowFirstColumn="0" w:lastRowLastColumn="0"/>
                </w:pPr>
              </w:pPrChange>
            </w:pPr>
            <w:ins w:id="298" w:author="yukina minato" w:date="2025-09-07T04:44:00Z" w16du:dateUtc="2025-09-06T20:44:00Z">
              <w:r w:rsidRPr="00413BC6">
                <w:rPr>
                  <w:bCs/>
                  <w:rPrChange w:id="299" w:author="yukina minato" w:date="2025-09-07T04:46:00Z" w16du:dateUtc="2025-09-06T20:46:00Z">
                    <w:rPr>
                      <w:b/>
                    </w:rPr>
                  </w:rPrChange>
                </w:rPr>
                <w:t>96.7m/s</w:t>
              </w:r>
            </w:ins>
          </w:p>
        </w:tc>
      </w:tr>
      <w:tr w:rsidR="009D78CF" w:rsidRPr="004F7724" w14:paraId="722E45FE" w14:textId="77777777" w:rsidTr="009D78CF">
        <w:trPr>
          <w:jc w:val="center"/>
          <w:trPrChange w:id="300" w:author="yukina minato" w:date="2025-09-07T04:58:00Z" w16du:dateUtc="2025-09-06T20:58: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778" w:type="dxa"/>
            <w:tcPrChange w:id="301" w:author="yukina minato" w:date="2025-09-07T04:58:00Z" w16du:dateUtc="2025-09-06T20:58:00Z">
              <w:tcPr>
                <w:tcW w:w="2154" w:type="dxa"/>
              </w:tcPr>
            </w:tcPrChange>
          </w:tcPr>
          <w:p w14:paraId="03E17E74" w14:textId="421F98C5" w:rsidR="004F7724" w:rsidRPr="009D78CF" w:rsidRDefault="004F7724">
            <w:pPr>
              <w:keepNext/>
              <w:keepLines/>
              <w:spacing w:before="120" w:after="120"/>
              <w:rPr>
                <w:b w:val="0"/>
                <w:bCs w:val="0"/>
                <w:rPrChange w:id="302" w:author="yukina minato" w:date="2025-09-07T04:58:00Z" w16du:dateUtc="2025-09-06T20:58:00Z">
                  <w:rPr/>
                </w:rPrChange>
              </w:rPr>
              <w:pPrChange w:id="303" w:author="yukina minato" w:date="2025-09-07T04:48:00Z" w16du:dateUtc="2025-09-06T20:48:00Z">
                <w:pPr>
                  <w:spacing w:before="120" w:after="120"/>
                  <w:ind w:firstLine="480"/>
                  <w:jc w:val="both"/>
                </w:pPr>
              </w:pPrChange>
            </w:pPr>
            <w:r w:rsidRPr="009D78CF">
              <w:rPr>
                <w:rFonts w:hint="eastAsia"/>
              </w:rPr>
              <w:t>投放时间</w:t>
            </w:r>
          </w:p>
        </w:tc>
        <w:tc>
          <w:tcPr>
            <w:tcW w:w="2778" w:type="dxa"/>
            <w:tcPrChange w:id="304" w:author="yukina minato" w:date="2025-09-07T04:58:00Z" w16du:dateUtc="2025-09-06T20:58:00Z">
              <w:tcPr>
                <w:tcW w:w="2154" w:type="dxa"/>
                <w:gridSpan w:val="2"/>
              </w:tcPr>
            </w:tcPrChange>
          </w:tcPr>
          <w:p w14:paraId="7CBCCDC0" w14:textId="77777777" w:rsidR="004F7724" w:rsidRPr="004F7724" w:rsidRDefault="004F7724">
            <w:pPr>
              <w:keepNext/>
              <w:keepLines/>
              <w:spacing w:before="120" w:after="120"/>
              <w:cnfStyle w:val="000000000000" w:firstRow="0" w:lastRow="0" w:firstColumn="0" w:lastColumn="0" w:oddVBand="0" w:evenVBand="0" w:oddHBand="0" w:evenHBand="0" w:firstRowFirstColumn="0" w:firstRowLastColumn="0" w:lastRowFirstColumn="0" w:lastRowLastColumn="0"/>
              <w:pPrChange w:id="305" w:author="yukina minato" w:date="2025-09-07T04:48:00Z" w16du:dateUtc="2025-09-06T20:48:00Z">
                <w:pPr>
                  <w:spacing w:before="120" w:after="120"/>
                  <w:ind w:firstLine="480"/>
                  <w:cnfStyle w:val="000000000000" w:firstRow="0" w:lastRow="0" w:firstColumn="0" w:lastColumn="0" w:oddVBand="0" w:evenVBand="0" w:oddHBand="0" w:evenHBand="0" w:firstRowFirstColumn="0" w:firstRowLastColumn="0" w:lastRowFirstColumn="0" w:lastRowLastColumn="0"/>
                </w:pPr>
              </w:pPrChange>
            </w:pPr>
            <w:r w:rsidRPr="004F7724">
              <w:rPr>
                <w:rFonts w:hint="eastAsia"/>
              </w:rPr>
              <w:t>0</w:t>
            </w:r>
          </w:p>
        </w:tc>
      </w:tr>
      <w:tr w:rsidR="009D78CF" w:rsidRPr="004F7724" w14:paraId="29ADD344" w14:textId="77777777" w:rsidTr="009D78CF">
        <w:trPr>
          <w:cnfStyle w:val="000000100000" w:firstRow="0" w:lastRow="0" w:firstColumn="0" w:lastColumn="0" w:oddVBand="0" w:evenVBand="0" w:oddHBand="1" w:evenHBand="0" w:firstRowFirstColumn="0" w:firstRowLastColumn="0" w:lastRowFirstColumn="0" w:lastRowLastColumn="0"/>
          <w:jc w:val="center"/>
          <w:trPrChange w:id="306" w:author="yukina minato" w:date="2025-09-07T04:58:00Z" w16du:dateUtc="2025-09-06T20:58: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778" w:type="dxa"/>
            <w:tcPrChange w:id="307" w:author="yukina minato" w:date="2025-09-07T04:58:00Z" w16du:dateUtc="2025-09-06T20:58:00Z">
              <w:tcPr>
                <w:tcW w:w="2154" w:type="dxa"/>
              </w:tcPr>
            </w:tcPrChange>
          </w:tcPr>
          <w:p w14:paraId="74401C3A" w14:textId="2A95440B" w:rsidR="004F7724" w:rsidRPr="009D78CF" w:rsidRDefault="004F7724">
            <w:pPr>
              <w:keepNext/>
              <w:keepLines/>
              <w:spacing w:before="120" w:after="120"/>
              <w:cnfStyle w:val="001000100000" w:firstRow="0" w:lastRow="0" w:firstColumn="1" w:lastColumn="0" w:oddVBand="0" w:evenVBand="0" w:oddHBand="1" w:evenHBand="0" w:firstRowFirstColumn="0" w:firstRowLastColumn="0" w:lastRowFirstColumn="0" w:lastRowLastColumn="0"/>
              <w:rPr>
                <w:b w:val="0"/>
                <w:bCs w:val="0"/>
                <w:rPrChange w:id="308" w:author="yukina minato" w:date="2025-09-07T04:58:00Z" w16du:dateUtc="2025-09-06T20:58:00Z">
                  <w:rPr/>
                </w:rPrChange>
              </w:rPr>
              <w:pPrChange w:id="309" w:author="yukina minato" w:date="2025-09-07T04:48:00Z" w16du:dateUtc="2025-09-06T20:48:00Z">
                <w:pPr>
                  <w:spacing w:before="120" w:after="120"/>
                  <w:ind w:firstLine="480"/>
                  <w:jc w:val="both"/>
                  <w:cnfStyle w:val="001000100000" w:firstRow="0" w:lastRow="0" w:firstColumn="1" w:lastColumn="0" w:oddVBand="0" w:evenVBand="0" w:oddHBand="1" w:evenHBand="0" w:firstRowFirstColumn="0" w:firstRowLastColumn="0" w:lastRowFirstColumn="0" w:lastRowLastColumn="0"/>
                </w:pPr>
              </w:pPrChange>
            </w:pPr>
            <w:r w:rsidRPr="009D78CF">
              <w:rPr>
                <w:rFonts w:hint="eastAsia"/>
              </w:rPr>
              <w:t>起爆时间</w:t>
            </w:r>
          </w:p>
        </w:tc>
        <w:tc>
          <w:tcPr>
            <w:tcW w:w="2778" w:type="dxa"/>
            <w:tcPrChange w:id="310" w:author="yukina minato" w:date="2025-09-07T04:58:00Z" w16du:dateUtc="2025-09-06T20:58:00Z">
              <w:tcPr>
                <w:tcW w:w="2154" w:type="dxa"/>
                <w:gridSpan w:val="2"/>
              </w:tcPr>
            </w:tcPrChange>
          </w:tcPr>
          <w:p w14:paraId="5A87E01E" w14:textId="77777777" w:rsidR="004F7724" w:rsidRPr="004F7724" w:rsidRDefault="004F7724">
            <w:pPr>
              <w:keepNext/>
              <w:keepLines/>
              <w:spacing w:before="120" w:after="120"/>
              <w:cnfStyle w:val="000000100000" w:firstRow="0" w:lastRow="0" w:firstColumn="0" w:lastColumn="0" w:oddVBand="0" w:evenVBand="0" w:oddHBand="1" w:evenHBand="0" w:firstRowFirstColumn="0" w:firstRowLastColumn="0" w:lastRowFirstColumn="0" w:lastRowLastColumn="0"/>
              <w:pPrChange w:id="311" w:author="yukina minato" w:date="2025-09-07T04:48:00Z" w16du:dateUtc="2025-09-06T20:48:00Z">
                <w:pPr>
                  <w:spacing w:before="120" w:after="120"/>
                  <w:ind w:firstLine="480"/>
                  <w:cnfStyle w:val="000000100000" w:firstRow="0" w:lastRow="0" w:firstColumn="0" w:lastColumn="0" w:oddVBand="0" w:evenVBand="0" w:oddHBand="1" w:evenHBand="0" w:firstRowFirstColumn="0" w:firstRowLastColumn="0" w:lastRowFirstColumn="0" w:lastRowLastColumn="0"/>
                </w:pPr>
              </w:pPrChange>
            </w:pPr>
            <w:r w:rsidRPr="004F7724">
              <w:rPr>
                <w:rFonts w:hint="eastAsia"/>
              </w:rPr>
              <w:t>0.86s</w:t>
            </w:r>
          </w:p>
        </w:tc>
      </w:tr>
      <w:tr w:rsidR="009D78CF" w:rsidRPr="004F7724" w14:paraId="0E336713" w14:textId="77777777" w:rsidTr="009D78CF">
        <w:trPr>
          <w:jc w:val="center"/>
          <w:trPrChange w:id="312" w:author="yukina minato" w:date="2025-09-07T04:58:00Z" w16du:dateUtc="2025-09-06T20:58: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778" w:type="dxa"/>
            <w:tcPrChange w:id="313" w:author="yukina minato" w:date="2025-09-07T04:58:00Z" w16du:dateUtc="2025-09-06T20:58:00Z">
              <w:tcPr>
                <w:tcW w:w="2154" w:type="dxa"/>
              </w:tcPr>
            </w:tcPrChange>
          </w:tcPr>
          <w:p w14:paraId="0C8E8E8E" w14:textId="3B6029B8" w:rsidR="004F7724" w:rsidRPr="009D78CF" w:rsidRDefault="004F7724">
            <w:pPr>
              <w:keepNext/>
              <w:keepLines/>
              <w:spacing w:before="120" w:after="120"/>
              <w:rPr>
                <w:b w:val="0"/>
                <w:bCs w:val="0"/>
                <w:rPrChange w:id="314" w:author="yukina minato" w:date="2025-09-07T04:58:00Z" w16du:dateUtc="2025-09-06T20:58:00Z">
                  <w:rPr/>
                </w:rPrChange>
              </w:rPr>
              <w:pPrChange w:id="315" w:author="yukina minato" w:date="2025-09-07T04:48:00Z" w16du:dateUtc="2025-09-06T20:48:00Z">
                <w:pPr>
                  <w:spacing w:before="120" w:after="120"/>
                  <w:ind w:firstLine="480"/>
                  <w:jc w:val="both"/>
                </w:pPr>
              </w:pPrChange>
            </w:pPr>
            <w:r w:rsidRPr="009D78CF">
              <w:rPr>
                <w:rFonts w:hint="eastAsia"/>
              </w:rPr>
              <w:t>偏航角</w:t>
            </w:r>
          </w:p>
        </w:tc>
        <w:tc>
          <w:tcPr>
            <w:tcW w:w="2778" w:type="dxa"/>
            <w:tcPrChange w:id="316" w:author="yukina minato" w:date="2025-09-07T04:58:00Z" w16du:dateUtc="2025-09-06T20:58:00Z">
              <w:tcPr>
                <w:tcW w:w="2154" w:type="dxa"/>
                <w:gridSpan w:val="2"/>
              </w:tcPr>
            </w:tcPrChange>
          </w:tcPr>
          <w:p w14:paraId="53FF8F90" w14:textId="77777777" w:rsidR="004F7724" w:rsidRPr="004F7724" w:rsidRDefault="004F7724">
            <w:pPr>
              <w:keepNext/>
              <w:keepLines/>
              <w:spacing w:before="120" w:after="120"/>
              <w:cnfStyle w:val="000000000000" w:firstRow="0" w:lastRow="0" w:firstColumn="0" w:lastColumn="0" w:oddVBand="0" w:evenVBand="0" w:oddHBand="0" w:evenHBand="0" w:firstRowFirstColumn="0" w:firstRowLastColumn="0" w:lastRowFirstColumn="0" w:lastRowLastColumn="0"/>
              <w:pPrChange w:id="317" w:author="yukina minato" w:date="2025-09-07T04:48:00Z" w16du:dateUtc="2025-09-06T20:48:00Z">
                <w:pPr>
                  <w:spacing w:before="120" w:after="120"/>
                  <w:ind w:firstLine="480"/>
                  <w:cnfStyle w:val="000000000000" w:firstRow="0" w:lastRow="0" w:firstColumn="0" w:lastColumn="0" w:oddVBand="0" w:evenVBand="0" w:oddHBand="0" w:evenHBand="0" w:firstRowFirstColumn="0" w:firstRowLastColumn="0" w:lastRowFirstColumn="0" w:lastRowLastColumn="0"/>
                </w:pPr>
              </w:pPrChange>
            </w:pPr>
            <w:r w:rsidRPr="004F7724">
              <w:rPr>
                <w:rFonts w:hint="eastAsia"/>
              </w:rPr>
              <w:t>0.13rad</w:t>
            </w:r>
          </w:p>
        </w:tc>
      </w:tr>
      <w:tr w:rsidR="009D78CF" w:rsidRPr="004F7724" w14:paraId="2CC65962" w14:textId="77777777" w:rsidTr="009D78CF">
        <w:trPr>
          <w:cnfStyle w:val="000000100000" w:firstRow="0" w:lastRow="0" w:firstColumn="0" w:lastColumn="0" w:oddVBand="0" w:evenVBand="0" w:oddHBand="1" w:evenHBand="0" w:firstRowFirstColumn="0" w:firstRowLastColumn="0" w:lastRowFirstColumn="0" w:lastRowLastColumn="0"/>
          <w:jc w:val="center"/>
          <w:trPrChange w:id="318" w:author="yukina minato" w:date="2025-09-07T04:58:00Z" w16du:dateUtc="2025-09-06T20:58: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778" w:type="dxa"/>
            <w:tcPrChange w:id="319" w:author="yukina minato" w:date="2025-09-07T04:58:00Z" w16du:dateUtc="2025-09-06T20:58:00Z">
              <w:tcPr>
                <w:tcW w:w="2154" w:type="dxa"/>
              </w:tcPr>
            </w:tcPrChange>
          </w:tcPr>
          <w:p w14:paraId="6505FC9F" w14:textId="732D5BDF" w:rsidR="004F7724" w:rsidRPr="009D78CF" w:rsidRDefault="004F7724">
            <w:pPr>
              <w:keepNext/>
              <w:keepLines/>
              <w:spacing w:before="120" w:after="120"/>
              <w:cnfStyle w:val="001000100000" w:firstRow="0" w:lastRow="0" w:firstColumn="1" w:lastColumn="0" w:oddVBand="0" w:evenVBand="0" w:oddHBand="1" w:evenHBand="0" w:firstRowFirstColumn="0" w:firstRowLastColumn="0" w:lastRowFirstColumn="0" w:lastRowLastColumn="0"/>
              <w:rPr>
                <w:b w:val="0"/>
                <w:bCs w:val="0"/>
                <w:rPrChange w:id="320" w:author="yukina minato" w:date="2025-09-07T04:58:00Z" w16du:dateUtc="2025-09-06T20:58:00Z">
                  <w:rPr/>
                </w:rPrChange>
              </w:rPr>
              <w:pPrChange w:id="321" w:author="yukina minato" w:date="2025-09-07T04:48:00Z" w16du:dateUtc="2025-09-06T20:48:00Z">
                <w:pPr>
                  <w:spacing w:before="120" w:after="120"/>
                  <w:ind w:firstLine="480"/>
                  <w:jc w:val="both"/>
                  <w:cnfStyle w:val="001000100000" w:firstRow="0" w:lastRow="0" w:firstColumn="1" w:lastColumn="0" w:oddVBand="0" w:evenVBand="0" w:oddHBand="1" w:evenHBand="0" w:firstRowFirstColumn="0" w:firstRowLastColumn="0" w:lastRowFirstColumn="0" w:lastRowLastColumn="0"/>
                </w:pPr>
              </w:pPrChange>
            </w:pPr>
            <w:r w:rsidRPr="009D78CF">
              <w:rPr>
                <w:rFonts w:hint="eastAsia"/>
              </w:rPr>
              <w:t>最大遮蔽时长</w:t>
            </w:r>
          </w:p>
        </w:tc>
        <w:tc>
          <w:tcPr>
            <w:tcW w:w="2778" w:type="dxa"/>
            <w:tcPrChange w:id="322" w:author="yukina minato" w:date="2025-09-07T04:58:00Z" w16du:dateUtc="2025-09-06T20:58:00Z">
              <w:tcPr>
                <w:tcW w:w="2154" w:type="dxa"/>
                <w:gridSpan w:val="2"/>
              </w:tcPr>
            </w:tcPrChange>
          </w:tcPr>
          <w:p w14:paraId="31B94CDC" w14:textId="77777777" w:rsidR="004F7724" w:rsidRPr="004F7724" w:rsidRDefault="004F7724">
            <w:pPr>
              <w:keepNext/>
              <w:keepLines/>
              <w:spacing w:before="120" w:after="120"/>
              <w:cnfStyle w:val="000000100000" w:firstRow="0" w:lastRow="0" w:firstColumn="0" w:lastColumn="0" w:oddVBand="0" w:evenVBand="0" w:oddHBand="1" w:evenHBand="0" w:firstRowFirstColumn="0" w:firstRowLastColumn="0" w:lastRowFirstColumn="0" w:lastRowLastColumn="0"/>
              <w:pPrChange w:id="323" w:author="yukina minato" w:date="2025-09-07T04:48:00Z" w16du:dateUtc="2025-09-06T20:48:00Z">
                <w:pPr>
                  <w:spacing w:before="120" w:after="120"/>
                  <w:ind w:firstLine="480"/>
                  <w:cnfStyle w:val="000000100000" w:firstRow="0" w:lastRow="0" w:firstColumn="0" w:lastColumn="0" w:oddVBand="0" w:evenVBand="0" w:oddHBand="1" w:evenHBand="0" w:firstRowFirstColumn="0" w:firstRowLastColumn="0" w:lastRowFirstColumn="0" w:lastRowLastColumn="0"/>
                </w:pPr>
              </w:pPrChange>
            </w:pPr>
            <w:r w:rsidRPr="004F7724">
              <w:rPr>
                <w:rFonts w:hint="eastAsia"/>
              </w:rPr>
              <w:t>4.53s</w:t>
            </w:r>
          </w:p>
        </w:tc>
      </w:tr>
      <w:tr w:rsidR="009D78CF" w:rsidRPr="004F7724" w14:paraId="56718141" w14:textId="77777777" w:rsidTr="009D78CF">
        <w:trPr>
          <w:jc w:val="center"/>
          <w:trPrChange w:id="324" w:author="yukina minato" w:date="2025-09-07T04:58:00Z" w16du:dateUtc="2025-09-06T20:58: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778" w:type="dxa"/>
            <w:tcPrChange w:id="325" w:author="yukina minato" w:date="2025-09-07T04:58:00Z" w16du:dateUtc="2025-09-06T20:58:00Z">
              <w:tcPr>
                <w:tcW w:w="2154" w:type="dxa"/>
              </w:tcPr>
            </w:tcPrChange>
          </w:tcPr>
          <w:p w14:paraId="505FC6B0" w14:textId="2E2A66A9" w:rsidR="004F7724" w:rsidRPr="009D78CF" w:rsidRDefault="004F7724">
            <w:pPr>
              <w:keepNext/>
              <w:keepLines/>
              <w:spacing w:before="120" w:after="120"/>
              <w:rPr>
                <w:b w:val="0"/>
                <w:bCs w:val="0"/>
                <w:rPrChange w:id="326" w:author="yukina minato" w:date="2025-09-07T04:58:00Z" w16du:dateUtc="2025-09-06T20:58:00Z">
                  <w:rPr/>
                </w:rPrChange>
              </w:rPr>
              <w:pPrChange w:id="327" w:author="yukina minato" w:date="2025-09-07T04:48:00Z" w16du:dateUtc="2025-09-06T20:48:00Z">
                <w:pPr>
                  <w:spacing w:before="120" w:after="120"/>
                  <w:ind w:firstLine="480"/>
                  <w:jc w:val="both"/>
                </w:pPr>
              </w:pPrChange>
            </w:pPr>
            <w:r w:rsidRPr="009D78CF">
              <w:rPr>
                <w:rFonts w:hint="eastAsia"/>
              </w:rPr>
              <w:t>投放点坐标</w:t>
            </w:r>
          </w:p>
        </w:tc>
        <w:tc>
          <w:tcPr>
            <w:tcW w:w="2778" w:type="dxa"/>
            <w:tcPrChange w:id="328" w:author="yukina minato" w:date="2025-09-07T04:58:00Z" w16du:dateUtc="2025-09-06T20:58:00Z">
              <w:tcPr>
                <w:tcW w:w="2154" w:type="dxa"/>
                <w:gridSpan w:val="2"/>
              </w:tcPr>
            </w:tcPrChange>
          </w:tcPr>
          <w:p w14:paraId="05562FB9" w14:textId="432D236D" w:rsidR="004F7724" w:rsidRPr="004F7724" w:rsidRDefault="00413BC6">
            <w:pPr>
              <w:keepNext/>
              <w:keepLines/>
              <w:spacing w:before="120" w:after="120"/>
              <w:cnfStyle w:val="000000000000" w:firstRow="0" w:lastRow="0" w:firstColumn="0" w:lastColumn="0" w:oddVBand="0" w:evenVBand="0" w:oddHBand="0" w:evenHBand="0" w:firstRowFirstColumn="0" w:firstRowLastColumn="0" w:lastRowFirstColumn="0" w:lastRowLastColumn="0"/>
              <w:pPrChange w:id="329" w:author="yukina minato" w:date="2025-09-07T04:48:00Z" w16du:dateUtc="2025-09-06T20:48:00Z">
                <w:pPr>
                  <w:spacing w:before="120" w:after="120"/>
                  <w:ind w:firstLine="480"/>
                  <w:cnfStyle w:val="000000000000" w:firstRow="0" w:lastRow="0" w:firstColumn="0" w:lastColumn="0" w:oddVBand="0" w:evenVBand="0" w:oddHBand="0" w:evenHBand="0" w:firstRowFirstColumn="0" w:firstRowLastColumn="0" w:lastRowFirstColumn="0" w:lastRowLastColumn="0"/>
                </w:pPr>
              </w:pPrChange>
            </w:pPr>
            <w:ins w:id="330" w:author="yukina minato" w:date="2025-09-07T04:46:00Z" w16du:dateUtc="2025-09-06T20:46:00Z">
              <w:r>
                <w:rPr>
                  <w:rFonts w:hint="eastAsia"/>
                </w:rPr>
                <w:t>(</w:t>
              </w:r>
            </w:ins>
            <w:del w:id="331" w:author="yukina minato" w:date="2025-09-07T04:46:00Z" w16du:dateUtc="2025-09-06T20:46:00Z">
              <w:r w:rsidR="004F7724" w:rsidRPr="004F7724" w:rsidDel="00413BC6">
                <w:rPr>
                  <w:rFonts w:hint="eastAsia"/>
                </w:rPr>
                <w:delText>（</w:delText>
              </w:r>
            </w:del>
            <w:r w:rsidR="004F7724" w:rsidRPr="004F7724">
              <w:rPr>
                <w:rFonts w:hint="eastAsia"/>
              </w:rPr>
              <w:t>17800,0,2800</w:t>
            </w:r>
            <w:ins w:id="332" w:author="yukina minato" w:date="2025-09-07T04:46:00Z" w16du:dateUtc="2025-09-06T20:46:00Z">
              <w:r>
                <w:rPr>
                  <w:rFonts w:hint="eastAsia"/>
                </w:rPr>
                <w:t>）</w:t>
              </w:r>
            </w:ins>
            <w:del w:id="333" w:author="yukina minato" w:date="2025-09-07T04:46:00Z" w16du:dateUtc="2025-09-06T20:46:00Z">
              <w:r w:rsidR="004F7724" w:rsidRPr="004F7724" w:rsidDel="00413BC6">
                <w:rPr>
                  <w:rFonts w:hint="eastAsia"/>
                </w:rPr>
                <w:delText>）</w:delText>
              </w:r>
            </w:del>
          </w:p>
        </w:tc>
      </w:tr>
      <w:tr w:rsidR="009D78CF" w:rsidRPr="004F7724" w14:paraId="68A50646" w14:textId="77777777" w:rsidTr="009D78CF">
        <w:trPr>
          <w:cnfStyle w:val="000000100000" w:firstRow="0" w:lastRow="0" w:firstColumn="0" w:lastColumn="0" w:oddVBand="0" w:evenVBand="0" w:oddHBand="1" w:evenHBand="0" w:firstRowFirstColumn="0" w:firstRowLastColumn="0" w:lastRowFirstColumn="0" w:lastRowLastColumn="0"/>
          <w:jc w:val="center"/>
          <w:trPrChange w:id="334" w:author="yukina minato" w:date="2025-09-07T04:58:00Z" w16du:dateUtc="2025-09-06T20:58:00Z">
            <w:trPr>
              <w:gridAfter w:val="0"/>
              <w:jc w:val="center"/>
            </w:trPr>
          </w:trPrChange>
        </w:trPr>
        <w:tc>
          <w:tcPr>
            <w:cnfStyle w:val="001000000000" w:firstRow="0" w:lastRow="0" w:firstColumn="1" w:lastColumn="0" w:oddVBand="0" w:evenVBand="0" w:oddHBand="0" w:evenHBand="0" w:firstRowFirstColumn="0" w:firstRowLastColumn="0" w:lastRowFirstColumn="0" w:lastRowLastColumn="0"/>
            <w:tcW w:w="2778" w:type="dxa"/>
            <w:tcPrChange w:id="335" w:author="yukina minato" w:date="2025-09-07T04:58:00Z" w16du:dateUtc="2025-09-06T20:58:00Z">
              <w:tcPr>
                <w:tcW w:w="2154" w:type="dxa"/>
              </w:tcPr>
            </w:tcPrChange>
          </w:tcPr>
          <w:p w14:paraId="5B788B87" w14:textId="2BB1238F" w:rsidR="004F7724" w:rsidRPr="009D78CF" w:rsidRDefault="004F7724">
            <w:pPr>
              <w:keepNext/>
              <w:keepLines/>
              <w:spacing w:before="120" w:after="120"/>
              <w:cnfStyle w:val="001000100000" w:firstRow="0" w:lastRow="0" w:firstColumn="1" w:lastColumn="0" w:oddVBand="0" w:evenVBand="0" w:oddHBand="1" w:evenHBand="0" w:firstRowFirstColumn="0" w:firstRowLastColumn="0" w:lastRowFirstColumn="0" w:lastRowLastColumn="0"/>
              <w:rPr>
                <w:b w:val="0"/>
                <w:bCs w:val="0"/>
                <w:rPrChange w:id="336" w:author="yukina minato" w:date="2025-09-07T04:58:00Z" w16du:dateUtc="2025-09-06T20:58:00Z">
                  <w:rPr/>
                </w:rPrChange>
              </w:rPr>
              <w:pPrChange w:id="337" w:author="yukina minato" w:date="2025-09-07T04:48:00Z" w16du:dateUtc="2025-09-06T20:48:00Z">
                <w:pPr>
                  <w:spacing w:before="120" w:after="120"/>
                  <w:ind w:firstLine="480"/>
                  <w:jc w:val="both"/>
                  <w:cnfStyle w:val="001000100000" w:firstRow="0" w:lastRow="0" w:firstColumn="1" w:lastColumn="0" w:oddVBand="0" w:evenVBand="0" w:oddHBand="1" w:evenHBand="0" w:firstRowFirstColumn="0" w:firstRowLastColumn="0" w:lastRowFirstColumn="0" w:lastRowLastColumn="0"/>
                </w:pPr>
              </w:pPrChange>
            </w:pPr>
            <w:r w:rsidRPr="009D78CF">
              <w:rPr>
                <w:rFonts w:hint="eastAsia"/>
              </w:rPr>
              <w:t>起爆点坐标</w:t>
            </w:r>
          </w:p>
        </w:tc>
        <w:tc>
          <w:tcPr>
            <w:tcW w:w="2778" w:type="dxa"/>
            <w:tcPrChange w:id="338" w:author="yukina minato" w:date="2025-09-07T04:58:00Z" w16du:dateUtc="2025-09-06T20:58:00Z">
              <w:tcPr>
                <w:tcW w:w="2154" w:type="dxa"/>
                <w:gridSpan w:val="2"/>
              </w:tcPr>
            </w:tcPrChange>
          </w:tcPr>
          <w:p w14:paraId="3A8DAFFB" w14:textId="3A3D66EB" w:rsidR="004F7724" w:rsidRPr="004F7724" w:rsidRDefault="00413BC6">
            <w:pPr>
              <w:keepNext/>
              <w:keepLines/>
              <w:spacing w:before="120" w:after="120"/>
              <w:cnfStyle w:val="000000100000" w:firstRow="0" w:lastRow="0" w:firstColumn="0" w:lastColumn="0" w:oddVBand="0" w:evenVBand="0" w:oddHBand="1" w:evenHBand="0" w:firstRowFirstColumn="0" w:firstRowLastColumn="0" w:lastRowFirstColumn="0" w:lastRowLastColumn="0"/>
              <w:pPrChange w:id="339" w:author="yukina minato" w:date="2025-09-07T04:48:00Z" w16du:dateUtc="2025-09-06T20:48:00Z">
                <w:pPr>
                  <w:spacing w:before="120" w:after="120"/>
                  <w:ind w:firstLine="480"/>
                  <w:cnfStyle w:val="000000100000" w:firstRow="0" w:lastRow="0" w:firstColumn="0" w:lastColumn="0" w:oddVBand="0" w:evenVBand="0" w:oddHBand="1" w:evenHBand="0" w:firstRowFirstColumn="0" w:firstRowLastColumn="0" w:lastRowFirstColumn="0" w:lastRowLastColumn="0"/>
                </w:pPr>
              </w:pPrChange>
            </w:pPr>
            <w:ins w:id="340" w:author="yukina minato" w:date="2025-09-07T04:46:00Z" w16du:dateUtc="2025-09-06T20:46:00Z">
              <w:r>
                <w:rPr>
                  <w:rFonts w:hint="eastAsia"/>
                </w:rPr>
                <w:t>(</w:t>
              </w:r>
            </w:ins>
            <w:del w:id="341" w:author="yukina minato" w:date="2025-09-07T04:46:00Z" w16du:dateUtc="2025-09-06T20:46:00Z">
              <w:r w:rsidR="004F7724" w:rsidRPr="004F7724" w:rsidDel="00413BC6">
                <w:rPr>
                  <w:rFonts w:hint="eastAsia"/>
                </w:rPr>
                <w:delText>（</w:delText>
              </w:r>
            </w:del>
            <w:r w:rsidR="004F7724" w:rsidRPr="004F7724">
              <w:rPr>
                <w:rFonts w:hint="eastAsia"/>
              </w:rPr>
              <w:t>17882.29,10.6,1796.41</w:t>
            </w:r>
            <w:ins w:id="342" w:author="yukina minato" w:date="2025-09-07T04:46:00Z" w16du:dateUtc="2025-09-06T20:46:00Z">
              <w:r>
                <w:rPr>
                  <w:rFonts w:hint="eastAsia"/>
                </w:rPr>
                <w:t>）</w:t>
              </w:r>
            </w:ins>
            <w:del w:id="343" w:author="yukina minato" w:date="2025-09-07T04:46:00Z" w16du:dateUtc="2025-09-06T20:46:00Z">
              <w:r w:rsidR="004F7724" w:rsidRPr="004F7724" w:rsidDel="00413BC6">
                <w:rPr>
                  <w:rFonts w:hint="eastAsia"/>
                </w:rPr>
                <w:delText>）</w:delText>
              </w:r>
            </w:del>
          </w:p>
        </w:tc>
      </w:tr>
    </w:tbl>
    <w:p w14:paraId="3EE7A2D2" w14:textId="77777777" w:rsidR="00F8289C" w:rsidRPr="002F7DD5" w:rsidRDefault="00F8289C" w:rsidP="00F8289C">
      <w:pPr>
        <w:jc w:val="both"/>
      </w:pPr>
    </w:p>
    <w:p w14:paraId="575E1DBE" w14:textId="603FEAB1" w:rsidR="00F8289C" w:rsidRDefault="00F8289C" w:rsidP="00F8289C">
      <w:pPr>
        <w:pStyle w:val="af"/>
        <w:spacing w:line="360" w:lineRule="auto"/>
      </w:pPr>
      <w:r>
        <w:rPr>
          <w:rFonts w:hint="eastAsia"/>
        </w:rPr>
        <w:t>5.3</w:t>
      </w:r>
      <w:r>
        <w:rPr>
          <w:rFonts w:hint="eastAsia"/>
        </w:rPr>
        <w:t>问题三模型的建立与求解</w:t>
      </w:r>
      <w:del w:id="344" w:author="Noah Zheng" w:date="2025-09-07T09:45:00Z" w16du:dateUtc="2025-09-07T01:45:00Z">
        <w:r w:rsidDel="00F77506">
          <w:rPr>
            <w:rFonts w:hint="eastAsia"/>
          </w:rPr>
          <w:delText xml:space="preserve">  </w:delText>
        </w:r>
      </w:del>
    </w:p>
    <w:p w14:paraId="7475B1B4" w14:textId="016A1B00" w:rsidR="002B6419" w:rsidRDefault="002B6419" w:rsidP="002B6419">
      <w:pPr>
        <w:pStyle w:val="af3"/>
        <w:spacing w:line="360" w:lineRule="auto"/>
        <w:ind w:leftChars="100" w:left="240"/>
        <w:rPr>
          <w:ins w:id="345" w:author="yukina minato" w:date="2025-09-07T06:42:00Z" w16du:dateUtc="2025-09-06T22:42:00Z"/>
        </w:rPr>
      </w:pPr>
      <w:ins w:id="346" w:author="yukina minato" w:date="2025-09-07T06:42:00Z" w16du:dateUtc="2025-09-06T22:42:00Z">
        <w:r>
          <w:rPr>
            <w:rFonts w:hint="eastAsia"/>
          </w:rPr>
          <w:t>5.3.1</w:t>
        </w:r>
        <w:r>
          <w:rPr>
            <w:rFonts w:hint="eastAsia"/>
          </w:rPr>
          <w:t>最优化模型</w:t>
        </w:r>
        <w:r>
          <w:rPr>
            <w:rFonts w:hint="eastAsia"/>
          </w:rPr>
          <w:t>G</w:t>
        </w:r>
      </w:ins>
      <w:ins w:id="347" w:author="Noah Zheng" w:date="2025-09-07T08:51:00Z" w16du:dateUtc="2025-09-07T00:51:00Z">
        <w:r w:rsidR="00411877">
          <w:rPr>
            <w:rFonts w:hint="eastAsia"/>
          </w:rPr>
          <w:t>A</w:t>
        </w:r>
      </w:ins>
      <w:ins w:id="348" w:author="yukina minato" w:date="2025-09-07T06:42:00Z" w16du:dateUtc="2025-09-06T22:42:00Z">
        <w:del w:id="349" w:author="Noah Zheng" w:date="2025-09-07T08:51:00Z" w16du:dateUtc="2025-09-07T00:51:00Z">
          <w:r w:rsidDel="00411877">
            <w:rPr>
              <w:rFonts w:hint="eastAsia"/>
            </w:rPr>
            <w:delText>R</w:delText>
          </w:r>
        </w:del>
        <w:r>
          <w:rPr>
            <w:rFonts w:hint="eastAsia"/>
          </w:rPr>
          <w:t>-2</w:t>
        </w:r>
        <w:r>
          <w:rPr>
            <w:rFonts w:hint="eastAsia"/>
          </w:rPr>
          <w:t>的建立</w:t>
        </w:r>
      </w:ins>
    </w:p>
    <w:p w14:paraId="622F3FB3" w14:textId="77777777" w:rsidR="002B6419" w:rsidRPr="00C91209" w:rsidRDefault="002B6419" w:rsidP="002B6419">
      <w:pPr>
        <w:jc w:val="left"/>
        <w:rPr>
          <w:ins w:id="350" w:author="yukina minato" w:date="2025-09-07T06:42:00Z" w16du:dateUtc="2025-09-06T22:42:00Z"/>
        </w:rPr>
      </w:pPr>
      <w:ins w:id="351" w:author="yukina minato" w:date="2025-09-07T06:42:00Z" w16du:dateUtc="2025-09-06T22:42:00Z">
        <w:r>
          <w:rPr>
            <w:rFonts w:hint="eastAsia"/>
          </w:rPr>
          <w:t xml:space="preserve">   </w:t>
        </w:r>
        <w:r>
          <w:rPr>
            <w:rFonts w:hint="eastAsia"/>
          </w:rPr>
          <w:t>首先，根据题意建立</w:t>
        </w:r>
        <w:r w:rsidRPr="004A6B29">
          <w:rPr>
            <w:rFonts w:ascii="宋体" w:eastAsia="宋体" w:hAnsi="宋体" w:hint="eastAsia"/>
            <w:szCs w:val="24"/>
          </w:rPr>
          <w:t>导弹</w:t>
        </w:r>
      </w:ins>
      <w:ins w:id="352" w:author="yukina minato" w:date="2025-09-07T06:42:00Z" w16du:dateUtc="2025-09-06T22:42:00Z">
        <w:r w:rsidRPr="00BB168F">
          <w:rPr>
            <w:rFonts w:ascii="宋体" w:eastAsia="宋体" w:hAnsi="宋体" w:hint="eastAsia"/>
            <w:position w:val="-4"/>
            <w:szCs w:val="24"/>
          </w:rPr>
          <w:object w:dxaOrig="400" w:dyaOrig="260" w14:anchorId="32AFD6FD">
            <v:shape id="_x0000_i1202" type="#_x0000_t75" style="width:19.7pt;height:12.85pt" o:ole="">
              <v:imagedata r:id="rId40" o:title=""/>
            </v:shape>
            <o:OLEObject Type="Embed" ProgID="Equation.DSMT4" ShapeID="_x0000_i1202" DrawAspect="Content" ObjectID="_1818759302" r:id="rId342"/>
          </w:object>
        </w:r>
      </w:ins>
      <w:ins w:id="353" w:author="yukina minato" w:date="2025-09-07T06:42:00Z" w16du:dateUtc="2025-09-06T22:42:00Z">
        <w:r w:rsidRPr="004A6B29">
          <w:rPr>
            <w:rFonts w:ascii="宋体" w:eastAsia="宋体" w:hAnsi="宋体" w:hint="eastAsia"/>
            <w:szCs w:val="24"/>
          </w:rPr>
          <w:t>的轨迹参数方程</w:t>
        </w:r>
        <w:r>
          <w:rPr>
            <w:rFonts w:ascii="宋体" w:eastAsia="宋体" w:hAnsi="宋体" w:hint="eastAsia"/>
            <w:szCs w:val="24"/>
          </w:rPr>
          <w:t>和</w:t>
        </w:r>
        <w:r w:rsidRPr="004A6B29">
          <w:rPr>
            <w:rFonts w:ascii="宋体" w:eastAsia="宋体" w:hAnsi="宋体" w:hint="eastAsia"/>
            <w:szCs w:val="24"/>
          </w:rPr>
          <w:t>无人机</w:t>
        </w:r>
      </w:ins>
      <w:ins w:id="354" w:author="yukina minato" w:date="2025-09-07T06:42:00Z" w16du:dateUtc="2025-09-06T22:42:00Z">
        <w:r w:rsidRPr="00DF37F8">
          <w:rPr>
            <w:rFonts w:ascii="宋体" w:eastAsia="宋体" w:hAnsi="宋体" w:hint="eastAsia"/>
            <w:position w:val="-4"/>
            <w:szCs w:val="24"/>
          </w:rPr>
          <w:object w:dxaOrig="480" w:dyaOrig="260" w14:anchorId="1ED7898B">
            <v:shape id="_x0000_i1203" type="#_x0000_t75" style="width:24.1pt;height:13.75pt" o:ole="">
              <v:imagedata r:id="rId42" o:title=""/>
            </v:shape>
            <o:OLEObject Type="Embed" ProgID="Equation.DSMT4" ShapeID="_x0000_i1203" DrawAspect="Content" ObjectID="_1818759303" r:id="rId343"/>
          </w:object>
        </w:r>
      </w:ins>
      <w:ins w:id="355" w:author="yukina minato" w:date="2025-09-07T06:42:00Z" w16du:dateUtc="2025-09-06T22:42:00Z">
        <w:r w:rsidRPr="004A6B29">
          <w:rPr>
            <w:rFonts w:ascii="宋体" w:eastAsia="宋体" w:hAnsi="宋体" w:hint="eastAsia"/>
            <w:szCs w:val="24"/>
          </w:rPr>
          <w:t>投放第</w:t>
        </w:r>
      </w:ins>
      <w:ins w:id="356" w:author="yukina minato" w:date="2025-09-07T06:42:00Z" w16du:dateUtc="2025-09-06T22:42:00Z">
        <w:r w:rsidRPr="00C91209">
          <w:rPr>
            <w:rFonts w:ascii="宋体" w:eastAsia="宋体" w:hAnsi="宋体" w:hint="eastAsia"/>
            <w:position w:val="-6"/>
            <w:szCs w:val="24"/>
          </w:rPr>
          <w:object w:dxaOrig="200" w:dyaOrig="279" w14:anchorId="4DC466F9">
            <v:shape id="_x0000_i1204" type="#_x0000_t75" style="width:10.35pt;height:13.75pt" o:ole="">
              <v:imagedata r:id="rId344" o:title=""/>
            </v:shape>
            <o:OLEObject Type="Embed" ProgID="Equation.DSMT4" ShapeID="_x0000_i1204" DrawAspect="Content" ObjectID="_1818759304" r:id="rId345"/>
          </w:object>
        </w:r>
      </w:ins>
      <w:ins w:id="357" w:author="yukina minato" w:date="2025-09-07T06:42:00Z" w16du:dateUtc="2025-09-06T22:42:00Z">
        <w:r w:rsidRPr="004A6B29">
          <w:rPr>
            <w:rFonts w:ascii="宋体" w:eastAsia="宋体" w:hAnsi="宋体" w:hint="eastAsia"/>
            <w:szCs w:val="24"/>
          </w:rPr>
          <w:t>枚烟幕干扰弹以及干扰弹起爆后形成的球状烟幕云团球心的轨迹参数方程</w:t>
        </w:r>
        <w:r>
          <w:rPr>
            <w:rFonts w:ascii="宋体" w:eastAsia="宋体" w:hAnsi="宋体" w:hint="eastAsia"/>
            <w:szCs w:val="24"/>
          </w:rPr>
          <w:t>；接着，根据点到直线的距离公式求出</w:t>
        </w:r>
        <w:r w:rsidRPr="004A6B29">
          <w:rPr>
            <w:rFonts w:ascii="宋体" w:eastAsia="宋体" w:hAnsi="宋体" w:hint="eastAsia"/>
            <w:szCs w:val="24"/>
          </w:rPr>
          <w:t>球状烟幕中心点</w:t>
        </w:r>
      </w:ins>
      <w:ins w:id="358" w:author="yukina minato" w:date="2025-09-07T06:42:00Z" w16du:dateUtc="2025-09-06T22:42:00Z">
        <w:r w:rsidRPr="004A6B29">
          <w:rPr>
            <w:rFonts w:ascii="宋体" w:eastAsia="宋体" w:hAnsi="宋体" w:hint="eastAsia"/>
            <w:position w:val="-16"/>
            <w:szCs w:val="24"/>
          </w:rPr>
          <w:object w:dxaOrig="499" w:dyaOrig="400" w14:anchorId="02AF3142">
            <v:shape id="_x0000_i1205" type="#_x0000_t75" style="width:24.75pt;height:19.7pt" o:ole="">
              <v:imagedata r:id="rId346" o:title=""/>
            </v:shape>
            <o:OLEObject Type="Embed" ProgID="Equation.DSMT4" ShapeID="_x0000_i1205" DrawAspect="Content" ObjectID="_1818759305" r:id="rId347"/>
          </w:object>
        </w:r>
      </w:ins>
      <w:ins w:id="359" w:author="yukina minato" w:date="2025-09-07T06:42:00Z" w16du:dateUtc="2025-09-06T22:42:00Z">
        <w:r w:rsidRPr="004A6B29">
          <w:rPr>
            <w:rFonts w:ascii="宋体" w:eastAsia="宋体" w:hAnsi="宋体" w:hint="eastAsia"/>
            <w:szCs w:val="24"/>
          </w:rPr>
          <w:t>到直线</w:t>
        </w:r>
      </w:ins>
      <w:ins w:id="360" w:author="yukina minato" w:date="2025-09-07T06:42:00Z" w16du:dateUtc="2025-09-06T22:42:00Z">
        <w:r w:rsidRPr="004A6B29">
          <w:rPr>
            <w:rFonts w:ascii="宋体" w:eastAsia="宋体" w:hAnsi="宋体" w:hint="eastAsia"/>
            <w:position w:val="-12"/>
            <w:szCs w:val="24"/>
          </w:rPr>
          <w:object w:dxaOrig="520" w:dyaOrig="360" w14:anchorId="16015971">
            <v:shape id="_x0000_i1206" type="#_x0000_t75" style="width:25.65pt;height:18.15pt" o:ole="">
              <v:imagedata r:id="rId48" o:title=""/>
            </v:shape>
            <o:OLEObject Type="Embed" ProgID="Equation.DSMT4" ShapeID="_x0000_i1206" DrawAspect="Content" ObjectID="_1818759306" r:id="rId348"/>
          </w:object>
        </w:r>
      </w:ins>
      <w:ins w:id="361" w:author="yukina minato" w:date="2025-09-07T06:42:00Z" w16du:dateUtc="2025-09-06T22:42:00Z">
        <w:r w:rsidRPr="004A6B29">
          <w:rPr>
            <w:rFonts w:ascii="宋体" w:eastAsia="宋体" w:hAnsi="宋体" w:hint="eastAsia"/>
            <w:szCs w:val="24"/>
          </w:rPr>
          <w:t>距离</w:t>
        </w:r>
        <w:r>
          <w:rPr>
            <w:rFonts w:ascii="宋体" w:eastAsia="宋体" w:hAnsi="宋体" w:hint="eastAsia"/>
            <w:szCs w:val="24"/>
          </w:rPr>
          <w:t>；最后，根据题意建立最优化模型GA-2</w:t>
        </w:r>
      </w:ins>
    </w:p>
    <w:p w14:paraId="49AB92DD" w14:textId="7D8D2AA7" w:rsidR="002B6419" w:rsidRPr="00C91209" w:rsidRDefault="002B6419" w:rsidP="002B6419">
      <w:pPr>
        <w:pStyle w:val="af3"/>
        <w:spacing w:line="360" w:lineRule="auto"/>
        <w:ind w:leftChars="200" w:left="480"/>
        <w:outlineLvl w:val="4"/>
        <w:rPr>
          <w:ins w:id="362" w:author="yukina minato" w:date="2025-09-07T06:42:00Z" w16du:dateUtc="2025-09-06T22:42:00Z"/>
          <w:rFonts w:ascii="宋体" w:eastAsia="宋体" w:hAnsi="宋体" w:hint="eastAsia"/>
        </w:rPr>
      </w:pPr>
      <w:ins w:id="363" w:author="yukina minato" w:date="2025-09-07T06:42:00Z" w16du:dateUtc="2025-09-06T22:42:00Z">
        <w:r>
          <w:rPr>
            <w:rFonts w:hint="eastAsia"/>
          </w:rPr>
          <w:t>5.3.1.1</w:t>
        </w:r>
        <w:r w:rsidRPr="004A6B29">
          <w:rPr>
            <w:rFonts w:ascii="宋体" w:eastAsia="宋体" w:hAnsi="宋体" w:hint="eastAsia"/>
            <w:szCs w:val="24"/>
          </w:rPr>
          <w:t>导弹</w:t>
        </w:r>
      </w:ins>
      <w:ins w:id="364" w:author="yukina minato" w:date="2025-09-07T06:42:00Z" w16du:dateUtc="2025-09-06T22:42:00Z">
        <w:r w:rsidRPr="00BB168F">
          <w:rPr>
            <w:rFonts w:ascii="宋体" w:eastAsia="宋体" w:hAnsi="宋体" w:hint="eastAsia"/>
            <w:position w:val="-4"/>
            <w:szCs w:val="24"/>
          </w:rPr>
          <w:object w:dxaOrig="400" w:dyaOrig="260" w14:anchorId="4CD0FAD3">
            <v:shape id="_x0000_i1207" type="#_x0000_t75" style="width:19.7pt;height:12.85pt" o:ole="">
              <v:imagedata r:id="rId40" o:title=""/>
            </v:shape>
            <o:OLEObject Type="Embed" ProgID="Equation.DSMT4" ShapeID="_x0000_i1207" DrawAspect="Content" ObjectID="_1818759307" r:id="rId349"/>
          </w:object>
        </w:r>
      </w:ins>
      <w:ins w:id="365" w:author="yukina minato" w:date="2025-09-07T06:46:00Z" w16du:dateUtc="2025-09-06T22:46:00Z">
        <w:r>
          <w:rPr>
            <w:rFonts w:ascii="宋体" w:eastAsia="宋体" w:hAnsi="宋体" w:hint="eastAsia"/>
            <w:szCs w:val="24"/>
          </w:rPr>
          <w:t>、</w:t>
        </w:r>
      </w:ins>
      <w:ins w:id="366" w:author="yukina minato" w:date="2025-09-07T06:42:00Z" w16du:dateUtc="2025-09-06T22:42:00Z">
        <w:r w:rsidRPr="004A6B29">
          <w:rPr>
            <w:rFonts w:ascii="宋体" w:eastAsia="宋体" w:hAnsi="宋体" w:hint="eastAsia"/>
            <w:szCs w:val="24"/>
          </w:rPr>
          <w:t>无人机</w:t>
        </w:r>
      </w:ins>
      <w:ins w:id="367" w:author="yukina minato" w:date="2025-09-07T06:42:00Z" w16du:dateUtc="2025-09-06T22:42:00Z">
        <w:r w:rsidRPr="00DF37F8">
          <w:rPr>
            <w:rFonts w:ascii="宋体" w:eastAsia="宋体" w:hAnsi="宋体" w:hint="eastAsia"/>
            <w:position w:val="-4"/>
            <w:szCs w:val="24"/>
          </w:rPr>
          <w:object w:dxaOrig="480" w:dyaOrig="260" w14:anchorId="08335908">
            <v:shape id="_x0000_i1208" type="#_x0000_t75" style="width:24.1pt;height:13.75pt" o:ole="">
              <v:imagedata r:id="rId42" o:title=""/>
            </v:shape>
            <o:OLEObject Type="Embed" ProgID="Equation.DSMT4" ShapeID="_x0000_i1208" DrawAspect="Content" ObjectID="_1818759308" r:id="rId350"/>
          </w:object>
        </w:r>
      </w:ins>
      <w:ins w:id="368" w:author="yukina minato" w:date="2025-09-07T06:42:00Z" w16du:dateUtc="2025-09-06T22:42:00Z">
        <w:r w:rsidRPr="004A6B29">
          <w:rPr>
            <w:rFonts w:ascii="宋体" w:eastAsia="宋体" w:hAnsi="宋体" w:hint="eastAsia"/>
            <w:szCs w:val="24"/>
          </w:rPr>
          <w:t>投第</w:t>
        </w:r>
      </w:ins>
      <w:ins w:id="369" w:author="yukina minato" w:date="2025-09-07T06:42:00Z" w16du:dateUtc="2025-09-06T22:42:00Z">
        <w:r w:rsidRPr="00C91209">
          <w:rPr>
            <w:rFonts w:ascii="宋体" w:eastAsia="宋体" w:hAnsi="宋体" w:hint="eastAsia"/>
            <w:position w:val="-6"/>
            <w:szCs w:val="24"/>
          </w:rPr>
          <w:object w:dxaOrig="200" w:dyaOrig="279" w14:anchorId="34EB3C5B">
            <v:shape id="_x0000_i1209" type="#_x0000_t75" style="width:10.35pt;height:13.75pt" o:ole="">
              <v:imagedata r:id="rId344" o:title=""/>
            </v:shape>
            <o:OLEObject Type="Embed" ProgID="Equation.DSMT4" ShapeID="_x0000_i1209" DrawAspect="Content" ObjectID="_1818759309" r:id="rId351"/>
          </w:object>
        </w:r>
      </w:ins>
      <w:ins w:id="370" w:author="yukina minato" w:date="2025-09-07T06:42:00Z" w16du:dateUtc="2025-09-06T22:42:00Z">
        <w:r w:rsidRPr="004A6B29">
          <w:rPr>
            <w:rFonts w:ascii="宋体" w:eastAsia="宋体" w:hAnsi="宋体" w:hint="eastAsia"/>
            <w:szCs w:val="24"/>
          </w:rPr>
          <w:t>枚干扰弹及球心轨迹参数方程</w:t>
        </w:r>
        <w:r>
          <w:rPr>
            <w:rFonts w:ascii="宋体" w:eastAsia="宋体" w:hAnsi="宋体" w:hint="eastAsia"/>
            <w:szCs w:val="24"/>
          </w:rPr>
          <w:t>的</w:t>
        </w:r>
        <w:r>
          <w:rPr>
            <w:rFonts w:hint="eastAsia"/>
          </w:rPr>
          <w:t>建立</w:t>
        </w:r>
      </w:ins>
    </w:p>
    <w:p w14:paraId="562E0425" w14:textId="633890EE" w:rsidR="002B6419" w:rsidRDefault="002B6419" w:rsidP="002B6419">
      <w:pPr>
        <w:tabs>
          <w:tab w:val="left" w:pos="300"/>
          <w:tab w:val="center" w:pos="4153"/>
        </w:tabs>
        <w:ind w:firstLineChars="100" w:firstLine="240"/>
        <w:jc w:val="left"/>
        <w:rPr>
          <w:ins w:id="371" w:author="yukina minato" w:date="2025-09-07T06:42:00Z" w16du:dateUtc="2025-09-06T22:42:00Z"/>
        </w:rPr>
      </w:pPr>
      <w:ins w:id="372" w:author="yukina minato" w:date="2025-09-07T06:42:00Z" w16du:dateUtc="2025-09-06T22:42:00Z">
        <w:r>
          <w:tab/>
        </w:r>
        <w:r>
          <w:rPr>
            <w:rFonts w:hint="eastAsia"/>
          </w:rPr>
          <w:t>记无人机</w:t>
        </w:r>
      </w:ins>
      <w:ins w:id="373" w:author="yukina minato" w:date="2025-09-07T06:42:00Z" w16du:dateUtc="2025-09-06T22:42:00Z">
        <w:r w:rsidR="007E207D" w:rsidRPr="007E207D">
          <w:rPr>
            <w:rFonts w:hint="eastAsia"/>
            <w:position w:val="-10"/>
            <w:rPrChange w:id="374" w:author="Noah Zheng" w:date="2025-09-07T08:01:00Z" w16du:dateUtc="2025-09-07T00:01:00Z">
              <w:rPr>
                <w:rFonts w:hint="eastAsia"/>
                <w:position w:val="-4"/>
              </w:rPr>
            </w:rPrChange>
          </w:rPr>
          <w:object w:dxaOrig="440" w:dyaOrig="320" w14:anchorId="3F774E98">
            <v:shape id="_x0000_i1822" type="#_x0000_t75" style="width:21.9pt;height:16.9pt" o:ole="">
              <v:imagedata r:id="rId352" o:title=""/>
            </v:shape>
            <o:OLEObject Type="Embed" ProgID="Equation.DSMT4" ShapeID="_x0000_i1822" DrawAspect="Content" ObjectID="_1818759310" r:id="rId353"/>
          </w:object>
        </w:r>
      </w:ins>
      <w:ins w:id="375" w:author="yukina minato" w:date="2025-09-07T06:42:00Z" w16du:dateUtc="2025-09-06T22:42:00Z">
        <w:r>
          <w:rPr>
            <w:rFonts w:hint="eastAsia"/>
          </w:rPr>
          <w:t>投放第</w:t>
        </w:r>
      </w:ins>
      <w:ins w:id="376" w:author="yukina minato" w:date="2025-09-07T06:42:00Z" w16du:dateUtc="2025-09-06T22:42:00Z">
        <w:r w:rsidRPr="00913F3B">
          <w:rPr>
            <w:rFonts w:hint="eastAsia"/>
            <w:position w:val="-14"/>
          </w:rPr>
          <w:object w:dxaOrig="1440" w:dyaOrig="400" w14:anchorId="5F0EE765">
            <v:shape id="_x0000_i1211" type="#_x0000_t75" style="width:1in;height:19.7pt" o:ole="">
              <v:imagedata r:id="rId354" o:title=""/>
            </v:shape>
            <o:OLEObject Type="Embed" ProgID="Equation.DSMT4" ShapeID="_x0000_i1211" DrawAspect="Content" ObjectID="_1818759311" r:id="rId355"/>
          </w:object>
        </w:r>
      </w:ins>
      <w:ins w:id="377" w:author="yukina minato" w:date="2025-09-07T06:42:00Z" w16du:dateUtc="2025-09-06T22:42:00Z">
        <w:r>
          <w:rPr>
            <w:rFonts w:hint="eastAsia"/>
          </w:rPr>
          <w:t>枚烟幕干扰弹的时间为</w:t>
        </w:r>
      </w:ins>
      <w:ins w:id="378" w:author="yukina minato" w:date="2025-09-07T06:42:00Z" w16du:dateUtc="2025-09-06T22:42:00Z">
        <w:r w:rsidR="007E207D" w:rsidRPr="00913F3B">
          <w:rPr>
            <w:rFonts w:hint="eastAsia"/>
            <w:position w:val="-12"/>
          </w:rPr>
          <w:object w:dxaOrig="460" w:dyaOrig="400" w14:anchorId="59D00726">
            <v:shape id="_x0000_i1824" type="#_x0000_t75" style="width:23.5pt;height:19.7pt" o:ole="">
              <v:imagedata r:id="rId356" o:title=""/>
            </v:shape>
            <o:OLEObject Type="Embed" ProgID="Equation.DSMT4" ShapeID="_x0000_i1824" DrawAspect="Content" ObjectID="_1818759312" r:id="rId357"/>
          </w:object>
        </w:r>
      </w:ins>
      <w:ins w:id="379" w:author="yukina minato" w:date="2025-09-07T06:42:00Z" w16du:dateUtc="2025-09-06T22:42:00Z">
        <w:r>
          <w:rPr>
            <w:rFonts w:hint="eastAsia"/>
          </w:rPr>
          <w:t>，起爆时间为</w:t>
        </w:r>
      </w:ins>
      <w:ins w:id="380" w:author="yukina minato" w:date="2025-09-07T06:42:00Z" w16du:dateUtc="2025-09-06T22:42:00Z">
        <w:r w:rsidR="007E207D" w:rsidRPr="00F41085">
          <w:rPr>
            <w:rFonts w:hint="eastAsia"/>
            <w:position w:val="-12"/>
          </w:rPr>
          <w:object w:dxaOrig="460" w:dyaOrig="400" w14:anchorId="1CAF2781">
            <v:shape id="_x0000_i1826" type="#_x0000_t75" style="width:23.5pt;height:19.7pt" o:ole="">
              <v:imagedata r:id="rId358" o:title=""/>
            </v:shape>
            <o:OLEObject Type="Embed" ProgID="Equation.DSMT4" ShapeID="_x0000_i1826" DrawAspect="Content" ObjectID="_1818759313" r:id="rId359"/>
          </w:object>
        </w:r>
      </w:ins>
      <w:ins w:id="381" w:author="yukina minato" w:date="2025-09-07T06:42:00Z" w16du:dateUtc="2025-09-06T22:42:00Z">
        <w:r>
          <w:rPr>
            <w:rFonts w:hint="eastAsia"/>
          </w:rPr>
          <w:t>，则起爆间隔</w:t>
        </w:r>
      </w:ins>
      <w:ins w:id="382" w:author="yukina minato" w:date="2025-09-07T06:42:00Z" w16du:dateUtc="2025-09-06T22:42:00Z">
        <w:r w:rsidR="007E207D" w:rsidRPr="00913F3B">
          <w:rPr>
            <w:rFonts w:hint="eastAsia"/>
            <w:position w:val="-16"/>
          </w:rPr>
          <w:object w:dxaOrig="1860" w:dyaOrig="440" w14:anchorId="068B4C85">
            <v:shape id="_x0000_i1828" type="#_x0000_t75" style="width:93.3pt;height:22.25pt" o:ole="">
              <v:imagedata r:id="rId360" o:title=""/>
            </v:shape>
            <o:OLEObject Type="Embed" ProgID="Equation.DSMT4" ShapeID="_x0000_i1828" DrawAspect="Content" ObjectID="_1818759314" r:id="rId361"/>
          </w:object>
        </w:r>
      </w:ins>
    </w:p>
    <w:p w14:paraId="3E61F3CE" w14:textId="77777777" w:rsidR="002B6419" w:rsidRDefault="002B6419" w:rsidP="00002071">
      <w:pPr>
        <w:ind w:firstLineChars="100" w:firstLine="240"/>
        <w:jc w:val="left"/>
        <w:rPr>
          <w:ins w:id="383" w:author="yukina minato" w:date="2025-09-07T06:42:00Z" w16du:dateUtc="2025-09-06T22:42:00Z"/>
          <w:rFonts w:ascii="宋体" w:eastAsia="宋体" w:hAnsi="宋体" w:hint="eastAsia"/>
          <w:szCs w:val="24"/>
        </w:rPr>
        <w:pPrChange w:id="384" w:author="Noah Zheng" w:date="2025-09-07T07:41:00Z" w16du:dateUtc="2025-09-06T23:41:00Z">
          <w:pPr>
            <w:ind w:firstLineChars="200" w:firstLine="480"/>
            <w:jc w:val="left"/>
          </w:pPr>
        </w:pPrChange>
      </w:pPr>
      <w:ins w:id="385" w:author="yukina minato" w:date="2025-09-07T06:42:00Z" w16du:dateUtc="2025-09-06T22:42:00Z">
        <w:r w:rsidRPr="004A6B29">
          <w:rPr>
            <w:rFonts w:ascii="宋体" w:eastAsia="宋体" w:hAnsi="宋体" w:hint="eastAsia"/>
            <w:szCs w:val="24"/>
          </w:rPr>
          <w:t>设</w:t>
        </w:r>
      </w:ins>
      <w:ins w:id="386" w:author="yukina minato" w:date="2025-09-07T06:42:00Z" w16du:dateUtc="2025-09-06T22:42:00Z">
        <w:r w:rsidRPr="004A6B29">
          <w:rPr>
            <w:rFonts w:ascii="宋体" w:eastAsia="宋体" w:hAnsi="宋体" w:hint="eastAsia"/>
            <w:position w:val="-6"/>
            <w:szCs w:val="24"/>
          </w:rPr>
          <w:object w:dxaOrig="139" w:dyaOrig="240" w14:anchorId="290336D3">
            <v:shape id="_x0000_i1215" type="#_x0000_t75" style="width:6.9pt;height:11.9pt" o:ole="">
              <v:imagedata r:id="rId70" o:title=""/>
            </v:shape>
            <o:OLEObject Type="Embed" ProgID="Equation.DSMT4" ShapeID="_x0000_i1215" DrawAspect="Content" ObjectID="_1818759315" r:id="rId362"/>
          </w:object>
        </w:r>
      </w:ins>
      <w:ins w:id="387" w:author="yukina minato" w:date="2025-09-07T06:42:00Z" w16du:dateUtc="2025-09-06T22:42:00Z">
        <w:r w:rsidRPr="004A6B29">
          <w:rPr>
            <w:rFonts w:ascii="宋体" w:eastAsia="宋体" w:hAnsi="宋体" w:hint="eastAsia"/>
            <w:szCs w:val="24"/>
          </w:rPr>
          <w:t>为已经发现导弹的时间，</w:t>
        </w:r>
        <w:r>
          <w:rPr>
            <w:rFonts w:ascii="宋体" w:eastAsia="宋体" w:hAnsi="宋体" w:hint="eastAsia"/>
            <w:szCs w:val="24"/>
          </w:rPr>
          <w:t>可以</w:t>
        </w:r>
        <w:r w:rsidRPr="004A6B29">
          <w:rPr>
            <w:rFonts w:ascii="宋体" w:eastAsia="宋体" w:hAnsi="宋体" w:hint="eastAsia"/>
            <w:szCs w:val="24"/>
          </w:rPr>
          <w:t>求出导弹</w:t>
        </w:r>
      </w:ins>
      <w:ins w:id="388" w:author="yukina minato" w:date="2025-09-07T06:42:00Z" w16du:dateUtc="2025-09-06T22:42:00Z">
        <w:r w:rsidRPr="002802A1">
          <w:rPr>
            <w:rFonts w:ascii="宋体" w:eastAsia="宋体" w:hAnsi="宋体" w:hint="eastAsia"/>
            <w:position w:val="-4"/>
            <w:szCs w:val="24"/>
          </w:rPr>
          <w:object w:dxaOrig="400" w:dyaOrig="260" w14:anchorId="7B5B1271">
            <v:shape id="_x0000_i1216" type="#_x0000_t75" style="width:19.7pt;height:12.85pt" o:ole="">
              <v:imagedata r:id="rId227" o:title=""/>
            </v:shape>
            <o:OLEObject Type="Embed" ProgID="Equation.DSMT4" ShapeID="_x0000_i1216" DrawAspect="Content" ObjectID="_1818759316" r:id="rId363"/>
          </w:object>
        </w:r>
      </w:ins>
      <w:ins w:id="389" w:author="yukina minato" w:date="2025-09-07T06:42:00Z" w16du:dateUtc="2025-09-06T22:42:00Z">
        <w:r w:rsidRPr="004A6B29">
          <w:rPr>
            <w:rFonts w:ascii="宋体" w:eastAsia="宋体" w:hAnsi="宋体" w:hint="eastAsia"/>
            <w:szCs w:val="24"/>
          </w:rPr>
          <w:t>的轨迹参数方程</w:t>
        </w:r>
        <w:r>
          <w:rPr>
            <w:rFonts w:ascii="宋体" w:eastAsia="宋体" w:hAnsi="宋体" w:hint="eastAsia"/>
            <w:szCs w:val="24"/>
          </w:rPr>
          <w:t>：</w:t>
        </w:r>
      </w:ins>
    </w:p>
    <w:p w14:paraId="4ED3030C" w14:textId="77777777" w:rsidR="002B6419" w:rsidRDefault="002B6419">
      <w:pPr>
        <w:rPr>
          <w:ins w:id="390" w:author="Noah Zheng" w:date="2025-09-07T07:40:00Z" w16du:dateUtc="2025-09-06T23:40:00Z"/>
          <w:rFonts w:ascii="宋体" w:eastAsia="宋体" w:hAnsi="宋体"/>
          <w:szCs w:val="24"/>
        </w:rPr>
      </w:pPr>
      <w:ins w:id="391" w:author="yukina minato" w:date="2025-09-07T06:42:00Z" w16du:dateUtc="2025-09-06T22:42:00Z">
        <w:r w:rsidRPr="004A6B29">
          <w:rPr>
            <w:rFonts w:ascii="宋体" w:eastAsia="宋体" w:hAnsi="宋体" w:hint="eastAsia"/>
            <w:position w:val="-58"/>
            <w:szCs w:val="24"/>
          </w:rPr>
          <w:object w:dxaOrig="2720" w:dyaOrig="1280" w14:anchorId="6FDF786D">
            <v:shape id="_x0000_i1217" type="#_x0000_t75" style="width:136.15pt;height:64.15pt" o:ole="">
              <v:imagedata r:id="rId74" o:title=""/>
            </v:shape>
            <o:OLEObject Type="Embed" ProgID="Equation.DSMT4" ShapeID="_x0000_i1217" DrawAspect="Content" ObjectID="_1818759317" r:id="rId364"/>
          </w:object>
        </w:r>
      </w:ins>
    </w:p>
    <w:p w14:paraId="1D3FF536" w14:textId="6EFCB2AE" w:rsidR="00002071" w:rsidRDefault="00002071" w:rsidP="00002071">
      <w:pPr>
        <w:jc w:val="left"/>
        <w:rPr>
          <w:ins w:id="392" w:author="Noah Zheng" w:date="2025-09-07T07:41:00Z" w16du:dateUtc="2025-09-06T23:41:00Z"/>
        </w:rPr>
        <w:pPrChange w:id="393" w:author="Noah Zheng" w:date="2025-09-07T07:42:00Z" w16du:dateUtc="2025-09-06T23:42:00Z">
          <w:pPr/>
        </w:pPrChange>
      </w:pPr>
      <w:bookmarkStart w:id="394" w:name="_Hlk208121868"/>
      <w:ins w:id="395" w:author="Noah Zheng" w:date="2025-09-07T07:41:00Z" w16du:dateUtc="2025-09-06T23:41:00Z">
        <w:r>
          <w:rPr>
            <w:rFonts w:hint="eastAsia"/>
          </w:rPr>
          <w:t xml:space="preserve"> </w:t>
        </w:r>
      </w:ins>
      <w:ins w:id="396" w:author="Noah Zheng" w:date="2025-09-07T07:42:00Z" w16du:dateUtc="2025-09-06T23:42:00Z">
        <w:r>
          <w:rPr>
            <w:rFonts w:hint="eastAsia"/>
          </w:rPr>
          <w:t xml:space="preserve">  </w:t>
        </w:r>
      </w:ins>
      <w:ins w:id="397" w:author="Noah Zheng" w:date="2025-09-07T07:41:00Z" w16du:dateUtc="2025-09-06T23:41:00Z">
        <w:r w:rsidRPr="00A0300C">
          <w:rPr>
            <w:rFonts w:hint="eastAsia"/>
          </w:rPr>
          <w:t>记无人机</w:t>
        </w:r>
        <w:r w:rsidRPr="00A0300C">
          <w:rPr>
            <w:rFonts w:hint="eastAsia"/>
            <w:position w:val="-14"/>
          </w:rPr>
          <w:object w:dxaOrig="1880" w:dyaOrig="400" w14:anchorId="52074623">
            <v:shape id="_x0000_i1776" type="#_x0000_t75" style="width:94.25pt;height:20.05pt" o:ole="">
              <v:imagedata r:id="rId365" o:title=""/>
            </v:shape>
            <o:OLEObject Type="Embed" ProgID="Equation.DSMT4" ShapeID="_x0000_i1776" DrawAspect="Content" ObjectID="_1818759318" r:id="rId366"/>
          </w:object>
        </w:r>
        <w:r w:rsidRPr="00A0300C">
          <w:rPr>
            <w:rFonts w:hint="eastAsia"/>
          </w:rPr>
          <w:t>接到投放第</w:t>
        </w:r>
        <w:r w:rsidRPr="00A0300C">
          <w:rPr>
            <w:rFonts w:hint="eastAsia"/>
            <w:position w:val="-14"/>
          </w:rPr>
          <w:object w:dxaOrig="1440" w:dyaOrig="400" w14:anchorId="7C1A90E4">
            <v:shape id="_x0000_i1777" type="#_x0000_t75" style="width:1in;height:20.05pt" o:ole="">
              <v:imagedata r:id="rId367" o:title=""/>
            </v:shape>
            <o:OLEObject Type="Embed" ProgID="Equation.DSMT4" ShapeID="_x0000_i1777" DrawAspect="Content" ObjectID="_1818759319" r:id="rId368"/>
          </w:object>
        </w:r>
        <w:r w:rsidRPr="00A0300C">
          <w:rPr>
            <w:rFonts w:hint="eastAsia"/>
          </w:rPr>
          <w:t>枚烟幕干扰弹的命令时的坐标为</w:t>
        </w:r>
        <w:r w:rsidRPr="00A0300C">
          <w:rPr>
            <w:rFonts w:hint="eastAsia"/>
            <w:position w:val="-20"/>
          </w:rPr>
          <w:object w:dxaOrig="2280" w:dyaOrig="520" w14:anchorId="2235756A">
            <v:shape id="_x0000_i1778" type="#_x0000_t75" style="width:114.25pt;height:26pt" o:ole="">
              <v:imagedata r:id="rId369" o:title=""/>
            </v:shape>
            <o:OLEObject Type="Embed" ProgID="Equation.DSMT4" ShapeID="_x0000_i1778" DrawAspect="Content" ObjectID="_1818759320" r:id="rId370"/>
          </w:object>
        </w:r>
        <w:bookmarkEnd w:id="394"/>
        <w:r w:rsidRPr="00A0300C">
          <w:rPr>
            <w:rFonts w:hint="eastAsia"/>
          </w:rPr>
          <w:t>；</w:t>
        </w:r>
      </w:ins>
    </w:p>
    <w:p w14:paraId="39AEE0D9" w14:textId="77777777" w:rsidR="00002071" w:rsidRDefault="00002071" w:rsidP="00002071">
      <w:pPr>
        <w:ind w:firstLineChars="150" w:firstLine="360"/>
        <w:jc w:val="left"/>
        <w:rPr>
          <w:ins w:id="398" w:author="Noah Zheng" w:date="2025-09-07T07:41:00Z" w16du:dateUtc="2025-09-06T23:41:00Z"/>
        </w:rPr>
        <w:pPrChange w:id="399" w:author="Noah Zheng" w:date="2025-09-07T07:42:00Z" w16du:dateUtc="2025-09-06T23:42:00Z">
          <w:pPr/>
        </w:pPrChange>
      </w:pPr>
      <w:ins w:id="400" w:author="Noah Zheng" w:date="2025-09-07T07:41:00Z" w16du:dateUtc="2025-09-06T23:41:00Z">
        <w:r>
          <w:rPr>
            <w:rFonts w:hint="eastAsia"/>
          </w:rPr>
          <w:t>根据题意</w:t>
        </w:r>
        <w:r w:rsidRPr="00781EB7">
          <w:rPr>
            <w:rFonts w:hint="eastAsia"/>
            <w:position w:val="-16"/>
          </w:rPr>
          <w:object w:dxaOrig="480" w:dyaOrig="400" w14:anchorId="77E61D46">
            <v:shape id="_x0000_i1782" type="#_x0000_t75" style="width:24.1pt;height:20.05pt" o:ole="">
              <v:imagedata r:id="rId371" o:title=""/>
            </v:shape>
            <o:OLEObject Type="Embed" ProgID="Equation.DSMT4" ShapeID="_x0000_i1782" DrawAspect="Content" ObjectID="_1818759321" r:id="rId372"/>
          </w:object>
        </w:r>
        <w:r>
          <w:rPr>
            <w:rFonts w:hint="eastAsia"/>
          </w:rPr>
          <w:t>和</w:t>
        </w:r>
        <w:r w:rsidRPr="00FE4572">
          <w:rPr>
            <w:rFonts w:hint="eastAsia"/>
            <w:position w:val="-18"/>
          </w:rPr>
          <w:object w:dxaOrig="499" w:dyaOrig="420" w14:anchorId="51FE085B">
            <v:shape id="_x0000_i1780" type="#_x0000_t75" style="width:25.05pt;height:20.95pt" o:ole="">
              <v:imagedata r:id="rId373" o:title=""/>
            </v:shape>
            <o:OLEObject Type="Embed" ProgID="Equation.DSMT4" ShapeID="_x0000_i1780" DrawAspect="Content" ObjectID="_1818759322" r:id="rId374"/>
          </w:object>
        </w:r>
        <w:r>
          <w:rPr>
            <w:rFonts w:hint="eastAsia"/>
          </w:rPr>
          <w:t>已知，且当</w:t>
        </w:r>
        <w:r w:rsidRPr="00FE4572">
          <w:rPr>
            <w:rFonts w:hint="eastAsia"/>
            <w:position w:val="-6"/>
          </w:rPr>
          <w:object w:dxaOrig="560" w:dyaOrig="279" w14:anchorId="199363B4">
            <v:shape id="_x0000_i1779" type="#_x0000_t75" style="width:27.85pt;height:14.1pt" o:ole="">
              <v:imagedata r:id="rId375" o:title=""/>
            </v:shape>
            <o:OLEObject Type="Embed" ProgID="Equation.DSMT4" ShapeID="_x0000_i1779" DrawAspect="Content" ObjectID="_1818759323" r:id="rId376"/>
          </w:object>
        </w:r>
        <w:r>
          <w:rPr>
            <w:rFonts w:hint="eastAsia"/>
          </w:rPr>
          <w:t>时，有</w:t>
        </w:r>
      </w:ins>
    </w:p>
    <w:p w14:paraId="7BB2CFAB" w14:textId="04F4C292" w:rsidR="00002071" w:rsidRDefault="00002071" w:rsidP="00002071">
      <w:pPr>
        <w:rPr>
          <w:ins w:id="401" w:author="Noah Zheng" w:date="2025-09-07T08:03:00Z" w16du:dateUtc="2025-09-07T00:03:00Z"/>
        </w:rPr>
      </w:pPr>
      <w:ins w:id="402" w:author="Noah Zheng" w:date="2025-09-07T07:41:00Z" w16du:dateUtc="2025-09-06T23:41:00Z">
        <w:r w:rsidRPr="00FE4572">
          <w:rPr>
            <w:rFonts w:hint="eastAsia"/>
            <w:position w:val="-40"/>
          </w:rPr>
          <w:object w:dxaOrig="2900" w:dyaOrig="920" w14:anchorId="46649F4C">
            <v:shape id="_x0000_i1781" type="#_x0000_t75" style="width:144.95pt;height:46pt" o:ole="">
              <v:imagedata r:id="rId377" o:title=""/>
            </v:shape>
            <o:OLEObject Type="Embed" ProgID="Equation.DSMT4" ShapeID="_x0000_i1781" DrawAspect="Content" ObjectID="_1818759324" r:id="rId378"/>
          </w:object>
        </w:r>
      </w:ins>
    </w:p>
    <w:p w14:paraId="2BE921EF" w14:textId="19635C1E" w:rsidR="007E207D" w:rsidRPr="007E207D" w:rsidRDefault="007E207D" w:rsidP="007E207D">
      <w:pPr>
        <w:jc w:val="left"/>
        <w:rPr>
          <w:ins w:id="403" w:author="yukina minato" w:date="2025-09-07T06:42:00Z" w16du:dateUtc="2025-09-06T22:42:00Z"/>
          <w:rFonts w:hint="eastAsia"/>
          <w:rPrChange w:id="404" w:author="Noah Zheng" w:date="2025-09-07T08:04:00Z" w16du:dateUtc="2025-09-07T00:04:00Z">
            <w:rPr>
              <w:ins w:id="405" w:author="yukina minato" w:date="2025-09-07T06:42:00Z" w16du:dateUtc="2025-09-06T22:42:00Z"/>
              <w:rFonts w:ascii="宋体" w:eastAsia="宋体" w:hAnsi="宋体" w:hint="eastAsia"/>
              <w:szCs w:val="24"/>
            </w:rPr>
          </w:rPrChange>
        </w:rPr>
        <w:pPrChange w:id="406" w:author="Noah Zheng" w:date="2025-09-07T08:04:00Z" w16du:dateUtc="2025-09-07T00:04:00Z">
          <w:pPr>
            <w:ind w:firstLineChars="200" w:firstLine="480"/>
          </w:pPr>
        </w:pPrChange>
      </w:pPr>
      <w:ins w:id="407" w:author="Noah Zheng" w:date="2025-09-07T08:03:00Z" w16du:dateUtc="2025-09-07T00:03:00Z">
        <w:r>
          <w:rPr>
            <w:rFonts w:hint="eastAsia"/>
          </w:rPr>
          <w:t xml:space="preserve">  </w:t>
        </w:r>
        <w:r>
          <w:rPr>
            <w:rFonts w:hint="eastAsia"/>
          </w:rPr>
          <w:t>记无人机</w:t>
        </w:r>
        <w:r w:rsidRPr="00DF2989">
          <w:rPr>
            <w:rFonts w:hint="eastAsia"/>
            <w:position w:val="-10"/>
          </w:rPr>
          <w:object w:dxaOrig="440" w:dyaOrig="320" w14:anchorId="2DF42DD1">
            <v:shape id="_x0000_i1841" type="#_x0000_t75" style="width:21.9pt;height:15.95pt" o:ole="">
              <v:imagedata r:id="rId379" o:title=""/>
            </v:shape>
            <o:OLEObject Type="Embed" ProgID="Equation.DSMT4" ShapeID="_x0000_i1841" DrawAspect="Content" ObjectID="_1818759325" r:id="rId380"/>
          </w:object>
        </w:r>
        <w:r>
          <w:rPr>
            <w:rFonts w:hint="eastAsia"/>
          </w:rPr>
          <w:t>的，投放第</w:t>
        </w:r>
        <w:r w:rsidRPr="00DF2989">
          <w:rPr>
            <w:rFonts w:hint="eastAsia"/>
            <w:position w:val="-6"/>
          </w:rPr>
          <w:object w:dxaOrig="200" w:dyaOrig="279" w14:anchorId="0B8E7E79">
            <v:shape id="_x0000_i1842" type="#_x0000_t75" style="width:10pt;height:13.75pt" o:ole="">
              <v:imagedata r:id="rId381" o:title=""/>
            </v:shape>
            <o:OLEObject Type="Embed" ProgID="Equation.DSMT4" ShapeID="_x0000_i1842" DrawAspect="Content" ObjectID="_1818759326" r:id="rId382"/>
          </w:object>
        </w:r>
        <w:r>
          <w:rPr>
            <w:rFonts w:hint="eastAsia"/>
          </w:rPr>
          <w:t>枚烟幕干扰弹时无人机</w:t>
        </w:r>
        <w:r w:rsidRPr="00DF2989">
          <w:rPr>
            <w:rFonts w:hint="eastAsia"/>
            <w:position w:val="-10"/>
          </w:rPr>
          <w:object w:dxaOrig="440" w:dyaOrig="320" w14:anchorId="7496AFBC">
            <v:shape id="_x0000_i1844" type="#_x0000_t75" style="width:21.9pt;height:15.95pt" o:ole="">
              <v:imagedata r:id="rId379" o:title=""/>
            </v:shape>
            <o:OLEObject Type="Embed" ProgID="Equation.DSMT4" ShapeID="_x0000_i1844" DrawAspect="Content" ObjectID="_1818759327" r:id="rId383"/>
          </w:object>
        </w:r>
        <w:r>
          <w:rPr>
            <w:rFonts w:hint="eastAsia"/>
          </w:rPr>
          <w:t>飞行方向与</w:t>
        </w:r>
        <w:r w:rsidRPr="00AC54C6">
          <w:rPr>
            <w:rFonts w:hint="eastAsia"/>
            <w:position w:val="-6"/>
          </w:rPr>
          <w:object w:dxaOrig="200" w:dyaOrig="220" w14:anchorId="53E0BFF3">
            <v:shape id="_x0000_i1840" type="#_x0000_t75" style="width:10pt;height:10.95pt" o:ole="">
              <v:imagedata r:id="rId100" o:title=""/>
            </v:shape>
            <o:OLEObject Type="Embed" ProgID="Equation.DSMT4" ShapeID="_x0000_i1840" DrawAspect="Content" ObjectID="_1818759328" r:id="rId384"/>
          </w:object>
        </w:r>
        <w:r>
          <w:rPr>
            <w:rFonts w:hint="eastAsia"/>
          </w:rPr>
          <w:t>轴正方向夹角为</w:t>
        </w:r>
        <w:r w:rsidRPr="007E207D">
          <w:rPr>
            <w:rFonts w:hint="eastAsia"/>
            <w:position w:val="-20"/>
            <w:rPrChange w:id="408" w:author="Noah Zheng" w:date="2025-09-07T08:04:00Z" w16du:dateUtc="2025-09-07T00:04:00Z">
              <w:rPr>
                <w:rFonts w:hint="eastAsia"/>
                <w:position w:val="-18"/>
              </w:rPr>
            </w:rPrChange>
          </w:rPr>
          <w:object w:dxaOrig="1520" w:dyaOrig="520" w14:anchorId="7030A278">
            <v:shape id="_x0000_i1853" type="#_x0000_t75" style="width:76.05pt;height:26pt" o:ole="">
              <v:imagedata r:id="rId385" o:title=""/>
            </v:shape>
            <o:OLEObject Type="Embed" ProgID="Equation.DSMT4" ShapeID="_x0000_i1853" DrawAspect="Content" ObjectID="_1818759329" r:id="rId386"/>
          </w:object>
        </w:r>
        <w:r>
          <w:rPr>
            <w:rFonts w:hint="eastAsia"/>
          </w:rPr>
          <w:t>，飞行速度为</w:t>
        </w:r>
        <w:r w:rsidRPr="00022717">
          <w:rPr>
            <w:rFonts w:hint="eastAsia"/>
            <w:position w:val="-22"/>
          </w:rPr>
          <w:object w:dxaOrig="499" w:dyaOrig="460" w14:anchorId="14D5C397">
            <v:shape id="_x0000_i1845" type="#_x0000_t75" style="width:24.75pt;height:22.85pt" o:ole="">
              <v:imagedata r:id="rId387" o:title=""/>
            </v:shape>
            <o:OLEObject Type="Embed" ProgID="Equation.DSMT4" ShapeID="_x0000_i1845" DrawAspect="Content" ObjectID="_1818759330" r:id="rId388"/>
          </w:object>
        </w:r>
      </w:ins>
    </w:p>
    <w:p w14:paraId="1028BBB4" w14:textId="77777777" w:rsidR="002B6419" w:rsidRPr="008F2067" w:rsidRDefault="002B6419" w:rsidP="002B6419">
      <w:pPr>
        <w:ind w:firstLineChars="200" w:firstLine="480"/>
        <w:jc w:val="left"/>
        <w:rPr>
          <w:ins w:id="409" w:author="yukina minato" w:date="2025-09-07T06:42:00Z" w16du:dateUtc="2025-09-06T22:42:00Z"/>
          <w:rFonts w:ascii="宋体" w:eastAsia="宋体" w:hAnsi="宋体" w:hint="eastAsia"/>
          <w:szCs w:val="24"/>
        </w:rPr>
      </w:pPr>
      <w:ins w:id="410" w:author="yukina minato" w:date="2025-09-07T06:42:00Z" w16du:dateUtc="2025-09-06T22:42:00Z">
        <w:r w:rsidRPr="004A6B29">
          <w:rPr>
            <w:rFonts w:ascii="宋体" w:eastAsia="宋体" w:hAnsi="宋体" w:hint="eastAsia"/>
            <w:szCs w:val="24"/>
          </w:rPr>
          <w:t>无人机</w:t>
        </w:r>
      </w:ins>
      <w:ins w:id="411" w:author="yukina minato" w:date="2025-09-07T06:42:00Z" w16du:dateUtc="2025-09-06T22:42:00Z">
        <w:r w:rsidRPr="00302535">
          <w:rPr>
            <w:rFonts w:ascii="宋体" w:eastAsia="宋体" w:hAnsi="宋体" w:hint="eastAsia"/>
            <w:position w:val="-4"/>
            <w:szCs w:val="24"/>
          </w:rPr>
          <w:object w:dxaOrig="480" w:dyaOrig="260" w14:anchorId="6B1BE5B5">
            <v:shape id="_x0000_i1218" type="#_x0000_t75" style="width:24.1pt;height:13.75pt" o:ole="">
              <v:imagedata r:id="rId42" o:title=""/>
            </v:shape>
            <o:OLEObject Type="Embed" ProgID="Equation.DSMT4" ShapeID="_x0000_i1218" DrawAspect="Content" ObjectID="_1818759331" r:id="rId389"/>
          </w:object>
        </w:r>
      </w:ins>
      <w:ins w:id="412" w:author="yukina minato" w:date="2025-09-07T06:42:00Z" w16du:dateUtc="2025-09-06T22:42:00Z">
        <w:r w:rsidRPr="004A6B29">
          <w:rPr>
            <w:rFonts w:ascii="宋体" w:eastAsia="宋体" w:hAnsi="宋体" w:hint="eastAsia"/>
            <w:szCs w:val="24"/>
          </w:rPr>
          <w:t>投放第</w:t>
        </w:r>
      </w:ins>
      <w:ins w:id="413" w:author="yukina minato" w:date="2025-09-07T06:42:00Z" w16du:dateUtc="2025-09-06T22:42:00Z">
        <w:r w:rsidRPr="00910938">
          <w:rPr>
            <w:rFonts w:ascii="宋体" w:eastAsia="宋体" w:hAnsi="宋体" w:hint="eastAsia"/>
            <w:position w:val="-6"/>
            <w:szCs w:val="24"/>
          </w:rPr>
          <w:object w:dxaOrig="200" w:dyaOrig="279" w14:anchorId="28483130">
            <v:shape id="_x0000_i1219" type="#_x0000_t75" style="width:9.4pt;height:13.75pt" o:ole="">
              <v:imagedata r:id="rId390" o:title=""/>
            </v:shape>
            <o:OLEObject Type="Embed" ProgID="Equation.DSMT4" ShapeID="_x0000_i1219" DrawAspect="Content" ObjectID="_1818759332" r:id="rId391"/>
          </w:object>
        </w:r>
      </w:ins>
      <w:ins w:id="414" w:author="yukina minato" w:date="2025-09-07T06:42:00Z" w16du:dateUtc="2025-09-06T22:42:00Z">
        <w:r w:rsidRPr="004A6B29">
          <w:rPr>
            <w:rFonts w:ascii="宋体" w:eastAsia="宋体" w:hAnsi="宋体" w:hint="eastAsia"/>
            <w:szCs w:val="24"/>
          </w:rPr>
          <w:t>枚烟幕干扰弹以及干扰弹起爆后形成的球状烟幕云团球心的轨迹参数方程</w:t>
        </w:r>
        <w:r>
          <w:rPr>
            <w:rFonts w:ascii="宋体" w:eastAsia="宋体" w:hAnsi="宋体" w:hint="eastAsia"/>
            <w:szCs w:val="24"/>
          </w:rPr>
          <w:t>为：</w:t>
        </w:r>
      </w:ins>
    </w:p>
    <w:p w14:paraId="05B5A1CA" w14:textId="77777777" w:rsidR="002B6419" w:rsidRPr="004A6B29" w:rsidRDefault="002B6419" w:rsidP="002B6419">
      <w:pPr>
        <w:ind w:firstLineChars="200" w:firstLine="480"/>
        <w:jc w:val="left"/>
        <w:rPr>
          <w:ins w:id="415" w:author="yukina minato" w:date="2025-09-07T06:42:00Z" w16du:dateUtc="2025-09-06T22:42:00Z"/>
          <w:rFonts w:ascii="宋体" w:eastAsia="宋体" w:hAnsi="宋体" w:hint="eastAsia"/>
          <w:szCs w:val="24"/>
        </w:rPr>
      </w:pPr>
      <w:ins w:id="416" w:author="yukina minato" w:date="2025-09-07T06:42:00Z" w16du:dateUtc="2025-09-06T22:42:00Z">
        <w:r w:rsidRPr="004A6B29">
          <w:rPr>
            <w:rFonts w:ascii="宋体" w:eastAsia="宋体" w:hAnsi="宋体" w:hint="eastAsia"/>
            <w:szCs w:val="24"/>
          </w:rPr>
          <w:t>当</w:t>
        </w:r>
      </w:ins>
      <w:ins w:id="417" w:author="yukina minato" w:date="2025-09-07T06:42:00Z" w16du:dateUtc="2025-09-06T22:42:00Z">
        <w:r w:rsidRPr="004A6B29">
          <w:rPr>
            <w:rFonts w:ascii="宋体" w:eastAsia="宋体" w:hAnsi="宋体" w:hint="eastAsia"/>
            <w:position w:val="-18"/>
            <w:szCs w:val="24"/>
          </w:rPr>
          <w:object w:dxaOrig="1180" w:dyaOrig="480" w14:anchorId="7493CF95">
            <v:shape id="_x0000_i1220" type="#_x0000_t75" style="width:59.15pt;height:24.1pt" o:ole="">
              <v:imagedata r:id="rId392" o:title=""/>
            </v:shape>
            <o:OLEObject Type="Embed" ProgID="Equation.DSMT4" ShapeID="_x0000_i1220" DrawAspect="Content" ObjectID="_1818759333" r:id="rId393"/>
          </w:object>
        </w:r>
      </w:ins>
      <w:ins w:id="418" w:author="yukina minato" w:date="2025-09-07T06:42:00Z" w16du:dateUtc="2025-09-06T22:42:00Z">
        <w:r w:rsidRPr="004A6B29">
          <w:rPr>
            <w:rFonts w:ascii="宋体" w:eastAsia="宋体" w:hAnsi="宋体" w:hint="eastAsia"/>
            <w:szCs w:val="24"/>
          </w:rPr>
          <w:t>时，轨迹参数方程为：</w:t>
        </w:r>
      </w:ins>
    </w:p>
    <w:p w14:paraId="240C7B1B" w14:textId="77777777" w:rsidR="002B6419" w:rsidRPr="004A6B29" w:rsidRDefault="002B6419" w:rsidP="002B6419">
      <w:pPr>
        <w:rPr>
          <w:ins w:id="419" w:author="yukina minato" w:date="2025-09-07T06:42:00Z" w16du:dateUtc="2025-09-06T22:42:00Z"/>
          <w:rFonts w:ascii="宋体" w:eastAsia="宋体" w:hAnsi="宋体" w:hint="eastAsia"/>
          <w:szCs w:val="24"/>
        </w:rPr>
      </w:pPr>
    </w:p>
    <w:p w14:paraId="0DDB818B" w14:textId="6F0252F9" w:rsidR="002B6419" w:rsidRPr="00454340" w:rsidRDefault="00002071">
      <w:pPr>
        <w:rPr>
          <w:ins w:id="420" w:author="yukina minato" w:date="2025-09-07T06:42:00Z" w16du:dateUtc="2025-09-06T22:42:00Z"/>
        </w:rPr>
        <w:pPrChange w:id="421" w:author="yukina minato" w:date="2025-09-07T06:49:00Z" w16du:dateUtc="2025-09-06T22:49:00Z">
          <w:pPr>
            <w:ind w:firstLineChars="200" w:firstLine="480"/>
          </w:pPr>
        </w:pPrChange>
      </w:pPr>
      <w:ins w:id="422" w:author="yukina minato" w:date="2025-09-07T06:42:00Z" w16du:dateUtc="2025-09-06T22:42:00Z">
        <w:r w:rsidRPr="00002071">
          <w:rPr>
            <w:rFonts w:ascii="宋体" w:eastAsia="宋体" w:hAnsi="宋体" w:hint="eastAsia"/>
            <w:position w:val="-66"/>
            <w:szCs w:val="24"/>
            <w:rPrChange w:id="423" w:author="Noah Zheng" w:date="2025-09-07T07:46:00Z" w16du:dateUtc="2025-09-06T23:46:00Z">
              <w:rPr>
                <w:rFonts w:ascii="宋体" w:eastAsia="宋体" w:hAnsi="宋体" w:hint="eastAsia"/>
                <w:position w:val="-62"/>
                <w:szCs w:val="24"/>
              </w:rPr>
            </w:rPrChange>
          </w:rPr>
          <w:object w:dxaOrig="3060" w:dyaOrig="1440" w14:anchorId="658F7C77">
            <v:shape id="_x0000_i1796" type="#_x0000_t75" style="width:153.1pt;height:71.7pt" o:ole="">
              <v:imagedata r:id="rId394" o:title=""/>
            </v:shape>
            <o:OLEObject Type="Embed" ProgID="Equation.DSMT4" ShapeID="_x0000_i1796" DrawAspect="Content" ObjectID="_1818759334" r:id="rId395"/>
          </w:object>
        </w:r>
      </w:ins>
    </w:p>
    <w:p w14:paraId="390576F5" w14:textId="77777777" w:rsidR="002B6419" w:rsidRPr="004A6B29" w:rsidRDefault="002B6419" w:rsidP="002B6419">
      <w:pPr>
        <w:ind w:firstLineChars="200" w:firstLine="480"/>
        <w:jc w:val="left"/>
        <w:rPr>
          <w:ins w:id="424" w:author="yukina minato" w:date="2025-09-07T06:42:00Z" w16du:dateUtc="2025-09-06T22:42:00Z"/>
          <w:rFonts w:ascii="宋体" w:eastAsia="宋体" w:hAnsi="宋体" w:hint="eastAsia"/>
          <w:szCs w:val="24"/>
        </w:rPr>
      </w:pPr>
      <w:ins w:id="425" w:author="yukina minato" w:date="2025-09-07T06:42:00Z" w16du:dateUtc="2025-09-06T22:42:00Z">
        <w:r w:rsidRPr="004A6B29">
          <w:rPr>
            <w:rFonts w:ascii="宋体" w:eastAsia="宋体" w:hAnsi="宋体" w:hint="eastAsia"/>
            <w:szCs w:val="24"/>
          </w:rPr>
          <w:t>当</w:t>
        </w:r>
      </w:ins>
      <w:ins w:id="426" w:author="yukina minato" w:date="2025-09-07T06:42:00Z" w16du:dateUtc="2025-09-06T22:42:00Z">
        <w:r w:rsidRPr="004A6B29">
          <w:rPr>
            <w:rFonts w:ascii="宋体" w:eastAsia="宋体" w:hAnsi="宋体" w:hint="eastAsia"/>
            <w:position w:val="-12"/>
            <w:szCs w:val="24"/>
          </w:rPr>
          <w:object w:dxaOrig="1380" w:dyaOrig="400" w14:anchorId="4CA6CC74">
            <v:shape id="_x0000_i1222" type="#_x0000_t75" style="width:68.55pt;height:19.7pt" o:ole="">
              <v:imagedata r:id="rId396" o:title=""/>
            </v:shape>
            <o:OLEObject Type="Embed" ProgID="Equation.DSMT4" ShapeID="_x0000_i1222" DrawAspect="Content" ObjectID="_1818759335" r:id="rId397"/>
          </w:object>
        </w:r>
      </w:ins>
      <w:ins w:id="427" w:author="yukina minato" w:date="2025-09-07T06:42:00Z" w16du:dateUtc="2025-09-06T22:42:00Z">
        <w:r w:rsidRPr="004A6B29">
          <w:rPr>
            <w:rFonts w:ascii="宋体" w:eastAsia="宋体" w:hAnsi="宋体" w:hint="eastAsia"/>
            <w:szCs w:val="24"/>
          </w:rPr>
          <w:t>时，轨迹参数方程为：</w:t>
        </w:r>
      </w:ins>
    </w:p>
    <w:p w14:paraId="21B15718" w14:textId="02BD6322" w:rsidR="002B6419" w:rsidRPr="00D354FF" w:rsidRDefault="002D3FCB">
      <w:pPr>
        <w:rPr>
          <w:ins w:id="428" w:author="yukina minato" w:date="2025-09-07T06:42:00Z" w16du:dateUtc="2025-09-06T22:42:00Z"/>
        </w:rPr>
        <w:pPrChange w:id="429" w:author="yukina minato" w:date="2025-09-07T06:49:00Z" w16du:dateUtc="2025-09-06T22:49:00Z">
          <w:pPr>
            <w:ind w:firstLineChars="200" w:firstLine="480"/>
          </w:pPr>
        </w:pPrChange>
      </w:pPr>
      <w:ins w:id="430" w:author="yukina minato" w:date="2025-09-07T06:42:00Z" w16du:dateUtc="2025-09-06T22:42:00Z">
        <w:r w:rsidRPr="002D3FCB">
          <w:rPr>
            <w:rFonts w:ascii="宋体" w:eastAsia="宋体" w:hAnsi="宋体" w:hint="eastAsia"/>
            <w:position w:val="-80"/>
            <w:szCs w:val="24"/>
            <w:rPrChange w:id="431" w:author="Noah Zheng" w:date="2025-09-07T07:47:00Z" w16du:dateUtc="2025-09-06T23:47:00Z">
              <w:rPr>
                <w:rFonts w:ascii="宋体" w:eastAsia="宋体" w:hAnsi="宋体" w:hint="eastAsia"/>
                <w:position w:val="-78"/>
                <w:szCs w:val="24"/>
              </w:rPr>
            </w:rPrChange>
          </w:rPr>
          <w:object w:dxaOrig="3060" w:dyaOrig="1719" w14:anchorId="35FE5535">
            <v:shape id="_x0000_i1798" type="#_x0000_t75" style="width:152.75pt;height:86.1pt" o:ole="">
              <v:imagedata r:id="rId398" o:title=""/>
            </v:shape>
            <o:OLEObject Type="Embed" ProgID="Equation.DSMT4" ShapeID="_x0000_i1798" DrawAspect="Content" ObjectID="_1818759336" r:id="rId399"/>
          </w:object>
        </w:r>
      </w:ins>
    </w:p>
    <w:p w14:paraId="2B66EF23" w14:textId="77777777" w:rsidR="002B6419" w:rsidRDefault="002B6419" w:rsidP="002B6419">
      <w:pPr>
        <w:ind w:firstLineChars="200" w:firstLine="480"/>
        <w:jc w:val="left"/>
        <w:rPr>
          <w:ins w:id="432" w:author="Noah Zheng" w:date="2025-09-07T07:48:00Z" w16du:dateUtc="2025-09-06T23:48:00Z"/>
          <w:rFonts w:ascii="宋体" w:eastAsia="宋体" w:hAnsi="宋体"/>
          <w:szCs w:val="24"/>
        </w:rPr>
      </w:pPr>
      <w:ins w:id="433" w:author="yukina minato" w:date="2025-09-07T06:42:00Z" w16du:dateUtc="2025-09-06T22:42:00Z">
        <w:r w:rsidRPr="004A6B29">
          <w:rPr>
            <w:rFonts w:ascii="宋体" w:eastAsia="宋体" w:hAnsi="宋体" w:hint="eastAsia"/>
            <w:szCs w:val="24"/>
          </w:rPr>
          <w:t>当</w:t>
        </w:r>
      </w:ins>
      <w:ins w:id="434" w:author="yukina minato" w:date="2025-09-07T06:42:00Z" w16du:dateUtc="2025-09-06T22:42:00Z">
        <w:r w:rsidRPr="004A6B29">
          <w:rPr>
            <w:rFonts w:ascii="宋体" w:eastAsia="宋体" w:hAnsi="宋体" w:hint="eastAsia"/>
            <w:position w:val="-12"/>
            <w:szCs w:val="24"/>
          </w:rPr>
          <w:object w:dxaOrig="1380" w:dyaOrig="400" w14:anchorId="7917AEA3">
            <v:shape id="_x0000_i1224" type="#_x0000_t75" style="width:68.55pt;height:19.7pt" o:ole="">
              <v:imagedata r:id="rId400" o:title=""/>
            </v:shape>
            <o:OLEObject Type="Embed" ProgID="Equation.DSMT4" ShapeID="_x0000_i1224" DrawAspect="Content" ObjectID="_1818759337" r:id="rId401"/>
          </w:object>
        </w:r>
      </w:ins>
      <w:ins w:id="435" w:author="yukina minato" w:date="2025-09-07T06:42:00Z" w16du:dateUtc="2025-09-06T22:42:00Z">
        <w:r w:rsidRPr="004A6B29">
          <w:rPr>
            <w:rFonts w:ascii="宋体" w:eastAsia="宋体" w:hAnsi="宋体" w:hint="eastAsia"/>
            <w:szCs w:val="24"/>
          </w:rPr>
          <w:t>时，轨迹参数方程为：</w:t>
        </w:r>
      </w:ins>
    </w:p>
    <w:p w14:paraId="18557BCF" w14:textId="77777777" w:rsidR="002D3FCB" w:rsidRDefault="002D3FCB" w:rsidP="002B6419">
      <w:pPr>
        <w:ind w:firstLineChars="200" w:firstLine="480"/>
        <w:jc w:val="left"/>
        <w:rPr>
          <w:ins w:id="436" w:author="Noah Zheng" w:date="2025-09-07T07:48:00Z" w16du:dateUtc="2025-09-06T23:48:00Z"/>
          <w:rFonts w:ascii="宋体" w:eastAsia="宋体" w:hAnsi="宋体"/>
          <w:szCs w:val="24"/>
        </w:rPr>
      </w:pPr>
    </w:p>
    <w:p w14:paraId="03EF1A49" w14:textId="085C4F6E" w:rsidR="002D3FCB" w:rsidRPr="004A6B29" w:rsidRDefault="002D3FCB" w:rsidP="002D3FCB">
      <w:pPr>
        <w:ind w:firstLineChars="200" w:firstLine="480"/>
        <w:rPr>
          <w:ins w:id="437" w:author="yukina minato" w:date="2025-09-07T06:42:00Z" w16du:dateUtc="2025-09-06T22:42:00Z"/>
          <w:rFonts w:ascii="宋体" w:eastAsia="宋体" w:hAnsi="宋体" w:hint="eastAsia"/>
          <w:szCs w:val="24"/>
        </w:rPr>
        <w:pPrChange w:id="438" w:author="Noah Zheng" w:date="2025-09-07T07:48:00Z" w16du:dateUtc="2025-09-06T23:48:00Z">
          <w:pPr>
            <w:ind w:firstLineChars="200" w:firstLine="480"/>
            <w:jc w:val="left"/>
          </w:pPr>
        </w:pPrChange>
      </w:pPr>
      <w:ins w:id="439" w:author="Noah Zheng" w:date="2025-09-07T07:48:00Z" w16du:dateUtc="2025-09-06T23:48:00Z">
        <w:r w:rsidRPr="00302535">
          <w:rPr>
            <w:rFonts w:ascii="宋体" w:eastAsia="宋体" w:hAnsi="宋体" w:hint="eastAsia"/>
            <w:position w:val="-80"/>
            <w:szCs w:val="24"/>
          </w:rPr>
          <w:object w:dxaOrig="4020" w:dyaOrig="1719" w14:anchorId="4519FE6D">
            <v:shape id="_x0000_i1804" type="#_x0000_t75" style="width:200.65pt;height:86.1pt" o:ole="">
              <v:imagedata r:id="rId402" o:title=""/>
            </v:shape>
            <o:OLEObject Type="Embed" ProgID="Equation.DSMT4" ShapeID="_x0000_i1804" DrawAspect="Content" ObjectID="_1818759338" r:id="rId403"/>
          </w:object>
        </w:r>
      </w:ins>
    </w:p>
    <w:p w14:paraId="26F0ED21" w14:textId="76247621" w:rsidR="002B6419" w:rsidRPr="00D354FF" w:rsidRDefault="002D3FCB" w:rsidP="002B6419">
      <w:pPr>
        <w:ind w:firstLineChars="200" w:firstLine="480"/>
        <w:rPr>
          <w:ins w:id="440" w:author="yukina minato" w:date="2025-09-07T06:42:00Z" w16du:dateUtc="2025-09-06T22:42:00Z"/>
        </w:rPr>
      </w:pPr>
      <w:ins w:id="441" w:author="yukina minato" w:date="2025-09-07T06:42:00Z" w16du:dateUtc="2025-09-06T22:42:00Z">
        <w:del w:id="442" w:author="Noah Zheng" w:date="2025-09-07T07:48:00Z" w16du:dateUtc="2025-09-06T23:48:00Z">
          <w:r w:rsidRPr="002D3FCB" w:rsidDel="002D3FCB">
            <w:rPr>
              <w:rFonts w:ascii="宋体" w:eastAsia="宋体" w:hAnsi="宋体" w:hint="eastAsia"/>
              <w:position w:val="-72"/>
              <w:szCs w:val="24"/>
              <w:rPrChange w:id="443" w:author="Noah Zheng" w:date="2025-09-07T07:48:00Z" w16du:dateUtc="2025-09-06T23:48:00Z">
                <w:rPr>
                  <w:rFonts w:ascii="宋体" w:eastAsia="宋体" w:hAnsi="宋体" w:hint="eastAsia"/>
                  <w:position w:val="-74"/>
                  <w:szCs w:val="24"/>
                </w:rPr>
              </w:rPrChange>
            </w:rPr>
            <w:object w:dxaOrig="2500" w:dyaOrig="1560" w14:anchorId="1C93A1FF">
              <v:shape id="_x0000_i1801" type="#_x0000_t75" style="width:125.2pt;height:78.55pt" o:ole="">
                <v:imagedata r:id="rId404" o:title=""/>
              </v:shape>
              <o:OLEObject Type="Embed" ProgID="Equation.DSMT4" ShapeID="_x0000_i1801" DrawAspect="Content" ObjectID="_1818759339" r:id="rId405"/>
            </w:object>
          </w:r>
        </w:del>
      </w:ins>
    </w:p>
    <w:p w14:paraId="03C5D58C" w14:textId="77777777" w:rsidR="002B6419" w:rsidRDefault="002B6419">
      <w:pPr>
        <w:ind w:firstLineChars="200" w:firstLine="480"/>
        <w:jc w:val="left"/>
        <w:rPr>
          <w:ins w:id="444" w:author="yukina minato" w:date="2025-09-07T06:42:00Z" w16du:dateUtc="2025-09-06T22:42:00Z"/>
        </w:rPr>
        <w:pPrChange w:id="445" w:author="yukina minato" w:date="2025-09-07T06:49:00Z" w16du:dateUtc="2025-09-06T22:49:00Z">
          <w:pPr>
            <w:ind w:firstLineChars="200" w:firstLine="480"/>
          </w:pPr>
        </w:pPrChange>
      </w:pPr>
      <w:ins w:id="446" w:author="yukina minato" w:date="2025-09-07T06:42:00Z" w16du:dateUtc="2025-09-06T22:42:00Z">
        <w:r>
          <w:rPr>
            <w:rFonts w:hint="eastAsia"/>
          </w:rPr>
          <w:t>其中</w:t>
        </w:r>
      </w:ins>
    </w:p>
    <w:p w14:paraId="579E0512" w14:textId="742382AE" w:rsidR="002B6419" w:rsidRDefault="002D3FCB" w:rsidP="002B6419">
      <w:pPr>
        <w:ind w:firstLineChars="200" w:firstLine="480"/>
        <w:rPr>
          <w:ins w:id="447" w:author="yukina minato" w:date="2025-09-07T06:42:00Z" w16du:dateUtc="2025-09-06T22:42:00Z"/>
          <w:rFonts w:ascii="宋体" w:eastAsia="宋体" w:hAnsi="宋体" w:hint="eastAsia"/>
          <w:szCs w:val="24"/>
        </w:rPr>
      </w:pPr>
      <w:ins w:id="448" w:author="yukina minato" w:date="2025-09-07T06:42:00Z" w16du:dateUtc="2025-09-06T22:42:00Z">
        <w:r w:rsidRPr="004A6B29">
          <w:rPr>
            <w:rFonts w:ascii="宋体" w:eastAsia="宋体" w:hAnsi="宋体" w:hint="eastAsia"/>
            <w:position w:val="-30"/>
            <w:szCs w:val="24"/>
          </w:rPr>
          <w:object w:dxaOrig="2840" w:dyaOrig="859" w14:anchorId="66BA7400">
            <v:shape id="_x0000_i1806" type="#_x0000_t75" style="width:141.8pt;height:42.9pt" o:ole="">
              <v:imagedata r:id="rId406" o:title=""/>
            </v:shape>
            <o:OLEObject Type="Embed" ProgID="Equation.DSMT4" ShapeID="_x0000_i1806" DrawAspect="Content" ObjectID="_1818759340" r:id="rId407"/>
          </w:object>
        </w:r>
      </w:ins>
    </w:p>
    <w:p w14:paraId="643559A1" w14:textId="77777777" w:rsidR="002B6419" w:rsidRPr="00C91209" w:rsidRDefault="002B6419" w:rsidP="002B6419">
      <w:pPr>
        <w:pStyle w:val="af3"/>
        <w:spacing w:line="360" w:lineRule="auto"/>
        <w:ind w:leftChars="200" w:left="480"/>
        <w:outlineLvl w:val="4"/>
        <w:rPr>
          <w:ins w:id="449" w:author="yukina minato" w:date="2025-09-07T06:42:00Z" w16du:dateUtc="2025-09-06T22:42:00Z"/>
        </w:rPr>
      </w:pPr>
      <w:ins w:id="450" w:author="yukina minato" w:date="2025-09-07T06:42:00Z" w16du:dateUtc="2025-09-06T22:42:00Z">
        <w:r w:rsidRPr="00C91209">
          <w:rPr>
            <w:rFonts w:hint="eastAsia"/>
          </w:rPr>
          <w:t>5.3.1.2</w:t>
        </w:r>
        <w:r w:rsidRPr="00C91209">
          <w:rPr>
            <w:rFonts w:hint="eastAsia"/>
          </w:rPr>
          <w:t>球状烟幕中心点</w:t>
        </w:r>
      </w:ins>
      <w:ins w:id="451" w:author="yukina minato" w:date="2025-09-07T06:42:00Z" w16du:dateUtc="2025-09-06T22:42:00Z">
        <w:r w:rsidRPr="00C91209">
          <w:rPr>
            <w:position w:val="-16"/>
          </w:rPr>
          <w:object w:dxaOrig="499" w:dyaOrig="400" w14:anchorId="1A00FEF7">
            <v:shape id="_x0000_i1227" type="#_x0000_t75" style="width:24.75pt;height:19.7pt" o:ole="">
              <v:imagedata r:id="rId408" o:title=""/>
            </v:shape>
            <o:OLEObject Type="Embed" ProgID="Equation.DSMT4" ShapeID="_x0000_i1227" DrawAspect="Content" ObjectID="_1818759341" r:id="rId409"/>
          </w:object>
        </w:r>
      </w:ins>
      <w:ins w:id="452" w:author="yukina minato" w:date="2025-09-07T06:42:00Z" w16du:dateUtc="2025-09-06T22:42:00Z">
        <w:r w:rsidRPr="00C91209">
          <w:rPr>
            <w:rFonts w:hint="eastAsia"/>
          </w:rPr>
          <w:t>到直线</w:t>
        </w:r>
      </w:ins>
      <w:ins w:id="453" w:author="yukina minato" w:date="2025-09-07T06:42:00Z" w16du:dateUtc="2025-09-06T22:42:00Z">
        <w:r w:rsidRPr="00C91209">
          <w:rPr>
            <w:position w:val="-12"/>
          </w:rPr>
          <w:object w:dxaOrig="520" w:dyaOrig="360" w14:anchorId="334210D7">
            <v:shape id="_x0000_i1228" type="#_x0000_t75" style="width:25.65pt;height:18.15pt" o:ole="">
              <v:imagedata r:id="rId410" o:title=""/>
            </v:shape>
            <o:OLEObject Type="Embed" ProgID="Equation.DSMT4" ShapeID="_x0000_i1228" DrawAspect="Content" ObjectID="_1818759342" r:id="rId411"/>
          </w:object>
        </w:r>
      </w:ins>
      <w:ins w:id="454" w:author="yukina minato" w:date="2025-09-07T06:42:00Z" w16du:dateUtc="2025-09-06T22:42:00Z">
        <w:r w:rsidRPr="00C91209">
          <w:rPr>
            <w:rFonts w:hint="eastAsia"/>
          </w:rPr>
          <w:t>距离表达式的建立</w:t>
        </w:r>
      </w:ins>
    </w:p>
    <w:p w14:paraId="6DBC6A60" w14:textId="77777777" w:rsidR="002B6419" w:rsidRDefault="002B6419" w:rsidP="002B6419">
      <w:pPr>
        <w:ind w:firstLineChars="200" w:firstLine="480"/>
        <w:rPr>
          <w:ins w:id="455" w:author="yukina minato" w:date="2025-09-07T06:42:00Z" w16du:dateUtc="2025-09-06T22:42:00Z"/>
          <w:rFonts w:ascii="宋体" w:eastAsia="宋体" w:hAnsi="宋体" w:hint="eastAsia"/>
          <w:szCs w:val="24"/>
        </w:rPr>
      </w:pPr>
      <w:ins w:id="456" w:author="yukina minato" w:date="2025-09-07T06:42:00Z" w16du:dateUtc="2025-09-06T22:42:00Z">
        <w:r>
          <w:rPr>
            <w:rFonts w:hint="eastAsia"/>
          </w:rPr>
          <w:t>设</w:t>
        </w:r>
        <w:r w:rsidRPr="004A6B29">
          <w:rPr>
            <w:rFonts w:ascii="宋体" w:eastAsia="宋体" w:hAnsi="宋体" w:hint="eastAsia"/>
            <w:szCs w:val="24"/>
          </w:rPr>
          <w:t>无人机</w:t>
        </w:r>
      </w:ins>
      <w:ins w:id="457" w:author="yukina minato" w:date="2025-09-07T06:42:00Z" w16du:dateUtc="2025-09-06T22:42:00Z">
        <w:r w:rsidRPr="00302535">
          <w:rPr>
            <w:rFonts w:ascii="宋体" w:eastAsia="宋体" w:hAnsi="宋体" w:hint="eastAsia"/>
            <w:position w:val="-4"/>
            <w:szCs w:val="24"/>
          </w:rPr>
          <w:object w:dxaOrig="480" w:dyaOrig="260" w14:anchorId="088CCA0C">
            <v:shape id="_x0000_i1229" type="#_x0000_t75" style="width:24.1pt;height:13.75pt" o:ole="">
              <v:imagedata r:id="rId42" o:title=""/>
            </v:shape>
            <o:OLEObject Type="Embed" ProgID="Equation.DSMT4" ShapeID="_x0000_i1229" DrawAspect="Content" ObjectID="_1818759343" r:id="rId412"/>
          </w:object>
        </w:r>
      </w:ins>
      <w:ins w:id="458" w:author="yukina minato" w:date="2025-09-07T06:42:00Z" w16du:dateUtc="2025-09-06T22:42:00Z">
        <w:r w:rsidRPr="004A6B29">
          <w:rPr>
            <w:rFonts w:ascii="宋体" w:eastAsia="宋体" w:hAnsi="宋体" w:hint="eastAsia"/>
            <w:szCs w:val="24"/>
          </w:rPr>
          <w:t>投放第</w:t>
        </w:r>
      </w:ins>
      <w:ins w:id="459" w:author="yukina minato" w:date="2025-09-07T06:42:00Z" w16du:dateUtc="2025-09-06T22:42:00Z">
        <w:r w:rsidRPr="00A87F96">
          <w:rPr>
            <w:rFonts w:ascii="宋体" w:eastAsia="宋体" w:hAnsi="宋体" w:hint="eastAsia"/>
            <w:position w:val="-6"/>
            <w:szCs w:val="24"/>
          </w:rPr>
          <w:object w:dxaOrig="200" w:dyaOrig="279" w14:anchorId="1C2FDBD8">
            <v:shape id="_x0000_i1230" type="#_x0000_t75" style="width:9.4pt;height:13.75pt" o:ole="">
              <v:imagedata r:id="rId413" o:title=""/>
            </v:shape>
            <o:OLEObject Type="Embed" ProgID="Equation.DSMT4" ShapeID="_x0000_i1230" DrawAspect="Content" ObjectID="_1818759344" r:id="rId414"/>
          </w:object>
        </w:r>
      </w:ins>
      <w:ins w:id="460" w:author="yukina minato" w:date="2025-09-07T06:42:00Z" w16du:dateUtc="2025-09-06T22:42:00Z">
        <w:r w:rsidRPr="004A6B29">
          <w:rPr>
            <w:rFonts w:ascii="宋体" w:eastAsia="宋体" w:hAnsi="宋体" w:hint="eastAsia"/>
            <w:szCs w:val="24"/>
          </w:rPr>
          <w:t>枚烟幕干扰弹</w:t>
        </w:r>
        <w:r>
          <w:rPr>
            <w:rFonts w:ascii="宋体" w:eastAsia="宋体" w:hAnsi="宋体" w:hint="eastAsia"/>
            <w:szCs w:val="24"/>
          </w:rPr>
          <w:t>起爆后形成的</w:t>
        </w:r>
        <w:r>
          <w:rPr>
            <w:rFonts w:hint="eastAsia"/>
          </w:rPr>
          <w:t>球状烟幕云团球心为：</w:t>
        </w:r>
      </w:ins>
      <w:ins w:id="461" w:author="yukina minato" w:date="2025-09-07T06:42:00Z" w16du:dateUtc="2025-09-06T22:42:00Z">
        <w:r w:rsidRPr="004A6B29">
          <w:rPr>
            <w:rFonts w:ascii="宋体" w:eastAsia="宋体" w:hAnsi="宋体" w:hint="eastAsia"/>
            <w:position w:val="-18"/>
            <w:szCs w:val="24"/>
          </w:rPr>
          <w:object w:dxaOrig="2160" w:dyaOrig="480" w14:anchorId="7311AAC2">
            <v:shape id="_x0000_i1231" type="#_x0000_t75" style="width:108pt;height:24.1pt" o:ole="">
              <v:imagedata r:id="rId415" o:title=""/>
            </v:shape>
            <o:OLEObject Type="Embed" ProgID="Equation.DSMT4" ShapeID="_x0000_i1231" DrawAspect="Content" ObjectID="_1818759345" r:id="rId416"/>
          </w:object>
        </w:r>
      </w:ins>
    </w:p>
    <w:p w14:paraId="7049CC80" w14:textId="77777777" w:rsidR="002B6419" w:rsidRPr="00A87F96" w:rsidRDefault="002B6419" w:rsidP="002B6419">
      <w:pPr>
        <w:ind w:firstLineChars="200" w:firstLine="480"/>
        <w:rPr>
          <w:ins w:id="462" w:author="yukina minato" w:date="2025-09-07T06:42:00Z" w16du:dateUtc="2025-09-06T22:42:00Z"/>
        </w:rPr>
      </w:pPr>
    </w:p>
    <w:p w14:paraId="5A372C6E" w14:textId="77777777" w:rsidR="002B6419" w:rsidRPr="00302535" w:rsidRDefault="002B6419" w:rsidP="002B6419">
      <w:pPr>
        <w:ind w:firstLineChars="200" w:firstLine="480"/>
        <w:jc w:val="left"/>
        <w:rPr>
          <w:ins w:id="463" w:author="yukina minato" w:date="2025-09-07T06:42:00Z" w16du:dateUtc="2025-09-06T22:42:00Z"/>
        </w:rPr>
      </w:pPr>
      <w:ins w:id="464" w:author="yukina minato" w:date="2025-09-07T06:42:00Z" w16du:dateUtc="2025-09-06T22:42:00Z">
        <w:r w:rsidRPr="004A6B29">
          <w:rPr>
            <w:rFonts w:ascii="宋体" w:eastAsia="宋体" w:hAnsi="宋体" w:hint="eastAsia"/>
            <w:szCs w:val="24"/>
          </w:rPr>
          <w:t>真目标圆柱上下圆周上的点</w:t>
        </w:r>
      </w:ins>
      <w:ins w:id="465" w:author="yukina minato" w:date="2025-09-07T06:42:00Z" w16du:dateUtc="2025-09-06T22:42:00Z">
        <w:r w:rsidRPr="004A6B29">
          <w:rPr>
            <w:rFonts w:ascii="宋体" w:eastAsia="宋体" w:hAnsi="宋体" w:hint="eastAsia"/>
            <w:position w:val="-14"/>
            <w:szCs w:val="24"/>
          </w:rPr>
          <w:object w:dxaOrig="1440" w:dyaOrig="400" w14:anchorId="07D0C4A6">
            <v:shape id="_x0000_i1232" type="#_x0000_t75" style="width:1in;height:19.7pt" o:ole="">
              <v:imagedata r:id="rId138" o:title=""/>
            </v:shape>
            <o:OLEObject Type="Embed" ProgID="Equation.DSMT4" ShapeID="_x0000_i1232" DrawAspect="Content" ObjectID="_1818759346" r:id="rId417"/>
          </w:object>
        </w:r>
      </w:ins>
      <w:ins w:id="466" w:author="yukina minato" w:date="2025-09-07T06:42:00Z" w16du:dateUtc="2025-09-06T22:42:00Z">
        <w:r w:rsidRPr="004A6B29">
          <w:rPr>
            <w:rFonts w:ascii="宋体" w:eastAsia="宋体" w:hAnsi="宋体" w:hint="eastAsia"/>
            <w:szCs w:val="24"/>
          </w:rPr>
          <w:t>满足：</w:t>
        </w:r>
      </w:ins>
    </w:p>
    <w:p w14:paraId="11B06163" w14:textId="77777777" w:rsidR="002B6419" w:rsidRPr="004A6B29" w:rsidRDefault="002B6419" w:rsidP="002B6419">
      <w:pPr>
        <w:rPr>
          <w:ins w:id="467" w:author="yukina minato" w:date="2025-09-07T06:42:00Z" w16du:dateUtc="2025-09-06T22:42:00Z"/>
          <w:rFonts w:ascii="宋体" w:eastAsia="宋体" w:hAnsi="宋体" w:hint="eastAsia"/>
          <w:szCs w:val="24"/>
        </w:rPr>
      </w:pPr>
      <w:ins w:id="468" w:author="yukina minato" w:date="2025-09-07T06:42:00Z" w16du:dateUtc="2025-09-06T22:42:00Z">
        <w:r w:rsidRPr="004A6B29">
          <w:rPr>
            <w:rFonts w:ascii="宋体" w:eastAsia="宋体" w:hAnsi="宋体" w:hint="eastAsia"/>
            <w:position w:val="-34"/>
            <w:szCs w:val="24"/>
          </w:rPr>
          <w:object w:dxaOrig="1660" w:dyaOrig="800" w14:anchorId="6F14C4A2">
            <v:shape id="_x0000_i1233" type="#_x0000_t75" style="width:83.25pt;height:40.4pt" o:ole="">
              <v:imagedata r:id="rId250" o:title=""/>
            </v:shape>
            <o:OLEObject Type="Embed" ProgID="Equation.DSMT4" ShapeID="_x0000_i1233" DrawAspect="Content" ObjectID="_1818759347" r:id="rId418"/>
          </w:object>
        </w:r>
      </w:ins>
    </w:p>
    <w:p w14:paraId="3694DC3F" w14:textId="77777777" w:rsidR="002B6419" w:rsidRPr="00002294" w:rsidRDefault="002B6419" w:rsidP="002B6419">
      <w:pPr>
        <w:ind w:firstLineChars="200" w:firstLine="480"/>
        <w:rPr>
          <w:ins w:id="469" w:author="yukina minato" w:date="2025-09-07T06:42:00Z" w16du:dateUtc="2025-09-06T22:42:00Z"/>
        </w:rPr>
      </w:pPr>
      <w:ins w:id="470" w:author="yukina minato" w:date="2025-09-07T06:42:00Z" w16du:dateUtc="2025-09-06T22:42:00Z">
        <w:r>
          <w:rPr>
            <w:rFonts w:hint="eastAsia"/>
          </w:rPr>
          <w:t xml:space="preserve"> </w:t>
        </w:r>
      </w:ins>
    </w:p>
    <w:p w14:paraId="07D22918" w14:textId="77777777" w:rsidR="002B6419" w:rsidRPr="004A6B29" w:rsidRDefault="002B6419" w:rsidP="007E207D">
      <w:pPr>
        <w:ind w:firstLineChars="350" w:firstLine="840"/>
        <w:jc w:val="left"/>
        <w:rPr>
          <w:ins w:id="471" w:author="yukina minato" w:date="2025-09-07T06:42:00Z" w16du:dateUtc="2025-09-06T22:42:00Z"/>
          <w:rFonts w:ascii="宋体" w:eastAsia="宋体" w:hAnsi="宋体" w:hint="eastAsia"/>
          <w:szCs w:val="24"/>
        </w:rPr>
        <w:pPrChange w:id="472" w:author="Noah Zheng" w:date="2025-09-07T08:05:00Z" w16du:dateUtc="2025-09-07T00:05:00Z">
          <w:pPr>
            <w:ind w:firstLineChars="300" w:firstLine="720"/>
          </w:pPr>
        </w:pPrChange>
      </w:pPr>
      <w:ins w:id="473" w:author="yukina minato" w:date="2025-09-07T06:42:00Z" w16du:dateUtc="2025-09-06T22:42:00Z">
        <w:r w:rsidRPr="004A6B29">
          <w:rPr>
            <w:rFonts w:ascii="宋体" w:eastAsia="宋体" w:hAnsi="宋体" w:hint="eastAsia"/>
            <w:szCs w:val="24"/>
          </w:rPr>
          <w:t>点</w:t>
        </w:r>
      </w:ins>
      <w:ins w:id="474" w:author="yukina minato" w:date="2025-09-07T06:42:00Z" w16du:dateUtc="2025-09-06T22:42:00Z">
        <w:r w:rsidRPr="004A6B29">
          <w:rPr>
            <w:rFonts w:ascii="宋体" w:eastAsia="宋体" w:hAnsi="宋体" w:hint="eastAsia"/>
            <w:position w:val="-6"/>
            <w:szCs w:val="24"/>
          </w:rPr>
          <w:object w:dxaOrig="279" w:dyaOrig="279" w14:anchorId="0AC85AC3">
            <v:shape id="_x0000_i1234" type="#_x0000_t75" style="width:13.75pt;height:13.75pt" o:ole="">
              <v:imagedata r:id="rId142" o:title=""/>
            </v:shape>
            <o:OLEObject Type="Embed" ProgID="Equation.DSMT4" ShapeID="_x0000_i1234" DrawAspect="Content" ObjectID="_1818759348" r:id="rId419"/>
          </w:object>
        </w:r>
      </w:ins>
      <w:ins w:id="475" w:author="yukina minato" w:date="2025-09-07T06:42:00Z" w16du:dateUtc="2025-09-06T22:42:00Z">
        <w:r w:rsidRPr="004A6B29">
          <w:rPr>
            <w:rFonts w:ascii="宋体" w:eastAsia="宋体" w:hAnsi="宋体" w:hint="eastAsia"/>
            <w:szCs w:val="24"/>
          </w:rPr>
          <w:t>与点</w:t>
        </w:r>
      </w:ins>
      <w:ins w:id="476" w:author="yukina minato" w:date="2025-09-07T06:42:00Z" w16du:dateUtc="2025-09-06T22:42:00Z">
        <w:r w:rsidRPr="004A6B29">
          <w:rPr>
            <w:rFonts w:ascii="宋体" w:eastAsia="宋体" w:hAnsi="宋体" w:hint="eastAsia"/>
            <w:position w:val="-16"/>
            <w:szCs w:val="24"/>
          </w:rPr>
          <w:object w:dxaOrig="499" w:dyaOrig="400" w14:anchorId="434EB17F">
            <v:shape id="_x0000_i1235" type="#_x0000_t75" style="width:25.65pt;height:19.7pt" o:ole="">
              <v:imagedata r:id="rId420" o:title=""/>
            </v:shape>
            <o:OLEObject Type="Embed" ProgID="Equation.DSMT4" ShapeID="_x0000_i1235" DrawAspect="Content" ObjectID="_1818759349" r:id="rId421"/>
          </w:object>
        </w:r>
      </w:ins>
      <w:ins w:id="477" w:author="yukina minato" w:date="2025-09-07T06:42:00Z" w16du:dateUtc="2025-09-06T22:42:00Z">
        <w:r w:rsidRPr="004A6B29">
          <w:rPr>
            <w:rFonts w:ascii="宋体" w:eastAsia="宋体" w:hAnsi="宋体" w:hint="eastAsia"/>
            <w:szCs w:val="24"/>
          </w:rPr>
          <w:t>连线构成向量</w:t>
        </w:r>
      </w:ins>
      <w:ins w:id="478" w:author="yukina minato" w:date="2025-09-07T06:42:00Z" w16du:dateUtc="2025-09-06T22:42:00Z">
        <w:r w:rsidRPr="004A6B29">
          <w:rPr>
            <w:rFonts w:ascii="宋体" w:eastAsia="宋体" w:hAnsi="宋体" w:hint="eastAsia"/>
            <w:position w:val="-16"/>
            <w:szCs w:val="24"/>
          </w:rPr>
          <w:object w:dxaOrig="700" w:dyaOrig="440" w14:anchorId="3CFC39FE">
            <v:shape id="_x0000_i1236" type="#_x0000_t75" style="width:35.05pt;height:22.25pt" o:ole="">
              <v:imagedata r:id="rId422" o:title=""/>
            </v:shape>
            <o:OLEObject Type="Embed" ProgID="Equation.DSMT4" ShapeID="_x0000_i1236" DrawAspect="Content" ObjectID="_1818759350" r:id="rId423"/>
          </w:object>
        </w:r>
      </w:ins>
      <w:ins w:id="479" w:author="yukina minato" w:date="2025-09-07T06:42:00Z" w16du:dateUtc="2025-09-06T22:42:00Z">
        <w:r w:rsidRPr="004A6B29">
          <w:rPr>
            <w:rFonts w:ascii="宋体" w:eastAsia="宋体" w:hAnsi="宋体" w:hint="eastAsia"/>
            <w:szCs w:val="24"/>
          </w:rPr>
          <w:t>，</w:t>
        </w:r>
        <w:r>
          <w:rPr>
            <w:rFonts w:ascii="宋体" w:eastAsia="宋体" w:hAnsi="宋体" w:hint="eastAsia"/>
            <w:szCs w:val="24"/>
          </w:rPr>
          <w:t>且</w:t>
        </w:r>
      </w:ins>
    </w:p>
    <w:p w14:paraId="247F26C8" w14:textId="77777777" w:rsidR="002B6419" w:rsidRDefault="002B6419" w:rsidP="002B6419">
      <w:pPr>
        <w:rPr>
          <w:ins w:id="480" w:author="yukina minato" w:date="2025-09-07T06:42:00Z" w16du:dateUtc="2025-09-06T22:42:00Z"/>
        </w:rPr>
      </w:pPr>
      <w:ins w:id="481" w:author="yukina minato" w:date="2025-09-07T06:42:00Z" w16du:dateUtc="2025-09-06T22:42:00Z">
        <w:r w:rsidRPr="004A6B29">
          <w:rPr>
            <w:rFonts w:ascii="宋体" w:eastAsia="宋体" w:hAnsi="宋体" w:hint="eastAsia"/>
            <w:position w:val="-18"/>
            <w:szCs w:val="24"/>
          </w:rPr>
          <w:object w:dxaOrig="3920" w:dyaOrig="480" w14:anchorId="33498B7B">
            <v:shape id="_x0000_i1237" type="#_x0000_t75" style="width:196.3pt;height:24.1pt" o:ole="">
              <v:imagedata r:id="rId424" o:title=""/>
            </v:shape>
            <o:OLEObject Type="Embed" ProgID="Equation.DSMT4" ShapeID="_x0000_i1237" DrawAspect="Content" ObjectID="_1818759351" r:id="rId425"/>
          </w:object>
        </w:r>
      </w:ins>
    </w:p>
    <w:p w14:paraId="3CFF8ED0" w14:textId="77777777" w:rsidR="002B6419" w:rsidRPr="004A6B29" w:rsidRDefault="002B6419" w:rsidP="002B6419">
      <w:pPr>
        <w:ind w:firstLineChars="300" w:firstLine="720"/>
        <w:jc w:val="left"/>
        <w:rPr>
          <w:ins w:id="482" w:author="yukina minato" w:date="2025-09-07T06:42:00Z" w16du:dateUtc="2025-09-06T22:42:00Z"/>
          <w:rFonts w:ascii="宋体" w:eastAsia="宋体" w:hAnsi="宋体" w:hint="eastAsia"/>
          <w:szCs w:val="24"/>
        </w:rPr>
      </w:pPr>
      <w:ins w:id="483" w:author="yukina minato" w:date="2025-09-07T06:42:00Z" w16du:dateUtc="2025-09-06T22:42:00Z">
        <w:r>
          <w:rPr>
            <w:rFonts w:hint="eastAsia"/>
          </w:rPr>
          <w:t>同时</w:t>
        </w:r>
        <w:r w:rsidRPr="004A6B29">
          <w:rPr>
            <w:rFonts w:ascii="宋体" w:eastAsia="宋体" w:hAnsi="宋体" w:hint="eastAsia"/>
            <w:szCs w:val="24"/>
          </w:rPr>
          <w:t>点</w:t>
        </w:r>
      </w:ins>
      <w:ins w:id="484" w:author="yukina minato" w:date="2025-09-07T06:42:00Z" w16du:dateUtc="2025-09-06T22:42:00Z">
        <w:r w:rsidRPr="004A6B29">
          <w:rPr>
            <w:rFonts w:ascii="宋体" w:eastAsia="宋体" w:hAnsi="宋体" w:hint="eastAsia"/>
            <w:position w:val="-6"/>
            <w:szCs w:val="24"/>
          </w:rPr>
          <w:object w:dxaOrig="279" w:dyaOrig="279" w14:anchorId="2778CF18">
            <v:shape id="_x0000_i1238" type="#_x0000_t75" style="width:13.75pt;height:13.75pt" o:ole="">
              <v:imagedata r:id="rId142" o:title=""/>
            </v:shape>
            <o:OLEObject Type="Embed" ProgID="Equation.DSMT4" ShapeID="_x0000_i1238" DrawAspect="Content" ObjectID="_1818759352" r:id="rId426"/>
          </w:object>
        </w:r>
      </w:ins>
      <w:ins w:id="485" w:author="yukina minato" w:date="2025-09-07T06:42:00Z" w16du:dateUtc="2025-09-06T22:42:00Z">
        <w:r w:rsidRPr="004A6B29">
          <w:rPr>
            <w:rFonts w:ascii="宋体" w:eastAsia="宋体" w:hAnsi="宋体" w:hint="eastAsia"/>
            <w:szCs w:val="24"/>
          </w:rPr>
          <w:t>与点</w:t>
        </w:r>
      </w:ins>
      <w:ins w:id="486" w:author="yukina minato" w:date="2025-09-07T06:42:00Z" w16du:dateUtc="2025-09-06T22:42:00Z">
        <w:r w:rsidRPr="004A6B29">
          <w:rPr>
            <w:rFonts w:ascii="宋体" w:eastAsia="宋体" w:hAnsi="宋体" w:hint="eastAsia"/>
            <w:position w:val="-12"/>
            <w:szCs w:val="24"/>
          </w:rPr>
          <w:object w:dxaOrig="360" w:dyaOrig="360" w14:anchorId="60AD844A">
            <v:shape id="_x0000_i1239" type="#_x0000_t75" style="width:18.15pt;height:18.15pt" o:ole="">
              <v:imagedata r:id="rId151" o:title=""/>
            </v:shape>
            <o:OLEObject Type="Embed" ProgID="Equation.DSMT4" ShapeID="_x0000_i1239" DrawAspect="Content" ObjectID="_1818759353" r:id="rId427"/>
          </w:object>
        </w:r>
      </w:ins>
      <w:ins w:id="487" w:author="yukina minato" w:date="2025-09-07T06:42:00Z" w16du:dateUtc="2025-09-06T22:42:00Z">
        <w:r w:rsidRPr="004A6B29">
          <w:rPr>
            <w:rFonts w:ascii="宋体" w:eastAsia="宋体" w:hAnsi="宋体" w:hint="eastAsia"/>
            <w:szCs w:val="24"/>
          </w:rPr>
          <w:t>连线构成向量</w:t>
        </w:r>
      </w:ins>
      <w:ins w:id="488" w:author="yukina minato" w:date="2025-09-07T06:42:00Z" w16du:dateUtc="2025-09-06T22:42:00Z">
        <w:r w:rsidRPr="004A6B29">
          <w:rPr>
            <w:rFonts w:ascii="宋体" w:eastAsia="宋体" w:hAnsi="宋体" w:hint="eastAsia"/>
            <w:position w:val="-12"/>
            <w:szCs w:val="24"/>
          </w:rPr>
          <w:object w:dxaOrig="540" w:dyaOrig="400" w14:anchorId="7BB8EA0A">
            <v:shape id="_x0000_i1240" type="#_x0000_t75" style="width:27.55pt;height:19.7pt" o:ole="">
              <v:imagedata r:id="rId153" o:title=""/>
            </v:shape>
            <o:OLEObject Type="Embed" ProgID="Equation.DSMT4" ShapeID="_x0000_i1240" DrawAspect="Content" ObjectID="_1818759354" r:id="rId428"/>
          </w:object>
        </w:r>
      </w:ins>
      <w:ins w:id="489" w:author="yukina minato" w:date="2025-09-07T06:42:00Z" w16du:dateUtc="2025-09-06T22:42:00Z">
        <w:r w:rsidRPr="004A6B29">
          <w:rPr>
            <w:rFonts w:ascii="宋体" w:eastAsia="宋体" w:hAnsi="宋体" w:hint="eastAsia"/>
            <w:szCs w:val="24"/>
          </w:rPr>
          <w:t>，</w:t>
        </w:r>
        <w:r>
          <w:rPr>
            <w:rFonts w:ascii="宋体" w:eastAsia="宋体" w:hAnsi="宋体" w:hint="eastAsia"/>
            <w:szCs w:val="24"/>
          </w:rPr>
          <w:t>且</w:t>
        </w:r>
      </w:ins>
    </w:p>
    <w:p w14:paraId="33169855" w14:textId="77777777" w:rsidR="002B6419" w:rsidRDefault="002B6419" w:rsidP="002B6419">
      <w:pPr>
        <w:ind w:firstLineChars="200" w:firstLine="480"/>
        <w:rPr>
          <w:ins w:id="490" w:author="yukina minato" w:date="2025-09-07T06:42:00Z" w16du:dateUtc="2025-09-06T22:42:00Z"/>
          <w:rFonts w:ascii="宋体" w:eastAsia="宋体" w:hAnsi="宋体" w:hint="eastAsia"/>
          <w:szCs w:val="24"/>
        </w:rPr>
      </w:pPr>
      <w:ins w:id="491" w:author="yukina minato" w:date="2025-09-07T06:42:00Z" w16du:dateUtc="2025-09-06T22:42:00Z">
        <w:r w:rsidRPr="004A6B29">
          <w:rPr>
            <w:rFonts w:ascii="宋体" w:eastAsia="宋体" w:hAnsi="宋体" w:hint="eastAsia"/>
            <w:position w:val="-20"/>
            <w:szCs w:val="24"/>
          </w:rPr>
          <w:object w:dxaOrig="3500" w:dyaOrig="520" w14:anchorId="7FF775B1">
            <v:shape id="_x0000_i1241" type="#_x0000_t75" style="width:174.7pt;height:25.65pt" o:ole="">
              <v:imagedata r:id="rId155" o:title=""/>
            </v:shape>
            <o:OLEObject Type="Embed" ProgID="Equation.DSMT4" ShapeID="_x0000_i1241" DrawAspect="Content" ObjectID="_1818759355" r:id="rId429"/>
          </w:object>
        </w:r>
      </w:ins>
    </w:p>
    <w:p w14:paraId="04DEB565" w14:textId="77777777" w:rsidR="002B6419" w:rsidRPr="004A6B29" w:rsidRDefault="002B6419" w:rsidP="002B6419">
      <w:pPr>
        <w:ind w:firstLineChars="300" w:firstLine="720"/>
        <w:jc w:val="left"/>
        <w:rPr>
          <w:ins w:id="492" w:author="yukina minato" w:date="2025-09-07T06:42:00Z" w16du:dateUtc="2025-09-06T22:42:00Z"/>
          <w:rFonts w:ascii="宋体" w:eastAsia="宋体" w:hAnsi="宋体" w:hint="eastAsia"/>
          <w:szCs w:val="24"/>
        </w:rPr>
      </w:pPr>
      <w:ins w:id="493" w:author="yukina minato" w:date="2025-09-07T06:42:00Z" w16du:dateUtc="2025-09-06T22:42:00Z">
        <w:r w:rsidRPr="004A6B29">
          <w:rPr>
            <w:rFonts w:ascii="宋体" w:eastAsia="宋体" w:hAnsi="宋体" w:hint="eastAsia"/>
            <w:szCs w:val="24"/>
          </w:rPr>
          <w:t>从而得到球状烟幕中心点</w:t>
        </w:r>
      </w:ins>
      <w:ins w:id="494" w:author="yukina minato" w:date="2025-09-07T06:42:00Z" w16du:dateUtc="2025-09-06T22:42:00Z">
        <w:r w:rsidRPr="004A6B29">
          <w:rPr>
            <w:rFonts w:ascii="宋体" w:eastAsia="宋体" w:hAnsi="宋体" w:hint="eastAsia"/>
            <w:position w:val="-16"/>
            <w:szCs w:val="24"/>
          </w:rPr>
          <w:object w:dxaOrig="499" w:dyaOrig="400" w14:anchorId="536B1570">
            <v:shape id="_x0000_i1242" type="#_x0000_t75" style="width:25.65pt;height:19.7pt" o:ole="">
              <v:imagedata r:id="rId430" o:title=""/>
            </v:shape>
            <o:OLEObject Type="Embed" ProgID="Equation.DSMT4" ShapeID="_x0000_i1242" DrawAspect="Content" ObjectID="_1818759356" r:id="rId431"/>
          </w:object>
        </w:r>
      </w:ins>
      <w:ins w:id="495" w:author="yukina minato" w:date="2025-09-07T06:42:00Z" w16du:dateUtc="2025-09-06T22:42:00Z">
        <w:r w:rsidRPr="004A6B29">
          <w:rPr>
            <w:rFonts w:ascii="宋体" w:eastAsia="宋体" w:hAnsi="宋体" w:hint="eastAsia"/>
            <w:szCs w:val="24"/>
          </w:rPr>
          <w:t>到直线</w:t>
        </w:r>
      </w:ins>
      <w:ins w:id="496" w:author="yukina minato" w:date="2025-09-07T06:42:00Z" w16du:dateUtc="2025-09-06T22:42:00Z">
        <w:r w:rsidRPr="004A6B29">
          <w:rPr>
            <w:rFonts w:ascii="宋体" w:eastAsia="宋体" w:hAnsi="宋体" w:hint="eastAsia"/>
            <w:position w:val="-12"/>
            <w:szCs w:val="24"/>
          </w:rPr>
          <w:object w:dxaOrig="520" w:dyaOrig="360" w14:anchorId="4E22598E">
            <v:shape id="_x0000_i1243" type="#_x0000_t75" style="width:25.65pt;height:18.15pt" o:ole="">
              <v:imagedata r:id="rId48" o:title=""/>
            </v:shape>
            <o:OLEObject Type="Embed" ProgID="Equation.DSMT4" ShapeID="_x0000_i1243" DrawAspect="Content" ObjectID="_1818759357" r:id="rId432"/>
          </w:object>
        </w:r>
      </w:ins>
      <w:ins w:id="497" w:author="yukina minato" w:date="2025-09-07T06:42:00Z" w16du:dateUtc="2025-09-06T22:42:00Z">
        <w:r w:rsidRPr="004A6B29">
          <w:rPr>
            <w:rFonts w:ascii="宋体" w:eastAsia="宋体" w:hAnsi="宋体" w:hint="eastAsia"/>
            <w:szCs w:val="24"/>
          </w:rPr>
          <w:t>距离</w:t>
        </w:r>
      </w:ins>
    </w:p>
    <w:p w14:paraId="6EE1A63A" w14:textId="77777777" w:rsidR="002B6419" w:rsidRDefault="002B6419" w:rsidP="002B6419">
      <w:pPr>
        <w:ind w:firstLineChars="200" w:firstLine="480"/>
        <w:rPr>
          <w:ins w:id="498" w:author="yukina minato" w:date="2025-09-07T06:42:00Z" w16du:dateUtc="2025-09-06T22:42:00Z"/>
        </w:rPr>
      </w:pPr>
      <w:ins w:id="499" w:author="yukina minato" w:date="2025-09-07T06:42:00Z" w16du:dateUtc="2025-09-06T22:42:00Z">
        <w:r w:rsidRPr="00302535">
          <w:rPr>
            <w:rFonts w:hint="eastAsia"/>
            <w:position w:val="-42"/>
          </w:rPr>
          <w:object w:dxaOrig="3620" w:dyaOrig="1040" w14:anchorId="16D27DB2">
            <v:shape id="_x0000_i1244" type="#_x0000_t75" style="width:180.95pt;height:52.3pt" o:ole="">
              <v:imagedata r:id="rId433" o:title=""/>
            </v:shape>
            <o:OLEObject Type="Embed" ProgID="Equation.DSMT4" ShapeID="_x0000_i1244" DrawAspect="Content" ObjectID="_1818759358" r:id="rId434"/>
          </w:object>
        </w:r>
      </w:ins>
    </w:p>
    <w:p w14:paraId="61B2E44C" w14:textId="77777777" w:rsidR="002B6419" w:rsidRDefault="002B6419" w:rsidP="002B6419">
      <w:pPr>
        <w:ind w:firstLineChars="200" w:firstLine="480"/>
        <w:rPr>
          <w:ins w:id="500" w:author="yukina minato" w:date="2025-09-07T06:42:00Z" w16du:dateUtc="2025-09-06T22:42:00Z"/>
        </w:rPr>
      </w:pPr>
      <w:ins w:id="501" w:author="yukina minato" w:date="2025-09-07T06:42:00Z" w16du:dateUtc="2025-09-06T22:42:00Z">
        <w:r>
          <w:rPr>
            <w:rFonts w:hint="eastAsia"/>
          </w:rPr>
          <w:t xml:space="preserve">  </w:t>
        </w:r>
        <w:r>
          <w:rPr>
            <w:rFonts w:hint="eastAsia"/>
          </w:rPr>
          <w:t>其中</w:t>
        </w:r>
      </w:ins>
    </w:p>
    <w:p w14:paraId="26ED20BC" w14:textId="676B11AF" w:rsidR="002B6419" w:rsidRDefault="002D3FCB" w:rsidP="002B6419">
      <w:pPr>
        <w:ind w:firstLineChars="300" w:firstLine="720"/>
        <w:rPr>
          <w:ins w:id="502" w:author="yukina minato" w:date="2025-09-07T06:42:00Z" w16du:dateUtc="2025-09-06T22:42:00Z"/>
        </w:rPr>
      </w:pPr>
      <w:ins w:id="503" w:author="yukina minato" w:date="2025-09-07T06:42:00Z" w16du:dateUtc="2025-09-06T22:42:00Z">
        <w:r w:rsidRPr="002D3FCB">
          <w:rPr>
            <w:rFonts w:hint="eastAsia"/>
            <w:position w:val="-20"/>
            <w:rPrChange w:id="504" w:author="Noah Zheng" w:date="2025-09-07T07:50:00Z" w16du:dateUtc="2025-09-06T23:50:00Z">
              <w:rPr>
                <w:rFonts w:hint="eastAsia"/>
                <w:position w:val="-18"/>
              </w:rPr>
            </w:rPrChange>
          </w:rPr>
          <w:object w:dxaOrig="3220" w:dyaOrig="520" w14:anchorId="242CD8BA">
            <v:shape id="_x0000_i1808" type="#_x0000_t75" style="width:160.6pt;height:26pt" o:ole="">
              <v:imagedata r:id="rId435" o:title=""/>
            </v:shape>
            <o:OLEObject Type="Embed" ProgID="Equation.DSMT4" ShapeID="_x0000_i1808" DrawAspect="Content" ObjectID="_1818759359" r:id="rId436"/>
          </w:object>
        </w:r>
      </w:ins>
    </w:p>
    <w:p w14:paraId="720DA010" w14:textId="77777777" w:rsidR="002B6419" w:rsidRPr="00851375" w:rsidRDefault="002B6419" w:rsidP="002B6419">
      <w:pPr>
        <w:pStyle w:val="af3"/>
        <w:spacing w:line="360" w:lineRule="auto"/>
        <w:ind w:leftChars="200" w:left="480"/>
        <w:outlineLvl w:val="4"/>
        <w:rPr>
          <w:ins w:id="505" w:author="yukina minato" w:date="2025-09-07T06:42:00Z" w16du:dateUtc="2025-09-06T22:42:00Z"/>
        </w:rPr>
      </w:pPr>
      <w:ins w:id="506" w:author="yukina minato" w:date="2025-09-07T06:42:00Z" w16du:dateUtc="2025-09-06T22:42:00Z">
        <w:r>
          <w:rPr>
            <w:rFonts w:hint="eastAsia"/>
          </w:rPr>
          <w:t>5.3.1.3</w:t>
        </w:r>
        <w:r>
          <w:rPr>
            <w:rFonts w:hint="eastAsia"/>
          </w:rPr>
          <w:t>最优化模型</w:t>
        </w:r>
        <w:r>
          <w:rPr>
            <w:rFonts w:hint="eastAsia"/>
          </w:rPr>
          <w:t>GR-2</w:t>
        </w:r>
        <w:r>
          <w:rPr>
            <w:rFonts w:hint="eastAsia"/>
          </w:rPr>
          <w:t>的建立</w:t>
        </w:r>
      </w:ins>
    </w:p>
    <w:p w14:paraId="0FC288DE" w14:textId="6FB19645" w:rsidR="002B6419" w:rsidRDefault="002B6419" w:rsidP="002B6419">
      <w:pPr>
        <w:rPr>
          <w:ins w:id="507" w:author="yukina minato" w:date="2025-09-07T06:42:00Z" w16du:dateUtc="2025-09-06T22:42:00Z"/>
          <w:rFonts w:ascii="宋体" w:eastAsia="宋体" w:hAnsi="宋体" w:hint="eastAsia"/>
          <w:szCs w:val="24"/>
        </w:rPr>
      </w:pPr>
      <w:ins w:id="508" w:author="yukina minato" w:date="2025-09-07T06:42:00Z" w16du:dateUtc="2025-09-06T22:42:00Z">
        <w:r>
          <w:rPr>
            <w:rFonts w:ascii="宋体" w:eastAsia="宋体" w:hAnsi="宋体" w:hint="eastAsia"/>
            <w:szCs w:val="24"/>
          </w:rPr>
          <w:t xml:space="preserve">   </w:t>
        </w:r>
        <w:r w:rsidRPr="004A6B29">
          <w:rPr>
            <w:rFonts w:ascii="宋体" w:eastAsia="宋体" w:hAnsi="宋体" w:hint="eastAsia"/>
            <w:szCs w:val="24"/>
          </w:rPr>
          <w:t>圆柱上下</w:t>
        </w:r>
      </w:ins>
      <w:ins w:id="509" w:author="Noah Zheng" w:date="2025-09-07T09:03:00Z" w16du:dateUtc="2025-09-07T01:03:00Z">
        <w:r w:rsidR="0089313A">
          <w:rPr>
            <w:rFonts w:ascii="宋体" w:eastAsia="宋体" w:hAnsi="宋体" w:hint="eastAsia"/>
            <w:szCs w:val="24"/>
          </w:rPr>
          <w:t>圆</w:t>
        </w:r>
      </w:ins>
      <w:ins w:id="510" w:author="yukina minato" w:date="2025-09-07T06:42:00Z" w16du:dateUtc="2025-09-06T22:42:00Z">
        <w:del w:id="511" w:author="Noah Zheng" w:date="2025-09-07T09:03:00Z" w16du:dateUtc="2025-09-07T01:03:00Z">
          <w:r w:rsidRPr="004A6B29" w:rsidDel="0089313A">
            <w:rPr>
              <w:rFonts w:ascii="宋体" w:eastAsia="宋体" w:hAnsi="宋体" w:hint="eastAsia"/>
              <w:szCs w:val="24"/>
            </w:rPr>
            <w:delText>园</w:delText>
          </w:r>
        </w:del>
        <w:r w:rsidRPr="004A6B29">
          <w:rPr>
            <w:rFonts w:ascii="宋体" w:eastAsia="宋体" w:hAnsi="宋体" w:hint="eastAsia"/>
            <w:szCs w:val="24"/>
          </w:rPr>
          <w:t>周上的点和导弹所连线段与烟幕干扰弹起爆后形成的半</w:t>
        </w:r>
        <w:r>
          <w:rPr>
            <w:rFonts w:ascii="宋体" w:eastAsia="宋体" w:hAnsi="宋体" w:hint="eastAsia"/>
            <w:szCs w:val="24"/>
          </w:rPr>
          <w:t>径</w:t>
        </w:r>
      </w:ins>
    </w:p>
    <w:p w14:paraId="35095449" w14:textId="77777777" w:rsidR="002B6419" w:rsidRDefault="002B6419" w:rsidP="002B6419">
      <w:pPr>
        <w:rPr>
          <w:ins w:id="512" w:author="yukina minato" w:date="2025-09-07T06:42:00Z" w16du:dateUtc="2025-09-06T22:42:00Z"/>
          <w:rFonts w:ascii="宋体" w:eastAsia="宋体" w:hAnsi="宋体" w:hint="eastAsia"/>
          <w:szCs w:val="24"/>
        </w:rPr>
      </w:pPr>
      <w:ins w:id="513" w:author="yukina minato" w:date="2025-09-07T06:42:00Z" w16du:dateUtc="2025-09-06T22:42:00Z">
        <w:r w:rsidRPr="004A6B29">
          <w:rPr>
            <w:rFonts w:ascii="宋体" w:eastAsia="宋体" w:hAnsi="宋体" w:hint="eastAsia"/>
            <w:position w:val="-6"/>
            <w:szCs w:val="24"/>
          </w:rPr>
          <w:object w:dxaOrig="859" w:dyaOrig="279" w14:anchorId="678320D9">
            <v:shape id="_x0000_i1246" type="#_x0000_t75" style="width:42.9pt;height:13.75pt" o:ole="">
              <v:imagedata r:id="rId161" o:title=""/>
            </v:shape>
            <o:OLEObject Type="Embed" ProgID="Equation.DSMT4" ShapeID="_x0000_i1246" DrawAspect="Content" ObjectID="_1818759360" r:id="rId437"/>
          </w:object>
        </w:r>
      </w:ins>
      <w:ins w:id="514" w:author="yukina minato" w:date="2025-09-07T06:42:00Z" w16du:dateUtc="2025-09-06T22:42:00Z">
        <w:r w:rsidRPr="004A6B29">
          <w:rPr>
            <w:rFonts w:ascii="宋体" w:eastAsia="宋体" w:hAnsi="宋体" w:hint="eastAsia"/>
            <w:szCs w:val="24"/>
          </w:rPr>
          <w:t>球状云团有公共点，只要保证球状烟幕中心点</w:t>
        </w:r>
      </w:ins>
      <w:ins w:id="515" w:author="yukina minato" w:date="2025-09-07T06:42:00Z" w16du:dateUtc="2025-09-06T22:42:00Z">
        <w:r w:rsidRPr="004A6B29">
          <w:rPr>
            <w:rFonts w:ascii="宋体" w:eastAsia="宋体" w:hAnsi="宋体" w:hint="eastAsia"/>
            <w:position w:val="-16"/>
            <w:szCs w:val="24"/>
          </w:rPr>
          <w:object w:dxaOrig="480" w:dyaOrig="400" w14:anchorId="2C901766">
            <v:shape id="_x0000_i1247" type="#_x0000_t75" style="width:24.1pt;height:19.7pt" o:ole="">
              <v:imagedata r:id="rId163" o:title=""/>
            </v:shape>
            <o:OLEObject Type="Embed" ProgID="Equation.DSMT4" ShapeID="_x0000_i1247" DrawAspect="Content" ObjectID="_1818759361" r:id="rId438"/>
          </w:object>
        </w:r>
      </w:ins>
      <w:ins w:id="516" w:author="yukina minato" w:date="2025-09-07T06:42:00Z" w16du:dateUtc="2025-09-06T22:42:00Z">
        <w:r w:rsidRPr="004A6B29">
          <w:rPr>
            <w:rFonts w:ascii="宋体" w:eastAsia="宋体" w:hAnsi="宋体" w:hint="eastAsia"/>
            <w:szCs w:val="24"/>
          </w:rPr>
          <w:t>到直线</w:t>
        </w:r>
      </w:ins>
      <w:ins w:id="517" w:author="yukina minato" w:date="2025-09-07T06:42:00Z" w16du:dateUtc="2025-09-06T22:42:00Z">
        <w:r w:rsidRPr="004A6B29">
          <w:rPr>
            <w:rFonts w:ascii="宋体" w:eastAsia="宋体" w:hAnsi="宋体" w:hint="eastAsia"/>
            <w:position w:val="-12"/>
            <w:szCs w:val="24"/>
          </w:rPr>
          <w:object w:dxaOrig="520" w:dyaOrig="360" w14:anchorId="2EDE737B">
            <v:shape id="_x0000_i1248" type="#_x0000_t75" style="width:25.65pt;height:18.15pt" o:ole="">
              <v:imagedata r:id="rId439" o:title=""/>
            </v:shape>
            <o:OLEObject Type="Embed" ProgID="Equation.DSMT4" ShapeID="_x0000_i1248" DrawAspect="Content" ObjectID="_1818759362" r:id="rId440"/>
          </w:object>
        </w:r>
      </w:ins>
      <w:ins w:id="518" w:author="yukina minato" w:date="2025-09-07T06:42:00Z" w16du:dateUtc="2025-09-06T22:42:00Z">
        <w:r w:rsidRPr="004A6B29">
          <w:rPr>
            <w:rFonts w:ascii="宋体" w:eastAsia="宋体" w:hAnsi="宋体" w:hint="eastAsia"/>
            <w:szCs w:val="24"/>
          </w:rPr>
          <w:t>距离</w:t>
        </w:r>
      </w:ins>
    </w:p>
    <w:p w14:paraId="41F351BB" w14:textId="77777777" w:rsidR="002B6419" w:rsidRPr="004A6B29" w:rsidRDefault="002B6419" w:rsidP="002B6419">
      <w:pPr>
        <w:jc w:val="left"/>
        <w:rPr>
          <w:ins w:id="519" w:author="yukina minato" w:date="2025-09-07T06:42:00Z" w16du:dateUtc="2025-09-06T22:42:00Z"/>
          <w:rFonts w:ascii="宋体" w:eastAsia="宋体" w:hAnsi="宋体" w:hint="eastAsia"/>
          <w:szCs w:val="24"/>
        </w:rPr>
      </w:pPr>
      <w:ins w:id="520" w:author="yukina minato" w:date="2025-09-07T06:42:00Z" w16du:dateUtc="2025-09-06T22:42:00Z">
        <w:r w:rsidRPr="004A6B29">
          <w:rPr>
            <w:rFonts w:ascii="宋体" w:eastAsia="宋体" w:hAnsi="宋体" w:hint="eastAsia"/>
            <w:szCs w:val="24"/>
          </w:rPr>
          <w:t>不大于球半径</w:t>
        </w:r>
      </w:ins>
      <w:ins w:id="521" w:author="yukina minato" w:date="2025-09-07T06:42:00Z" w16du:dateUtc="2025-09-06T22:42:00Z">
        <w:r w:rsidRPr="004A6B29">
          <w:rPr>
            <w:rFonts w:ascii="宋体" w:eastAsia="宋体" w:hAnsi="宋体" w:hint="eastAsia"/>
            <w:position w:val="-4"/>
            <w:szCs w:val="24"/>
          </w:rPr>
          <w:object w:dxaOrig="240" w:dyaOrig="260" w14:anchorId="2700FDD7">
            <v:shape id="_x0000_i1249" type="#_x0000_t75" style="width:11.9pt;height:12.85pt" o:ole="">
              <v:imagedata r:id="rId167" o:title=""/>
            </v:shape>
            <o:OLEObject Type="Embed" ProgID="Equation.DSMT4" ShapeID="_x0000_i1249" DrawAspect="Content" ObjectID="_1818759363" r:id="rId441"/>
          </w:object>
        </w:r>
      </w:ins>
      <w:ins w:id="522" w:author="yukina minato" w:date="2025-09-07T06:42:00Z" w16du:dateUtc="2025-09-06T22:42:00Z">
        <w:r w:rsidRPr="004A6B29">
          <w:rPr>
            <w:rFonts w:ascii="宋体" w:eastAsia="宋体" w:hAnsi="宋体" w:hint="eastAsia"/>
            <w:szCs w:val="24"/>
          </w:rPr>
          <w:t>，也即：</w:t>
        </w:r>
      </w:ins>
    </w:p>
    <w:p w14:paraId="2E934B47" w14:textId="77777777" w:rsidR="002B6419" w:rsidRDefault="002B6419" w:rsidP="002B6419">
      <w:pPr>
        <w:rPr>
          <w:ins w:id="523" w:author="yukina minato" w:date="2025-09-07T06:42:00Z" w16du:dateUtc="2025-09-06T22:42:00Z"/>
          <w:rFonts w:ascii="宋体" w:eastAsia="宋体" w:hAnsi="宋体" w:hint="eastAsia"/>
          <w:szCs w:val="24"/>
        </w:rPr>
      </w:pPr>
      <w:ins w:id="524" w:author="yukina minato" w:date="2025-09-07T06:42:00Z" w16du:dateUtc="2025-09-06T22:42:00Z">
        <w:r w:rsidRPr="004A6B29">
          <w:rPr>
            <w:rFonts w:ascii="宋体" w:eastAsia="宋体" w:hAnsi="宋体" w:hint="eastAsia"/>
            <w:position w:val="-16"/>
            <w:szCs w:val="24"/>
          </w:rPr>
          <w:object w:dxaOrig="980" w:dyaOrig="400" w14:anchorId="6C16F7DF">
            <v:shape id="_x0000_i1250" type="#_x0000_t75" style="width:49.75pt;height:19.7pt" o:ole="">
              <v:imagedata r:id="rId442" o:title=""/>
            </v:shape>
            <o:OLEObject Type="Embed" ProgID="Equation.DSMT4" ShapeID="_x0000_i1250" DrawAspect="Content" ObjectID="_1818759364" r:id="rId443"/>
          </w:object>
        </w:r>
      </w:ins>
    </w:p>
    <w:p w14:paraId="63BB9C30" w14:textId="65872B34" w:rsidR="002B6419" w:rsidRDefault="002B6419">
      <w:pPr>
        <w:jc w:val="left"/>
        <w:rPr>
          <w:ins w:id="525" w:author="yukina minato" w:date="2025-09-07T06:42:00Z" w16du:dateUtc="2025-09-06T22:42:00Z"/>
          <w:rFonts w:ascii="宋体" w:eastAsia="宋体" w:hAnsi="宋体" w:hint="eastAsia"/>
          <w:szCs w:val="24"/>
        </w:rPr>
        <w:pPrChange w:id="526" w:author="yukina minato" w:date="2025-09-07T06:50:00Z" w16du:dateUtc="2025-09-06T22:50:00Z">
          <w:pPr/>
        </w:pPrChange>
      </w:pPr>
      <w:ins w:id="527" w:author="yukina minato" w:date="2025-09-07T06:42:00Z" w16du:dateUtc="2025-09-06T22:42:00Z">
        <w:r>
          <w:rPr>
            <w:rFonts w:ascii="宋体" w:eastAsia="宋体" w:hAnsi="宋体" w:hint="eastAsia"/>
            <w:szCs w:val="24"/>
          </w:rPr>
          <w:t>从而</w:t>
        </w:r>
      </w:ins>
    </w:p>
    <w:p w14:paraId="2F63BC86" w14:textId="77777777" w:rsidR="002B6419" w:rsidRPr="004A6B29" w:rsidRDefault="002B6419" w:rsidP="002B6419">
      <w:pPr>
        <w:rPr>
          <w:ins w:id="528" w:author="yukina minato" w:date="2025-09-07T06:42:00Z" w16du:dateUtc="2025-09-06T22:42:00Z"/>
          <w:rFonts w:ascii="宋体" w:eastAsia="宋体" w:hAnsi="宋体" w:hint="eastAsia"/>
          <w:szCs w:val="24"/>
        </w:rPr>
      </w:pPr>
      <w:ins w:id="529" w:author="yukina minato" w:date="2025-09-07T06:42:00Z" w16du:dateUtc="2025-09-06T22:42:00Z">
        <w:r w:rsidRPr="00302535">
          <w:rPr>
            <w:rFonts w:hint="eastAsia"/>
            <w:position w:val="-18"/>
          </w:rPr>
          <w:object w:dxaOrig="2460" w:dyaOrig="480" w14:anchorId="48300CE3">
            <v:shape id="_x0000_i1251" type="#_x0000_t75" style="width:123.35pt;height:24.1pt" o:ole="">
              <v:imagedata r:id="rId444" o:title=""/>
            </v:shape>
            <o:OLEObject Type="Embed" ProgID="Equation.DSMT4" ShapeID="_x0000_i1251" DrawAspect="Content" ObjectID="_1818759365" r:id="rId445"/>
          </w:object>
        </w:r>
      </w:ins>
    </w:p>
    <w:p w14:paraId="2044276A" w14:textId="77777777" w:rsidR="002B6419" w:rsidRDefault="002B6419">
      <w:pPr>
        <w:ind w:firstLineChars="300" w:firstLine="720"/>
        <w:jc w:val="left"/>
        <w:rPr>
          <w:ins w:id="530" w:author="yukina minato" w:date="2025-09-07T06:42:00Z" w16du:dateUtc="2025-09-06T22:42:00Z"/>
          <w:rFonts w:ascii="宋体" w:eastAsia="宋体" w:hAnsi="宋体" w:hint="eastAsia"/>
          <w:szCs w:val="24"/>
        </w:rPr>
        <w:pPrChange w:id="531" w:author="Noah Zheng" w:date="2025-09-06T10:46:00Z" w16du:dateUtc="2025-09-06T02:46:00Z">
          <w:pPr>
            <w:ind w:firstLineChars="400" w:firstLine="960"/>
            <w:jc w:val="left"/>
          </w:pPr>
        </w:pPrChange>
      </w:pPr>
      <w:ins w:id="532" w:author="yukina minato" w:date="2025-09-07T06:42:00Z" w16du:dateUtc="2025-09-06T22:42:00Z">
        <w:r>
          <w:rPr>
            <w:rFonts w:ascii="宋体" w:eastAsia="宋体" w:hAnsi="宋体" w:hint="eastAsia"/>
            <w:szCs w:val="24"/>
          </w:rPr>
          <w:t>设</w:t>
        </w:r>
        <w:r w:rsidRPr="004A6B29">
          <w:rPr>
            <w:rFonts w:ascii="宋体" w:eastAsia="宋体" w:hAnsi="宋体" w:hint="eastAsia"/>
            <w:szCs w:val="24"/>
          </w:rPr>
          <w:t>满足</w:t>
        </w:r>
      </w:ins>
      <w:ins w:id="533" w:author="yukina minato" w:date="2025-09-07T06:42:00Z" w16du:dateUtc="2025-09-06T22:42:00Z">
        <w:r w:rsidRPr="004A6B29">
          <w:rPr>
            <w:rFonts w:ascii="宋体" w:eastAsia="宋体" w:hAnsi="宋体" w:hint="eastAsia"/>
            <w:position w:val="-16"/>
            <w:szCs w:val="24"/>
          </w:rPr>
          <w:object w:dxaOrig="980" w:dyaOrig="400" w14:anchorId="766B4970">
            <v:shape id="_x0000_i1252" type="#_x0000_t75" style="width:49.75pt;height:19.7pt" o:ole="">
              <v:imagedata r:id="rId446" o:title=""/>
            </v:shape>
            <o:OLEObject Type="Embed" ProgID="Equation.DSMT4" ShapeID="_x0000_i1252" DrawAspect="Content" ObjectID="_1818759366" r:id="rId447"/>
          </w:object>
        </w:r>
      </w:ins>
      <w:ins w:id="534" w:author="yukina minato" w:date="2025-09-07T06:42:00Z" w16du:dateUtc="2025-09-06T22:42:00Z">
        <w:r w:rsidRPr="004A6B29">
          <w:rPr>
            <w:rFonts w:ascii="宋体" w:eastAsia="宋体" w:hAnsi="宋体" w:hint="eastAsia"/>
            <w:szCs w:val="24"/>
          </w:rPr>
          <w:t>的若干个时间段</w:t>
        </w:r>
        <w:r>
          <w:rPr>
            <w:rFonts w:ascii="宋体" w:eastAsia="宋体" w:hAnsi="宋体" w:hint="eastAsia"/>
            <w:szCs w:val="24"/>
          </w:rPr>
          <w:t>为</w:t>
        </w:r>
      </w:ins>
      <w:ins w:id="535" w:author="yukina minato" w:date="2025-09-07T06:42:00Z" w16du:dateUtc="2025-09-06T22:42:00Z">
        <w:r w:rsidRPr="004A6B29">
          <w:rPr>
            <w:rFonts w:ascii="宋体" w:eastAsia="宋体" w:hAnsi="宋体" w:hint="eastAsia"/>
            <w:position w:val="-16"/>
            <w:szCs w:val="24"/>
          </w:rPr>
          <w:object w:dxaOrig="1180" w:dyaOrig="440" w14:anchorId="0CED39E3">
            <v:shape id="_x0000_i1253" type="#_x0000_t75" style="width:59.15pt;height:22.25pt" o:ole="">
              <v:imagedata r:id="rId181" o:title=""/>
            </v:shape>
            <o:OLEObject Type="Embed" ProgID="Equation.DSMT4" ShapeID="_x0000_i1253" DrawAspect="Content" ObjectID="_1818759367" r:id="rId448"/>
          </w:object>
        </w:r>
      </w:ins>
      <w:ins w:id="536" w:author="yukina minato" w:date="2025-09-07T06:42:00Z" w16du:dateUtc="2025-09-06T22:42:00Z">
        <w:r w:rsidRPr="004A6B29">
          <w:rPr>
            <w:rFonts w:ascii="宋体" w:eastAsia="宋体" w:hAnsi="宋体" w:hint="eastAsia"/>
            <w:szCs w:val="24"/>
          </w:rPr>
          <w:t>，则烟幕干扰</w:t>
        </w:r>
        <w:r>
          <w:rPr>
            <w:rFonts w:ascii="宋体" w:eastAsia="宋体" w:hAnsi="宋体" w:hint="eastAsia"/>
            <w:szCs w:val="24"/>
          </w:rPr>
          <w:t>弹对</w:t>
        </w:r>
      </w:ins>
      <w:ins w:id="537" w:author="yukina minato" w:date="2025-09-07T06:42:00Z" w16du:dateUtc="2025-09-06T22:42:00Z">
        <w:r w:rsidRPr="00302535">
          <w:rPr>
            <w:rFonts w:ascii="宋体" w:eastAsia="宋体" w:hAnsi="宋体" w:hint="eastAsia"/>
            <w:position w:val="-12"/>
            <w:szCs w:val="24"/>
          </w:rPr>
          <w:object w:dxaOrig="360" w:dyaOrig="360" w14:anchorId="03D27809">
            <v:shape id="_x0000_i1254" type="#_x0000_t75" style="width:18.15pt;height:18.15pt" o:ole="">
              <v:imagedata r:id="rId183" o:title=""/>
            </v:shape>
            <o:OLEObject Type="Embed" ProgID="Equation.DSMT4" ShapeID="_x0000_i1254" DrawAspect="Content" ObjectID="_1818759368" r:id="rId449"/>
          </w:object>
        </w:r>
      </w:ins>
      <w:ins w:id="538" w:author="yukina minato" w:date="2025-09-07T06:42:00Z" w16du:dateUtc="2025-09-06T22:42:00Z">
        <w:r>
          <w:rPr>
            <w:rFonts w:ascii="宋体" w:eastAsia="宋体" w:hAnsi="宋体" w:hint="eastAsia"/>
            <w:szCs w:val="24"/>
          </w:rPr>
          <w:t>的</w:t>
        </w:r>
        <w:r w:rsidRPr="004A6B29">
          <w:rPr>
            <w:rFonts w:ascii="宋体" w:eastAsia="宋体" w:hAnsi="宋体" w:hint="eastAsia"/>
            <w:szCs w:val="24"/>
          </w:rPr>
          <w:t>有效遮蔽时长</w:t>
        </w:r>
      </w:ins>
      <w:ins w:id="539" w:author="yukina minato" w:date="2025-09-07T06:42:00Z" w16du:dateUtc="2025-09-06T22:42:00Z">
        <w:r w:rsidRPr="004A6B29">
          <w:rPr>
            <w:rFonts w:ascii="宋体" w:eastAsia="宋体" w:hAnsi="宋体" w:hint="eastAsia"/>
            <w:position w:val="-6"/>
            <w:szCs w:val="24"/>
          </w:rPr>
          <w:object w:dxaOrig="300" w:dyaOrig="279" w14:anchorId="3C539815">
            <v:shape id="_x0000_i1255" type="#_x0000_t75" style="width:14.4pt;height:13.75pt" o:ole="">
              <v:imagedata r:id="rId185" o:title=""/>
            </v:shape>
            <o:OLEObject Type="Embed" ProgID="Equation.DSMT4" ShapeID="_x0000_i1255" DrawAspect="Content" ObjectID="_1818759369" r:id="rId450"/>
          </w:object>
        </w:r>
      </w:ins>
      <w:ins w:id="540" w:author="yukina minato" w:date="2025-09-07T06:42:00Z" w16du:dateUtc="2025-09-06T22:42:00Z">
        <w:r w:rsidRPr="004A6B29">
          <w:rPr>
            <w:rFonts w:ascii="宋体" w:eastAsia="宋体" w:hAnsi="宋体" w:hint="eastAsia"/>
            <w:szCs w:val="24"/>
          </w:rPr>
          <w:t>为</w:t>
        </w:r>
      </w:ins>
    </w:p>
    <w:p w14:paraId="71A8D2F7" w14:textId="77777777" w:rsidR="002B6419" w:rsidRDefault="002B6419">
      <w:pPr>
        <w:rPr>
          <w:ins w:id="541" w:author="yukina minato" w:date="2025-09-07T06:42:00Z" w16du:dateUtc="2025-09-06T22:42:00Z"/>
          <w:rFonts w:ascii="宋体" w:eastAsia="宋体" w:hAnsi="宋体" w:hint="eastAsia"/>
          <w:szCs w:val="24"/>
        </w:rPr>
        <w:pPrChange w:id="542" w:author="yukina minato" w:date="2025-09-07T06:50:00Z" w16du:dateUtc="2025-09-06T22:50:00Z">
          <w:pPr>
            <w:ind w:firstLineChars="400" w:firstLine="960"/>
          </w:pPr>
        </w:pPrChange>
      </w:pPr>
      <w:ins w:id="543" w:author="yukina minato" w:date="2025-09-07T06:42:00Z" w16du:dateUtc="2025-09-06T22:42:00Z">
        <w:r w:rsidRPr="004A6B29">
          <w:rPr>
            <w:rFonts w:ascii="宋体" w:eastAsia="宋体" w:hAnsi="宋体" w:hint="eastAsia"/>
            <w:position w:val="-28"/>
            <w:szCs w:val="24"/>
          </w:rPr>
          <w:object w:dxaOrig="1120" w:dyaOrig="540" w14:anchorId="6DFE3AEA">
            <v:shape id="_x0000_i1256" type="#_x0000_t75" style="width:55.7pt;height:27.55pt" o:ole="">
              <v:imagedata r:id="rId279" o:title=""/>
            </v:shape>
            <o:OLEObject Type="Embed" ProgID="Equation.DSMT4" ShapeID="_x0000_i1256" DrawAspect="Content" ObjectID="_1818759370" r:id="rId451"/>
          </w:object>
        </w:r>
      </w:ins>
    </w:p>
    <w:p w14:paraId="74B2362D" w14:textId="72A0F1EB" w:rsidR="002B6419" w:rsidRDefault="002B6419" w:rsidP="002B6419">
      <w:pPr>
        <w:ind w:firstLineChars="200" w:firstLine="480"/>
        <w:jc w:val="left"/>
        <w:rPr>
          <w:ins w:id="544" w:author="yukina minato" w:date="2025-09-07T06:42:00Z" w16du:dateUtc="2025-09-06T22:42:00Z"/>
        </w:rPr>
      </w:pPr>
      <w:ins w:id="545" w:author="yukina minato" w:date="2025-09-07T06:42:00Z" w16du:dateUtc="2025-09-06T22:42:00Z">
        <w:r>
          <w:rPr>
            <w:rFonts w:hint="eastAsia"/>
          </w:rPr>
          <w:t>我们可以通过遗传算法对矩阵</w:t>
        </w:r>
      </w:ins>
      <w:ins w:id="546" w:author="yukina minato" w:date="2025-09-07T06:42:00Z" w16du:dateUtc="2025-09-06T22:42:00Z">
        <w:r w:rsidR="002D3FCB" w:rsidRPr="002D3FCB">
          <w:rPr>
            <w:rFonts w:hint="eastAsia"/>
            <w:position w:val="-20"/>
            <w:rPrChange w:id="547" w:author="Noah Zheng" w:date="2025-09-07T07:50:00Z" w16du:dateUtc="2025-09-06T23:50:00Z">
              <w:rPr>
                <w:rFonts w:hint="eastAsia"/>
                <w:position w:val="-18"/>
              </w:rPr>
            </w:rPrChange>
          </w:rPr>
          <w:object w:dxaOrig="2540" w:dyaOrig="520" w14:anchorId="4D270251">
            <v:shape id="_x0000_i1810" type="#_x0000_t75" style="width:127.1pt;height:26pt" o:ole="">
              <v:imagedata r:id="rId452" o:title=""/>
            </v:shape>
            <o:OLEObject Type="Embed" ProgID="Equation.DSMT4" ShapeID="_x0000_i1810" DrawAspect="Content" ObjectID="_1818759371" r:id="rId453"/>
          </w:object>
        </w:r>
      </w:ins>
      <w:ins w:id="548" w:author="yukina minato" w:date="2025-09-07T06:42:00Z" w16du:dateUtc="2025-09-06T22:42:00Z">
        <w:r>
          <w:rPr>
            <w:rFonts w:hint="eastAsia"/>
          </w:rPr>
          <w:t>进行合理取值，这样，对于每一个矩阵</w:t>
        </w:r>
      </w:ins>
      <w:ins w:id="549" w:author="yukina minato" w:date="2025-09-07T06:42:00Z" w16du:dateUtc="2025-09-06T22:42:00Z">
        <w:r w:rsidRPr="00302535">
          <w:rPr>
            <w:rFonts w:hint="eastAsia"/>
            <w:position w:val="-4"/>
          </w:rPr>
          <w:object w:dxaOrig="279" w:dyaOrig="260" w14:anchorId="6C90B910">
            <v:shape id="_x0000_i1258" type="#_x0000_t75" style="width:13.75pt;height:13.75pt" o:ole="">
              <v:imagedata r:id="rId283" o:title=""/>
            </v:shape>
            <o:OLEObject Type="Embed" ProgID="Equation.DSMT4" ShapeID="_x0000_i1258" DrawAspect="Content" ObjectID="_1818759372" r:id="rId454"/>
          </w:object>
        </w:r>
      </w:ins>
      <w:ins w:id="550" w:author="yukina minato" w:date="2025-09-07T06:42:00Z" w16du:dateUtc="2025-09-06T22:42:00Z">
        <w:r>
          <w:rPr>
            <w:rFonts w:hint="eastAsia"/>
          </w:rPr>
          <w:t>，都能得到与之一一对应的有效遮蔽时长</w:t>
        </w:r>
      </w:ins>
      <w:ins w:id="551" w:author="yukina minato" w:date="2025-09-07T06:42:00Z" w16du:dateUtc="2025-09-06T22:42:00Z">
        <w:r w:rsidRPr="00302535">
          <w:rPr>
            <w:rFonts w:hint="eastAsia"/>
            <w:position w:val="-6"/>
          </w:rPr>
          <w:object w:dxaOrig="300" w:dyaOrig="279" w14:anchorId="07187A46">
            <v:shape id="_x0000_i1259" type="#_x0000_t75" style="width:14.4pt;height:13.75pt" o:ole="">
              <v:imagedata r:id="rId285" o:title=""/>
            </v:shape>
            <o:OLEObject Type="Embed" ProgID="Equation.DSMT4" ShapeID="_x0000_i1259" DrawAspect="Content" ObjectID="_1818759373" r:id="rId455"/>
          </w:object>
        </w:r>
      </w:ins>
      <w:ins w:id="552" w:author="yukina minato" w:date="2025-09-07T06:42:00Z" w16du:dateUtc="2025-09-06T22:42:00Z">
        <w:r>
          <w:rPr>
            <w:rFonts w:hint="eastAsia"/>
          </w:rPr>
          <w:t>，也就是说我们能得到</w:t>
        </w:r>
      </w:ins>
      <w:ins w:id="553" w:author="yukina minato" w:date="2025-09-07T06:42:00Z" w16du:dateUtc="2025-09-06T22:42:00Z">
        <w:r w:rsidRPr="00302535">
          <w:rPr>
            <w:rFonts w:hint="eastAsia"/>
            <w:position w:val="-6"/>
          </w:rPr>
          <w:object w:dxaOrig="300" w:dyaOrig="279" w14:anchorId="511792CA">
            <v:shape id="_x0000_i1260" type="#_x0000_t75" style="width:14.4pt;height:13.75pt" o:ole="">
              <v:imagedata r:id="rId287" o:title=""/>
            </v:shape>
            <o:OLEObject Type="Embed" ProgID="Equation.DSMT4" ShapeID="_x0000_i1260" DrawAspect="Content" ObjectID="_1818759374" r:id="rId456"/>
          </w:object>
        </w:r>
      </w:ins>
      <w:ins w:id="554" w:author="yukina minato" w:date="2025-09-07T06:42:00Z" w16du:dateUtc="2025-09-06T22:42:00Z">
        <w:r>
          <w:rPr>
            <w:rFonts w:hint="eastAsia"/>
          </w:rPr>
          <w:t>关于矩阵</w:t>
        </w:r>
      </w:ins>
      <w:ins w:id="555" w:author="yukina minato" w:date="2025-09-07T06:42:00Z" w16du:dateUtc="2025-09-06T22:42:00Z">
        <w:r w:rsidR="002D3FCB" w:rsidRPr="002D3FCB">
          <w:rPr>
            <w:rFonts w:hint="eastAsia"/>
            <w:position w:val="-20"/>
            <w:rPrChange w:id="556" w:author="Noah Zheng" w:date="2025-09-07T07:51:00Z" w16du:dateUtc="2025-09-06T23:51:00Z">
              <w:rPr>
                <w:rFonts w:hint="eastAsia"/>
                <w:position w:val="-18"/>
              </w:rPr>
            </w:rPrChange>
          </w:rPr>
          <w:object w:dxaOrig="2540" w:dyaOrig="520" w14:anchorId="1067348A">
            <v:shape id="_x0000_i1812" type="#_x0000_t75" style="width:127.1pt;height:26pt" o:ole="">
              <v:imagedata r:id="rId457" o:title=""/>
            </v:shape>
            <o:OLEObject Type="Embed" ProgID="Equation.DSMT4" ShapeID="_x0000_i1812" DrawAspect="Content" ObjectID="_1818759375" r:id="rId458"/>
          </w:object>
        </w:r>
      </w:ins>
      <w:ins w:id="557" w:author="yukina minato" w:date="2025-09-07T06:42:00Z" w16du:dateUtc="2025-09-06T22:42:00Z">
        <w:r>
          <w:rPr>
            <w:rFonts w:hint="eastAsia"/>
          </w:rPr>
          <w:t>的函数，也即：</w:t>
        </w:r>
      </w:ins>
    </w:p>
    <w:p w14:paraId="73D564A4" w14:textId="72FDC523" w:rsidR="002B6419" w:rsidRDefault="002D3FCB" w:rsidP="002B6419">
      <w:pPr>
        <w:ind w:firstLineChars="200" w:firstLine="480"/>
        <w:rPr>
          <w:ins w:id="558" w:author="yukina minato" w:date="2025-09-07T06:42:00Z" w16du:dateUtc="2025-09-06T22:42:00Z"/>
        </w:rPr>
      </w:pPr>
      <w:ins w:id="559" w:author="yukina minato" w:date="2025-09-07T06:42:00Z" w16du:dateUtc="2025-09-06T22:42:00Z">
        <w:r w:rsidRPr="002D3FCB">
          <w:rPr>
            <w:rFonts w:hint="eastAsia"/>
            <w:position w:val="-20"/>
            <w:rPrChange w:id="560" w:author="Noah Zheng" w:date="2025-09-07T07:51:00Z" w16du:dateUtc="2025-09-06T23:51:00Z">
              <w:rPr>
                <w:rFonts w:hint="eastAsia"/>
                <w:position w:val="-18"/>
              </w:rPr>
            </w:rPrChange>
          </w:rPr>
          <w:object w:dxaOrig="3640" w:dyaOrig="520" w14:anchorId="62574DD9">
            <v:shape id="_x0000_i1814" type="#_x0000_t75" style="width:181.9pt;height:26pt" o:ole="">
              <v:imagedata r:id="rId459" o:title=""/>
            </v:shape>
            <o:OLEObject Type="Embed" ProgID="Equation.DSMT4" ShapeID="_x0000_i1814" DrawAspect="Content" ObjectID="_1818759376" r:id="rId460"/>
          </w:object>
        </w:r>
      </w:ins>
    </w:p>
    <w:p w14:paraId="5C82D100" w14:textId="77777777" w:rsidR="002B6419" w:rsidRDefault="002B6419" w:rsidP="007E207D">
      <w:pPr>
        <w:ind w:firstLineChars="200" w:firstLine="480"/>
        <w:jc w:val="left"/>
        <w:rPr>
          <w:ins w:id="561" w:author="yukina minato" w:date="2025-09-07T06:42:00Z" w16du:dateUtc="2025-09-06T22:42:00Z"/>
        </w:rPr>
        <w:pPrChange w:id="562" w:author="Noah Zheng" w:date="2025-09-07T07:58:00Z" w16du:dateUtc="2025-09-06T23:58:00Z">
          <w:pPr>
            <w:ind w:firstLineChars="200" w:firstLine="480"/>
          </w:pPr>
        </w:pPrChange>
      </w:pPr>
      <w:ins w:id="563" w:author="yukina minato" w:date="2025-09-07T06:42:00Z" w16du:dateUtc="2025-09-06T22:42:00Z">
        <w:r>
          <w:rPr>
            <w:rFonts w:hint="eastAsia"/>
          </w:rPr>
          <w:t>设</w:t>
        </w:r>
      </w:ins>
      <w:ins w:id="564" w:author="yukina minato" w:date="2025-09-07T06:42:00Z" w16du:dateUtc="2025-09-06T22:42:00Z">
        <w:r w:rsidRPr="00602029">
          <w:rPr>
            <w:position w:val="-12"/>
          </w:rPr>
          <w:object w:dxaOrig="600" w:dyaOrig="360" w14:anchorId="4A52751E">
            <v:shape id="_x0000_i1263" type="#_x0000_t75" style="width:30.05pt;height:18.15pt" o:ole="">
              <v:imagedata r:id="rId294" o:title=""/>
            </v:shape>
            <o:OLEObject Type="Embed" ProgID="Equation.DSMT4" ShapeID="_x0000_i1263" DrawAspect="Content" ObjectID="_1818759377" r:id="rId461"/>
          </w:object>
        </w:r>
      </w:ins>
      <w:ins w:id="565" w:author="yukina minato" w:date="2025-09-07T06:42:00Z" w16du:dateUtc="2025-09-06T22:42:00Z">
        <w:r>
          <w:rPr>
            <w:rFonts w:hint="eastAsia"/>
          </w:rPr>
          <w:t>为矩阵</w:t>
        </w:r>
      </w:ins>
      <w:ins w:id="566" w:author="yukina minato" w:date="2025-09-07T06:42:00Z" w16du:dateUtc="2025-09-06T22:42:00Z">
        <w:r w:rsidRPr="00602029">
          <w:rPr>
            <w:position w:val="-4"/>
          </w:rPr>
          <w:object w:dxaOrig="279" w:dyaOrig="260" w14:anchorId="5863E054">
            <v:shape id="_x0000_i1264" type="#_x0000_t75" style="width:13.75pt;height:12.85pt" o:ole="">
              <v:imagedata r:id="rId296" o:title=""/>
            </v:shape>
            <o:OLEObject Type="Embed" ProgID="Equation.DSMT4" ShapeID="_x0000_i1264" DrawAspect="Content" ObjectID="_1818759378" r:id="rId462"/>
          </w:object>
        </w:r>
      </w:ins>
      <w:ins w:id="567" w:author="yukina minato" w:date="2025-09-07T06:42:00Z" w16du:dateUtc="2025-09-06T22:42:00Z">
        <w:r>
          <w:rPr>
            <w:rFonts w:hint="eastAsia"/>
          </w:rPr>
          <w:t>中参数的下确界组成的矩阵，</w:t>
        </w:r>
      </w:ins>
      <w:ins w:id="568" w:author="yukina minato" w:date="2025-09-07T06:42:00Z" w16du:dateUtc="2025-09-06T22:42:00Z">
        <w:r w:rsidRPr="00602029">
          <w:rPr>
            <w:position w:val="-14"/>
          </w:rPr>
          <w:object w:dxaOrig="600" w:dyaOrig="380" w14:anchorId="0AA1EDF4">
            <v:shape id="_x0000_i1265" type="#_x0000_t75" style="width:30.05pt;height:18.8pt" o:ole="">
              <v:imagedata r:id="rId298" o:title=""/>
            </v:shape>
            <o:OLEObject Type="Embed" ProgID="Equation.DSMT4" ShapeID="_x0000_i1265" DrawAspect="Content" ObjectID="_1818759379" r:id="rId463"/>
          </w:object>
        </w:r>
      </w:ins>
      <w:ins w:id="569" w:author="yukina minato" w:date="2025-09-07T06:42:00Z" w16du:dateUtc="2025-09-06T22:42:00Z">
        <w:r>
          <w:rPr>
            <w:rFonts w:hint="eastAsia"/>
          </w:rPr>
          <w:t>为矩阵</w:t>
        </w:r>
      </w:ins>
      <w:ins w:id="570" w:author="yukina minato" w:date="2025-09-07T06:42:00Z" w16du:dateUtc="2025-09-06T22:42:00Z">
        <w:r w:rsidRPr="00602029">
          <w:rPr>
            <w:position w:val="-4"/>
          </w:rPr>
          <w:object w:dxaOrig="279" w:dyaOrig="260" w14:anchorId="013271A7">
            <v:shape id="_x0000_i1266" type="#_x0000_t75" style="width:13.75pt;height:12.85pt" o:ole="">
              <v:imagedata r:id="rId296" o:title=""/>
            </v:shape>
            <o:OLEObject Type="Embed" ProgID="Equation.DSMT4" ShapeID="_x0000_i1266" DrawAspect="Content" ObjectID="_1818759380" r:id="rId464"/>
          </w:object>
        </w:r>
      </w:ins>
      <w:ins w:id="571" w:author="yukina minato" w:date="2025-09-07T06:42:00Z" w16du:dateUtc="2025-09-06T22:42:00Z">
        <w:r>
          <w:rPr>
            <w:rFonts w:hint="eastAsia"/>
          </w:rPr>
          <w:t>中参数的上确界组成的矩阵，也即：</w:t>
        </w:r>
      </w:ins>
    </w:p>
    <w:p w14:paraId="2198DCB8" w14:textId="77777777" w:rsidR="002B6419" w:rsidRDefault="002B6419" w:rsidP="002B6419">
      <w:pPr>
        <w:ind w:firstLineChars="200" w:firstLine="480"/>
        <w:rPr>
          <w:ins w:id="572" w:author="yukina minato" w:date="2025-09-07T06:42:00Z" w16du:dateUtc="2025-09-06T22:42:00Z"/>
        </w:rPr>
      </w:pPr>
      <w:ins w:id="573" w:author="yukina minato" w:date="2025-09-07T06:42:00Z" w16du:dateUtc="2025-09-06T22:42:00Z">
        <w:r w:rsidRPr="00602029">
          <w:rPr>
            <w:position w:val="-14"/>
          </w:rPr>
          <w:object w:dxaOrig="1820" w:dyaOrig="380" w14:anchorId="073EB624">
            <v:shape id="_x0000_i1267" type="#_x0000_t75" style="width:90.8pt;height:18.8pt" o:ole="">
              <v:imagedata r:id="rId301" o:title=""/>
            </v:shape>
            <o:OLEObject Type="Embed" ProgID="Equation.DSMT4" ShapeID="_x0000_i1267" DrawAspect="Content" ObjectID="_1818759381" r:id="rId465"/>
          </w:object>
        </w:r>
      </w:ins>
    </w:p>
    <w:p w14:paraId="00585205" w14:textId="77777777" w:rsidR="002B6419" w:rsidRDefault="002B6419" w:rsidP="007E207D">
      <w:pPr>
        <w:ind w:firstLineChars="200" w:firstLine="480"/>
        <w:jc w:val="left"/>
        <w:rPr>
          <w:ins w:id="574" w:author="yukina minato" w:date="2025-09-07T06:42:00Z" w16du:dateUtc="2025-09-06T22:42:00Z"/>
        </w:rPr>
        <w:pPrChange w:id="575" w:author="Noah Zheng" w:date="2025-09-07T07:58:00Z" w16du:dateUtc="2025-09-06T23:58:00Z">
          <w:pPr>
            <w:ind w:firstLineChars="200" w:firstLine="480"/>
          </w:pPr>
        </w:pPrChange>
      </w:pPr>
      <w:ins w:id="576" w:author="yukina minato" w:date="2025-09-07T06:42:00Z" w16du:dateUtc="2025-09-06T22:42:00Z">
        <w:r>
          <w:rPr>
            <w:rFonts w:hint="eastAsia"/>
          </w:rPr>
          <w:t>并满足（忽略单位）</w:t>
        </w:r>
      </w:ins>
    </w:p>
    <w:p w14:paraId="574F2EC1" w14:textId="4D3EEE4D" w:rsidR="002B6419" w:rsidRDefault="007E207D" w:rsidP="002B6419">
      <w:pPr>
        <w:ind w:firstLineChars="200" w:firstLine="480"/>
        <w:rPr>
          <w:ins w:id="577" w:author="yukina minato" w:date="2025-09-07T06:42:00Z" w16du:dateUtc="2025-09-06T22:42:00Z"/>
        </w:rPr>
      </w:pPr>
      <w:ins w:id="578" w:author="yukina minato" w:date="2025-09-07T06:42:00Z" w16du:dateUtc="2025-09-06T22:42:00Z">
        <w:r w:rsidRPr="00C25C03">
          <w:rPr>
            <w:position w:val="-36"/>
          </w:rPr>
          <w:object w:dxaOrig="5260" w:dyaOrig="840" w14:anchorId="0BDE257A">
            <v:shape id="_x0000_i1818" type="#_x0000_t75" style="width:262.35pt;height:41.95pt" o:ole="">
              <v:imagedata r:id="rId466" o:title=""/>
            </v:shape>
            <o:OLEObject Type="Embed" ProgID="Equation.DSMT4" ShapeID="_x0000_i1818" DrawAspect="Content" ObjectID="_1818759382" r:id="rId467"/>
          </w:object>
        </w:r>
      </w:ins>
    </w:p>
    <w:p w14:paraId="13C19103" w14:textId="69616D7F" w:rsidR="002B6419" w:rsidRDefault="002B6419" w:rsidP="002B6419">
      <w:pPr>
        <w:ind w:firstLineChars="200" w:firstLine="480"/>
        <w:jc w:val="left"/>
        <w:rPr>
          <w:ins w:id="579" w:author="yukina minato" w:date="2025-09-07T06:42:00Z" w16du:dateUtc="2025-09-06T22:42:00Z"/>
        </w:rPr>
      </w:pPr>
      <w:ins w:id="580" w:author="yukina minato" w:date="2025-09-07T06:42:00Z" w16du:dateUtc="2025-09-06T22:42:00Z">
        <w:r>
          <w:rPr>
            <w:rFonts w:hint="eastAsia"/>
          </w:rPr>
          <w:t>因此我们可以建立最优化模型</w:t>
        </w:r>
        <w:r>
          <w:rPr>
            <w:rFonts w:hint="eastAsia"/>
          </w:rPr>
          <w:t>GA-</w:t>
        </w:r>
      </w:ins>
      <w:ins w:id="581" w:author="Noah Zheng" w:date="2025-09-07T08:41:00Z" w16du:dateUtc="2025-09-07T00:41:00Z">
        <w:r w:rsidR="00103F3A">
          <w:rPr>
            <w:rFonts w:hint="eastAsia"/>
          </w:rPr>
          <w:t>2</w:t>
        </w:r>
      </w:ins>
      <w:ins w:id="582" w:author="yukina minato" w:date="2025-09-07T06:42:00Z" w16du:dateUtc="2025-09-06T22:42:00Z">
        <w:del w:id="583" w:author="Noah Zheng" w:date="2025-09-07T08:41:00Z" w16du:dateUtc="2025-09-07T00:41:00Z">
          <w:r w:rsidDel="00103F3A">
            <w:rPr>
              <w:rFonts w:hint="eastAsia"/>
            </w:rPr>
            <w:delText>1</w:delText>
          </w:r>
        </w:del>
        <w:r>
          <w:rPr>
            <w:rFonts w:hint="eastAsia"/>
          </w:rPr>
          <w:t>，其中：</w:t>
        </w:r>
      </w:ins>
    </w:p>
    <w:p w14:paraId="03E4DB5D" w14:textId="2022F2DF" w:rsidR="002B6419" w:rsidRDefault="002B6419" w:rsidP="002B6419">
      <w:pPr>
        <w:ind w:firstLineChars="200" w:firstLine="480"/>
        <w:jc w:val="left"/>
        <w:rPr>
          <w:ins w:id="584" w:author="yukina minato" w:date="2025-09-07T06:42:00Z" w16du:dateUtc="2025-09-06T22:42:00Z"/>
        </w:rPr>
      </w:pPr>
      <w:ins w:id="585" w:author="yukina minato" w:date="2025-09-07T06:42:00Z" w16du:dateUtc="2025-09-06T22:42:00Z">
        <w:r>
          <w:rPr>
            <w:rFonts w:hint="eastAsia"/>
          </w:rPr>
          <w:t>决策变量</w:t>
        </w:r>
      </w:ins>
      <w:ins w:id="586" w:author="Noah Zheng" w:date="2025-09-07T08:41:00Z" w16du:dateUtc="2025-09-07T00:41:00Z">
        <w:r w:rsidR="00103F3A" w:rsidRPr="00302535">
          <w:rPr>
            <w:rFonts w:hint="eastAsia"/>
            <w:position w:val="-20"/>
          </w:rPr>
          <w:object w:dxaOrig="2540" w:dyaOrig="520" w14:anchorId="46896636">
            <v:shape id="_x0000_i2423" type="#_x0000_t75" style="width:127.1pt;height:26pt" o:ole="">
              <v:imagedata r:id="rId457" o:title=""/>
            </v:shape>
            <o:OLEObject Type="Embed" ProgID="Equation.DSMT4" ShapeID="_x0000_i2423" DrawAspect="Content" ObjectID="_1818759383" r:id="rId468"/>
          </w:object>
        </w:r>
      </w:ins>
      <w:ins w:id="587" w:author="yukina minato" w:date="2025-09-07T06:42:00Z" w16du:dateUtc="2025-09-06T22:42:00Z">
        <w:del w:id="588" w:author="Noah Zheng" w:date="2025-09-07T08:41:00Z" w16du:dateUtc="2025-09-07T00:41:00Z">
          <w:r w:rsidR="007E207D" w:rsidRPr="007E207D" w:rsidDel="00103F3A">
            <w:rPr>
              <w:rFonts w:hint="eastAsia"/>
              <w:position w:val="-20"/>
              <w:rPrChange w:id="589" w:author="Noah Zheng" w:date="2025-09-07T07:59:00Z" w16du:dateUtc="2025-09-06T23:59:00Z">
                <w:rPr>
                  <w:rFonts w:hint="eastAsia"/>
                  <w:position w:val="-18"/>
                </w:rPr>
              </w:rPrChange>
            </w:rPr>
            <w:object w:dxaOrig="2480" w:dyaOrig="520" w14:anchorId="6450603E">
              <v:shape id="_x0000_i1820" type="#_x0000_t75" style="width:123.95pt;height:26pt" o:ole="">
                <v:imagedata r:id="rId469" o:title=""/>
              </v:shape>
              <o:OLEObject Type="Embed" ProgID="Equation.DSMT4" ShapeID="_x0000_i1820" DrawAspect="Content" ObjectID="_1818759384" r:id="rId470"/>
            </w:object>
          </w:r>
        </w:del>
      </w:ins>
      <w:ins w:id="590" w:author="yukina minato" w:date="2025-09-07T06:42:00Z" w16du:dateUtc="2025-09-06T22:42:00Z">
        <w:r>
          <w:rPr>
            <w:rFonts w:hint="eastAsia"/>
          </w:rPr>
          <w:t>；</w:t>
        </w:r>
        <w:r>
          <w:rPr>
            <w:rFonts w:hint="eastAsia"/>
          </w:rPr>
          <w:t>s.t.</w:t>
        </w:r>
      </w:ins>
      <w:ins w:id="591" w:author="yukina minato" w:date="2025-09-07T06:42:00Z" w16du:dateUtc="2025-09-06T22:42:00Z">
        <w:r w:rsidRPr="00602029">
          <w:rPr>
            <w:position w:val="-14"/>
          </w:rPr>
          <w:object w:dxaOrig="1820" w:dyaOrig="380" w14:anchorId="7A892571">
            <v:shape id="_x0000_i1270" type="#_x0000_t75" style="width:90.8pt;height:18.8pt" o:ole="">
              <v:imagedata r:id="rId301" o:title=""/>
            </v:shape>
            <o:OLEObject Type="Embed" ProgID="Equation.DSMT4" ShapeID="_x0000_i1270" DrawAspect="Content" ObjectID="_1818759385" r:id="rId471"/>
          </w:object>
        </w:r>
      </w:ins>
      <w:ins w:id="592" w:author="yukina minato" w:date="2025-09-07T06:42:00Z" w16du:dateUtc="2025-09-06T22:42:00Z">
        <w:r>
          <w:rPr>
            <w:rFonts w:hint="eastAsia"/>
          </w:rPr>
          <w:t>；</w:t>
        </w:r>
      </w:ins>
    </w:p>
    <w:p w14:paraId="7DC025E5" w14:textId="4752EF00" w:rsidR="002B6419" w:rsidRDefault="002B6419" w:rsidP="002B6419">
      <w:pPr>
        <w:ind w:firstLineChars="200" w:firstLine="480"/>
        <w:jc w:val="left"/>
        <w:rPr>
          <w:ins w:id="593" w:author="yukina minato" w:date="2025-09-07T06:42:00Z" w16du:dateUtc="2025-09-06T22:42:00Z"/>
        </w:rPr>
      </w:pPr>
      <w:ins w:id="594" w:author="yukina minato" w:date="2025-09-07T06:42:00Z" w16du:dateUtc="2025-09-06T22:42:00Z">
        <w:r>
          <w:rPr>
            <w:rFonts w:hint="eastAsia"/>
          </w:rPr>
          <w:t>目标函数</w:t>
        </w:r>
      </w:ins>
      <w:ins w:id="595" w:author="yukina minato" w:date="2025-09-07T06:42:00Z" w16du:dateUtc="2025-09-06T22:42:00Z">
        <w:r w:rsidR="00103F3A" w:rsidRPr="00E36E43">
          <w:rPr>
            <w:rFonts w:hint="eastAsia"/>
            <w:position w:val="-14"/>
          </w:rPr>
          <w:object w:dxaOrig="1480" w:dyaOrig="400" w14:anchorId="7A6E4C65">
            <v:shape id="_x0000_i2421" type="#_x0000_t75" style="width:73.9pt;height:19.7pt" o:ole="">
              <v:imagedata r:id="rId472" o:title=""/>
            </v:shape>
            <o:OLEObject Type="Embed" ProgID="Equation.DSMT4" ShapeID="_x0000_i2421" DrawAspect="Content" ObjectID="_1818759386" r:id="rId473"/>
          </w:object>
        </w:r>
      </w:ins>
    </w:p>
    <w:p w14:paraId="3342A240" w14:textId="160A370C" w:rsidR="00F8289C" w:rsidDel="002B6419" w:rsidRDefault="00F8289C">
      <w:pPr>
        <w:pStyle w:val="af3"/>
        <w:spacing w:line="360" w:lineRule="auto"/>
        <w:ind w:leftChars="100" w:left="240"/>
        <w:rPr>
          <w:del w:id="596" w:author="yukina minato" w:date="2025-09-07T06:42:00Z" w16du:dateUtc="2025-09-06T22:42:00Z"/>
          <w:rFonts w:ascii="宋体" w:eastAsia="宋体" w:hAnsi="宋体" w:hint="eastAsia"/>
        </w:rPr>
        <w:pPrChange w:id="597" w:author="yukina minato" w:date="2025-09-07T04:50:00Z" w16du:dateUtc="2025-09-06T20:50:00Z">
          <w:pPr>
            <w:pStyle w:val="af3"/>
            <w:spacing w:line="360" w:lineRule="auto"/>
          </w:pPr>
        </w:pPrChange>
      </w:pPr>
      <w:del w:id="598" w:author="yukina minato" w:date="2025-09-07T06:42:00Z" w16du:dateUtc="2025-09-06T22:42:00Z">
        <w:r w:rsidDel="002B6419">
          <w:rPr>
            <w:rFonts w:hint="eastAsia"/>
          </w:rPr>
          <w:delText>5.3.1</w:delText>
        </w:r>
        <w:r w:rsidDel="002B6419">
          <w:rPr>
            <w:rFonts w:hint="eastAsia"/>
          </w:rPr>
          <w:delText>模型的建立</w:delText>
        </w:r>
      </w:del>
    </w:p>
    <w:p w14:paraId="1E574060" w14:textId="5149A71B" w:rsidR="00F8289C" w:rsidDel="002B6419" w:rsidRDefault="00F8289C" w:rsidP="00F8289C">
      <w:pPr>
        <w:tabs>
          <w:tab w:val="left" w:pos="300"/>
          <w:tab w:val="center" w:pos="4153"/>
        </w:tabs>
        <w:ind w:firstLineChars="100" w:firstLine="240"/>
        <w:jc w:val="left"/>
        <w:rPr>
          <w:del w:id="599" w:author="yukina minato" w:date="2025-09-07T06:42:00Z" w16du:dateUtc="2025-09-06T22:42:00Z"/>
        </w:rPr>
      </w:pPr>
      <w:del w:id="600" w:author="yukina minato" w:date="2025-09-07T06:42:00Z" w16du:dateUtc="2025-09-06T22:42:00Z">
        <w:r w:rsidDel="002B6419">
          <w:tab/>
        </w:r>
        <w:r w:rsidDel="002B6419">
          <w:rPr>
            <w:rFonts w:hint="eastAsia"/>
          </w:rPr>
          <w:delText>记无人机</w:delText>
        </w:r>
        <w:r w:rsidRPr="002802A1" w:rsidDel="002B6419">
          <w:rPr>
            <w:rFonts w:hint="eastAsia"/>
            <w:position w:val="-4"/>
          </w:rPr>
          <w:object w:dxaOrig="480" w:dyaOrig="260" w14:anchorId="235DE830">
            <v:shape id="_x0000_i1272" type="#_x0000_t75" style="width:24.1pt;height:13.75pt" o:ole="">
              <v:imagedata r:id="rId474" o:title=""/>
            </v:shape>
            <o:OLEObject Type="Embed" ProgID="Equation.DSMT4" ShapeID="_x0000_i1272" DrawAspect="Content" ObjectID="_1818759387" r:id="rId475"/>
          </w:object>
        </w:r>
        <w:r w:rsidDel="002B6419">
          <w:rPr>
            <w:rFonts w:hint="eastAsia"/>
          </w:rPr>
          <w:delText>投放第</w:delText>
        </w:r>
        <w:r w:rsidRPr="00913F3B" w:rsidDel="002B6419">
          <w:rPr>
            <w:rFonts w:hint="eastAsia"/>
            <w:position w:val="-14"/>
          </w:rPr>
          <w:object w:dxaOrig="1440" w:dyaOrig="400" w14:anchorId="64A14590">
            <v:shape id="_x0000_i1273" type="#_x0000_t75" style="width:1in;height:19.7pt" o:ole="">
              <v:imagedata r:id="rId354" o:title=""/>
            </v:shape>
            <o:OLEObject Type="Embed" ProgID="Equation.DSMT4" ShapeID="_x0000_i1273" DrawAspect="Content" ObjectID="_1818759388" r:id="rId476"/>
          </w:object>
        </w:r>
        <w:r w:rsidDel="002B6419">
          <w:rPr>
            <w:rFonts w:hint="eastAsia"/>
          </w:rPr>
          <w:delText>枚烟幕干扰弹的时间为</w:delText>
        </w:r>
        <w:r w:rsidRPr="00913F3B" w:rsidDel="002B6419">
          <w:rPr>
            <w:rFonts w:hint="eastAsia"/>
            <w:position w:val="-12"/>
          </w:rPr>
          <w:object w:dxaOrig="420" w:dyaOrig="400" w14:anchorId="19F69422">
            <v:shape id="_x0000_i1274" type="#_x0000_t75" style="width:20.65pt;height:19.7pt" o:ole="">
              <v:imagedata r:id="rId477" o:title=""/>
            </v:shape>
            <o:OLEObject Type="Embed" ProgID="Equation.DSMT4" ShapeID="_x0000_i1274" DrawAspect="Content" ObjectID="_1818759389" r:id="rId478"/>
          </w:object>
        </w:r>
        <w:r w:rsidDel="002B6419">
          <w:rPr>
            <w:rFonts w:hint="eastAsia"/>
          </w:rPr>
          <w:delText>，起爆时间为</w:delText>
        </w:r>
        <w:r w:rsidRPr="00F41085" w:rsidDel="002B6419">
          <w:rPr>
            <w:rFonts w:hint="eastAsia"/>
            <w:position w:val="-12"/>
          </w:rPr>
          <w:object w:dxaOrig="420" w:dyaOrig="400" w14:anchorId="239DA8A1">
            <v:shape id="_x0000_i1275" type="#_x0000_t75" style="width:20.65pt;height:19.7pt" o:ole="">
              <v:imagedata r:id="rId479" o:title=""/>
            </v:shape>
            <o:OLEObject Type="Embed" ProgID="Equation.DSMT4" ShapeID="_x0000_i1275" DrawAspect="Content" ObjectID="_1818759390" r:id="rId480"/>
          </w:object>
        </w:r>
        <w:r w:rsidDel="002B6419">
          <w:rPr>
            <w:rFonts w:hint="eastAsia"/>
          </w:rPr>
          <w:delText>，则起爆间隔</w:delText>
        </w:r>
        <w:r w:rsidRPr="00913F3B" w:rsidDel="002B6419">
          <w:rPr>
            <w:rFonts w:hint="eastAsia"/>
            <w:position w:val="-16"/>
          </w:rPr>
          <w:object w:dxaOrig="1760" w:dyaOrig="440" w14:anchorId="725AFEE1">
            <v:shape id="_x0000_i1276" type="#_x0000_t75" style="width:88.3pt;height:22.25pt" o:ole="">
              <v:imagedata r:id="rId481" o:title=""/>
            </v:shape>
            <o:OLEObject Type="Embed" ProgID="Equation.DSMT4" ShapeID="_x0000_i1276" DrawAspect="Content" ObjectID="_1818759391" r:id="rId482"/>
          </w:object>
        </w:r>
      </w:del>
    </w:p>
    <w:p w14:paraId="144D7586" w14:textId="79E96044" w:rsidR="00F8289C" w:rsidDel="002B6419" w:rsidRDefault="00F8289C" w:rsidP="00F8289C">
      <w:pPr>
        <w:ind w:firstLineChars="200" w:firstLine="480"/>
        <w:jc w:val="left"/>
        <w:rPr>
          <w:del w:id="601" w:author="yukina minato" w:date="2025-09-07T06:42:00Z" w16du:dateUtc="2025-09-06T22:42:00Z"/>
          <w:rFonts w:ascii="宋体" w:eastAsia="宋体" w:hAnsi="宋体" w:hint="eastAsia"/>
          <w:szCs w:val="24"/>
        </w:rPr>
      </w:pPr>
      <w:del w:id="602" w:author="yukina minato" w:date="2025-09-07T06:42:00Z" w16du:dateUtc="2025-09-06T22:42:00Z">
        <w:r w:rsidRPr="004A6B29" w:rsidDel="002B6419">
          <w:rPr>
            <w:rFonts w:ascii="宋体" w:eastAsia="宋体" w:hAnsi="宋体" w:hint="eastAsia"/>
            <w:szCs w:val="24"/>
          </w:rPr>
          <w:delText>设</w:delText>
        </w:r>
        <w:r w:rsidRPr="004A6B29" w:rsidDel="002B6419">
          <w:rPr>
            <w:rFonts w:ascii="宋体" w:eastAsia="宋体" w:hAnsi="宋体" w:hint="eastAsia"/>
            <w:position w:val="-6"/>
            <w:szCs w:val="24"/>
          </w:rPr>
          <w:object w:dxaOrig="139" w:dyaOrig="240" w14:anchorId="27F0E823">
            <v:shape id="_x0000_i1277" type="#_x0000_t75" style="width:6.9pt;height:11.9pt" o:ole="">
              <v:imagedata r:id="rId70" o:title=""/>
            </v:shape>
            <o:OLEObject Type="Embed" ProgID="Equation.DSMT4" ShapeID="_x0000_i1277" DrawAspect="Content" ObjectID="_1818759392" r:id="rId483"/>
          </w:object>
        </w:r>
        <w:r w:rsidRPr="004A6B29" w:rsidDel="002B6419">
          <w:rPr>
            <w:rFonts w:ascii="宋体" w:eastAsia="宋体" w:hAnsi="宋体" w:hint="eastAsia"/>
            <w:szCs w:val="24"/>
          </w:rPr>
          <w:delText>为已经发现导弹的时间，</w:delText>
        </w:r>
        <w:r w:rsidDel="002B6419">
          <w:rPr>
            <w:rFonts w:ascii="宋体" w:eastAsia="宋体" w:hAnsi="宋体" w:hint="eastAsia"/>
            <w:szCs w:val="24"/>
          </w:rPr>
          <w:delText>可以</w:delText>
        </w:r>
        <w:r w:rsidRPr="004A6B29" w:rsidDel="002B6419">
          <w:rPr>
            <w:rFonts w:ascii="宋体" w:eastAsia="宋体" w:hAnsi="宋体" w:hint="eastAsia"/>
            <w:szCs w:val="24"/>
          </w:rPr>
          <w:delText>求出导弹</w:delText>
        </w:r>
        <w:r w:rsidRPr="002802A1" w:rsidDel="002B6419">
          <w:rPr>
            <w:rFonts w:ascii="宋体" w:eastAsia="宋体" w:hAnsi="宋体" w:hint="eastAsia"/>
            <w:position w:val="-4"/>
            <w:szCs w:val="24"/>
          </w:rPr>
          <w:object w:dxaOrig="400" w:dyaOrig="260" w14:anchorId="60065DDB">
            <v:shape id="_x0000_i1278" type="#_x0000_t75" style="width:19.7pt;height:12.85pt" o:ole="">
              <v:imagedata r:id="rId227" o:title=""/>
            </v:shape>
            <o:OLEObject Type="Embed" ProgID="Equation.DSMT4" ShapeID="_x0000_i1278" DrawAspect="Content" ObjectID="_1818759393" r:id="rId484"/>
          </w:object>
        </w:r>
        <w:r w:rsidRPr="004A6B29" w:rsidDel="002B6419">
          <w:rPr>
            <w:rFonts w:ascii="宋体" w:eastAsia="宋体" w:hAnsi="宋体" w:hint="eastAsia"/>
            <w:szCs w:val="24"/>
          </w:rPr>
          <w:delText>的轨迹参数方程</w:delText>
        </w:r>
        <w:r w:rsidDel="002B6419">
          <w:rPr>
            <w:rFonts w:ascii="宋体" w:eastAsia="宋体" w:hAnsi="宋体" w:hint="eastAsia"/>
            <w:szCs w:val="24"/>
          </w:rPr>
          <w:delText>：</w:delText>
        </w:r>
      </w:del>
    </w:p>
    <w:p w14:paraId="7AA25690" w14:textId="48D87DB5" w:rsidR="00F8289C" w:rsidDel="002B6419" w:rsidRDefault="00F8289C">
      <w:pPr>
        <w:rPr>
          <w:del w:id="603" w:author="yukina minato" w:date="2025-09-07T06:42:00Z" w16du:dateUtc="2025-09-06T22:42:00Z"/>
          <w:rFonts w:ascii="宋体" w:eastAsia="宋体" w:hAnsi="宋体" w:hint="eastAsia"/>
          <w:szCs w:val="24"/>
        </w:rPr>
        <w:pPrChange w:id="604" w:author="yukina minato" w:date="2025-09-07T04:59:00Z" w16du:dateUtc="2025-09-06T20:59:00Z">
          <w:pPr>
            <w:ind w:firstLineChars="200" w:firstLine="480"/>
          </w:pPr>
        </w:pPrChange>
      </w:pPr>
      <w:del w:id="605" w:author="yukina minato" w:date="2025-09-07T06:42:00Z" w16du:dateUtc="2025-09-06T22:42:00Z">
        <w:r w:rsidRPr="004A6B29" w:rsidDel="002B6419">
          <w:rPr>
            <w:rFonts w:ascii="宋体" w:eastAsia="宋体" w:hAnsi="宋体" w:hint="eastAsia"/>
            <w:position w:val="-58"/>
            <w:szCs w:val="24"/>
          </w:rPr>
          <w:object w:dxaOrig="2720" w:dyaOrig="1280" w14:anchorId="6F4B7DE9">
            <v:shape id="_x0000_i1279" type="#_x0000_t75" style="width:136.15pt;height:64.15pt" o:ole="">
              <v:imagedata r:id="rId74" o:title=""/>
            </v:shape>
            <o:OLEObject Type="Embed" ProgID="Equation.DSMT4" ShapeID="_x0000_i1279" DrawAspect="Content" ObjectID="_1818759394" r:id="rId485"/>
          </w:object>
        </w:r>
      </w:del>
    </w:p>
    <w:p w14:paraId="40DFDE0E" w14:textId="279F5BCB" w:rsidR="00F8289C" w:rsidRPr="008F2067" w:rsidDel="002B6419" w:rsidRDefault="00F8289C" w:rsidP="00F8289C">
      <w:pPr>
        <w:ind w:firstLineChars="200" w:firstLine="480"/>
        <w:jc w:val="left"/>
        <w:rPr>
          <w:del w:id="606" w:author="yukina minato" w:date="2025-09-07T06:42:00Z" w16du:dateUtc="2025-09-06T22:42:00Z"/>
          <w:rFonts w:ascii="宋体" w:eastAsia="宋体" w:hAnsi="宋体" w:hint="eastAsia"/>
          <w:szCs w:val="24"/>
        </w:rPr>
      </w:pPr>
      <w:del w:id="607" w:author="yukina minato" w:date="2025-09-07T06:42:00Z" w16du:dateUtc="2025-09-06T22:42:00Z">
        <w:r w:rsidRPr="004A6B29" w:rsidDel="002B6419">
          <w:rPr>
            <w:rFonts w:ascii="宋体" w:eastAsia="宋体" w:hAnsi="宋体" w:hint="eastAsia"/>
            <w:szCs w:val="24"/>
          </w:rPr>
          <w:delText>无人机</w:delText>
        </w:r>
        <w:r w:rsidRPr="00302535" w:rsidDel="002B6419">
          <w:rPr>
            <w:rFonts w:ascii="宋体" w:eastAsia="宋体" w:hAnsi="宋体" w:hint="eastAsia"/>
            <w:position w:val="-4"/>
            <w:szCs w:val="24"/>
          </w:rPr>
          <w:object w:dxaOrig="480" w:dyaOrig="260" w14:anchorId="3E2A4E4D">
            <v:shape id="_x0000_i1280" type="#_x0000_t75" style="width:24.1pt;height:13.75pt" o:ole="">
              <v:imagedata r:id="rId42" o:title=""/>
            </v:shape>
            <o:OLEObject Type="Embed" ProgID="Equation.DSMT4" ShapeID="_x0000_i1280" DrawAspect="Content" ObjectID="_1818759395" r:id="rId486"/>
          </w:object>
        </w:r>
        <w:r w:rsidRPr="004A6B29" w:rsidDel="002B6419">
          <w:rPr>
            <w:rFonts w:ascii="宋体" w:eastAsia="宋体" w:hAnsi="宋体" w:hint="eastAsia"/>
            <w:szCs w:val="24"/>
          </w:rPr>
          <w:delText>投放第</w:delText>
        </w:r>
        <w:r w:rsidRPr="00910938" w:rsidDel="002B6419">
          <w:rPr>
            <w:rFonts w:ascii="宋体" w:eastAsia="宋体" w:hAnsi="宋体" w:hint="eastAsia"/>
            <w:position w:val="-6"/>
            <w:szCs w:val="24"/>
          </w:rPr>
          <w:object w:dxaOrig="200" w:dyaOrig="279" w14:anchorId="780AC725">
            <v:shape id="_x0000_i1281" type="#_x0000_t75" style="width:9.4pt;height:13.75pt" o:ole="">
              <v:imagedata r:id="rId390" o:title=""/>
            </v:shape>
            <o:OLEObject Type="Embed" ProgID="Equation.DSMT4" ShapeID="_x0000_i1281" DrawAspect="Content" ObjectID="_1818759396" r:id="rId487"/>
          </w:object>
        </w:r>
        <w:r w:rsidRPr="004A6B29" w:rsidDel="002B6419">
          <w:rPr>
            <w:rFonts w:ascii="宋体" w:eastAsia="宋体" w:hAnsi="宋体" w:hint="eastAsia"/>
            <w:szCs w:val="24"/>
          </w:rPr>
          <w:delText>枚烟幕干扰弹以及干扰弹起爆后形成的球状烟幕云团球心的轨迹参数方程</w:delText>
        </w:r>
        <w:r w:rsidDel="002B6419">
          <w:rPr>
            <w:rFonts w:ascii="宋体" w:eastAsia="宋体" w:hAnsi="宋体" w:hint="eastAsia"/>
            <w:szCs w:val="24"/>
          </w:rPr>
          <w:delText>为：</w:delText>
        </w:r>
      </w:del>
    </w:p>
    <w:p w14:paraId="67568FC8" w14:textId="26945380" w:rsidR="00F8289C" w:rsidRPr="004A6B29" w:rsidDel="009D78CF" w:rsidRDefault="00F8289C" w:rsidP="00F8289C">
      <w:pPr>
        <w:ind w:firstLineChars="200" w:firstLine="480"/>
        <w:jc w:val="left"/>
        <w:rPr>
          <w:del w:id="608" w:author="yukina minato" w:date="2025-09-07T04:59:00Z" w16du:dateUtc="2025-09-06T20:59:00Z"/>
          <w:rFonts w:ascii="宋体" w:eastAsia="宋体" w:hAnsi="宋体" w:hint="eastAsia"/>
          <w:szCs w:val="24"/>
        </w:rPr>
      </w:pPr>
      <w:del w:id="609" w:author="yukina minato" w:date="2025-09-07T06:42:00Z" w16du:dateUtc="2025-09-06T22:42:00Z">
        <w:r w:rsidRPr="004A6B29" w:rsidDel="002B6419">
          <w:rPr>
            <w:rFonts w:ascii="宋体" w:eastAsia="宋体" w:hAnsi="宋体" w:hint="eastAsia"/>
            <w:szCs w:val="24"/>
          </w:rPr>
          <w:delText>当</w:delText>
        </w:r>
        <w:r w:rsidRPr="004A6B29" w:rsidDel="002B6419">
          <w:rPr>
            <w:rFonts w:ascii="宋体" w:eastAsia="宋体" w:hAnsi="宋体" w:hint="eastAsia"/>
            <w:position w:val="-18"/>
            <w:szCs w:val="24"/>
          </w:rPr>
          <w:object w:dxaOrig="1180" w:dyaOrig="480" w14:anchorId="5086DB37">
            <v:shape id="_x0000_i1282" type="#_x0000_t75" style="width:59.15pt;height:24.1pt" o:ole="">
              <v:imagedata r:id="rId392" o:title=""/>
            </v:shape>
            <o:OLEObject Type="Embed" ProgID="Equation.DSMT4" ShapeID="_x0000_i1282" DrawAspect="Content" ObjectID="_1818759397" r:id="rId488"/>
          </w:object>
        </w:r>
        <w:r w:rsidRPr="004A6B29" w:rsidDel="002B6419">
          <w:rPr>
            <w:rFonts w:ascii="宋体" w:eastAsia="宋体" w:hAnsi="宋体" w:hint="eastAsia"/>
            <w:szCs w:val="24"/>
          </w:rPr>
          <w:delText>时，轨迹参数方程为：</w:delText>
        </w:r>
      </w:del>
    </w:p>
    <w:p w14:paraId="7ED6DD8B" w14:textId="23542048" w:rsidR="00F8289C" w:rsidRPr="004A6B29" w:rsidDel="002B6419" w:rsidRDefault="00F8289C">
      <w:pPr>
        <w:ind w:firstLineChars="200" w:firstLine="480"/>
        <w:jc w:val="left"/>
        <w:rPr>
          <w:del w:id="610" w:author="yukina minato" w:date="2025-09-07T06:42:00Z" w16du:dateUtc="2025-09-06T22:42:00Z"/>
          <w:rFonts w:ascii="宋体" w:eastAsia="宋体" w:hAnsi="宋体" w:hint="eastAsia"/>
          <w:szCs w:val="24"/>
        </w:rPr>
        <w:pPrChange w:id="611" w:author="yukina minato" w:date="2025-09-07T04:59:00Z" w16du:dateUtc="2025-09-06T20:59:00Z">
          <w:pPr/>
        </w:pPrChange>
      </w:pPr>
    </w:p>
    <w:p w14:paraId="13FE214C" w14:textId="0B3C84C7" w:rsidR="00F8289C" w:rsidRPr="00454340" w:rsidDel="002B6419" w:rsidRDefault="00F8289C">
      <w:pPr>
        <w:rPr>
          <w:del w:id="612" w:author="yukina minato" w:date="2025-09-07T06:42:00Z" w16du:dateUtc="2025-09-06T22:42:00Z"/>
        </w:rPr>
        <w:pPrChange w:id="613" w:author="yukina minato" w:date="2025-09-07T04:59:00Z" w16du:dateUtc="2025-09-06T20:59:00Z">
          <w:pPr>
            <w:ind w:firstLineChars="200" w:firstLine="480"/>
          </w:pPr>
        </w:pPrChange>
      </w:pPr>
      <w:del w:id="614" w:author="yukina minato" w:date="2025-09-07T06:42:00Z" w16du:dateUtc="2025-09-06T22:42:00Z">
        <w:r w:rsidRPr="00302535" w:rsidDel="002B6419">
          <w:rPr>
            <w:rFonts w:ascii="宋体" w:eastAsia="宋体" w:hAnsi="宋体" w:hint="eastAsia"/>
            <w:position w:val="-62"/>
            <w:szCs w:val="24"/>
          </w:rPr>
          <w:object w:dxaOrig="2500" w:dyaOrig="1359" w14:anchorId="6094A1B9">
            <v:shape id="_x0000_i1283" type="#_x0000_t75" style="width:125.2pt;height:67.6pt" o:ole="">
              <v:imagedata r:id="rId489" o:title=""/>
            </v:shape>
            <o:OLEObject Type="Embed" ProgID="Equation.DSMT4" ShapeID="_x0000_i1283" DrawAspect="Content" ObjectID="_1818759398" r:id="rId490"/>
          </w:object>
        </w:r>
      </w:del>
    </w:p>
    <w:p w14:paraId="17502792" w14:textId="7F53CE07" w:rsidR="00F8289C" w:rsidRPr="004A6B29" w:rsidDel="002B6419" w:rsidRDefault="00F8289C" w:rsidP="00F8289C">
      <w:pPr>
        <w:ind w:firstLineChars="200" w:firstLine="480"/>
        <w:jc w:val="left"/>
        <w:rPr>
          <w:del w:id="615" w:author="yukina minato" w:date="2025-09-07T06:42:00Z" w16du:dateUtc="2025-09-06T22:42:00Z"/>
          <w:rFonts w:ascii="宋体" w:eastAsia="宋体" w:hAnsi="宋体" w:hint="eastAsia"/>
          <w:szCs w:val="24"/>
        </w:rPr>
      </w:pPr>
      <w:del w:id="616" w:author="yukina minato" w:date="2025-09-07T06:42:00Z" w16du:dateUtc="2025-09-06T22:42:00Z">
        <w:r w:rsidRPr="004A6B29" w:rsidDel="002B6419">
          <w:rPr>
            <w:rFonts w:ascii="宋体" w:eastAsia="宋体" w:hAnsi="宋体" w:hint="eastAsia"/>
            <w:szCs w:val="24"/>
          </w:rPr>
          <w:delText>当</w:delText>
        </w:r>
        <w:r w:rsidRPr="004A6B29" w:rsidDel="002B6419">
          <w:rPr>
            <w:rFonts w:ascii="宋体" w:eastAsia="宋体" w:hAnsi="宋体" w:hint="eastAsia"/>
            <w:position w:val="-12"/>
            <w:szCs w:val="24"/>
          </w:rPr>
          <w:object w:dxaOrig="1380" w:dyaOrig="400" w14:anchorId="410D20C1">
            <v:shape id="_x0000_i1284" type="#_x0000_t75" style="width:68.55pt;height:19.7pt" o:ole="">
              <v:imagedata r:id="rId396" o:title=""/>
            </v:shape>
            <o:OLEObject Type="Embed" ProgID="Equation.DSMT4" ShapeID="_x0000_i1284" DrawAspect="Content" ObjectID="_1818759399" r:id="rId491"/>
          </w:object>
        </w:r>
        <w:r w:rsidRPr="004A6B29" w:rsidDel="002B6419">
          <w:rPr>
            <w:rFonts w:ascii="宋体" w:eastAsia="宋体" w:hAnsi="宋体" w:hint="eastAsia"/>
            <w:szCs w:val="24"/>
          </w:rPr>
          <w:delText>时，轨迹参数方程为：</w:delText>
        </w:r>
      </w:del>
    </w:p>
    <w:p w14:paraId="790AC009" w14:textId="199CDF9E" w:rsidR="00F8289C" w:rsidRPr="00D354FF" w:rsidDel="002B6419" w:rsidRDefault="00F8289C">
      <w:pPr>
        <w:rPr>
          <w:del w:id="617" w:author="yukina minato" w:date="2025-09-07T06:42:00Z" w16du:dateUtc="2025-09-06T22:42:00Z"/>
        </w:rPr>
        <w:pPrChange w:id="618" w:author="yukina minato" w:date="2025-09-07T04:59:00Z" w16du:dateUtc="2025-09-06T20:59:00Z">
          <w:pPr>
            <w:ind w:firstLineChars="200" w:firstLine="480"/>
          </w:pPr>
        </w:pPrChange>
      </w:pPr>
      <w:del w:id="619" w:author="yukina minato" w:date="2025-09-07T06:42:00Z" w16du:dateUtc="2025-09-06T22:42:00Z">
        <w:r w:rsidRPr="00D354FF" w:rsidDel="002B6419">
          <w:rPr>
            <w:rFonts w:ascii="宋体" w:eastAsia="宋体" w:hAnsi="宋体" w:hint="eastAsia"/>
            <w:position w:val="-78"/>
            <w:szCs w:val="24"/>
          </w:rPr>
          <w:object w:dxaOrig="2560" w:dyaOrig="1680" w14:anchorId="2FAE7131">
            <v:shape id="_x0000_i1285" type="#_x0000_t75" style="width:127.7pt;height:84.85pt" o:ole="">
              <v:imagedata r:id="rId492" o:title=""/>
            </v:shape>
            <o:OLEObject Type="Embed" ProgID="Equation.DSMT4" ShapeID="_x0000_i1285" DrawAspect="Content" ObjectID="_1818759400" r:id="rId493"/>
          </w:object>
        </w:r>
      </w:del>
    </w:p>
    <w:p w14:paraId="2C761BB9" w14:textId="66B854C3" w:rsidR="00F8289C" w:rsidRPr="004A6B29" w:rsidDel="002B6419" w:rsidRDefault="00F8289C" w:rsidP="00F8289C">
      <w:pPr>
        <w:ind w:firstLineChars="200" w:firstLine="480"/>
        <w:jc w:val="left"/>
        <w:rPr>
          <w:del w:id="620" w:author="yukina minato" w:date="2025-09-07T06:42:00Z" w16du:dateUtc="2025-09-06T22:42:00Z"/>
          <w:rFonts w:ascii="宋体" w:eastAsia="宋体" w:hAnsi="宋体" w:hint="eastAsia"/>
          <w:szCs w:val="24"/>
        </w:rPr>
      </w:pPr>
      <w:del w:id="621" w:author="yukina minato" w:date="2025-09-07T06:42:00Z" w16du:dateUtc="2025-09-06T22:42:00Z">
        <w:r w:rsidRPr="004A6B29" w:rsidDel="002B6419">
          <w:rPr>
            <w:rFonts w:ascii="宋体" w:eastAsia="宋体" w:hAnsi="宋体" w:hint="eastAsia"/>
            <w:szCs w:val="24"/>
          </w:rPr>
          <w:delText>当</w:delText>
        </w:r>
        <w:r w:rsidRPr="004A6B29" w:rsidDel="002B6419">
          <w:rPr>
            <w:rFonts w:ascii="宋体" w:eastAsia="宋体" w:hAnsi="宋体" w:hint="eastAsia"/>
            <w:position w:val="-12"/>
            <w:szCs w:val="24"/>
          </w:rPr>
          <w:object w:dxaOrig="1380" w:dyaOrig="400" w14:anchorId="52393FEA">
            <v:shape id="_x0000_i1286" type="#_x0000_t75" style="width:68.55pt;height:19.7pt" o:ole="">
              <v:imagedata r:id="rId400" o:title=""/>
            </v:shape>
            <o:OLEObject Type="Embed" ProgID="Equation.DSMT4" ShapeID="_x0000_i1286" DrawAspect="Content" ObjectID="_1818759401" r:id="rId494"/>
          </w:object>
        </w:r>
        <w:r w:rsidRPr="004A6B29" w:rsidDel="002B6419">
          <w:rPr>
            <w:rFonts w:ascii="宋体" w:eastAsia="宋体" w:hAnsi="宋体" w:hint="eastAsia"/>
            <w:szCs w:val="24"/>
          </w:rPr>
          <w:delText>时，轨迹参数方程为：</w:delText>
        </w:r>
      </w:del>
    </w:p>
    <w:p w14:paraId="4A1244D3" w14:textId="4B1D42B5" w:rsidR="00F8289C" w:rsidRPr="00D354FF" w:rsidDel="002B6419" w:rsidRDefault="00F8289C" w:rsidP="00F8289C">
      <w:pPr>
        <w:ind w:firstLineChars="200" w:firstLine="480"/>
        <w:rPr>
          <w:del w:id="622" w:author="yukina minato" w:date="2025-09-07T06:42:00Z" w16du:dateUtc="2025-09-06T22:42:00Z"/>
        </w:rPr>
      </w:pPr>
      <w:del w:id="623" w:author="yukina minato" w:date="2025-09-07T06:42:00Z" w16du:dateUtc="2025-09-06T22:42:00Z">
        <w:r w:rsidRPr="00302535" w:rsidDel="002B6419">
          <w:rPr>
            <w:rFonts w:ascii="宋体" w:eastAsia="宋体" w:hAnsi="宋体" w:hint="eastAsia"/>
            <w:position w:val="-74"/>
            <w:szCs w:val="24"/>
          </w:rPr>
          <w:object w:dxaOrig="3800" w:dyaOrig="1600" w14:anchorId="7955C90C">
            <v:shape id="_x0000_i1287" type="#_x0000_t75" style="width:190.35pt;height:79.85pt" o:ole="">
              <v:imagedata r:id="rId495" o:title=""/>
            </v:shape>
            <o:OLEObject Type="Embed" ProgID="Equation.DSMT4" ShapeID="_x0000_i1287" DrawAspect="Content" ObjectID="_1818759402" r:id="rId496"/>
          </w:object>
        </w:r>
      </w:del>
    </w:p>
    <w:p w14:paraId="39E72A78" w14:textId="39CA9A76" w:rsidR="00F8289C" w:rsidDel="002B6419" w:rsidRDefault="00F8289C" w:rsidP="00F8289C">
      <w:pPr>
        <w:ind w:firstLineChars="200" w:firstLine="480"/>
        <w:jc w:val="both"/>
        <w:rPr>
          <w:del w:id="624" w:author="yukina minato" w:date="2025-09-07T06:42:00Z" w16du:dateUtc="2025-09-06T22:42:00Z"/>
        </w:rPr>
      </w:pPr>
      <w:del w:id="625" w:author="yukina minato" w:date="2025-09-07T06:42:00Z" w16du:dateUtc="2025-09-06T22:42:00Z">
        <w:r w:rsidDel="002B6419">
          <w:rPr>
            <w:rFonts w:hint="eastAsia"/>
          </w:rPr>
          <w:delText>其中</w:delText>
        </w:r>
      </w:del>
    </w:p>
    <w:p w14:paraId="745512EF" w14:textId="1718D19B" w:rsidR="00F8289C" w:rsidDel="002B6419" w:rsidRDefault="00F8289C">
      <w:pPr>
        <w:rPr>
          <w:del w:id="626" w:author="yukina minato" w:date="2025-09-07T06:42:00Z" w16du:dateUtc="2025-09-06T22:42:00Z"/>
          <w:rFonts w:ascii="宋体" w:eastAsia="宋体" w:hAnsi="宋体" w:hint="eastAsia"/>
          <w:szCs w:val="24"/>
        </w:rPr>
        <w:pPrChange w:id="627" w:author="yukina minato" w:date="2025-09-07T04:59:00Z" w16du:dateUtc="2025-09-06T20:59:00Z">
          <w:pPr>
            <w:ind w:firstLineChars="200" w:firstLine="480"/>
          </w:pPr>
        </w:pPrChange>
      </w:pPr>
      <w:del w:id="628" w:author="yukina minato" w:date="2025-09-07T06:42:00Z" w16du:dateUtc="2025-09-06T22:42:00Z">
        <w:r w:rsidRPr="004A6B29" w:rsidDel="002B6419">
          <w:rPr>
            <w:rFonts w:ascii="宋体" w:eastAsia="宋体" w:hAnsi="宋体" w:hint="eastAsia"/>
            <w:position w:val="-30"/>
            <w:szCs w:val="24"/>
          </w:rPr>
          <w:object w:dxaOrig="2659" w:dyaOrig="859" w14:anchorId="6B0ED7C7">
            <v:shape id="_x0000_i1288" type="#_x0000_t75" style="width:133.65pt;height:42.9pt" o:ole="">
              <v:imagedata r:id="rId497" o:title=""/>
            </v:shape>
            <o:OLEObject Type="Embed" ProgID="Equation.DSMT4" ShapeID="_x0000_i1288" DrawAspect="Content" ObjectID="_1818759403" r:id="rId498"/>
          </w:object>
        </w:r>
      </w:del>
    </w:p>
    <w:p w14:paraId="7EC456C1" w14:textId="02FF6BBB" w:rsidR="00F8289C" w:rsidDel="00413BC6" w:rsidRDefault="00F8289C">
      <w:pPr>
        <w:rPr>
          <w:del w:id="629" w:author="yukina minato" w:date="2025-09-07T04:49:00Z" w16du:dateUtc="2025-09-06T20:49:00Z"/>
          <w:rFonts w:ascii="宋体" w:eastAsia="宋体" w:hAnsi="宋体" w:hint="eastAsia"/>
          <w:szCs w:val="24"/>
        </w:rPr>
        <w:pPrChange w:id="630" w:author="yukina minato" w:date="2025-09-07T04:59:00Z" w16du:dateUtc="2025-09-06T20:59:00Z">
          <w:pPr>
            <w:ind w:firstLineChars="200" w:firstLine="480"/>
          </w:pPr>
        </w:pPrChange>
      </w:pPr>
      <w:del w:id="631" w:author="yukina minato" w:date="2025-09-07T06:42:00Z" w16du:dateUtc="2025-09-06T22:42:00Z">
        <w:r w:rsidDel="002B6419">
          <w:rPr>
            <w:rFonts w:hint="eastAsia"/>
          </w:rPr>
          <w:delText>设</w:delText>
        </w:r>
        <w:r w:rsidRPr="004A6B29" w:rsidDel="002B6419">
          <w:rPr>
            <w:rFonts w:ascii="宋体" w:eastAsia="宋体" w:hAnsi="宋体" w:hint="eastAsia"/>
            <w:szCs w:val="24"/>
          </w:rPr>
          <w:delText>无人机</w:delText>
        </w:r>
        <w:r w:rsidRPr="00302535" w:rsidDel="002B6419">
          <w:rPr>
            <w:rFonts w:ascii="宋体" w:eastAsia="宋体" w:hAnsi="宋体" w:hint="eastAsia"/>
            <w:position w:val="-4"/>
            <w:szCs w:val="24"/>
          </w:rPr>
          <w:object w:dxaOrig="480" w:dyaOrig="260" w14:anchorId="3378E867">
            <v:shape id="_x0000_i1289" type="#_x0000_t75" style="width:24.1pt;height:13.75pt" o:ole="">
              <v:imagedata r:id="rId42" o:title=""/>
            </v:shape>
            <o:OLEObject Type="Embed" ProgID="Equation.DSMT4" ShapeID="_x0000_i1289" DrawAspect="Content" ObjectID="_1818759404" r:id="rId499"/>
          </w:object>
        </w:r>
        <w:r w:rsidRPr="004A6B29" w:rsidDel="002B6419">
          <w:rPr>
            <w:rFonts w:ascii="宋体" w:eastAsia="宋体" w:hAnsi="宋体" w:hint="eastAsia"/>
            <w:szCs w:val="24"/>
          </w:rPr>
          <w:delText>投放第</w:delText>
        </w:r>
        <w:r w:rsidRPr="00A87F96" w:rsidDel="002B6419">
          <w:rPr>
            <w:rFonts w:ascii="宋体" w:eastAsia="宋体" w:hAnsi="宋体" w:hint="eastAsia"/>
            <w:position w:val="-6"/>
            <w:szCs w:val="24"/>
          </w:rPr>
          <w:object w:dxaOrig="200" w:dyaOrig="279" w14:anchorId="40787BAE">
            <v:shape id="_x0000_i1290" type="#_x0000_t75" style="width:9.4pt;height:13.75pt" o:ole="">
              <v:imagedata r:id="rId413" o:title=""/>
            </v:shape>
            <o:OLEObject Type="Embed" ProgID="Equation.DSMT4" ShapeID="_x0000_i1290" DrawAspect="Content" ObjectID="_1818759405" r:id="rId500"/>
          </w:object>
        </w:r>
        <w:r w:rsidRPr="004A6B29" w:rsidDel="002B6419">
          <w:rPr>
            <w:rFonts w:ascii="宋体" w:eastAsia="宋体" w:hAnsi="宋体" w:hint="eastAsia"/>
            <w:szCs w:val="24"/>
          </w:rPr>
          <w:delText>枚烟幕干扰弹</w:delText>
        </w:r>
        <w:r w:rsidDel="002B6419">
          <w:rPr>
            <w:rFonts w:ascii="宋体" w:eastAsia="宋体" w:hAnsi="宋体" w:hint="eastAsia"/>
            <w:szCs w:val="24"/>
          </w:rPr>
          <w:delText>起爆后形成的</w:delText>
        </w:r>
        <w:r w:rsidDel="002B6419">
          <w:rPr>
            <w:rFonts w:hint="eastAsia"/>
          </w:rPr>
          <w:delText>球状烟幕云团球心为：</w:delText>
        </w:r>
        <w:r w:rsidRPr="004A6B29" w:rsidDel="002B6419">
          <w:rPr>
            <w:rFonts w:ascii="宋体" w:eastAsia="宋体" w:hAnsi="宋体" w:hint="eastAsia"/>
            <w:position w:val="-18"/>
            <w:szCs w:val="24"/>
          </w:rPr>
          <w:object w:dxaOrig="2160" w:dyaOrig="480" w14:anchorId="692D87E4">
            <v:shape id="_x0000_i1291" type="#_x0000_t75" style="width:108pt;height:24.1pt" o:ole="">
              <v:imagedata r:id="rId415" o:title=""/>
            </v:shape>
            <o:OLEObject Type="Embed" ProgID="Equation.DSMT4" ShapeID="_x0000_i1291" DrawAspect="Content" ObjectID="_1818759406" r:id="rId501"/>
          </w:object>
        </w:r>
      </w:del>
    </w:p>
    <w:p w14:paraId="4D4114BC" w14:textId="1BD492B8" w:rsidR="00F8289C" w:rsidRPr="00A87F96" w:rsidDel="002B6419" w:rsidRDefault="00F8289C">
      <w:pPr>
        <w:rPr>
          <w:del w:id="632" w:author="yukina minato" w:date="2025-09-07T06:42:00Z" w16du:dateUtc="2025-09-06T22:42:00Z"/>
        </w:rPr>
        <w:pPrChange w:id="633" w:author="yukina minato" w:date="2025-09-07T04:59:00Z" w16du:dateUtc="2025-09-06T20:59:00Z">
          <w:pPr>
            <w:ind w:firstLineChars="200" w:firstLine="480"/>
          </w:pPr>
        </w:pPrChange>
      </w:pPr>
    </w:p>
    <w:p w14:paraId="54C55C6B" w14:textId="3502A05F" w:rsidR="00F8289C" w:rsidRPr="00302535" w:rsidDel="002B6419" w:rsidRDefault="00F8289C" w:rsidP="00F8289C">
      <w:pPr>
        <w:ind w:firstLineChars="200" w:firstLine="480"/>
        <w:jc w:val="left"/>
        <w:rPr>
          <w:del w:id="634" w:author="yukina minato" w:date="2025-09-07T06:42:00Z" w16du:dateUtc="2025-09-06T22:42:00Z"/>
        </w:rPr>
      </w:pPr>
      <w:del w:id="635" w:author="yukina minato" w:date="2025-09-07T06:42:00Z" w16du:dateUtc="2025-09-06T22:42:00Z">
        <w:r w:rsidRPr="004A6B29" w:rsidDel="002B6419">
          <w:rPr>
            <w:rFonts w:ascii="宋体" w:eastAsia="宋体" w:hAnsi="宋体" w:hint="eastAsia"/>
            <w:szCs w:val="24"/>
          </w:rPr>
          <w:delText>真目标圆柱上下圆周上的点</w:delText>
        </w:r>
        <w:r w:rsidRPr="004A6B29" w:rsidDel="002B6419">
          <w:rPr>
            <w:rFonts w:ascii="宋体" w:eastAsia="宋体" w:hAnsi="宋体" w:hint="eastAsia"/>
            <w:position w:val="-14"/>
            <w:szCs w:val="24"/>
          </w:rPr>
          <w:object w:dxaOrig="1440" w:dyaOrig="400" w14:anchorId="12C33330">
            <v:shape id="_x0000_i1292" type="#_x0000_t75" style="width:1in;height:19.7pt" o:ole="">
              <v:imagedata r:id="rId138" o:title=""/>
            </v:shape>
            <o:OLEObject Type="Embed" ProgID="Equation.DSMT4" ShapeID="_x0000_i1292" DrawAspect="Content" ObjectID="_1818759407" r:id="rId502"/>
          </w:object>
        </w:r>
        <w:r w:rsidRPr="004A6B29" w:rsidDel="002B6419">
          <w:rPr>
            <w:rFonts w:ascii="宋体" w:eastAsia="宋体" w:hAnsi="宋体" w:hint="eastAsia"/>
            <w:szCs w:val="24"/>
          </w:rPr>
          <w:delText>满足：</w:delText>
        </w:r>
      </w:del>
    </w:p>
    <w:p w14:paraId="327752D5" w14:textId="28C73804" w:rsidR="00F8289C" w:rsidRPr="004A6B29" w:rsidDel="00413BC6" w:rsidRDefault="00F8289C">
      <w:pPr>
        <w:rPr>
          <w:del w:id="636" w:author="yukina minato" w:date="2025-09-07T04:49:00Z" w16du:dateUtc="2025-09-06T20:49:00Z"/>
          <w:rFonts w:ascii="宋体" w:eastAsia="宋体" w:hAnsi="宋体" w:hint="eastAsia"/>
          <w:szCs w:val="24"/>
        </w:rPr>
      </w:pPr>
      <w:del w:id="637" w:author="yukina minato" w:date="2025-09-07T06:42:00Z" w16du:dateUtc="2025-09-06T22:42:00Z">
        <w:r w:rsidRPr="004A6B29" w:rsidDel="002B6419">
          <w:rPr>
            <w:rFonts w:ascii="宋体" w:eastAsia="宋体" w:hAnsi="宋体" w:hint="eastAsia"/>
            <w:position w:val="-34"/>
            <w:szCs w:val="24"/>
          </w:rPr>
          <w:object w:dxaOrig="1660" w:dyaOrig="800" w14:anchorId="658F677E">
            <v:shape id="_x0000_i1293" type="#_x0000_t75" style="width:82.35pt;height:40.4pt" o:ole="">
              <v:imagedata r:id="rId250" o:title=""/>
            </v:shape>
            <o:OLEObject Type="Embed" ProgID="Equation.DSMT4" ShapeID="_x0000_i1293" DrawAspect="Content" ObjectID="_1818759408" r:id="rId503"/>
          </w:object>
        </w:r>
      </w:del>
    </w:p>
    <w:p w14:paraId="26B186AE" w14:textId="7DBCBA0E" w:rsidR="00F8289C" w:rsidRPr="00002294" w:rsidDel="002B6419" w:rsidRDefault="00F8289C">
      <w:pPr>
        <w:rPr>
          <w:del w:id="638" w:author="yukina minato" w:date="2025-09-07T06:42:00Z" w16du:dateUtc="2025-09-06T22:42:00Z"/>
        </w:rPr>
        <w:pPrChange w:id="639" w:author="yukina minato" w:date="2025-09-07T04:59:00Z" w16du:dateUtc="2025-09-06T20:59:00Z">
          <w:pPr>
            <w:ind w:firstLineChars="200" w:firstLine="480"/>
            <w:jc w:val="both"/>
          </w:pPr>
        </w:pPrChange>
      </w:pPr>
      <w:del w:id="640" w:author="yukina minato" w:date="2025-09-07T04:49:00Z" w16du:dateUtc="2025-09-06T20:49:00Z">
        <w:r w:rsidDel="00413BC6">
          <w:rPr>
            <w:rFonts w:hint="eastAsia"/>
          </w:rPr>
          <w:delText xml:space="preserve"> </w:delText>
        </w:r>
      </w:del>
    </w:p>
    <w:p w14:paraId="038877C3" w14:textId="5204C96E" w:rsidR="00F8289C" w:rsidRPr="004A6B29" w:rsidDel="002B6419" w:rsidRDefault="00F8289C" w:rsidP="00F8289C">
      <w:pPr>
        <w:ind w:firstLineChars="300" w:firstLine="720"/>
        <w:jc w:val="both"/>
        <w:rPr>
          <w:del w:id="641" w:author="yukina minato" w:date="2025-09-07T06:42:00Z" w16du:dateUtc="2025-09-06T22:42:00Z"/>
          <w:rFonts w:ascii="宋体" w:eastAsia="宋体" w:hAnsi="宋体" w:hint="eastAsia"/>
          <w:szCs w:val="24"/>
        </w:rPr>
      </w:pPr>
      <w:del w:id="642" w:author="yukina minato" w:date="2025-09-07T06:42:00Z" w16du:dateUtc="2025-09-06T22:42:00Z">
        <w:r w:rsidRPr="004A6B29" w:rsidDel="002B6419">
          <w:rPr>
            <w:rFonts w:ascii="宋体" w:eastAsia="宋体" w:hAnsi="宋体" w:hint="eastAsia"/>
            <w:szCs w:val="24"/>
          </w:rPr>
          <w:delText>点</w:delText>
        </w:r>
        <w:r w:rsidRPr="004A6B29" w:rsidDel="002B6419">
          <w:rPr>
            <w:rFonts w:ascii="宋体" w:eastAsia="宋体" w:hAnsi="宋体" w:hint="eastAsia"/>
            <w:position w:val="-6"/>
            <w:szCs w:val="24"/>
          </w:rPr>
          <w:object w:dxaOrig="279" w:dyaOrig="279" w14:anchorId="4982294F">
            <v:shape id="_x0000_i1294" type="#_x0000_t75" style="width:13.75pt;height:13.75pt" o:ole="">
              <v:imagedata r:id="rId142" o:title=""/>
            </v:shape>
            <o:OLEObject Type="Embed" ProgID="Equation.DSMT4" ShapeID="_x0000_i1294" DrawAspect="Content" ObjectID="_1818759409" r:id="rId504"/>
          </w:object>
        </w:r>
        <w:r w:rsidRPr="004A6B29" w:rsidDel="002B6419">
          <w:rPr>
            <w:rFonts w:ascii="宋体" w:eastAsia="宋体" w:hAnsi="宋体" w:hint="eastAsia"/>
            <w:szCs w:val="24"/>
          </w:rPr>
          <w:delText>与点</w:delText>
        </w:r>
        <w:r w:rsidRPr="004A6B29" w:rsidDel="002B6419">
          <w:rPr>
            <w:rFonts w:ascii="宋体" w:eastAsia="宋体" w:hAnsi="宋体" w:hint="eastAsia"/>
            <w:position w:val="-16"/>
            <w:szCs w:val="24"/>
          </w:rPr>
          <w:object w:dxaOrig="499" w:dyaOrig="400" w14:anchorId="2177A20E">
            <v:shape id="_x0000_i1295" type="#_x0000_t75" style="width:25.65pt;height:19.7pt" o:ole="">
              <v:imagedata r:id="rId420" o:title=""/>
            </v:shape>
            <o:OLEObject Type="Embed" ProgID="Equation.DSMT4" ShapeID="_x0000_i1295" DrawAspect="Content" ObjectID="_1818759410" r:id="rId505"/>
          </w:object>
        </w:r>
        <w:r w:rsidRPr="004A6B29" w:rsidDel="002B6419">
          <w:rPr>
            <w:rFonts w:ascii="宋体" w:eastAsia="宋体" w:hAnsi="宋体" w:hint="eastAsia"/>
            <w:szCs w:val="24"/>
          </w:rPr>
          <w:delText>连线构成向量</w:delText>
        </w:r>
        <w:r w:rsidRPr="004A6B29" w:rsidDel="002B6419">
          <w:rPr>
            <w:rFonts w:ascii="宋体" w:eastAsia="宋体" w:hAnsi="宋体" w:hint="eastAsia"/>
            <w:position w:val="-16"/>
            <w:szCs w:val="24"/>
          </w:rPr>
          <w:object w:dxaOrig="700" w:dyaOrig="440" w14:anchorId="0590AB36">
            <v:shape id="_x0000_i1296" type="#_x0000_t75" style="width:35.05pt;height:22.25pt" o:ole="">
              <v:imagedata r:id="rId422" o:title=""/>
            </v:shape>
            <o:OLEObject Type="Embed" ProgID="Equation.DSMT4" ShapeID="_x0000_i1296" DrawAspect="Content" ObjectID="_1818759411" r:id="rId506"/>
          </w:object>
        </w:r>
        <w:r w:rsidRPr="004A6B29" w:rsidDel="002B6419">
          <w:rPr>
            <w:rFonts w:ascii="宋体" w:eastAsia="宋体" w:hAnsi="宋体" w:hint="eastAsia"/>
            <w:szCs w:val="24"/>
          </w:rPr>
          <w:delText>，</w:delText>
        </w:r>
        <w:r w:rsidDel="002B6419">
          <w:rPr>
            <w:rFonts w:ascii="宋体" w:eastAsia="宋体" w:hAnsi="宋体" w:hint="eastAsia"/>
            <w:szCs w:val="24"/>
          </w:rPr>
          <w:delText>且</w:delText>
        </w:r>
      </w:del>
    </w:p>
    <w:p w14:paraId="2567304F" w14:textId="2A16F6B1" w:rsidR="00F8289C" w:rsidDel="002B6419" w:rsidRDefault="00F8289C" w:rsidP="009D78CF">
      <w:pPr>
        <w:rPr>
          <w:del w:id="643" w:author="yukina minato" w:date="2025-09-07T06:42:00Z" w16du:dateUtc="2025-09-06T22:42:00Z"/>
        </w:rPr>
      </w:pPr>
      <w:del w:id="644" w:author="yukina minato" w:date="2025-09-07T06:42:00Z" w16du:dateUtc="2025-09-06T22:42:00Z">
        <w:r w:rsidRPr="004A6B29" w:rsidDel="002B6419">
          <w:rPr>
            <w:rFonts w:ascii="宋体" w:eastAsia="宋体" w:hAnsi="宋体" w:hint="eastAsia"/>
            <w:position w:val="-18"/>
            <w:szCs w:val="24"/>
          </w:rPr>
          <w:object w:dxaOrig="3920" w:dyaOrig="480" w14:anchorId="1A04EBF8">
            <v:shape id="_x0000_i1297" type="#_x0000_t75" style="width:196.3pt;height:24.1pt" o:ole="">
              <v:imagedata r:id="rId424" o:title=""/>
            </v:shape>
            <o:OLEObject Type="Embed" ProgID="Equation.DSMT4" ShapeID="_x0000_i1297" DrawAspect="Content" ObjectID="_1818759412" r:id="rId507"/>
          </w:object>
        </w:r>
      </w:del>
    </w:p>
    <w:p w14:paraId="02B51095" w14:textId="5B51EB5E" w:rsidR="00F8289C" w:rsidRPr="004A6B29" w:rsidDel="002B6419" w:rsidRDefault="00F8289C" w:rsidP="00F8289C">
      <w:pPr>
        <w:ind w:firstLineChars="300" w:firstLine="720"/>
        <w:jc w:val="left"/>
        <w:rPr>
          <w:del w:id="645" w:author="yukina minato" w:date="2025-09-07T06:42:00Z" w16du:dateUtc="2025-09-06T22:42:00Z"/>
          <w:rFonts w:ascii="宋体" w:eastAsia="宋体" w:hAnsi="宋体" w:hint="eastAsia"/>
          <w:szCs w:val="24"/>
        </w:rPr>
      </w:pPr>
      <w:del w:id="646" w:author="yukina minato" w:date="2025-09-07T06:42:00Z" w16du:dateUtc="2025-09-06T22:42:00Z">
        <w:r w:rsidDel="002B6419">
          <w:rPr>
            <w:rFonts w:hint="eastAsia"/>
          </w:rPr>
          <w:delText>同时</w:delText>
        </w:r>
        <w:r w:rsidRPr="004A6B29" w:rsidDel="002B6419">
          <w:rPr>
            <w:rFonts w:ascii="宋体" w:eastAsia="宋体" w:hAnsi="宋体" w:hint="eastAsia"/>
            <w:szCs w:val="24"/>
          </w:rPr>
          <w:delText>点</w:delText>
        </w:r>
        <w:r w:rsidRPr="004A6B29" w:rsidDel="002B6419">
          <w:rPr>
            <w:rFonts w:ascii="宋体" w:eastAsia="宋体" w:hAnsi="宋体" w:hint="eastAsia"/>
            <w:position w:val="-6"/>
            <w:szCs w:val="24"/>
          </w:rPr>
          <w:object w:dxaOrig="279" w:dyaOrig="279" w14:anchorId="49DD4928">
            <v:shape id="_x0000_i1298" type="#_x0000_t75" style="width:13.75pt;height:13.75pt" o:ole="">
              <v:imagedata r:id="rId142" o:title=""/>
            </v:shape>
            <o:OLEObject Type="Embed" ProgID="Equation.DSMT4" ShapeID="_x0000_i1298" DrawAspect="Content" ObjectID="_1818759413" r:id="rId508"/>
          </w:object>
        </w:r>
        <w:r w:rsidRPr="004A6B29" w:rsidDel="002B6419">
          <w:rPr>
            <w:rFonts w:ascii="宋体" w:eastAsia="宋体" w:hAnsi="宋体" w:hint="eastAsia"/>
            <w:szCs w:val="24"/>
          </w:rPr>
          <w:delText>与点</w:delText>
        </w:r>
        <w:r w:rsidRPr="004A6B29" w:rsidDel="002B6419">
          <w:rPr>
            <w:rFonts w:ascii="宋体" w:eastAsia="宋体" w:hAnsi="宋体" w:hint="eastAsia"/>
            <w:position w:val="-12"/>
            <w:szCs w:val="24"/>
          </w:rPr>
          <w:object w:dxaOrig="360" w:dyaOrig="360" w14:anchorId="494C68FC">
            <v:shape id="_x0000_i1299" type="#_x0000_t75" style="width:18.15pt;height:18.15pt" o:ole="">
              <v:imagedata r:id="rId151" o:title=""/>
            </v:shape>
            <o:OLEObject Type="Embed" ProgID="Equation.DSMT4" ShapeID="_x0000_i1299" DrawAspect="Content" ObjectID="_1818759414" r:id="rId509"/>
          </w:object>
        </w:r>
        <w:r w:rsidRPr="004A6B29" w:rsidDel="002B6419">
          <w:rPr>
            <w:rFonts w:ascii="宋体" w:eastAsia="宋体" w:hAnsi="宋体" w:hint="eastAsia"/>
            <w:szCs w:val="24"/>
          </w:rPr>
          <w:delText>连线构成向量</w:delText>
        </w:r>
        <w:r w:rsidRPr="004A6B29" w:rsidDel="002B6419">
          <w:rPr>
            <w:rFonts w:ascii="宋体" w:eastAsia="宋体" w:hAnsi="宋体" w:hint="eastAsia"/>
            <w:position w:val="-12"/>
            <w:szCs w:val="24"/>
          </w:rPr>
          <w:object w:dxaOrig="540" w:dyaOrig="400" w14:anchorId="13646324">
            <v:shape id="_x0000_i1300" type="#_x0000_t75" style="width:26.6pt;height:19.7pt" o:ole="">
              <v:imagedata r:id="rId153" o:title=""/>
            </v:shape>
            <o:OLEObject Type="Embed" ProgID="Equation.DSMT4" ShapeID="_x0000_i1300" DrawAspect="Content" ObjectID="_1818759415" r:id="rId510"/>
          </w:object>
        </w:r>
        <w:r w:rsidRPr="004A6B29" w:rsidDel="002B6419">
          <w:rPr>
            <w:rFonts w:ascii="宋体" w:eastAsia="宋体" w:hAnsi="宋体" w:hint="eastAsia"/>
            <w:szCs w:val="24"/>
          </w:rPr>
          <w:delText>，</w:delText>
        </w:r>
        <w:r w:rsidDel="002B6419">
          <w:rPr>
            <w:rFonts w:ascii="宋体" w:eastAsia="宋体" w:hAnsi="宋体" w:hint="eastAsia"/>
            <w:szCs w:val="24"/>
          </w:rPr>
          <w:delText>且</w:delText>
        </w:r>
      </w:del>
    </w:p>
    <w:p w14:paraId="7749DB59" w14:textId="214D815B" w:rsidR="00F8289C" w:rsidDel="002B6419" w:rsidRDefault="00F8289C">
      <w:pPr>
        <w:rPr>
          <w:del w:id="647" w:author="yukina minato" w:date="2025-09-07T06:42:00Z" w16du:dateUtc="2025-09-06T22:42:00Z"/>
          <w:rFonts w:ascii="宋体" w:eastAsia="宋体" w:hAnsi="宋体" w:hint="eastAsia"/>
          <w:szCs w:val="24"/>
        </w:rPr>
        <w:pPrChange w:id="648" w:author="yukina minato" w:date="2025-09-07T04:59:00Z" w16du:dateUtc="2025-09-06T20:59:00Z">
          <w:pPr>
            <w:ind w:firstLineChars="200" w:firstLine="480"/>
          </w:pPr>
        </w:pPrChange>
      </w:pPr>
      <w:del w:id="649" w:author="yukina minato" w:date="2025-09-07T06:42:00Z" w16du:dateUtc="2025-09-06T22:42:00Z">
        <w:r w:rsidRPr="004A6B29" w:rsidDel="002B6419">
          <w:rPr>
            <w:rFonts w:ascii="宋体" w:eastAsia="宋体" w:hAnsi="宋体" w:hint="eastAsia"/>
            <w:position w:val="-20"/>
            <w:szCs w:val="24"/>
          </w:rPr>
          <w:object w:dxaOrig="3500" w:dyaOrig="520" w14:anchorId="0D3C1C85">
            <v:shape id="_x0000_i1301" type="#_x0000_t75" style="width:175.6pt;height:25.65pt" o:ole="">
              <v:imagedata r:id="rId155" o:title=""/>
            </v:shape>
            <o:OLEObject Type="Embed" ProgID="Equation.DSMT4" ShapeID="_x0000_i1301" DrawAspect="Content" ObjectID="_1818759416" r:id="rId511"/>
          </w:object>
        </w:r>
      </w:del>
    </w:p>
    <w:p w14:paraId="6770E084" w14:textId="5F9004CC" w:rsidR="00F8289C" w:rsidRPr="004A6B29" w:rsidDel="002B6419" w:rsidRDefault="00F8289C" w:rsidP="00F8289C">
      <w:pPr>
        <w:ind w:firstLineChars="300" w:firstLine="720"/>
        <w:jc w:val="left"/>
        <w:rPr>
          <w:del w:id="650" w:author="yukina minato" w:date="2025-09-07T06:42:00Z" w16du:dateUtc="2025-09-06T22:42:00Z"/>
          <w:rFonts w:ascii="宋体" w:eastAsia="宋体" w:hAnsi="宋体" w:hint="eastAsia"/>
          <w:szCs w:val="24"/>
        </w:rPr>
      </w:pPr>
      <w:del w:id="651" w:author="yukina minato" w:date="2025-09-07T06:42:00Z" w16du:dateUtc="2025-09-06T22:42:00Z">
        <w:r w:rsidRPr="004A6B29" w:rsidDel="002B6419">
          <w:rPr>
            <w:rFonts w:ascii="宋体" w:eastAsia="宋体" w:hAnsi="宋体" w:hint="eastAsia"/>
            <w:szCs w:val="24"/>
          </w:rPr>
          <w:delText>从而得到球状烟幕中心点</w:delText>
        </w:r>
        <w:r w:rsidRPr="004A6B29" w:rsidDel="002B6419">
          <w:rPr>
            <w:rFonts w:ascii="宋体" w:eastAsia="宋体" w:hAnsi="宋体" w:hint="eastAsia"/>
            <w:position w:val="-16"/>
            <w:szCs w:val="24"/>
          </w:rPr>
          <w:object w:dxaOrig="499" w:dyaOrig="400" w14:anchorId="561ED5E2">
            <v:shape id="_x0000_i1302" type="#_x0000_t75" style="width:25.65pt;height:19.7pt" o:ole="">
              <v:imagedata r:id="rId430" o:title=""/>
            </v:shape>
            <o:OLEObject Type="Embed" ProgID="Equation.DSMT4" ShapeID="_x0000_i1302" DrawAspect="Content" ObjectID="_1818759417" r:id="rId512"/>
          </w:object>
        </w:r>
        <w:r w:rsidRPr="004A6B29" w:rsidDel="002B6419">
          <w:rPr>
            <w:rFonts w:ascii="宋体" w:eastAsia="宋体" w:hAnsi="宋体" w:hint="eastAsia"/>
            <w:szCs w:val="24"/>
          </w:rPr>
          <w:delText>到直线</w:delText>
        </w:r>
        <w:r w:rsidRPr="004A6B29" w:rsidDel="002B6419">
          <w:rPr>
            <w:rFonts w:ascii="宋体" w:eastAsia="宋体" w:hAnsi="宋体" w:hint="eastAsia"/>
            <w:position w:val="-12"/>
            <w:szCs w:val="24"/>
          </w:rPr>
          <w:object w:dxaOrig="520" w:dyaOrig="360" w14:anchorId="78002873">
            <v:shape id="_x0000_i1303" type="#_x0000_t75" style="width:25.65pt;height:18.15pt" o:ole="">
              <v:imagedata r:id="rId48" o:title=""/>
            </v:shape>
            <o:OLEObject Type="Embed" ProgID="Equation.DSMT4" ShapeID="_x0000_i1303" DrawAspect="Content" ObjectID="_1818759418" r:id="rId513"/>
          </w:object>
        </w:r>
        <w:r w:rsidRPr="004A6B29" w:rsidDel="002B6419">
          <w:rPr>
            <w:rFonts w:ascii="宋体" w:eastAsia="宋体" w:hAnsi="宋体" w:hint="eastAsia"/>
            <w:szCs w:val="24"/>
          </w:rPr>
          <w:delText>距离</w:delText>
        </w:r>
      </w:del>
    </w:p>
    <w:p w14:paraId="70620A2E" w14:textId="7496FE46" w:rsidR="00F8289C" w:rsidDel="002B6419" w:rsidRDefault="00F8289C">
      <w:pPr>
        <w:rPr>
          <w:del w:id="652" w:author="yukina minato" w:date="2025-09-07T06:42:00Z" w16du:dateUtc="2025-09-06T22:42:00Z"/>
        </w:rPr>
        <w:pPrChange w:id="653" w:author="yukina minato" w:date="2025-09-07T04:59:00Z" w16du:dateUtc="2025-09-06T20:59:00Z">
          <w:pPr>
            <w:ind w:firstLineChars="200" w:firstLine="480"/>
          </w:pPr>
        </w:pPrChange>
      </w:pPr>
      <w:del w:id="654" w:author="yukina minato" w:date="2025-09-07T06:42:00Z" w16du:dateUtc="2025-09-06T22:42:00Z">
        <w:r w:rsidRPr="00302535" w:rsidDel="002B6419">
          <w:rPr>
            <w:rFonts w:hint="eastAsia"/>
            <w:position w:val="-42"/>
          </w:rPr>
          <w:object w:dxaOrig="3620" w:dyaOrig="1040" w14:anchorId="391CAC74">
            <v:shape id="_x0000_i1304" type="#_x0000_t75" style="width:180.95pt;height:52.3pt" o:ole="">
              <v:imagedata r:id="rId433" o:title=""/>
            </v:shape>
            <o:OLEObject Type="Embed" ProgID="Equation.DSMT4" ShapeID="_x0000_i1304" DrawAspect="Content" ObjectID="_1818759419" r:id="rId514"/>
          </w:object>
        </w:r>
      </w:del>
    </w:p>
    <w:p w14:paraId="7C2D8BEE" w14:textId="64BF4B94" w:rsidR="00F8289C" w:rsidDel="002B6419" w:rsidRDefault="00F8289C" w:rsidP="00F8289C">
      <w:pPr>
        <w:ind w:firstLineChars="200" w:firstLine="480"/>
        <w:jc w:val="both"/>
        <w:rPr>
          <w:del w:id="655" w:author="yukina minato" w:date="2025-09-07T06:42:00Z" w16du:dateUtc="2025-09-06T22:42:00Z"/>
        </w:rPr>
      </w:pPr>
      <w:del w:id="656" w:author="yukina minato" w:date="2025-09-07T06:42:00Z" w16du:dateUtc="2025-09-06T22:42:00Z">
        <w:r w:rsidDel="002B6419">
          <w:rPr>
            <w:rFonts w:hint="eastAsia"/>
          </w:rPr>
          <w:delText xml:space="preserve">  </w:delText>
        </w:r>
        <w:r w:rsidDel="002B6419">
          <w:rPr>
            <w:rFonts w:hint="eastAsia"/>
          </w:rPr>
          <w:delText>其中</w:delText>
        </w:r>
      </w:del>
    </w:p>
    <w:p w14:paraId="7A5E2829" w14:textId="63F9FF91" w:rsidR="00F8289C" w:rsidRPr="00851375" w:rsidDel="002B6419" w:rsidRDefault="00F8289C">
      <w:pPr>
        <w:rPr>
          <w:del w:id="657" w:author="yukina minato" w:date="2025-09-07T06:42:00Z" w16du:dateUtc="2025-09-06T22:42:00Z"/>
        </w:rPr>
        <w:pPrChange w:id="658" w:author="yukina minato" w:date="2025-09-07T04:59:00Z" w16du:dateUtc="2025-09-06T20:59:00Z">
          <w:pPr>
            <w:ind w:firstLineChars="300" w:firstLine="720"/>
          </w:pPr>
        </w:pPrChange>
      </w:pPr>
      <w:del w:id="659" w:author="yukina minato" w:date="2025-09-07T06:42:00Z" w16du:dateUtc="2025-09-06T22:42:00Z">
        <w:r w:rsidRPr="00DF37F8" w:rsidDel="002B6419">
          <w:rPr>
            <w:rFonts w:hint="eastAsia"/>
            <w:position w:val="-18"/>
          </w:rPr>
          <w:object w:dxaOrig="2820" w:dyaOrig="480" w14:anchorId="1C10AE8B">
            <v:shape id="_x0000_i1305" type="#_x0000_t75" style="width:140.55pt;height:24.1pt" o:ole="">
              <v:imagedata r:id="rId515" o:title=""/>
            </v:shape>
            <o:OLEObject Type="Embed" ProgID="Equation.DSMT4" ShapeID="_x0000_i1305" DrawAspect="Content" ObjectID="_1818759420" r:id="rId516"/>
          </w:object>
        </w:r>
      </w:del>
    </w:p>
    <w:p w14:paraId="0937B318" w14:textId="09109782" w:rsidR="00F8289C" w:rsidDel="002B6419" w:rsidRDefault="00F8289C" w:rsidP="00F8289C">
      <w:pPr>
        <w:rPr>
          <w:del w:id="660" w:author="yukina minato" w:date="2025-09-07T06:42:00Z" w16du:dateUtc="2025-09-06T22:42:00Z"/>
          <w:rFonts w:ascii="宋体" w:eastAsia="宋体" w:hAnsi="宋体" w:hint="eastAsia"/>
          <w:szCs w:val="24"/>
        </w:rPr>
      </w:pPr>
      <w:del w:id="661" w:author="yukina minato" w:date="2025-09-07T06:42:00Z" w16du:dateUtc="2025-09-06T22:42:00Z">
        <w:r w:rsidDel="002B6419">
          <w:rPr>
            <w:rFonts w:ascii="宋体" w:eastAsia="宋体" w:hAnsi="宋体" w:hint="eastAsia"/>
            <w:szCs w:val="24"/>
          </w:rPr>
          <w:delText xml:space="preserve">   </w:delText>
        </w:r>
        <w:r w:rsidRPr="004A6B29" w:rsidDel="002B6419">
          <w:rPr>
            <w:rFonts w:ascii="宋体" w:eastAsia="宋体" w:hAnsi="宋体" w:hint="eastAsia"/>
            <w:szCs w:val="24"/>
          </w:rPr>
          <w:delText>圆柱上下园周上的点和导弹所连线段与烟幕干扰弹起爆后形成的半</w:delText>
        </w:r>
        <w:r w:rsidDel="002B6419">
          <w:rPr>
            <w:rFonts w:ascii="宋体" w:eastAsia="宋体" w:hAnsi="宋体" w:hint="eastAsia"/>
            <w:szCs w:val="24"/>
          </w:rPr>
          <w:delText>径</w:delText>
        </w:r>
      </w:del>
    </w:p>
    <w:p w14:paraId="38DE5F7C" w14:textId="5E9720CD" w:rsidR="00F8289C" w:rsidDel="002B6419" w:rsidRDefault="00F8289C" w:rsidP="00F8289C">
      <w:pPr>
        <w:jc w:val="both"/>
        <w:rPr>
          <w:del w:id="662" w:author="yukina minato" w:date="2025-09-07T06:42:00Z" w16du:dateUtc="2025-09-06T22:42:00Z"/>
          <w:rFonts w:ascii="宋体" w:eastAsia="宋体" w:hAnsi="宋体" w:hint="eastAsia"/>
          <w:szCs w:val="24"/>
        </w:rPr>
      </w:pPr>
      <w:del w:id="663" w:author="yukina minato" w:date="2025-09-07T06:42:00Z" w16du:dateUtc="2025-09-06T22:42:00Z">
        <w:r w:rsidRPr="004A6B29" w:rsidDel="002B6419">
          <w:rPr>
            <w:rFonts w:ascii="宋体" w:eastAsia="宋体" w:hAnsi="宋体" w:hint="eastAsia"/>
            <w:position w:val="-6"/>
            <w:szCs w:val="24"/>
          </w:rPr>
          <w:object w:dxaOrig="859" w:dyaOrig="279" w14:anchorId="4704BA26">
            <v:shape id="_x0000_i1306" type="#_x0000_t75" style="width:42.9pt;height:13.75pt" o:ole="">
              <v:imagedata r:id="rId161" o:title=""/>
            </v:shape>
            <o:OLEObject Type="Embed" ProgID="Equation.DSMT4" ShapeID="_x0000_i1306" DrawAspect="Content" ObjectID="_1818759421" r:id="rId517"/>
          </w:object>
        </w:r>
        <w:r w:rsidRPr="004A6B29" w:rsidDel="002B6419">
          <w:rPr>
            <w:rFonts w:ascii="宋体" w:eastAsia="宋体" w:hAnsi="宋体" w:hint="eastAsia"/>
            <w:szCs w:val="24"/>
          </w:rPr>
          <w:delText>球状云团有公共点，只要保证球状烟幕中心点</w:delText>
        </w:r>
        <w:r w:rsidRPr="004A6B29" w:rsidDel="002B6419">
          <w:rPr>
            <w:rFonts w:ascii="宋体" w:eastAsia="宋体" w:hAnsi="宋体" w:hint="eastAsia"/>
            <w:position w:val="-16"/>
            <w:szCs w:val="24"/>
          </w:rPr>
          <w:object w:dxaOrig="480" w:dyaOrig="400" w14:anchorId="1B6631BA">
            <v:shape id="_x0000_i1307" type="#_x0000_t75" style="width:24.1pt;height:19.7pt" o:ole="">
              <v:imagedata r:id="rId163" o:title=""/>
            </v:shape>
            <o:OLEObject Type="Embed" ProgID="Equation.DSMT4" ShapeID="_x0000_i1307" DrawAspect="Content" ObjectID="_1818759422" r:id="rId518"/>
          </w:object>
        </w:r>
        <w:r w:rsidRPr="004A6B29" w:rsidDel="002B6419">
          <w:rPr>
            <w:rFonts w:ascii="宋体" w:eastAsia="宋体" w:hAnsi="宋体" w:hint="eastAsia"/>
            <w:szCs w:val="24"/>
          </w:rPr>
          <w:delText>到直线</w:delText>
        </w:r>
        <w:r w:rsidRPr="004A6B29" w:rsidDel="002B6419">
          <w:rPr>
            <w:rFonts w:ascii="宋体" w:eastAsia="宋体" w:hAnsi="宋体" w:hint="eastAsia"/>
            <w:position w:val="-12"/>
            <w:szCs w:val="24"/>
          </w:rPr>
          <w:object w:dxaOrig="520" w:dyaOrig="360" w14:anchorId="3A8E71F4">
            <v:shape id="_x0000_i1308" type="#_x0000_t75" style="width:25.65pt;height:18.15pt" o:ole="">
              <v:imagedata r:id="rId439" o:title=""/>
            </v:shape>
            <o:OLEObject Type="Embed" ProgID="Equation.DSMT4" ShapeID="_x0000_i1308" DrawAspect="Content" ObjectID="_1818759423" r:id="rId519"/>
          </w:object>
        </w:r>
        <w:r w:rsidRPr="004A6B29" w:rsidDel="002B6419">
          <w:rPr>
            <w:rFonts w:ascii="宋体" w:eastAsia="宋体" w:hAnsi="宋体" w:hint="eastAsia"/>
            <w:szCs w:val="24"/>
          </w:rPr>
          <w:delText>距离</w:delText>
        </w:r>
      </w:del>
    </w:p>
    <w:p w14:paraId="4601E1A0" w14:textId="6F64F6E5" w:rsidR="00F8289C" w:rsidDel="009D78CF" w:rsidRDefault="00F8289C" w:rsidP="009D78CF">
      <w:pPr>
        <w:jc w:val="left"/>
        <w:rPr>
          <w:del w:id="664" w:author="yukina minato" w:date="2025-09-07T05:00:00Z" w16du:dateUtc="2025-09-06T21:00:00Z"/>
          <w:rFonts w:ascii="宋体" w:eastAsia="宋体" w:hAnsi="宋体" w:hint="eastAsia"/>
          <w:szCs w:val="24"/>
        </w:rPr>
      </w:pPr>
      <w:del w:id="665" w:author="yukina minato" w:date="2025-09-07T06:42:00Z" w16du:dateUtc="2025-09-06T22:42:00Z">
        <w:r w:rsidRPr="004A6B29" w:rsidDel="002B6419">
          <w:rPr>
            <w:rFonts w:ascii="宋体" w:eastAsia="宋体" w:hAnsi="宋体" w:hint="eastAsia"/>
            <w:szCs w:val="24"/>
          </w:rPr>
          <w:delText>不大于球半径</w:delText>
        </w:r>
        <w:r w:rsidRPr="004A6B29" w:rsidDel="002B6419">
          <w:rPr>
            <w:rFonts w:ascii="宋体" w:eastAsia="宋体" w:hAnsi="宋体" w:hint="eastAsia"/>
            <w:position w:val="-4"/>
            <w:szCs w:val="24"/>
          </w:rPr>
          <w:object w:dxaOrig="240" w:dyaOrig="260" w14:anchorId="05B67F20">
            <v:shape id="_x0000_i1309" type="#_x0000_t75" style="width:11.9pt;height:12.85pt" o:ole="">
              <v:imagedata r:id="rId167" o:title=""/>
            </v:shape>
            <o:OLEObject Type="Embed" ProgID="Equation.DSMT4" ShapeID="_x0000_i1309" DrawAspect="Content" ObjectID="_1818759424" r:id="rId520"/>
          </w:object>
        </w:r>
        <w:r w:rsidRPr="004A6B29" w:rsidDel="002B6419">
          <w:rPr>
            <w:rFonts w:ascii="宋体" w:eastAsia="宋体" w:hAnsi="宋体" w:hint="eastAsia"/>
            <w:szCs w:val="24"/>
          </w:rPr>
          <w:delText>，也即：</w:delText>
        </w:r>
      </w:del>
    </w:p>
    <w:p w14:paraId="51399F33" w14:textId="28BC4727" w:rsidR="00F8289C" w:rsidDel="002B6419" w:rsidRDefault="00F8289C" w:rsidP="009D78CF">
      <w:pPr>
        <w:rPr>
          <w:del w:id="666" w:author="yukina minato" w:date="2025-09-07T06:42:00Z" w16du:dateUtc="2025-09-06T22:42:00Z"/>
          <w:rFonts w:ascii="宋体" w:eastAsia="宋体" w:hAnsi="宋体" w:hint="eastAsia"/>
          <w:szCs w:val="24"/>
        </w:rPr>
      </w:pPr>
      <w:del w:id="667" w:author="yukina minato" w:date="2025-09-07T06:42:00Z" w16du:dateUtc="2025-09-06T22:42:00Z">
        <w:r w:rsidRPr="004A6B29" w:rsidDel="002B6419">
          <w:rPr>
            <w:rFonts w:ascii="宋体" w:eastAsia="宋体" w:hAnsi="宋体" w:hint="eastAsia"/>
            <w:position w:val="-16"/>
            <w:szCs w:val="24"/>
          </w:rPr>
          <w:object w:dxaOrig="980" w:dyaOrig="400" w14:anchorId="4537AE2A">
            <v:shape id="_x0000_i1310" type="#_x0000_t75" style="width:49.75pt;height:19.7pt" o:ole="">
              <v:imagedata r:id="rId442" o:title=""/>
            </v:shape>
            <o:OLEObject Type="Embed" ProgID="Equation.DSMT4" ShapeID="_x0000_i1310" DrawAspect="Content" ObjectID="_1818759425" r:id="rId521"/>
          </w:object>
        </w:r>
      </w:del>
    </w:p>
    <w:p w14:paraId="2A9D4CD5" w14:textId="73A8A67F" w:rsidR="00F8289C" w:rsidDel="002B6419" w:rsidRDefault="00F8289C" w:rsidP="00F8289C">
      <w:pPr>
        <w:jc w:val="both"/>
        <w:rPr>
          <w:del w:id="668" w:author="yukina minato" w:date="2025-09-07T06:42:00Z" w16du:dateUtc="2025-09-06T22:42:00Z"/>
          <w:rFonts w:ascii="宋体" w:eastAsia="宋体" w:hAnsi="宋体" w:hint="eastAsia"/>
          <w:szCs w:val="24"/>
        </w:rPr>
      </w:pPr>
      <w:del w:id="669" w:author="yukina minato" w:date="2025-09-07T06:42:00Z" w16du:dateUtc="2025-09-06T22:42:00Z">
        <w:r w:rsidDel="002B6419">
          <w:rPr>
            <w:rFonts w:ascii="宋体" w:eastAsia="宋体" w:hAnsi="宋体" w:hint="eastAsia"/>
            <w:szCs w:val="24"/>
          </w:rPr>
          <w:delText xml:space="preserve">     从而</w:delText>
        </w:r>
      </w:del>
    </w:p>
    <w:p w14:paraId="6F995108" w14:textId="683739D9" w:rsidR="00F8289C" w:rsidRPr="004A6B29" w:rsidDel="002B6419" w:rsidRDefault="00F8289C" w:rsidP="009D78CF">
      <w:pPr>
        <w:rPr>
          <w:del w:id="670" w:author="yukina minato" w:date="2025-09-07T06:42:00Z" w16du:dateUtc="2025-09-06T22:42:00Z"/>
          <w:rFonts w:ascii="宋体" w:eastAsia="宋体" w:hAnsi="宋体" w:hint="eastAsia"/>
          <w:szCs w:val="24"/>
        </w:rPr>
      </w:pPr>
      <w:del w:id="671" w:author="yukina minato" w:date="2025-09-07T06:42:00Z" w16du:dateUtc="2025-09-06T22:42:00Z">
        <w:r w:rsidRPr="00302535" w:rsidDel="002B6419">
          <w:rPr>
            <w:rFonts w:hint="eastAsia"/>
            <w:position w:val="-18"/>
          </w:rPr>
          <w:object w:dxaOrig="2460" w:dyaOrig="480" w14:anchorId="04215C4D">
            <v:shape id="_x0000_i1311" type="#_x0000_t75" style="width:123.35pt;height:24.1pt" o:ole="">
              <v:imagedata r:id="rId444" o:title=""/>
            </v:shape>
            <o:OLEObject Type="Embed" ProgID="Equation.DSMT4" ShapeID="_x0000_i1311" DrawAspect="Content" ObjectID="_1818759426" r:id="rId522"/>
          </w:object>
        </w:r>
      </w:del>
    </w:p>
    <w:p w14:paraId="67C68EF3" w14:textId="2A91777B" w:rsidR="00F8289C" w:rsidDel="002B6419" w:rsidRDefault="00F8289C" w:rsidP="006B50AD">
      <w:pPr>
        <w:ind w:firstLineChars="300" w:firstLine="720"/>
        <w:jc w:val="left"/>
        <w:rPr>
          <w:del w:id="672" w:author="yukina minato" w:date="2025-09-07T06:42:00Z" w16du:dateUtc="2025-09-06T22:42:00Z"/>
          <w:rFonts w:ascii="宋体" w:eastAsia="宋体" w:hAnsi="宋体" w:hint="eastAsia"/>
          <w:szCs w:val="24"/>
        </w:rPr>
      </w:pPr>
      <w:del w:id="673" w:author="yukina minato" w:date="2025-09-07T06:42:00Z" w16du:dateUtc="2025-09-06T22:42:00Z">
        <w:r w:rsidDel="002B6419">
          <w:rPr>
            <w:rFonts w:ascii="宋体" w:eastAsia="宋体" w:hAnsi="宋体" w:hint="eastAsia"/>
            <w:szCs w:val="24"/>
          </w:rPr>
          <w:delText>设</w:delText>
        </w:r>
        <w:r w:rsidRPr="004A6B29" w:rsidDel="002B6419">
          <w:rPr>
            <w:rFonts w:ascii="宋体" w:eastAsia="宋体" w:hAnsi="宋体" w:hint="eastAsia"/>
            <w:szCs w:val="24"/>
          </w:rPr>
          <w:delText>满足</w:delText>
        </w:r>
        <w:r w:rsidRPr="004A6B29" w:rsidDel="002B6419">
          <w:rPr>
            <w:rFonts w:ascii="宋体" w:eastAsia="宋体" w:hAnsi="宋体" w:hint="eastAsia"/>
            <w:position w:val="-16"/>
            <w:szCs w:val="24"/>
          </w:rPr>
          <w:object w:dxaOrig="980" w:dyaOrig="400" w14:anchorId="0EDE9DB0">
            <v:shape id="_x0000_i1312" type="#_x0000_t75" style="width:49.75pt;height:19.7pt" o:ole="">
              <v:imagedata r:id="rId446" o:title=""/>
            </v:shape>
            <o:OLEObject Type="Embed" ProgID="Equation.DSMT4" ShapeID="_x0000_i1312" DrawAspect="Content" ObjectID="_1818759427" r:id="rId523"/>
          </w:object>
        </w:r>
        <w:r w:rsidRPr="004A6B29" w:rsidDel="002B6419">
          <w:rPr>
            <w:rFonts w:ascii="宋体" w:eastAsia="宋体" w:hAnsi="宋体" w:hint="eastAsia"/>
            <w:szCs w:val="24"/>
          </w:rPr>
          <w:delText>的若干个时间段</w:delText>
        </w:r>
        <w:r w:rsidDel="002B6419">
          <w:rPr>
            <w:rFonts w:ascii="宋体" w:eastAsia="宋体" w:hAnsi="宋体" w:hint="eastAsia"/>
            <w:szCs w:val="24"/>
          </w:rPr>
          <w:delText>为</w:delText>
        </w:r>
        <w:r w:rsidRPr="004A6B29" w:rsidDel="002B6419">
          <w:rPr>
            <w:rFonts w:ascii="宋体" w:eastAsia="宋体" w:hAnsi="宋体" w:hint="eastAsia"/>
            <w:position w:val="-16"/>
            <w:szCs w:val="24"/>
          </w:rPr>
          <w:object w:dxaOrig="1180" w:dyaOrig="440" w14:anchorId="0D5426C2">
            <v:shape id="_x0000_i1313" type="#_x0000_t75" style="width:59.15pt;height:22.25pt" o:ole="">
              <v:imagedata r:id="rId181" o:title=""/>
            </v:shape>
            <o:OLEObject Type="Embed" ProgID="Equation.DSMT4" ShapeID="_x0000_i1313" DrawAspect="Content" ObjectID="_1818759428" r:id="rId524"/>
          </w:object>
        </w:r>
        <w:r w:rsidRPr="004A6B29" w:rsidDel="002B6419">
          <w:rPr>
            <w:rFonts w:ascii="宋体" w:eastAsia="宋体" w:hAnsi="宋体" w:hint="eastAsia"/>
            <w:szCs w:val="24"/>
          </w:rPr>
          <w:delText>，则烟幕干扰</w:delText>
        </w:r>
        <w:r w:rsidDel="002B6419">
          <w:rPr>
            <w:rFonts w:ascii="宋体" w:eastAsia="宋体" w:hAnsi="宋体" w:hint="eastAsia"/>
            <w:szCs w:val="24"/>
          </w:rPr>
          <w:delText>弹对</w:delText>
        </w:r>
        <w:r w:rsidRPr="00302535" w:rsidDel="002B6419">
          <w:rPr>
            <w:rFonts w:ascii="宋体" w:eastAsia="宋体" w:hAnsi="宋体" w:hint="eastAsia"/>
            <w:position w:val="-12"/>
            <w:szCs w:val="24"/>
          </w:rPr>
          <w:object w:dxaOrig="360" w:dyaOrig="360" w14:anchorId="705F8E54">
            <v:shape id="_x0000_i1314" type="#_x0000_t75" style="width:18.15pt;height:18.15pt" o:ole="">
              <v:imagedata r:id="rId183" o:title=""/>
            </v:shape>
            <o:OLEObject Type="Embed" ProgID="Equation.DSMT4" ShapeID="_x0000_i1314" DrawAspect="Content" ObjectID="_1818759429" r:id="rId525"/>
          </w:object>
        </w:r>
        <w:r w:rsidDel="002B6419">
          <w:rPr>
            <w:rFonts w:ascii="宋体" w:eastAsia="宋体" w:hAnsi="宋体" w:hint="eastAsia"/>
            <w:szCs w:val="24"/>
          </w:rPr>
          <w:delText>的</w:delText>
        </w:r>
        <w:r w:rsidRPr="004A6B29" w:rsidDel="002B6419">
          <w:rPr>
            <w:rFonts w:ascii="宋体" w:eastAsia="宋体" w:hAnsi="宋体" w:hint="eastAsia"/>
            <w:szCs w:val="24"/>
          </w:rPr>
          <w:delText>有效遮蔽时长</w:delText>
        </w:r>
        <w:r w:rsidRPr="004A6B29" w:rsidDel="002B6419">
          <w:rPr>
            <w:rFonts w:ascii="宋体" w:eastAsia="宋体" w:hAnsi="宋体" w:hint="eastAsia"/>
            <w:position w:val="-6"/>
            <w:szCs w:val="24"/>
          </w:rPr>
          <w:object w:dxaOrig="300" w:dyaOrig="279" w14:anchorId="1CE43304">
            <v:shape id="_x0000_i1315" type="#_x0000_t75" style="width:15.35pt;height:13.75pt" o:ole="">
              <v:imagedata r:id="rId185" o:title=""/>
            </v:shape>
            <o:OLEObject Type="Embed" ProgID="Equation.DSMT4" ShapeID="_x0000_i1315" DrawAspect="Content" ObjectID="_1818759430" r:id="rId526"/>
          </w:object>
        </w:r>
        <w:r w:rsidRPr="004A6B29" w:rsidDel="002B6419">
          <w:rPr>
            <w:rFonts w:ascii="宋体" w:eastAsia="宋体" w:hAnsi="宋体" w:hint="eastAsia"/>
            <w:szCs w:val="24"/>
          </w:rPr>
          <w:delText>为</w:delText>
        </w:r>
      </w:del>
    </w:p>
    <w:p w14:paraId="4766E19C" w14:textId="2BD07355" w:rsidR="00F8289C" w:rsidDel="002B6419" w:rsidRDefault="00F8289C">
      <w:pPr>
        <w:rPr>
          <w:del w:id="674" w:author="yukina minato" w:date="2025-09-07T06:42:00Z" w16du:dateUtc="2025-09-06T22:42:00Z"/>
          <w:rFonts w:ascii="宋体" w:eastAsia="宋体" w:hAnsi="宋体" w:hint="eastAsia"/>
          <w:szCs w:val="24"/>
        </w:rPr>
        <w:pPrChange w:id="675" w:author="yukina minato" w:date="2025-09-07T05:00:00Z" w16du:dateUtc="2025-09-06T21:00:00Z">
          <w:pPr>
            <w:ind w:firstLineChars="400" w:firstLine="960"/>
          </w:pPr>
        </w:pPrChange>
      </w:pPr>
      <w:del w:id="676" w:author="yukina minato" w:date="2025-09-07T06:42:00Z" w16du:dateUtc="2025-09-06T22:42:00Z">
        <w:r w:rsidRPr="004A6B29" w:rsidDel="002B6419">
          <w:rPr>
            <w:rFonts w:ascii="宋体" w:eastAsia="宋体" w:hAnsi="宋体" w:hint="eastAsia"/>
            <w:position w:val="-28"/>
            <w:szCs w:val="24"/>
          </w:rPr>
          <w:object w:dxaOrig="1120" w:dyaOrig="540" w14:anchorId="7985D5B9">
            <v:shape id="_x0000_i1316" type="#_x0000_t75" style="width:55.7pt;height:26.6pt" o:ole="">
              <v:imagedata r:id="rId279" o:title=""/>
            </v:shape>
            <o:OLEObject Type="Embed" ProgID="Equation.DSMT4" ShapeID="_x0000_i1316" DrawAspect="Content" ObjectID="_1818759431" r:id="rId527"/>
          </w:object>
        </w:r>
      </w:del>
    </w:p>
    <w:p w14:paraId="50E9F5A3" w14:textId="416B901F" w:rsidR="00F8289C" w:rsidDel="002B6419" w:rsidRDefault="00F8289C" w:rsidP="00F8289C">
      <w:pPr>
        <w:ind w:firstLineChars="200" w:firstLine="480"/>
        <w:jc w:val="left"/>
        <w:rPr>
          <w:del w:id="677" w:author="yukina minato" w:date="2025-09-07T06:42:00Z" w16du:dateUtc="2025-09-06T22:42:00Z"/>
        </w:rPr>
      </w:pPr>
      <w:del w:id="678" w:author="yukina minato" w:date="2025-09-07T06:42:00Z" w16du:dateUtc="2025-09-06T22:42:00Z">
        <w:r w:rsidDel="002B6419">
          <w:rPr>
            <w:rFonts w:hint="eastAsia"/>
          </w:rPr>
          <w:delText>我们可以通过遗传算法对矩阵</w:delText>
        </w:r>
        <w:r w:rsidRPr="00302535" w:rsidDel="002B6419">
          <w:rPr>
            <w:rFonts w:hint="eastAsia"/>
            <w:position w:val="-18"/>
          </w:rPr>
          <w:object w:dxaOrig="2160" w:dyaOrig="480" w14:anchorId="1E652008">
            <v:shape id="_x0000_i1317" type="#_x0000_t75" style="width:108pt;height:24.1pt" o:ole="">
              <v:imagedata r:id="rId528" o:title=""/>
            </v:shape>
            <o:OLEObject Type="Embed" ProgID="Equation.DSMT4" ShapeID="_x0000_i1317" DrawAspect="Content" ObjectID="_1818759432" r:id="rId529"/>
          </w:object>
        </w:r>
        <w:r w:rsidDel="002B6419">
          <w:rPr>
            <w:rFonts w:hint="eastAsia"/>
          </w:rPr>
          <w:delText>进行合理取值，这样，对于每一个矩阵</w:delText>
        </w:r>
        <w:r w:rsidRPr="00302535" w:rsidDel="002B6419">
          <w:rPr>
            <w:rFonts w:hint="eastAsia"/>
            <w:position w:val="-4"/>
          </w:rPr>
          <w:object w:dxaOrig="279" w:dyaOrig="260" w14:anchorId="288A9645">
            <v:shape id="_x0000_i1318" type="#_x0000_t75" style="width:13.75pt;height:13.75pt" o:ole="">
              <v:imagedata r:id="rId283" o:title=""/>
            </v:shape>
            <o:OLEObject Type="Embed" ProgID="Equation.DSMT4" ShapeID="_x0000_i1318" DrawAspect="Content" ObjectID="_1818759433" r:id="rId530"/>
          </w:object>
        </w:r>
        <w:r w:rsidDel="002B6419">
          <w:rPr>
            <w:rFonts w:hint="eastAsia"/>
          </w:rPr>
          <w:delText>，都能得到与之一一对应的有效遮蔽时长</w:delText>
        </w:r>
        <w:r w:rsidRPr="00302535" w:rsidDel="002B6419">
          <w:rPr>
            <w:rFonts w:hint="eastAsia"/>
            <w:position w:val="-6"/>
          </w:rPr>
          <w:object w:dxaOrig="300" w:dyaOrig="279" w14:anchorId="67B393DB">
            <v:shape id="_x0000_i1319" type="#_x0000_t75" style="width:15.35pt;height:13.75pt" o:ole="">
              <v:imagedata r:id="rId285" o:title=""/>
            </v:shape>
            <o:OLEObject Type="Embed" ProgID="Equation.DSMT4" ShapeID="_x0000_i1319" DrawAspect="Content" ObjectID="_1818759434" r:id="rId531"/>
          </w:object>
        </w:r>
        <w:r w:rsidDel="002B6419">
          <w:rPr>
            <w:rFonts w:hint="eastAsia"/>
          </w:rPr>
          <w:delText>，也就是说我们能得到</w:delText>
        </w:r>
        <w:r w:rsidRPr="00302535" w:rsidDel="002B6419">
          <w:rPr>
            <w:rFonts w:hint="eastAsia"/>
            <w:position w:val="-6"/>
          </w:rPr>
          <w:object w:dxaOrig="300" w:dyaOrig="279" w14:anchorId="6F3C1AA3">
            <v:shape id="_x0000_i1320" type="#_x0000_t75" style="width:15.35pt;height:13.75pt" o:ole="">
              <v:imagedata r:id="rId287" o:title=""/>
            </v:shape>
            <o:OLEObject Type="Embed" ProgID="Equation.DSMT4" ShapeID="_x0000_i1320" DrawAspect="Content" ObjectID="_1818759435" r:id="rId532"/>
          </w:object>
        </w:r>
        <w:r w:rsidDel="002B6419">
          <w:rPr>
            <w:rFonts w:hint="eastAsia"/>
          </w:rPr>
          <w:delText>关于矩阵</w:delText>
        </w:r>
        <w:r w:rsidRPr="00302535" w:rsidDel="002B6419">
          <w:rPr>
            <w:rFonts w:hint="eastAsia"/>
            <w:position w:val="-18"/>
          </w:rPr>
          <w:object w:dxaOrig="2160" w:dyaOrig="480" w14:anchorId="6FD6D680">
            <v:shape id="_x0000_i1321" type="#_x0000_t75" style="width:108pt;height:24.1pt" o:ole="">
              <v:imagedata r:id="rId528" o:title=""/>
            </v:shape>
            <o:OLEObject Type="Embed" ProgID="Equation.DSMT4" ShapeID="_x0000_i1321" DrawAspect="Content" ObjectID="_1818759436" r:id="rId533"/>
          </w:object>
        </w:r>
        <w:r w:rsidDel="002B6419">
          <w:rPr>
            <w:rFonts w:hint="eastAsia"/>
          </w:rPr>
          <w:delText>的函数，也即：</w:delText>
        </w:r>
      </w:del>
    </w:p>
    <w:p w14:paraId="3A81517F" w14:textId="6B369928" w:rsidR="00F8289C" w:rsidDel="002B6419" w:rsidRDefault="00F8289C">
      <w:pPr>
        <w:rPr>
          <w:del w:id="679" w:author="yukina minato" w:date="2025-09-07T06:42:00Z" w16du:dateUtc="2025-09-06T22:42:00Z"/>
        </w:rPr>
        <w:pPrChange w:id="680" w:author="yukina minato" w:date="2025-09-07T05:00:00Z" w16du:dateUtc="2025-09-06T21:00:00Z">
          <w:pPr>
            <w:ind w:firstLineChars="200" w:firstLine="480"/>
          </w:pPr>
        </w:pPrChange>
      </w:pPr>
      <w:del w:id="681" w:author="yukina minato" w:date="2025-09-07T06:42:00Z" w16du:dateUtc="2025-09-06T22:42:00Z">
        <w:r w:rsidRPr="00302535" w:rsidDel="002B6419">
          <w:rPr>
            <w:rFonts w:hint="eastAsia"/>
            <w:position w:val="-18"/>
          </w:rPr>
          <w:object w:dxaOrig="3140" w:dyaOrig="480" w14:anchorId="1FEFCCEF">
            <v:shape id="_x0000_i1322" type="#_x0000_t75" style="width:156.85pt;height:24.1pt" o:ole="">
              <v:imagedata r:id="rId534" o:title=""/>
            </v:shape>
            <o:OLEObject Type="Embed" ProgID="Equation.DSMT4" ShapeID="_x0000_i1322" DrawAspect="Content" ObjectID="_1818759437" r:id="rId535"/>
          </w:object>
        </w:r>
      </w:del>
    </w:p>
    <w:p w14:paraId="0E204277" w14:textId="187CDF81" w:rsidR="00F8289C" w:rsidDel="002B6419" w:rsidRDefault="00F8289C" w:rsidP="00F8289C">
      <w:pPr>
        <w:ind w:firstLineChars="200" w:firstLine="480"/>
        <w:jc w:val="both"/>
        <w:rPr>
          <w:del w:id="682" w:author="yukina minato" w:date="2025-09-07T06:42:00Z" w16du:dateUtc="2025-09-06T22:42:00Z"/>
        </w:rPr>
      </w:pPr>
      <w:del w:id="683" w:author="yukina minato" w:date="2025-09-07T06:42:00Z" w16du:dateUtc="2025-09-06T22:42:00Z">
        <w:r w:rsidDel="002B6419">
          <w:rPr>
            <w:rFonts w:hint="eastAsia"/>
          </w:rPr>
          <w:delText>设</w:delText>
        </w:r>
        <w:r w:rsidRPr="00602029" w:rsidDel="002B6419">
          <w:rPr>
            <w:position w:val="-12"/>
          </w:rPr>
          <w:object w:dxaOrig="600" w:dyaOrig="360" w14:anchorId="4D95BDF9">
            <v:shape id="_x0000_i1323" type="#_x0000_t75" style="width:30.05pt;height:18.15pt" o:ole="">
              <v:imagedata r:id="rId294" o:title=""/>
            </v:shape>
            <o:OLEObject Type="Embed" ProgID="Equation.DSMT4" ShapeID="_x0000_i1323" DrawAspect="Content" ObjectID="_1818759438" r:id="rId536"/>
          </w:object>
        </w:r>
        <w:r w:rsidDel="002B6419">
          <w:rPr>
            <w:rFonts w:hint="eastAsia"/>
          </w:rPr>
          <w:delText>为矩阵</w:delText>
        </w:r>
        <w:r w:rsidRPr="00602029" w:rsidDel="002B6419">
          <w:rPr>
            <w:position w:val="-4"/>
          </w:rPr>
          <w:object w:dxaOrig="279" w:dyaOrig="260" w14:anchorId="04A5C86F">
            <v:shape id="_x0000_i1324" type="#_x0000_t75" style="width:13.75pt;height:12.85pt" o:ole="">
              <v:imagedata r:id="rId296" o:title=""/>
            </v:shape>
            <o:OLEObject Type="Embed" ProgID="Equation.DSMT4" ShapeID="_x0000_i1324" DrawAspect="Content" ObjectID="_1818759439" r:id="rId537"/>
          </w:object>
        </w:r>
        <w:r w:rsidDel="002B6419">
          <w:rPr>
            <w:rFonts w:hint="eastAsia"/>
          </w:rPr>
          <w:delText>中参数的下确界组成的矩阵，</w:delText>
        </w:r>
        <w:r w:rsidRPr="00602029" w:rsidDel="002B6419">
          <w:rPr>
            <w:position w:val="-14"/>
          </w:rPr>
          <w:object w:dxaOrig="600" w:dyaOrig="380" w14:anchorId="67070F08">
            <v:shape id="_x0000_i1325" type="#_x0000_t75" style="width:30.05pt;height:18.8pt" o:ole="">
              <v:imagedata r:id="rId298" o:title=""/>
            </v:shape>
            <o:OLEObject Type="Embed" ProgID="Equation.DSMT4" ShapeID="_x0000_i1325" DrawAspect="Content" ObjectID="_1818759440" r:id="rId538"/>
          </w:object>
        </w:r>
        <w:r w:rsidDel="002B6419">
          <w:rPr>
            <w:rFonts w:hint="eastAsia"/>
          </w:rPr>
          <w:delText>为矩阵</w:delText>
        </w:r>
        <w:r w:rsidRPr="00602029" w:rsidDel="002B6419">
          <w:rPr>
            <w:position w:val="-4"/>
          </w:rPr>
          <w:object w:dxaOrig="279" w:dyaOrig="260" w14:anchorId="14D89567">
            <v:shape id="_x0000_i1326" type="#_x0000_t75" style="width:13.75pt;height:12.85pt" o:ole="">
              <v:imagedata r:id="rId296" o:title=""/>
            </v:shape>
            <o:OLEObject Type="Embed" ProgID="Equation.DSMT4" ShapeID="_x0000_i1326" DrawAspect="Content" ObjectID="_1818759441" r:id="rId539"/>
          </w:object>
        </w:r>
        <w:r w:rsidDel="002B6419">
          <w:rPr>
            <w:rFonts w:hint="eastAsia"/>
          </w:rPr>
          <w:delText>中参数的上确界组成的矩阵，也即：</w:delText>
        </w:r>
      </w:del>
    </w:p>
    <w:p w14:paraId="06A29418" w14:textId="2117E331" w:rsidR="00F8289C" w:rsidDel="00413BC6" w:rsidRDefault="00F8289C">
      <w:pPr>
        <w:rPr>
          <w:del w:id="684" w:author="yukina minato" w:date="2025-09-07T04:49:00Z" w16du:dateUtc="2025-09-06T20:49:00Z"/>
        </w:rPr>
        <w:pPrChange w:id="685" w:author="yukina minato" w:date="2025-09-07T05:00:00Z" w16du:dateUtc="2025-09-06T21:00:00Z">
          <w:pPr>
            <w:ind w:firstLineChars="200" w:firstLine="480"/>
          </w:pPr>
        </w:pPrChange>
      </w:pPr>
      <w:del w:id="686" w:author="yukina minato" w:date="2025-09-07T06:42:00Z" w16du:dateUtc="2025-09-06T22:42:00Z">
        <w:r w:rsidRPr="00602029" w:rsidDel="002B6419">
          <w:rPr>
            <w:position w:val="-14"/>
          </w:rPr>
          <w:object w:dxaOrig="1820" w:dyaOrig="380" w14:anchorId="53E84EAF">
            <v:shape id="_x0000_i1327" type="#_x0000_t75" style="width:90.8pt;height:18.8pt" o:ole="">
              <v:imagedata r:id="rId301" o:title=""/>
            </v:shape>
            <o:OLEObject Type="Embed" ProgID="Equation.DSMT4" ShapeID="_x0000_i1327" DrawAspect="Content" ObjectID="_1818759442" r:id="rId540"/>
          </w:object>
        </w:r>
      </w:del>
    </w:p>
    <w:p w14:paraId="26180D6D" w14:textId="2C7380DB" w:rsidR="00F8289C" w:rsidDel="002B6419" w:rsidRDefault="00F8289C">
      <w:pPr>
        <w:rPr>
          <w:del w:id="687" w:author="yukina minato" w:date="2025-09-07T06:42:00Z" w16du:dateUtc="2025-09-06T22:42:00Z"/>
        </w:rPr>
        <w:pPrChange w:id="688" w:author="yukina minato" w:date="2025-09-07T05:00:00Z" w16du:dateUtc="2025-09-06T21:00:00Z">
          <w:pPr>
            <w:ind w:firstLineChars="200" w:firstLine="480"/>
            <w:jc w:val="both"/>
          </w:pPr>
        </w:pPrChange>
      </w:pPr>
    </w:p>
    <w:p w14:paraId="03C7C4A0" w14:textId="65D18A34" w:rsidR="00F8289C" w:rsidRPr="006B50AD" w:rsidDel="002B6419" w:rsidRDefault="00F8289C">
      <w:pPr>
        <w:tabs>
          <w:tab w:val="left" w:pos="300"/>
          <w:tab w:val="center" w:pos="4153"/>
        </w:tabs>
        <w:jc w:val="left"/>
        <w:rPr>
          <w:del w:id="689" w:author="yukina minato" w:date="2025-09-07T06:42:00Z" w16du:dateUtc="2025-09-06T22:42:00Z"/>
        </w:rPr>
        <w:pPrChange w:id="690" w:author="yukina minato" w:date="2025-09-07T04:49:00Z" w16du:dateUtc="2025-09-06T20:49:00Z">
          <w:pPr>
            <w:tabs>
              <w:tab w:val="left" w:pos="300"/>
              <w:tab w:val="center" w:pos="4153"/>
            </w:tabs>
            <w:ind w:firstLineChars="200" w:firstLine="480"/>
            <w:jc w:val="left"/>
          </w:pPr>
        </w:pPrChange>
      </w:pPr>
      <w:del w:id="691" w:author="yukina minato" w:date="2025-09-07T06:42:00Z" w16du:dateUtc="2025-09-06T22:42:00Z">
        <w:r w:rsidDel="002B6419">
          <w:rPr>
            <w:rFonts w:hint="eastAsia"/>
          </w:rPr>
          <w:delText>这样这个问题就转化成了以</w:delText>
        </w:r>
        <w:r w:rsidRPr="00302535" w:rsidDel="002B6419">
          <w:rPr>
            <w:rFonts w:hint="eastAsia"/>
            <w:position w:val="-18"/>
          </w:rPr>
          <w:object w:dxaOrig="2160" w:dyaOrig="480" w14:anchorId="121F673E">
            <v:shape id="_x0000_i1328" type="#_x0000_t75" style="width:108pt;height:24.1pt" o:ole="">
              <v:imagedata r:id="rId541" o:title=""/>
            </v:shape>
            <o:OLEObject Type="Embed" ProgID="Equation.DSMT4" ShapeID="_x0000_i1328" DrawAspect="Content" ObjectID="_1818759443" r:id="rId542"/>
          </w:object>
        </w:r>
        <w:r w:rsidDel="002B6419">
          <w:rPr>
            <w:rFonts w:hint="eastAsia"/>
          </w:rPr>
          <w:delText>为优化变量，</w:delText>
        </w:r>
      </w:del>
      <w:del w:id="692" w:author="yukina minato" w:date="2025-09-07T04:49:00Z" w16du:dateUtc="2025-09-06T20:49:00Z">
        <w:r w:rsidDel="00413BC6">
          <w:rPr>
            <w:rFonts w:hint="eastAsia"/>
          </w:rPr>
          <w:delText>以</w:delText>
        </w:r>
      </w:del>
      <w:del w:id="693" w:author="yukina minato" w:date="2025-09-07T06:42:00Z" w16du:dateUtc="2025-09-06T22:42:00Z">
        <w:r w:rsidRPr="00602029" w:rsidDel="002B6419">
          <w:rPr>
            <w:position w:val="-14"/>
          </w:rPr>
          <w:object w:dxaOrig="1820" w:dyaOrig="380" w14:anchorId="59C87CEE">
            <v:shape id="_x0000_i1329" type="#_x0000_t75" style="width:90.8pt;height:18.8pt" o:ole="">
              <v:imagedata r:id="rId301" o:title=""/>
            </v:shape>
            <o:OLEObject Type="Embed" ProgID="Equation.DSMT4" ShapeID="_x0000_i1329" DrawAspect="Content" ObjectID="_1818759444" r:id="rId543"/>
          </w:object>
        </w:r>
        <w:r w:rsidDel="002B6419">
          <w:rPr>
            <w:rFonts w:hint="eastAsia"/>
          </w:rPr>
          <w:delText>为约束条件，</w:delText>
        </w:r>
      </w:del>
      <w:del w:id="694" w:author="yukina minato" w:date="2025-09-07T04:49:00Z" w16du:dateUtc="2025-09-06T20:49:00Z">
        <w:r w:rsidDel="00413BC6">
          <w:rPr>
            <w:rFonts w:hint="eastAsia"/>
          </w:rPr>
          <w:delText>以</w:delText>
        </w:r>
      </w:del>
      <w:del w:id="695" w:author="yukina minato" w:date="2025-09-07T06:42:00Z" w16du:dateUtc="2025-09-06T22:42:00Z">
        <w:r w:rsidRPr="00E36E43" w:rsidDel="002B6419">
          <w:rPr>
            <w:rFonts w:hint="eastAsia"/>
            <w:position w:val="-14"/>
          </w:rPr>
          <w:object w:dxaOrig="1380" w:dyaOrig="400" w14:anchorId="7B6D9445">
            <v:shape id="_x0000_i1330" type="#_x0000_t75" style="width:69.5pt;height:19.7pt" o:ole="">
              <v:imagedata r:id="rId544" o:title=""/>
            </v:shape>
            <o:OLEObject Type="Embed" ProgID="Equation.DSMT4" ShapeID="_x0000_i1330" DrawAspect="Content" ObjectID="_1818759445" r:id="rId545"/>
          </w:object>
        </w:r>
        <w:r w:rsidDel="002B6419">
          <w:rPr>
            <w:rFonts w:hint="eastAsia"/>
          </w:rPr>
          <w:delText>目标函数的优化问题</w:delText>
        </w:r>
      </w:del>
    </w:p>
    <w:p w14:paraId="5ACBED59" w14:textId="5FD40D19" w:rsidR="00F8289C" w:rsidRDefault="00F8289C">
      <w:pPr>
        <w:pStyle w:val="af3"/>
        <w:spacing w:line="360" w:lineRule="auto"/>
        <w:ind w:leftChars="100" w:left="240"/>
        <w:rPr>
          <w:ins w:id="696" w:author="Noah Zheng" w:date="2025-09-07T09:45:00Z" w16du:dateUtc="2025-09-07T01:45:00Z"/>
          <w:rFonts w:ascii="宋体" w:eastAsia="宋体" w:hAnsi="宋体"/>
        </w:rPr>
      </w:pPr>
      <w:r>
        <w:rPr>
          <w:rFonts w:hint="eastAsia"/>
        </w:rPr>
        <w:t>5.3.2</w:t>
      </w:r>
      <w:ins w:id="697" w:author="Noah Zheng" w:date="2025-09-07T08:52:00Z" w16du:dateUtc="2025-09-07T00:52:00Z">
        <w:r w:rsidR="00411877">
          <w:rPr>
            <w:rFonts w:hint="eastAsia"/>
          </w:rPr>
          <w:t>最优化模型</w:t>
        </w:r>
        <w:r w:rsidR="00411877">
          <w:rPr>
            <w:rFonts w:hint="eastAsia"/>
          </w:rPr>
          <w:t>GA-2</w:t>
        </w:r>
      </w:ins>
      <w:del w:id="698" w:author="Noah Zheng" w:date="2025-09-07T08:52:00Z" w16du:dateUtc="2025-09-07T00:52:00Z">
        <w:r w:rsidDel="00411877">
          <w:rPr>
            <w:rFonts w:ascii="宋体" w:eastAsia="宋体" w:hAnsi="宋体" w:hint="eastAsia"/>
          </w:rPr>
          <w:delText>模型</w:delText>
        </w:r>
      </w:del>
      <w:r>
        <w:rPr>
          <w:rFonts w:ascii="宋体" w:eastAsia="宋体" w:hAnsi="宋体" w:hint="eastAsia"/>
        </w:rPr>
        <w:t>的求解</w:t>
      </w:r>
    </w:p>
    <w:p w14:paraId="64E188D0" w14:textId="69B1CD1B" w:rsidR="00F77506" w:rsidRDefault="00216497" w:rsidP="00F77506">
      <w:pPr>
        <w:jc w:val="both"/>
        <w:rPr>
          <w:ins w:id="699" w:author="Noah Zheng" w:date="2025-09-07T09:59:00Z" w16du:dateUtc="2025-09-07T01:59:00Z"/>
        </w:rPr>
      </w:pPr>
      <w:ins w:id="700" w:author="Noah Zheng" w:date="2025-09-07T09:47:00Z" w16du:dateUtc="2025-09-07T01:47:00Z">
        <w:r>
          <w:t xml:space="preserve">   </w:t>
        </w:r>
        <w:r>
          <w:rPr>
            <w:rFonts w:hint="eastAsia"/>
          </w:rPr>
          <w:t>第三问的求解沿用第二问建立的</w:t>
        </w:r>
      </w:ins>
      <w:ins w:id="701" w:author="Noah Zheng" w:date="2025-09-07T09:48:00Z" w16du:dateUtc="2025-09-07T01:48:00Z">
        <w:r>
          <w:rPr>
            <w:rFonts w:hint="eastAsia"/>
          </w:rPr>
          <w:t>遗传框架，基础步骤与算法流程均保持不变。</w:t>
        </w:r>
      </w:ins>
      <w:ins w:id="702" w:author="Noah Zheng" w:date="2025-09-07T09:49:00Z" w16du:dateUtc="2025-09-07T01:49:00Z">
        <w:r>
          <w:rPr>
            <w:rFonts w:hint="eastAsia"/>
          </w:rPr>
          <w:t>下面只列出第三问遗传算法</w:t>
        </w:r>
      </w:ins>
      <w:ins w:id="703" w:author="Noah Zheng" w:date="2025-09-07T09:50:00Z" w16du:dateUtc="2025-09-07T01:50:00Z">
        <w:r>
          <w:rPr>
            <w:rFonts w:hint="eastAsia"/>
          </w:rPr>
          <w:t>（</w:t>
        </w:r>
        <w:r>
          <w:rPr>
            <w:rFonts w:hint="eastAsia"/>
          </w:rPr>
          <w:t>GA</w:t>
        </w:r>
        <w:r>
          <w:rPr>
            <w:rFonts w:hint="eastAsia"/>
          </w:rPr>
          <w:t>）</w:t>
        </w:r>
      </w:ins>
      <w:ins w:id="704" w:author="Noah Zheng" w:date="2025-09-07T10:01:00Z" w16du:dateUtc="2025-09-07T02:01:00Z">
        <w:r w:rsidR="001C338D">
          <w:rPr>
            <w:rFonts w:hint="eastAsia"/>
          </w:rPr>
          <w:t>与第二问中不同</w:t>
        </w:r>
      </w:ins>
      <w:ins w:id="705" w:author="Noah Zheng" w:date="2025-09-07T09:49:00Z" w16du:dateUtc="2025-09-07T01:49:00Z">
        <w:r>
          <w:rPr>
            <w:rFonts w:hint="eastAsia"/>
          </w:rPr>
          <w:t>的关键参数和</w:t>
        </w:r>
      </w:ins>
      <w:ins w:id="706" w:author="Noah Zheng" w:date="2025-09-07T09:50:00Z" w16du:dateUtc="2025-09-07T01:50:00Z">
        <w:r>
          <w:rPr>
            <w:rFonts w:hint="eastAsia"/>
          </w:rPr>
          <w:t>基本</w:t>
        </w:r>
      </w:ins>
      <w:ins w:id="707" w:author="Noah Zheng" w:date="2025-09-07T09:49:00Z" w16du:dateUtc="2025-09-07T01:49:00Z">
        <w:r>
          <w:rPr>
            <w:rFonts w:hint="eastAsia"/>
          </w:rPr>
          <w:t>要点</w:t>
        </w:r>
      </w:ins>
      <w:ins w:id="708" w:author="Noah Zheng" w:date="2025-09-07T09:50:00Z" w16du:dateUtc="2025-09-07T01:50:00Z">
        <w:r>
          <w:rPr>
            <w:rFonts w:hint="eastAsia"/>
          </w:rPr>
          <w:t>。</w:t>
        </w:r>
      </w:ins>
    </w:p>
    <w:p w14:paraId="4044A049" w14:textId="77777777" w:rsidR="001C338D" w:rsidRDefault="001C338D" w:rsidP="00F77506">
      <w:pPr>
        <w:jc w:val="both"/>
        <w:rPr>
          <w:ins w:id="709" w:author="Noah Zheng" w:date="2025-09-07T09:51:00Z" w16du:dateUtc="2025-09-07T01:51:00Z"/>
          <w:rFonts w:hint="eastAsia"/>
        </w:rPr>
      </w:pPr>
    </w:p>
    <w:tbl>
      <w:tblPr>
        <w:tblStyle w:val="12"/>
        <w:tblW w:w="0" w:type="auto"/>
        <w:jc w:val="center"/>
        <w:tblLayout w:type="fixed"/>
        <w:tblLook w:val="04A0" w:firstRow="1" w:lastRow="0" w:firstColumn="1" w:lastColumn="0" w:noHBand="0" w:noVBand="1"/>
      </w:tblPr>
      <w:tblGrid>
        <w:gridCol w:w="2778"/>
        <w:gridCol w:w="2778"/>
        <w:tblGridChange w:id="710">
          <w:tblGrid>
            <w:gridCol w:w="2778"/>
            <w:gridCol w:w="2778"/>
          </w:tblGrid>
        </w:tblGridChange>
      </w:tblGrid>
      <w:tr w:rsidR="00216497" w:rsidRPr="009D78CF" w14:paraId="3A294289" w14:textId="77777777" w:rsidTr="00302535">
        <w:trPr>
          <w:cnfStyle w:val="100000000000" w:firstRow="1" w:lastRow="0" w:firstColumn="0" w:lastColumn="0" w:oddVBand="0" w:evenVBand="0" w:oddHBand="0" w:evenHBand="0" w:firstRowFirstColumn="0" w:firstRowLastColumn="0" w:lastRowFirstColumn="0" w:lastRowLastColumn="0"/>
          <w:jc w:val="center"/>
          <w:ins w:id="711" w:author="Noah Zheng" w:date="2025-09-07T09:51:00Z" w16du:dateUtc="2025-09-07T01:51:00Z"/>
        </w:trPr>
        <w:tc>
          <w:tcPr>
            <w:cnfStyle w:val="001000000000" w:firstRow="0" w:lastRow="0" w:firstColumn="1" w:lastColumn="0" w:oddVBand="0" w:evenVBand="0" w:oddHBand="0" w:evenHBand="0" w:firstRowFirstColumn="0" w:firstRowLastColumn="0" w:lastRowFirstColumn="0" w:lastRowLastColumn="0"/>
            <w:tcW w:w="2778" w:type="dxa"/>
          </w:tcPr>
          <w:p w14:paraId="31AB7222" w14:textId="56ADBA3E" w:rsidR="00216497" w:rsidRPr="009D78CF" w:rsidRDefault="00216497" w:rsidP="00302535">
            <w:pPr>
              <w:keepNext/>
              <w:keepLines/>
              <w:spacing w:before="120" w:after="120"/>
              <w:rPr>
                <w:ins w:id="712" w:author="Noah Zheng" w:date="2025-09-07T09:51:00Z" w16du:dateUtc="2025-09-07T01:51:00Z"/>
                <w:rFonts w:hint="eastAsia"/>
              </w:rPr>
            </w:pPr>
            <w:ins w:id="713" w:author="Noah Zheng" w:date="2025-09-07T09:52:00Z" w16du:dateUtc="2025-09-07T01:52:00Z">
              <w:r>
                <w:rPr>
                  <w:rFonts w:hint="eastAsia"/>
                </w:rPr>
                <w:t>实数编码对象</w:t>
              </w:r>
            </w:ins>
          </w:p>
        </w:tc>
        <w:tc>
          <w:tcPr>
            <w:tcW w:w="2778" w:type="dxa"/>
          </w:tcPr>
          <w:p w14:paraId="194654A0" w14:textId="5AA86265" w:rsidR="00216497" w:rsidRPr="009D78CF" w:rsidRDefault="00216497" w:rsidP="00302535">
            <w:pPr>
              <w:keepNext/>
              <w:keepLines/>
              <w:spacing w:before="120" w:after="120"/>
              <w:cnfStyle w:val="100000000000" w:firstRow="1" w:lastRow="0" w:firstColumn="0" w:lastColumn="0" w:oddVBand="0" w:evenVBand="0" w:oddHBand="0" w:evenHBand="0" w:firstRowFirstColumn="0" w:firstRowLastColumn="0" w:lastRowFirstColumn="0" w:lastRowLastColumn="0"/>
              <w:rPr>
                <w:ins w:id="714" w:author="Noah Zheng" w:date="2025-09-07T09:51:00Z" w16du:dateUtc="2025-09-07T01:51:00Z"/>
                <w:rFonts w:hint="eastAsia"/>
              </w:rPr>
            </w:pPr>
            <w:ins w:id="715" w:author="Noah Zheng" w:date="2025-09-07T09:54:00Z" w16du:dateUtc="2025-09-07T01:54:00Z">
              <w:r>
                <w:rPr>
                  <w:rFonts w:hint="eastAsia"/>
                </w:rPr>
                <w:t>目标函数</w:t>
              </w:r>
            </w:ins>
            <w:ins w:id="716" w:author="Noah Zheng" w:date="2025-09-07T09:52:00Z" w16du:dateUtc="2025-09-07T01:52:00Z">
              <w:r w:rsidRPr="00216497">
                <w:rPr>
                  <w:position w:val="-12"/>
                  <w:rPrChange w:id="717" w:author="Noah Zheng" w:date="2025-09-07T09:53:00Z" w16du:dateUtc="2025-09-07T01:53:00Z">
                    <w:rPr>
                      <w:position w:val="-4"/>
                    </w:rPr>
                  </w:rPrChange>
                </w:rPr>
                <w:object w:dxaOrig="300" w:dyaOrig="360" w14:anchorId="7639063C">
                  <v:shape id="_x0000_i6457" type="#_x0000_t75" style="width:15.05pt;height:18.15pt" o:ole="">
                    <v:imagedata r:id="rId546" o:title=""/>
                  </v:shape>
                  <o:OLEObject Type="Embed" ProgID="Equation.DSMT4" ShapeID="_x0000_i6457" DrawAspect="Content" ObjectID="_1818759446" r:id="rId547"/>
                </w:object>
              </w:r>
            </w:ins>
            <w:ins w:id="718" w:author="Noah Zheng" w:date="2025-09-07T09:53:00Z" w16du:dateUtc="2025-09-07T01:53:00Z">
              <w:r>
                <w:rPr>
                  <w:rFonts w:hint="eastAsia"/>
                </w:rPr>
                <w:t>决策变量</w:t>
              </w:r>
            </w:ins>
          </w:p>
        </w:tc>
      </w:tr>
      <w:tr w:rsidR="00216497" w:rsidRPr="00302535" w14:paraId="2B08516F" w14:textId="77777777" w:rsidTr="00302535">
        <w:trPr>
          <w:cnfStyle w:val="000000100000" w:firstRow="0" w:lastRow="0" w:firstColumn="0" w:lastColumn="0" w:oddVBand="0" w:evenVBand="0" w:oddHBand="1" w:evenHBand="0" w:firstRowFirstColumn="0" w:firstRowLastColumn="0" w:lastRowFirstColumn="0" w:lastRowLastColumn="0"/>
          <w:jc w:val="center"/>
          <w:ins w:id="719" w:author="Noah Zheng" w:date="2025-09-07T09:51:00Z" w16du:dateUtc="2025-09-07T01:51:00Z"/>
        </w:trPr>
        <w:tc>
          <w:tcPr>
            <w:cnfStyle w:val="001000000000" w:firstRow="0" w:lastRow="0" w:firstColumn="1" w:lastColumn="0" w:oddVBand="0" w:evenVBand="0" w:oddHBand="0" w:evenHBand="0" w:firstRowFirstColumn="0" w:firstRowLastColumn="0" w:lastRowFirstColumn="0" w:lastRowLastColumn="0"/>
            <w:tcW w:w="2778" w:type="dxa"/>
          </w:tcPr>
          <w:p w14:paraId="5BEA5563" w14:textId="0B97A8D3" w:rsidR="00216497" w:rsidRPr="00302535" w:rsidRDefault="00216497" w:rsidP="00302535">
            <w:pPr>
              <w:keepNext/>
              <w:keepLines/>
              <w:spacing w:before="120" w:after="120"/>
              <w:rPr>
                <w:ins w:id="720" w:author="Noah Zheng" w:date="2025-09-07T09:51:00Z" w16du:dateUtc="2025-09-07T01:51:00Z"/>
                <w:b w:val="0"/>
                <w:bCs w:val="0"/>
              </w:rPr>
            </w:pPr>
            <w:ins w:id="721" w:author="Noah Zheng" w:date="2025-09-07T09:54:00Z" w16du:dateUtc="2025-09-07T01:54:00Z">
              <w:r>
                <w:rPr>
                  <w:rFonts w:hint="eastAsia"/>
                  <w:b w:val="0"/>
                  <w:bCs w:val="0"/>
                </w:rPr>
                <w:t>种群数目</w:t>
              </w:r>
            </w:ins>
          </w:p>
        </w:tc>
        <w:tc>
          <w:tcPr>
            <w:tcW w:w="2778" w:type="dxa"/>
          </w:tcPr>
          <w:p w14:paraId="47DAAC14" w14:textId="79A2619E" w:rsidR="00216497" w:rsidRPr="00302535" w:rsidRDefault="001C338D" w:rsidP="00302535">
            <w:pPr>
              <w:keepNext/>
              <w:keepLines/>
              <w:spacing w:before="120" w:after="120"/>
              <w:cnfStyle w:val="000000100000" w:firstRow="0" w:lastRow="0" w:firstColumn="0" w:lastColumn="0" w:oddVBand="0" w:evenVBand="0" w:oddHBand="1" w:evenHBand="0" w:firstRowFirstColumn="0" w:firstRowLastColumn="0" w:lastRowFirstColumn="0" w:lastRowLastColumn="0"/>
              <w:rPr>
                <w:ins w:id="722" w:author="Noah Zheng" w:date="2025-09-07T09:51:00Z" w16du:dateUtc="2025-09-07T01:51:00Z"/>
                <w:rFonts w:hint="eastAsia"/>
                <w:bCs/>
              </w:rPr>
            </w:pPr>
            <w:ins w:id="723" w:author="Noah Zheng" w:date="2025-09-07T09:57:00Z" w16du:dateUtc="2025-09-07T01:57:00Z">
              <w:r>
                <w:rPr>
                  <w:rFonts w:hint="eastAsia"/>
                  <w:bCs/>
                </w:rPr>
                <w:t>600</w:t>
              </w:r>
            </w:ins>
          </w:p>
        </w:tc>
      </w:tr>
      <w:tr w:rsidR="00216497" w:rsidRPr="004F7724" w14:paraId="7779A330" w14:textId="77777777" w:rsidTr="00302535">
        <w:trPr>
          <w:jc w:val="center"/>
          <w:ins w:id="724" w:author="Noah Zheng" w:date="2025-09-07T09:51:00Z" w16du:dateUtc="2025-09-07T01:51:00Z"/>
        </w:trPr>
        <w:tc>
          <w:tcPr>
            <w:cnfStyle w:val="001000000000" w:firstRow="0" w:lastRow="0" w:firstColumn="1" w:lastColumn="0" w:oddVBand="0" w:evenVBand="0" w:oddHBand="0" w:evenHBand="0" w:firstRowFirstColumn="0" w:firstRowLastColumn="0" w:lastRowFirstColumn="0" w:lastRowLastColumn="0"/>
            <w:tcW w:w="2778" w:type="dxa"/>
          </w:tcPr>
          <w:p w14:paraId="7928E4D0" w14:textId="7FBAAA0A" w:rsidR="00216497" w:rsidRPr="00302535" w:rsidRDefault="00216497" w:rsidP="00302535">
            <w:pPr>
              <w:keepNext/>
              <w:keepLines/>
              <w:spacing w:before="120" w:after="120"/>
              <w:rPr>
                <w:ins w:id="725" w:author="Noah Zheng" w:date="2025-09-07T09:51:00Z" w16du:dateUtc="2025-09-07T01:51:00Z"/>
                <w:b w:val="0"/>
                <w:bCs w:val="0"/>
              </w:rPr>
            </w:pPr>
            <w:ins w:id="726" w:author="Noah Zheng" w:date="2025-09-07T09:54:00Z" w16du:dateUtc="2025-09-07T01:54:00Z">
              <w:r>
                <w:rPr>
                  <w:rFonts w:hint="eastAsia"/>
                  <w:b w:val="0"/>
                  <w:bCs w:val="0"/>
                </w:rPr>
                <w:t>迭代次数</w:t>
              </w:r>
            </w:ins>
          </w:p>
        </w:tc>
        <w:tc>
          <w:tcPr>
            <w:tcW w:w="2778" w:type="dxa"/>
          </w:tcPr>
          <w:p w14:paraId="30DF096F" w14:textId="74A21509" w:rsidR="00216497" w:rsidRPr="004F7724" w:rsidRDefault="001C338D" w:rsidP="00302535">
            <w:pPr>
              <w:keepNext/>
              <w:keepLines/>
              <w:spacing w:before="120" w:after="120"/>
              <w:cnfStyle w:val="000000000000" w:firstRow="0" w:lastRow="0" w:firstColumn="0" w:lastColumn="0" w:oddVBand="0" w:evenVBand="0" w:oddHBand="0" w:evenHBand="0" w:firstRowFirstColumn="0" w:firstRowLastColumn="0" w:lastRowFirstColumn="0" w:lastRowLastColumn="0"/>
              <w:rPr>
                <w:ins w:id="727" w:author="Noah Zheng" w:date="2025-09-07T09:51:00Z" w16du:dateUtc="2025-09-07T01:51:00Z"/>
                <w:rFonts w:hint="eastAsia"/>
              </w:rPr>
            </w:pPr>
            <w:ins w:id="728" w:author="Noah Zheng" w:date="2025-09-07T09:57:00Z" w16du:dateUtc="2025-09-07T01:57:00Z">
              <w:r>
                <w:rPr>
                  <w:rFonts w:hint="eastAsia"/>
                </w:rPr>
                <w:t>350</w:t>
              </w:r>
            </w:ins>
          </w:p>
        </w:tc>
      </w:tr>
      <w:tr w:rsidR="00216497" w:rsidRPr="004F7724" w14:paraId="50DD400E" w14:textId="77777777" w:rsidTr="00302535">
        <w:trPr>
          <w:cnfStyle w:val="000000100000" w:firstRow="0" w:lastRow="0" w:firstColumn="0" w:lastColumn="0" w:oddVBand="0" w:evenVBand="0" w:oddHBand="1" w:evenHBand="0" w:firstRowFirstColumn="0" w:firstRowLastColumn="0" w:lastRowFirstColumn="0" w:lastRowLastColumn="0"/>
          <w:jc w:val="center"/>
          <w:ins w:id="729" w:author="Noah Zheng" w:date="2025-09-07T09:51:00Z" w16du:dateUtc="2025-09-07T01:51:00Z"/>
        </w:trPr>
        <w:tc>
          <w:tcPr>
            <w:cnfStyle w:val="001000000000" w:firstRow="0" w:lastRow="0" w:firstColumn="1" w:lastColumn="0" w:oddVBand="0" w:evenVBand="0" w:oddHBand="0" w:evenHBand="0" w:firstRowFirstColumn="0" w:firstRowLastColumn="0" w:lastRowFirstColumn="0" w:lastRowLastColumn="0"/>
            <w:tcW w:w="2778" w:type="dxa"/>
          </w:tcPr>
          <w:p w14:paraId="10766DAA" w14:textId="4D1D77B3" w:rsidR="00216497" w:rsidRPr="00302535" w:rsidRDefault="00216497" w:rsidP="00302535">
            <w:pPr>
              <w:keepNext/>
              <w:keepLines/>
              <w:spacing w:before="120" w:after="120"/>
              <w:rPr>
                <w:ins w:id="730" w:author="Noah Zheng" w:date="2025-09-07T09:51:00Z" w16du:dateUtc="2025-09-07T01:51:00Z"/>
                <w:b w:val="0"/>
                <w:bCs w:val="0"/>
              </w:rPr>
            </w:pPr>
            <w:ins w:id="731" w:author="Noah Zheng" w:date="2025-09-07T09:56:00Z" w16du:dateUtc="2025-09-07T01:56:00Z">
              <w:r>
                <w:rPr>
                  <w:rFonts w:hint="eastAsia"/>
                  <w:b w:val="0"/>
                  <w:bCs w:val="0"/>
                </w:rPr>
                <w:t>线性交叉指数</w:t>
              </w:r>
            </w:ins>
          </w:p>
        </w:tc>
        <w:tc>
          <w:tcPr>
            <w:tcW w:w="2778" w:type="dxa"/>
          </w:tcPr>
          <w:p w14:paraId="2A59C4BD" w14:textId="7C9994FD" w:rsidR="00216497" w:rsidRPr="004F7724" w:rsidRDefault="001C338D" w:rsidP="001C338D">
            <w:pPr>
              <w:keepNext/>
              <w:keepLines/>
              <w:spacing w:before="120" w:after="120"/>
              <w:cnfStyle w:val="000000100000" w:firstRow="0" w:lastRow="0" w:firstColumn="0" w:lastColumn="0" w:oddVBand="0" w:evenVBand="0" w:oddHBand="1" w:evenHBand="0" w:firstRowFirstColumn="0" w:firstRowLastColumn="0" w:lastRowFirstColumn="0" w:lastRowLastColumn="0"/>
              <w:rPr>
                <w:ins w:id="732" w:author="Noah Zheng" w:date="2025-09-07T09:51:00Z" w16du:dateUtc="2025-09-07T01:51:00Z"/>
                <w:rFonts w:hint="eastAsia"/>
              </w:rPr>
            </w:pPr>
            <w:ins w:id="733" w:author="Noah Zheng" w:date="2025-09-07T09:57:00Z" w16du:dateUtc="2025-09-07T01:57:00Z">
              <w:r>
                <w:rPr>
                  <w:rFonts w:hint="eastAsia"/>
                </w:rPr>
                <w:t>0.86</w:t>
              </w:r>
            </w:ins>
          </w:p>
        </w:tc>
      </w:tr>
      <w:tr w:rsidR="00216497" w:rsidRPr="004F7724" w14:paraId="5350764D" w14:textId="77777777" w:rsidTr="00302535">
        <w:trPr>
          <w:jc w:val="center"/>
          <w:ins w:id="734" w:author="Noah Zheng" w:date="2025-09-07T09:51:00Z" w16du:dateUtc="2025-09-07T01:51:00Z"/>
        </w:trPr>
        <w:tc>
          <w:tcPr>
            <w:cnfStyle w:val="001000000000" w:firstRow="0" w:lastRow="0" w:firstColumn="1" w:lastColumn="0" w:oddVBand="0" w:evenVBand="0" w:oddHBand="0" w:evenHBand="0" w:firstRowFirstColumn="0" w:firstRowLastColumn="0" w:lastRowFirstColumn="0" w:lastRowLastColumn="0"/>
            <w:tcW w:w="2778" w:type="dxa"/>
          </w:tcPr>
          <w:p w14:paraId="52EF382B" w14:textId="79700DE2" w:rsidR="00216497" w:rsidRPr="00302535" w:rsidRDefault="00216497" w:rsidP="00302535">
            <w:pPr>
              <w:keepNext/>
              <w:keepLines/>
              <w:spacing w:before="120" w:after="120"/>
              <w:rPr>
                <w:ins w:id="735" w:author="Noah Zheng" w:date="2025-09-07T09:51:00Z" w16du:dateUtc="2025-09-07T01:51:00Z"/>
                <w:b w:val="0"/>
                <w:bCs w:val="0"/>
              </w:rPr>
            </w:pPr>
            <w:ins w:id="736" w:author="Noah Zheng" w:date="2025-09-07T09:56:00Z" w16du:dateUtc="2025-09-07T01:56:00Z">
              <w:r>
                <w:rPr>
                  <w:rFonts w:hint="eastAsia"/>
                  <w:b w:val="0"/>
                  <w:bCs w:val="0"/>
                </w:rPr>
                <w:t>基因变异概率</w:t>
              </w:r>
            </w:ins>
          </w:p>
        </w:tc>
        <w:tc>
          <w:tcPr>
            <w:tcW w:w="2778" w:type="dxa"/>
          </w:tcPr>
          <w:p w14:paraId="3E4AB6B8" w14:textId="67EAF096" w:rsidR="00216497" w:rsidRPr="004F7724" w:rsidRDefault="001C338D" w:rsidP="00302535">
            <w:pPr>
              <w:keepNext/>
              <w:keepLines/>
              <w:spacing w:before="120" w:after="120"/>
              <w:cnfStyle w:val="000000000000" w:firstRow="0" w:lastRow="0" w:firstColumn="0" w:lastColumn="0" w:oddVBand="0" w:evenVBand="0" w:oddHBand="0" w:evenHBand="0" w:firstRowFirstColumn="0" w:firstRowLastColumn="0" w:lastRowFirstColumn="0" w:lastRowLastColumn="0"/>
              <w:rPr>
                <w:ins w:id="737" w:author="Noah Zheng" w:date="2025-09-07T09:51:00Z" w16du:dateUtc="2025-09-07T01:51:00Z"/>
                <w:rFonts w:hint="eastAsia"/>
              </w:rPr>
            </w:pPr>
            <w:ins w:id="738" w:author="Noah Zheng" w:date="2025-09-07T09:58:00Z" w16du:dateUtc="2025-09-07T01:58:00Z">
              <w:r>
                <w:rPr>
                  <w:rFonts w:hint="eastAsia"/>
                </w:rPr>
                <w:t>0.17</w:t>
              </w:r>
            </w:ins>
          </w:p>
        </w:tc>
      </w:tr>
    </w:tbl>
    <w:p w14:paraId="69B97F30" w14:textId="77777777" w:rsidR="00216497" w:rsidRDefault="00216497" w:rsidP="00F77506">
      <w:pPr>
        <w:jc w:val="both"/>
        <w:rPr>
          <w:ins w:id="739" w:author="Noah Zheng" w:date="2025-09-07T09:50:00Z" w16du:dateUtc="2025-09-07T01:50:00Z"/>
          <w:rFonts w:hint="eastAsia"/>
        </w:rPr>
      </w:pPr>
    </w:p>
    <w:p w14:paraId="49D4AD54" w14:textId="77777777" w:rsidR="00216497" w:rsidRPr="00F77506" w:rsidRDefault="00216497" w:rsidP="00F77506">
      <w:pPr>
        <w:jc w:val="both"/>
        <w:rPr>
          <w:rFonts w:hint="eastAsia"/>
          <w:rPrChange w:id="740" w:author="Noah Zheng" w:date="2025-09-07T09:45:00Z" w16du:dateUtc="2025-09-07T01:45:00Z">
            <w:rPr>
              <w:rFonts w:ascii="宋体" w:eastAsia="宋体" w:hAnsi="宋体"/>
            </w:rPr>
          </w:rPrChange>
        </w:rPr>
        <w:pPrChange w:id="741" w:author="Noah Zheng" w:date="2025-09-07T09:45:00Z" w16du:dateUtc="2025-09-07T01:45:00Z">
          <w:pPr>
            <w:pStyle w:val="af3"/>
            <w:spacing w:line="360" w:lineRule="auto"/>
          </w:pPr>
        </w:pPrChange>
      </w:pPr>
    </w:p>
    <w:p w14:paraId="5C5D5F80" w14:textId="77777777" w:rsidR="00F8289C" w:rsidRDefault="00F8289C" w:rsidP="00F8289C">
      <w:pPr>
        <w:pStyle w:val="af"/>
        <w:spacing w:line="360" w:lineRule="auto"/>
      </w:pPr>
      <w:r>
        <w:rPr>
          <w:rFonts w:hint="eastAsia"/>
        </w:rPr>
        <w:t xml:space="preserve">5.4 </w:t>
      </w:r>
      <w:r>
        <w:t>问题四模型的建立与求解</w:t>
      </w:r>
    </w:p>
    <w:p w14:paraId="0525881F" w14:textId="7B2E4003" w:rsidR="00F8289C" w:rsidRDefault="00F8289C" w:rsidP="00F8289C">
      <w:pPr>
        <w:pStyle w:val="af3"/>
        <w:spacing w:line="360" w:lineRule="auto"/>
        <w:ind w:leftChars="100" w:left="240"/>
        <w:rPr>
          <w:ins w:id="742" w:author="Noah Zheng" w:date="2025-09-07T08:44:00Z" w16du:dateUtc="2025-09-07T00:44:00Z"/>
          <w:rFonts w:ascii="宋体" w:eastAsia="宋体" w:hAnsi="宋体"/>
        </w:rPr>
      </w:pPr>
      <w:r>
        <w:rPr>
          <w:rFonts w:hint="eastAsia"/>
        </w:rPr>
        <w:t>5.4.1</w:t>
      </w:r>
      <w:ins w:id="743" w:author="Noah Zheng" w:date="2025-09-07T08:43:00Z" w16du:dateUtc="2025-09-07T00:43:00Z">
        <w:r w:rsidR="00103F3A">
          <w:rPr>
            <w:rFonts w:hint="eastAsia"/>
          </w:rPr>
          <w:t>最优化</w:t>
        </w:r>
      </w:ins>
      <w:r>
        <w:rPr>
          <w:rFonts w:ascii="宋体" w:eastAsia="宋体" w:hAnsi="宋体" w:hint="eastAsia"/>
        </w:rPr>
        <w:t>模型</w:t>
      </w:r>
      <w:ins w:id="744" w:author="Noah Zheng" w:date="2025-09-07T08:44:00Z" w16du:dateUtc="2025-09-07T00:44:00Z">
        <w:r w:rsidR="00103F3A" w:rsidRPr="00103F3A">
          <w:rPr>
            <w:rFonts w:hint="eastAsia"/>
            <w:rPrChange w:id="745" w:author="Noah Zheng" w:date="2025-09-07T08:44:00Z" w16du:dateUtc="2025-09-07T00:44:00Z">
              <w:rPr>
                <w:rFonts w:ascii="宋体" w:eastAsia="宋体" w:hAnsi="宋体" w:hint="eastAsia"/>
              </w:rPr>
            </w:rPrChange>
          </w:rPr>
          <w:t>G</w:t>
        </w:r>
      </w:ins>
      <w:ins w:id="746" w:author="Noah Zheng" w:date="2025-09-07T08:51:00Z" w16du:dateUtc="2025-09-07T00:51:00Z">
        <w:r w:rsidR="00411877">
          <w:rPr>
            <w:rFonts w:hint="eastAsia"/>
          </w:rPr>
          <w:t>A</w:t>
        </w:r>
      </w:ins>
      <w:ins w:id="747" w:author="Noah Zheng" w:date="2025-09-07T08:44:00Z" w16du:dateUtc="2025-09-07T00:44:00Z">
        <w:r w:rsidR="00103F3A" w:rsidRPr="00103F3A">
          <w:rPr>
            <w:rFonts w:hint="eastAsia"/>
            <w:rPrChange w:id="748" w:author="Noah Zheng" w:date="2025-09-07T08:44:00Z" w16du:dateUtc="2025-09-07T00:44:00Z">
              <w:rPr>
                <w:rFonts w:ascii="宋体" w:eastAsia="宋体" w:hAnsi="宋体" w:hint="eastAsia"/>
              </w:rPr>
            </w:rPrChange>
          </w:rPr>
          <w:t>-3</w:t>
        </w:r>
      </w:ins>
      <w:r>
        <w:rPr>
          <w:rFonts w:ascii="宋体" w:eastAsia="宋体" w:hAnsi="宋体" w:hint="eastAsia"/>
        </w:rPr>
        <w:t>的建立</w:t>
      </w:r>
    </w:p>
    <w:p w14:paraId="62A2A1FB" w14:textId="65D3CB55" w:rsidR="00103F3A" w:rsidRDefault="00103F3A" w:rsidP="00103F3A">
      <w:pPr>
        <w:ind w:firstLine="480"/>
        <w:jc w:val="left"/>
        <w:rPr>
          <w:ins w:id="749" w:author="Noah Zheng" w:date="2025-09-07T08:46:00Z" w16du:dateUtc="2025-09-07T00:46:00Z"/>
          <w:rFonts w:ascii="宋体" w:eastAsia="宋体" w:hAnsi="宋体"/>
          <w:b/>
          <w:bCs/>
          <w:szCs w:val="24"/>
        </w:rPr>
        <w:pPrChange w:id="750" w:author="Noah Zheng" w:date="2025-09-07T08:46:00Z" w16du:dateUtc="2025-09-07T00:46:00Z">
          <w:pPr>
            <w:jc w:val="left"/>
          </w:pPr>
        </w:pPrChange>
      </w:pPr>
      <w:ins w:id="751" w:author="Noah Zheng" w:date="2025-09-07T08:44:00Z" w16du:dateUtc="2025-09-07T00:44:00Z">
        <w:r>
          <w:rPr>
            <w:rFonts w:hint="eastAsia"/>
          </w:rPr>
          <w:t>首先，根据题意建立</w:t>
        </w:r>
        <w:r w:rsidRPr="004A6B29">
          <w:rPr>
            <w:rFonts w:ascii="宋体" w:eastAsia="宋体" w:hAnsi="宋体" w:hint="eastAsia"/>
            <w:szCs w:val="24"/>
          </w:rPr>
          <w:t>导弹</w:t>
        </w:r>
        <w:r w:rsidRPr="00BB168F">
          <w:rPr>
            <w:rFonts w:ascii="宋体" w:eastAsia="宋体" w:hAnsi="宋体" w:hint="eastAsia"/>
            <w:position w:val="-4"/>
            <w:szCs w:val="24"/>
          </w:rPr>
          <w:object w:dxaOrig="400" w:dyaOrig="260" w14:anchorId="0F0187E9">
            <v:shape id="_x0000_i2424" type="#_x0000_t75" style="width:19.7pt;height:12.85pt" o:ole="">
              <v:imagedata r:id="rId40" o:title=""/>
            </v:shape>
            <o:OLEObject Type="Embed" ProgID="Equation.DSMT4" ShapeID="_x0000_i2424" DrawAspect="Content" ObjectID="_1818759447" r:id="rId548"/>
          </w:object>
        </w:r>
        <w:r w:rsidRPr="004A6B29">
          <w:rPr>
            <w:rFonts w:ascii="宋体" w:eastAsia="宋体" w:hAnsi="宋体" w:hint="eastAsia"/>
            <w:szCs w:val="24"/>
          </w:rPr>
          <w:t>的轨迹参数方程</w:t>
        </w:r>
        <w:r>
          <w:rPr>
            <w:rFonts w:ascii="宋体" w:eastAsia="宋体" w:hAnsi="宋体" w:hint="eastAsia"/>
            <w:szCs w:val="24"/>
          </w:rPr>
          <w:t>和</w:t>
        </w:r>
        <w:r w:rsidRPr="004A6B29">
          <w:rPr>
            <w:rFonts w:ascii="宋体" w:eastAsia="宋体" w:hAnsi="宋体" w:hint="eastAsia"/>
            <w:szCs w:val="24"/>
          </w:rPr>
          <w:t>无人机</w:t>
        </w:r>
        <w:r w:rsidRPr="00103F3A">
          <w:rPr>
            <w:rFonts w:ascii="宋体" w:eastAsia="宋体" w:hAnsi="宋体" w:hint="eastAsia"/>
            <w:position w:val="-10"/>
            <w:szCs w:val="24"/>
            <w:rPrChange w:id="752" w:author="Noah Zheng" w:date="2025-09-07T08:45:00Z" w16du:dateUtc="2025-09-07T00:45:00Z">
              <w:rPr>
                <w:rFonts w:ascii="宋体" w:eastAsia="宋体" w:hAnsi="宋体" w:hint="eastAsia"/>
                <w:position w:val="-4"/>
                <w:szCs w:val="24"/>
              </w:rPr>
            </w:rPrChange>
          </w:rPr>
          <w:object w:dxaOrig="440" w:dyaOrig="320" w14:anchorId="48C7B0B0">
            <v:shape id="_x0000_i2430" type="#_x0000_t75" style="width:21.9pt;height:16.9pt" o:ole="">
              <v:imagedata r:id="rId549" o:title=""/>
            </v:shape>
            <o:OLEObject Type="Embed" ProgID="Equation.DSMT4" ShapeID="_x0000_i2430" DrawAspect="Content" ObjectID="_1818759448" r:id="rId550"/>
          </w:object>
        </w:r>
        <w:r w:rsidRPr="004A6B29">
          <w:rPr>
            <w:rFonts w:ascii="宋体" w:eastAsia="宋体" w:hAnsi="宋体" w:hint="eastAsia"/>
            <w:szCs w:val="24"/>
          </w:rPr>
          <w:t>投放第</w:t>
        </w:r>
        <w:r w:rsidRPr="00103F3A">
          <w:rPr>
            <w:rFonts w:ascii="宋体" w:eastAsia="宋体" w:hAnsi="宋体" w:hint="eastAsia"/>
            <w:position w:val="-4"/>
            <w:szCs w:val="24"/>
          </w:rPr>
          <w:object w:dxaOrig="139" w:dyaOrig="260" w14:anchorId="2FD22EDF">
            <v:shape id="_x0000_i2436" type="#_x0000_t75" style="width:7.2pt;height:12.85pt" o:ole="">
              <v:imagedata r:id="rId551" o:title=""/>
            </v:shape>
            <o:OLEObject Type="Embed" ProgID="Equation.DSMT4" ShapeID="_x0000_i2436" DrawAspect="Content" ObjectID="_1818759449" r:id="rId552"/>
          </w:object>
        </w:r>
        <w:r w:rsidRPr="004A6B29">
          <w:rPr>
            <w:rFonts w:ascii="宋体" w:eastAsia="宋体" w:hAnsi="宋体" w:hint="eastAsia"/>
            <w:szCs w:val="24"/>
          </w:rPr>
          <w:t>枚烟幕干扰弹球心的轨迹参数方程</w:t>
        </w:r>
        <w:r>
          <w:rPr>
            <w:rFonts w:ascii="宋体" w:eastAsia="宋体" w:hAnsi="宋体" w:hint="eastAsia"/>
            <w:szCs w:val="24"/>
          </w:rPr>
          <w:t>；接着，根据点到直线的距离公式求出</w:t>
        </w:r>
        <w:r w:rsidRPr="004A6B29">
          <w:rPr>
            <w:rFonts w:ascii="宋体" w:eastAsia="宋体" w:hAnsi="宋体" w:hint="eastAsia"/>
            <w:szCs w:val="24"/>
          </w:rPr>
          <w:t>球状烟幕中心点</w:t>
        </w:r>
        <w:r w:rsidRPr="004A6B29">
          <w:rPr>
            <w:rFonts w:ascii="宋体" w:eastAsia="宋体" w:hAnsi="宋体" w:hint="eastAsia"/>
            <w:position w:val="-16"/>
            <w:szCs w:val="24"/>
          </w:rPr>
          <w:object w:dxaOrig="499" w:dyaOrig="400" w14:anchorId="2D5D002C">
            <v:shape id="_x0000_i2434" type="#_x0000_t75" style="width:24.75pt;height:19.7pt" o:ole="">
              <v:imagedata r:id="rId553" o:title=""/>
            </v:shape>
            <o:OLEObject Type="Embed" ProgID="Equation.DSMT4" ShapeID="_x0000_i2434" DrawAspect="Content" ObjectID="_1818759450" r:id="rId554"/>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63DC65AF">
            <v:shape id="_x0000_i2428" type="#_x0000_t75" style="width:25.65pt;height:18.15pt" o:ole="">
              <v:imagedata r:id="rId48" o:title=""/>
            </v:shape>
            <o:OLEObject Type="Embed" ProgID="Equation.DSMT4" ShapeID="_x0000_i2428" DrawAspect="Content" ObjectID="_1818759451" r:id="rId555"/>
          </w:object>
        </w:r>
        <w:r w:rsidRPr="004A6B29">
          <w:rPr>
            <w:rFonts w:ascii="宋体" w:eastAsia="宋体" w:hAnsi="宋体" w:hint="eastAsia"/>
            <w:szCs w:val="24"/>
          </w:rPr>
          <w:t>距离</w:t>
        </w:r>
        <w:r>
          <w:rPr>
            <w:rFonts w:ascii="宋体" w:eastAsia="宋体" w:hAnsi="宋体" w:hint="eastAsia"/>
            <w:szCs w:val="24"/>
          </w:rPr>
          <w:t>；最后，根据题意建立最优化模型</w:t>
        </w:r>
        <w:r w:rsidRPr="00411877">
          <w:rPr>
            <w:rFonts w:eastAsiaTheme="majorEastAsia" w:hint="eastAsia"/>
            <w:b/>
            <w:bCs/>
            <w:kern w:val="44"/>
            <w:szCs w:val="44"/>
            <w:rPrChange w:id="753" w:author="Noah Zheng" w:date="2025-09-07T08:51:00Z" w16du:dateUtc="2025-09-07T00:51:00Z">
              <w:rPr>
                <w:rFonts w:ascii="宋体" w:eastAsia="宋体" w:hAnsi="宋体" w:hint="eastAsia"/>
                <w:szCs w:val="24"/>
              </w:rPr>
            </w:rPrChange>
          </w:rPr>
          <w:t>GA-</w:t>
        </w:r>
      </w:ins>
      <w:ins w:id="754" w:author="Noah Zheng" w:date="2025-09-07T08:46:00Z" w16du:dateUtc="2025-09-07T00:46:00Z">
        <w:r w:rsidRPr="00411877">
          <w:rPr>
            <w:rFonts w:eastAsiaTheme="majorEastAsia" w:hint="eastAsia"/>
            <w:b/>
            <w:bCs/>
            <w:kern w:val="44"/>
            <w:szCs w:val="44"/>
            <w:rPrChange w:id="755" w:author="Noah Zheng" w:date="2025-09-07T08:51:00Z" w16du:dateUtc="2025-09-07T00:51:00Z">
              <w:rPr>
                <w:rFonts w:ascii="宋体" w:eastAsia="宋体" w:hAnsi="宋体" w:hint="eastAsia"/>
                <w:b/>
                <w:bCs/>
                <w:szCs w:val="24"/>
              </w:rPr>
            </w:rPrChange>
          </w:rPr>
          <w:t>3</w:t>
        </w:r>
      </w:ins>
    </w:p>
    <w:p w14:paraId="183FE228" w14:textId="562146DF" w:rsidR="00103F3A" w:rsidRPr="00103F3A" w:rsidRDefault="00103F3A" w:rsidP="00411877">
      <w:pPr>
        <w:pStyle w:val="af3"/>
        <w:spacing w:line="360" w:lineRule="auto"/>
        <w:ind w:leftChars="200" w:left="480"/>
        <w:outlineLvl w:val="4"/>
        <w:rPr>
          <w:rFonts w:hint="eastAsia"/>
          <w:rPrChange w:id="756" w:author="Noah Zheng" w:date="2025-09-07T08:46:00Z" w16du:dateUtc="2025-09-07T00:46:00Z">
            <w:rPr>
              <w:rFonts w:ascii="宋体" w:eastAsia="宋体" w:hAnsi="宋体" w:hint="eastAsia"/>
            </w:rPr>
          </w:rPrChange>
        </w:rPr>
        <w:pPrChange w:id="757" w:author="Noah Zheng" w:date="2025-09-07T08:48:00Z" w16du:dateUtc="2025-09-07T00:48:00Z">
          <w:pPr>
            <w:pStyle w:val="af3"/>
            <w:spacing w:line="360" w:lineRule="auto"/>
            <w:ind w:leftChars="100" w:left="240"/>
          </w:pPr>
        </w:pPrChange>
      </w:pPr>
      <w:ins w:id="758" w:author="Noah Zheng" w:date="2025-09-07T08:46:00Z" w16du:dateUtc="2025-09-07T00:46:00Z">
        <w:r w:rsidRPr="00411877">
          <w:rPr>
            <w:rFonts w:hint="eastAsia"/>
            <w:rPrChange w:id="759" w:author="Noah Zheng" w:date="2025-09-07T08:47:00Z" w16du:dateUtc="2025-09-07T00:47:00Z">
              <w:rPr>
                <w:rFonts w:ascii="宋体" w:eastAsia="宋体" w:hAnsi="宋体" w:hint="eastAsia"/>
                <w:b w:val="0"/>
                <w:bCs w:val="0"/>
                <w:szCs w:val="24"/>
              </w:rPr>
            </w:rPrChange>
          </w:rPr>
          <w:t>5.4.1.1</w:t>
        </w:r>
        <w:r w:rsidRPr="00411877">
          <w:rPr>
            <w:rFonts w:hint="eastAsia"/>
            <w:rPrChange w:id="760" w:author="Noah Zheng" w:date="2025-09-07T08:47:00Z" w16du:dateUtc="2025-09-07T00:47:00Z">
              <w:rPr>
                <w:rFonts w:ascii="宋体" w:eastAsia="宋体" w:hAnsi="宋体" w:hint="eastAsia"/>
                <w:szCs w:val="24"/>
              </w:rPr>
            </w:rPrChange>
          </w:rPr>
          <w:t>导弹</w:t>
        </w:r>
      </w:ins>
      <w:ins w:id="761" w:author="Noah Zheng" w:date="2025-09-07T08:48:00Z" w16du:dateUtc="2025-09-07T00:48:00Z">
        <w:r w:rsidR="00411877" w:rsidRPr="00411877">
          <w:rPr>
            <w:position w:val="-4"/>
          </w:rPr>
          <w:object w:dxaOrig="400" w:dyaOrig="260" w14:anchorId="26904A59">
            <v:shape id="_x0000_i4474" type="#_x0000_t75" style="width:20.05pt;height:13.15pt" o:ole="">
              <v:imagedata r:id="rId556" o:title=""/>
            </v:shape>
            <o:OLEObject Type="Embed" ProgID="Equation.DSMT4" ShapeID="_x0000_i4474" DrawAspect="Content" ObjectID="_1818759452" r:id="rId557"/>
          </w:object>
        </w:r>
      </w:ins>
      <w:ins w:id="762" w:author="Noah Zheng" w:date="2025-09-07T08:46:00Z" w16du:dateUtc="2025-09-07T00:46:00Z">
        <w:r w:rsidRPr="00411877">
          <w:rPr>
            <w:rFonts w:hint="eastAsia"/>
            <w:rPrChange w:id="763" w:author="Noah Zheng" w:date="2025-09-07T08:47:00Z" w16du:dateUtc="2025-09-07T00:47:00Z">
              <w:rPr>
                <w:rFonts w:ascii="宋体" w:eastAsia="宋体" w:hAnsi="宋体" w:hint="eastAsia"/>
                <w:szCs w:val="24"/>
              </w:rPr>
            </w:rPrChange>
          </w:rPr>
          <w:t>的轨迹参数方程</w:t>
        </w:r>
        <w:r w:rsidRPr="00411877">
          <w:rPr>
            <w:rFonts w:hint="eastAsia"/>
            <w:rPrChange w:id="764" w:author="Noah Zheng" w:date="2025-09-07T08:47:00Z" w16du:dateUtc="2025-09-07T00:47:00Z">
              <w:rPr>
                <w:rFonts w:ascii="宋体" w:eastAsia="宋体" w:hAnsi="宋体" w:hint="eastAsia"/>
                <w:szCs w:val="24"/>
              </w:rPr>
            </w:rPrChange>
          </w:rPr>
          <w:t>和</w:t>
        </w:r>
      </w:ins>
      <w:ins w:id="765" w:author="Noah Zheng" w:date="2025-09-07T08:47:00Z" w16du:dateUtc="2025-09-07T00:47:00Z">
        <w:r w:rsidR="00411877" w:rsidRPr="00411877">
          <w:rPr>
            <w:rFonts w:hint="eastAsia"/>
            <w:rPrChange w:id="766" w:author="Noah Zheng" w:date="2025-09-07T08:47:00Z" w16du:dateUtc="2025-09-07T00:47:00Z">
              <w:rPr>
                <w:rFonts w:ascii="宋体" w:eastAsia="宋体" w:hAnsi="宋体" w:hint="eastAsia"/>
                <w:szCs w:val="24"/>
              </w:rPr>
            </w:rPrChange>
          </w:rPr>
          <w:t>无人机</w:t>
        </w:r>
      </w:ins>
      <w:ins w:id="767" w:author="Noah Zheng" w:date="2025-09-07T08:48:00Z" w16du:dateUtc="2025-09-07T00:48:00Z">
        <w:r w:rsidR="00411877" w:rsidRPr="00411877">
          <w:rPr>
            <w:position w:val="-10"/>
            <w:rPrChange w:id="768" w:author="Noah Zheng" w:date="2025-09-07T08:48:00Z" w16du:dateUtc="2025-09-07T00:48:00Z">
              <w:rPr>
                <w:position w:val="-4"/>
              </w:rPr>
            </w:rPrChange>
          </w:rPr>
          <w:object w:dxaOrig="440" w:dyaOrig="320" w14:anchorId="49B80E80">
            <v:shape id="_x0000_i4475" type="#_x0000_t75" style="width:21.9pt;height:15.95pt" o:ole="">
              <v:imagedata r:id="rId558" o:title=""/>
            </v:shape>
            <o:OLEObject Type="Embed" ProgID="Equation.DSMT4" ShapeID="_x0000_i4475" DrawAspect="Content" ObjectID="_1818759453" r:id="rId559"/>
          </w:object>
        </w:r>
      </w:ins>
      <w:ins w:id="769" w:author="Noah Zheng" w:date="2025-09-07T08:47:00Z" w16du:dateUtc="2025-09-07T00:47:00Z">
        <w:r w:rsidR="00411877" w:rsidRPr="00411877">
          <w:rPr>
            <w:rFonts w:hint="eastAsia"/>
            <w:rPrChange w:id="770" w:author="Noah Zheng" w:date="2025-09-07T08:47:00Z" w16du:dateUtc="2025-09-07T00:47:00Z">
              <w:rPr>
                <w:rFonts w:ascii="宋体" w:eastAsia="宋体" w:hAnsi="宋体" w:hint="eastAsia"/>
                <w:szCs w:val="24"/>
              </w:rPr>
            </w:rPrChange>
          </w:rPr>
          <w:t>投放第</w:t>
        </w:r>
        <w:r w:rsidR="00411877" w:rsidRPr="00411877">
          <w:rPr>
            <w:rFonts w:hint="eastAsia"/>
            <w:position w:val="-4"/>
            <w:rPrChange w:id="771" w:author="Noah Zheng" w:date="2025-09-07T08:48:00Z" w16du:dateUtc="2025-09-07T00:48:00Z">
              <w:rPr>
                <w:rFonts w:hint="eastAsia"/>
              </w:rPr>
            </w:rPrChange>
          </w:rPr>
          <w:object w:dxaOrig="139" w:dyaOrig="260" w14:anchorId="50871060">
            <v:shape id="_x0000_i4476" type="#_x0000_t75" style="width:6.9pt;height:12.85pt" o:ole="">
              <v:imagedata r:id="rId560" o:title=""/>
            </v:shape>
            <o:OLEObject Type="Embed" ProgID="Equation.DSMT4" ShapeID="_x0000_i4476" DrawAspect="Content" ObjectID="_1818759454" r:id="rId561"/>
          </w:object>
        </w:r>
        <w:r w:rsidR="00411877" w:rsidRPr="00411877">
          <w:rPr>
            <w:rFonts w:hint="eastAsia"/>
            <w:rPrChange w:id="772" w:author="Noah Zheng" w:date="2025-09-07T08:47:00Z" w16du:dateUtc="2025-09-07T00:47:00Z">
              <w:rPr>
                <w:rFonts w:ascii="宋体" w:eastAsia="宋体" w:hAnsi="宋体" w:hint="eastAsia"/>
                <w:szCs w:val="24"/>
              </w:rPr>
            </w:rPrChange>
          </w:rPr>
          <w:t>枚烟幕干扰弹球心的轨迹参数方程</w:t>
        </w:r>
      </w:ins>
      <w:ins w:id="773" w:author="Noah Zheng" w:date="2025-09-07T09:10:00Z" w16du:dateUtc="2025-09-07T01:10:00Z">
        <w:r w:rsidR="00AB26FB">
          <w:rPr>
            <w:rFonts w:hint="eastAsia"/>
          </w:rPr>
          <w:t>的</w:t>
        </w:r>
      </w:ins>
      <w:ins w:id="774" w:author="Noah Zheng" w:date="2025-09-07T09:11:00Z" w16du:dateUtc="2025-09-07T01:11:00Z">
        <w:r w:rsidR="00AB26FB">
          <w:rPr>
            <w:rFonts w:hint="eastAsia"/>
          </w:rPr>
          <w:t>建立</w:t>
        </w:r>
      </w:ins>
    </w:p>
    <w:p w14:paraId="0BE3BFD8" w14:textId="05D2947B" w:rsidR="00F8289C" w:rsidRPr="00773A2F" w:rsidRDefault="00F8289C" w:rsidP="00F8289C">
      <w:pPr>
        <w:jc w:val="left"/>
      </w:pPr>
      <w:r>
        <w:rPr>
          <w:rFonts w:hint="eastAsia"/>
        </w:rPr>
        <w:t xml:space="preserve"> </w:t>
      </w:r>
      <w:r w:rsidRPr="004A6B29">
        <w:rPr>
          <w:rFonts w:ascii="宋体" w:eastAsia="宋体" w:hAnsi="宋体" w:hint="eastAsia"/>
          <w:szCs w:val="24"/>
        </w:rPr>
        <w:t>设</w:t>
      </w:r>
      <w:r w:rsidRPr="004A6B29">
        <w:rPr>
          <w:rFonts w:ascii="宋体" w:eastAsia="宋体" w:hAnsi="宋体" w:hint="eastAsia"/>
          <w:position w:val="-6"/>
          <w:szCs w:val="24"/>
        </w:rPr>
        <w:object w:dxaOrig="139" w:dyaOrig="240" w14:anchorId="35DE04CB">
          <v:shape id="_x0000_i1331" type="#_x0000_t75" style="width:6.9pt;height:11.9pt" o:ole="">
            <v:imagedata r:id="rId70" o:title=""/>
          </v:shape>
          <o:OLEObject Type="Embed" ProgID="Equation.DSMT4" ShapeID="_x0000_i1331" DrawAspect="Content" ObjectID="_1818759455" r:id="rId562"/>
        </w:object>
      </w:r>
      <w:r w:rsidRPr="004A6B29">
        <w:rPr>
          <w:rFonts w:ascii="宋体" w:eastAsia="宋体" w:hAnsi="宋体" w:hint="eastAsia"/>
          <w:szCs w:val="24"/>
        </w:rPr>
        <w:t>为已经发现导弹的时间，</w:t>
      </w:r>
      <w:r>
        <w:rPr>
          <w:rFonts w:hint="eastAsia"/>
        </w:rPr>
        <w:t xml:space="preserve"> </w:t>
      </w:r>
      <w:r>
        <w:rPr>
          <w:rFonts w:ascii="宋体" w:eastAsia="宋体" w:hAnsi="宋体" w:hint="eastAsia"/>
          <w:szCs w:val="24"/>
        </w:rPr>
        <w:t>可以</w:t>
      </w:r>
      <w:r w:rsidRPr="004A6B29">
        <w:rPr>
          <w:rFonts w:ascii="宋体" w:eastAsia="宋体" w:hAnsi="宋体" w:hint="eastAsia"/>
          <w:szCs w:val="24"/>
        </w:rPr>
        <w:t>求出导弹</w:t>
      </w:r>
      <w:r w:rsidRPr="002802A1">
        <w:rPr>
          <w:rFonts w:ascii="宋体" w:eastAsia="宋体" w:hAnsi="宋体" w:hint="eastAsia"/>
          <w:position w:val="-4"/>
          <w:szCs w:val="24"/>
        </w:rPr>
        <w:object w:dxaOrig="400" w:dyaOrig="260" w14:anchorId="216A9E9D">
          <v:shape id="_x0000_i1332" type="#_x0000_t75" style="width:19.7pt;height:12.85pt" o:ole="">
            <v:imagedata r:id="rId227" o:title=""/>
          </v:shape>
          <o:OLEObject Type="Embed" ProgID="Equation.DSMT4" ShapeID="_x0000_i1332" DrawAspect="Content" ObjectID="_1818759456" r:id="rId563"/>
        </w:object>
      </w:r>
      <w:r w:rsidRPr="004A6B29">
        <w:rPr>
          <w:rFonts w:ascii="宋体" w:eastAsia="宋体" w:hAnsi="宋体" w:hint="eastAsia"/>
          <w:szCs w:val="24"/>
        </w:rPr>
        <w:t>的轨迹参数方程</w:t>
      </w:r>
      <w:r>
        <w:rPr>
          <w:rFonts w:ascii="宋体" w:eastAsia="宋体" w:hAnsi="宋体" w:hint="eastAsia"/>
          <w:szCs w:val="24"/>
        </w:rPr>
        <w:t>：</w:t>
      </w:r>
    </w:p>
    <w:p w14:paraId="3B4365E2" w14:textId="77777777" w:rsidR="00F8289C" w:rsidRDefault="00F8289C">
      <w:pPr>
        <w:rPr>
          <w:rFonts w:ascii="宋体" w:eastAsia="宋体" w:hAnsi="宋体" w:hint="eastAsia"/>
          <w:szCs w:val="24"/>
        </w:rPr>
        <w:pPrChange w:id="775" w:author="yukina minato" w:date="2025-09-07T05:00:00Z" w16du:dateUtc="2025-09-06T21:00:00Z">
          <w:pPr>
            <w:ind w:firstLineChars="200" w:firstLine="480"/>
          </w:pPr>
        </w:pPrChange>
      </w:pPr>
      <w:r w:rsidRPr="004A6B29">
        <w:rPr>
          <w:rFonts w:ascii="宋体" w:eastAsia="宋体" w:hAnsi="宋体" w:hint="eastAsia"/>
          <w:position w:val="-58"/>
          <w:szCs w:val="24"/>
        </w:rPr>
        <w:object w:dxaOrig="2720" w:dyaOrig="1280" w14:anchorId="1253AFB9">
          <v:shape id="_x0000_i1333" type="#_x0000_t75" style="width:136.15pt;height:64.15pt" o:ole="">
            <v:imagedata r:id="rId74" o:title=""/>
          </v:shape>
          <o:OLEObject Type="Embed" ProgID="Equation.DSMT4" ShapeID="_x0000_i1333" DrawAspect="Content" ObjectID="_1818759457" r:id="rId564"/>
        </w:object>
      </w:r>
    </w:p>
    <w:p w14:paraId="23A87395" w14:textId="55ABC6FF" w:rsidR="00F8289C" w:rsidDel="007E207D" w:rsidRDefault="00F8289C" w:rsidP="00F8289C">
      <w:pPr>
        <w:jc w:val="left"/>
        <w:rPr>
          <w:del w:id="776" w:author="Noah Zheng" w:date="2025-09-07T08:02:00Z" w16du:dateUtc="2025-09-07T00:02:00Z"/>
        </w:rPr>
      </w:pPr>
      <w:del w:id="777" w:author="Noah Zheng" w:date="2025-09-07T08:02:00Z" w16du:dateUtc="2025-09-07T00:02:00Z">
        <w:r w:rsidDel="007E207D">
          <w:rPr>
            <w:rFonts w:hint="eastAsia"/>
          </w:rPr>
          <w:delText xml:space="preserve">    </w:delText>
        </w:r>
        <w:r w:rsidDel="007E207D">
          <w:rPr>
            <w:rFonts w:hint="eastAsia"/>
          </w:rPr>
          <w:delText>记无人机</w:delText>
        </w:r>
        <w:r w:rsidRPr="00D523F3" w:rsidDel="007E207D">
          <w:rPr>
            <w:rFonts w:hint="eastAsia"/>
            <w:position w:val="-10"/>
          </w:rPr>
          <w:object w:dxaOrig="440" w:dyaOrig="320" w14:anchorId="2F891903">
            <v:shape id="_x0000_i1334" type="#_x0000_t75" style="width:22.25pt;height:16.3pt" o:ole="">
              <v:imagedata r:id="rId565" o:title=""/>
            </v:shape>
            <o:OLEObject Type="Embed" ProgID="Equation.DSMT4" ShapeID="_x0000_i1334" DrawAspect="Content" ObjectID="_1818759458" r:id="rId566"/>
          </w:object>
        </w:r>
        <w:r w:rsidDel="007E207D">
          <w:rPr>
            <w:rFonts w:hint="eastAsia"/>
          </w:rPr>
          <w:delText>投放第</w:delText>
        </w:r>
        <w:r w:rsidRPr="00E36E43" w:rsidDel="007E207D">
          <w:rPr>
            <w:rFonts w:hint="eastAsia"/>
            <w:position w:val="-4"/>
          </w:rPr>
          <w:object w:dxaOrig="139" w:dyaOrig="260" w14:anchorId="39914289">
            <v:shape id="_x0000_i1335" type="#_x0000_t75" style="width:6.9pt;height:12.85pt" o:ole="">
              <v:imagedata r:id="rId567" o:title=""/>
            </v:shape>
            <o:OLEObject Type="Embed" ProgID="Equation.DSMT4" ShapeID="_x0000_i1335" DrawAspect="Content" ObjectID="_1818759459" r:id="rId568"/>
          </w:object>
        </w:r>
        <w:r w:rsidDel="007E207D">
          <w:rPr>
            <w:rFonts w:hint="eastAsia"/>
          </w:rPr>
          <w:delText>枚烟幕干扰弹的时间为</w:delText>
        </w:r>
        <w:r w:rsidRPr="00913F3B" w:rsidDel="007E207D">
          <w:rPr>
            <w:rFonts w:hint="eastAsia"/>
            <w:position w:val="-12"/>
          </w:rPr>
          <w:object w:dxaOrig="420" w:dyaOrig="400" w14:anchorId="14B24F53">
            <v:shape id="_x0000_i1336" type="#_x0000_t75" style="width:20.65pt;height:19.7pt" o:ole="">
              <v:imagedata r:id="rId569" o:title=""/>
            </v:shape>
            <o:OLEObject Type="Embed" ProgID="Equation.DSMT4" ShapeID="_x0000_i1336" DrawAspect="Content" ObjectID="_1818759460" r:id="rId570"/>
          </w:object>
        </w:r>
        <w:r w:rsidDel="007E207D">
          <w:rPr>
            <w:rFonts w:hint="eastAsia"/>
          </w:rPr>
          <w:delText>，起爆时间为</w:delText>
        </w:r>
        <w:r w:rsidRPr="00F41085" w:rsidDel="007E207D">
          <w:rPr>
            <w:rFonts w:hint="eastAsia"/>
            <w:position w:val="-12"/>
          </w:rPr>
          <w:object w:dxaOrig="420" w:dyaOrig="400" w14:anchorId="1799D68E">
            <v:shape id="_x0000_i1337" type="#_x0000_t75" style="width:20.65pt;height:19.7pt" o:ole="">
              <v:imagedata r:id="rId571" o:title=""/>
            </v:shape>
            <o:OLEObject Type="Embed" ProgID="Equation.DSMT4" ShapeID="_x0000_i1337" DrawAspect="Content" ObjectID="_1818759461" r:id="rId572"/>
          </w:object>
        </w:r>
        <w:r w:rsidDel="007E207D">
          <w:rPr>
            <w:rFonts w:hint="eastAsia"/>
          </w:rPr>
          <w:delText>，则起爆间隔</w:delText>
        </w:r>
        <w:r w:rsidRPr="00913F3B" w:rsidDel="007E207D">
          <w:rPr>
            <w:rFonts w:hint="eastAsia"/>
            <w:position w:val="-16"/>
          </w:rPr>
          <w:object w:dxaOrig="1760" w:dyaOrig="440" w14:anchorId="03C8D04B">
            <v:shape id="_x0000_i1338" type="#_x0000_t75" style="width:88.3pt;height:22.25pt" o:ole="">
              <v:imagedata r:id="rId573" o:title=""/>
            </v:shape>
            <o:OLEObject Type="Embed" ProgID="Equation.DSMT4" ShapeID="_x0000_i1338" DrawAspect="Content" ObjectID="_1818759462" r:id="rId574"/>
          </w:object>
        </w:r>
      </w:del>
    </w:p>
    <w:p w14:paraId="1066E4DD" w14:textId="599C3FBC" w:rsidR="00F8289C" w:rsidDel="007E207D" w:rsidRDefault="00F8289C" w:rsidP="00F8289C">
      <w:pPr>
        <w:ind w:firstLineChars="200" w:firstLine="480"/>
        <w:jc w:val="left"/>
        <w:rPr>
          <w:del w:id="778" w:author="Noah Zheng" w:date="2025-09-07T08:03:00Z" w16du:dateUtc="2025-09-07T00:03:00Z"/>
        </w:rPr>
      </w:pPr>
      <w:del w:id="779" w:author="Noah Zheng" w:date="2025-09-07T08:03:00Z" w16du:dateUtc="2025-09-07T00:03:00Z">
        <w:r w:rsidDel="007E207D">
          <w:rPr>
            <w:rFonts w:hint="eastAsia"/>
          </w:rPr>
          <w:delText>设无人机</w:delText>
        </w:r>
        <w:r w:rsidRPr="00BD3DF3" w:rsidDel="007E207D">
          <w:rPr>
            <w:rFonts w:ascii="宋体" w:eastAsia="宋体" w:hAnsi="宋体" w:hint="eastAsia"/>
            <w:position w:val="-10"/>
            <w:szCs w:val="24"/>
          </w:rPr>
          <w:object w:dxaOrig="440" w:dyaOrig="320" w14:anchorId="49EB8465">
            <v:shape id="_x0000_i1339" type="#_x0000_t75" style="width:22.25pt;height:16.3pt" o:ole="">
              <v:imagedata r:id="rId575" o:title=""/>
            </v:shape>
            <o:OLEObject Type="Embed" ProgID="Equation.DSMT4" ShapeID="_x0000_i1339" DrawAspect="Content" ObjectID="_1818759463" r:id="rId576"/>
          </w:object>
        </w:r>
        <w:r w:rsidDel="007E207D">
          <w:rPr>
            <w:rFonts w:hint="eastAsia"/>
          </w:rPr>
          <w:delText>的飞行速度为</w:delText>
        </w:r>
        <w:r w:rsidRPr="00BD3DF3" w:rsidDel="007E207D">
          <w:rPr>
            <w:rFonts w:hint="eastAsia"/>
            <w:position w:val="-16"/>
          </w:rPr>
          <w:object w:dxaOrig="320" w:dyaOrig="400" w14:anchorId="6B42E48A">
            <v:shape id="_x0000_i1340" type="#_x0000_t75" style="width:16.3pt;height:19.7pt" o:ole="">
              <v:imagedata r:id="rId577" o:title=""/>
            </v:shape>
            <o:OLEObject Type="Embed" ProgID="Equation.DSMT4" ShapeID="_x0000_i1340" DrawAspect="Content" ObjectID="_1818759464" r:id="rId578"/>
          </w:object>
        </w:r>
        <w:r w:rsidDel="007E207D">
          <w:rPr>
            <w:rFonts w:hint="eastAsia"/>
          </w:rPr>
          <w:delText>，飞行方向与</w:delText>
        </w:r>
        <w:r w:rsidRPr="00AC54C6" w:rsidDel="007E207D">
          <w:rPr>
            <w:rFonts w:hint="eastAsia"/>
            <w:position w:val="-6"/>
          </w:rPr>
          <w:object w:dxaOrig="200" w:dyaOrig="220" w14:anchorId="004677C6">
            <v:shape id="_x0000_i1341" type="#_x0000_t75" style="width:10.35pt;height:10.35pt" o:ole="">
              <v:imagedata r:id="rId100" o:title=""/>
            </v:shape>
            <o:OLEObject Type="Embed" ProgID="Equation.DSMT4" ShapeID="_x0000_i1341" DrawAspect="Content" ObjectID="_1818759465" r:id="rId579"/>
          </w:object>
        </w:r>
        <w:r w:rsidDel="007E207D">
          <w:rPr>
            <w:rFonts w:hint="eastAsia"/>
          </w:rPr>
          <w:delText>轴正方向夹角</w:delText>
        </w:r>
        <w:r w:rsidRPr="00BD3DF3" w:rsidDel="007E207D">
          <w:rPr>
            <w:rFonts w:hint="eastAsia"/>
            <w:position w:val="-18"/>
          </w:rPr>
          <w:object w:dxaOrig="1120" w:dyaOrig="480" w14:anchorId="2A6DA14D">
            <v:shape id="_x0000_i1342" type="#_x0000_t75" style="width:55.7pt;height:24.1pt" o:ole="">
              <v:imagedata r:id="rId580" o:title=""/>
            </v:shape>
            <o:OLEObject Type="Embed" ProgID="Equation.DSMT4" ShapeID="_x0000_i1342" DrawAspect="Content" ObjectID="_1818759466" r:id="rId581"/>
          </w:object>
        </w:r>
        <w:r w:rsidDel="007E207D">
          <w:rPr>
            <w:rFonts w:hint="eastAsia"/>
          </w:rPr>
          <w:delText>，无人机</w:delText>
        </w:r>
        <w:r w:rsidRPr="00A52F59" w:rsidDel="007E207D">
          <w:rPr>
            <w:rFonts w:hint="eastAsia"/>
            <w:position w:val="-14"/>
          </w:rPr>
          <w:object w:dxaOrig="1880" w:dyaOrig="400" w14:anchorId="4AD1CD8E">
            <v:shape id="_x0000_i1343" type="#_x0000_t75" style="width:94.25pt;height:19.7pt" o:ole="">
              <v:imagedata r:id="rId365" o:title=""/>
            </v:shape>
            <o:OLEObject Type="Embed" ProgID="Equation.DSMT4" ShapeID="_x0000_i1343" DrawAspect="Content" ObjectID="_1818759467" r:id="rId582"/>
          </w:object>
        </w:r>
        <w:r w:rsidDel="007E207D">
          <w:rPr>
            <w:rFonts w:hint="eastAsia"/>
          </w:rPr>
          <w:delText>的坐标为</w:delText>
        </w:r>
        <w:r w:rsidRPr="00D523F3" w:rsidDel="007E207D">
          <w:rPr>
            <w:rFonts w:hint="eastAsia"/>
            <w:position w:val="-18"/>
          </w:rPr>
          <w:object w:dxaOrig="1560" w:dyaOrig="480" w14:anchorId="6DC7ACDB">
            <v:shape id="_x0000_i1344" type="#_x0000_t75" style="width:77.95pt;height:24.1pt" o:ole="">
              <v:imagedata r:id="rId583" o:title=""/>
            </v:shape>
            <o:OLEObject Type="Embed" ProgID="Equation.DSMT4" ShapeID="_x0000_i1344" DrawAspect="Content" ObjectID="_1818759468" r:id="rId584"/>
          </w:object>
        </w:r>
        <w:r w:rsidDel="007E207D">
          <w:rPr>
            <w:rFonts w:hint="eastAsia"/>
          </w:rPr>
          <w:delText>；</w:delText>
        </w:r>
      </w:del>
    </w:p>
    <w:p w14:paraId="56669B92" w14:textId="77777777" w:rsidR="00F8289C" w:rsidRPr="00BD3DF3" w:rsidRDefault="00F8289C" w:rsidP="00F8289C">
      <w:pPr>
        <w:ind w:firstLineChars="200" w:firstLine="480"/>
        <w:jc w:val="left"/>
      </w:pPr>
      <w:r>
        <w:rPr>
          <w:rFonts w:hint="eastAsia"/>
        </w:rPr>
        <w:t>从而得到：</w:t>
      </w:r>
    </w:p>
    <w:p w14:paraId="396B0D1A" w14:textId="77777777" w:rsidR="00F8289C" w:rsidRPr="008F2067"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无人机</w:t>
      </w:r>
      <w:r w:rsidRPr="00E36E43">
        <w:rPr>
          <w:rFonts w:ascii="宋体" w:eastAsia="宋体" w:hAnsi="宋体" w:hint="eastAsia"/>
          <w:position w:val="-10"/>
          <w:szCs w:val="24"/>
        </w:rPr>
        <w:object w:dxaOrig="440" w:dyaOrig="320" w14:anchorId="203F3975">
          <v:shape id="_x0000_i1345" type="#_x0000_t75" style="width:22.25pt;height:16.3pt" o:ole="">
            <v:imagedata r:id="rId585" o:title=""/>
          </v:shape>
          <o:OLEObject Type="Embed" ProgID="Equation.DSMT4" ShapeID="_x0000_i1345" DrawAspect="Content" ObjectID="_1818759469" r:id="rId586"/>
        </w:object>
      </w:r>
      <w:r w:rsidRPr="004A6B29">
        <w:rPr>
          <w:rFonts w:ascii="宋体" w:eastAsia="宋体" w:hAnsi="宋体" w:hint="eastAsia"/>
          <w:szCs w:val="24"/>
        </w:rPr>
        <w:t>投放第</w:t>
      </w:r>
      <w:r w:rsidRPr="00302535">
        <w:rPr>
          <w:rFonts w:ascii="宋体" w:eastAsia="宋体" w:hAnsi="宋体" w:hint="eastAsia"/>
          <w:position w:val="-4"/>
          <w:szCs w:val="24"/>
        </w:rPr>
        <w:object w:dxaOrig="139" w:dyaOrig="260" w14:anchorId="348C068F">
          <v:shape id="_x0000_i1346" type="#_x0000_t75" style="width:6.9pt;height:12.85pt" o:ole="">
            <v:imagedata r:id="rId44" o:title=""/>
          </v:shape>
          <o:OLEObject Type="Embed" ProgID="Equation.DSMT4" ShapeID="_x0000_i1346" DrawAspect="Content" ObjectID="_1818759470" r:id="rId587"/>
        </w:object>
      </w:r>
      <w:r w:rsidRPr="004A6B29">
        <w:rPr>
          <w:rFonts w:ascii="宋体" w:eastAsia="宋体" w:hAnsi="宋体" w:hint="eastAsia"/>
          <w:szCs w:val="24"/>
        </w:rPr>
        <w:t>枚烟幕干扰弹以及干扰弹起爆后形成的球状烟幕云团球心的轨迹参数方程</w:t>
      </w:r>
      <w:r>
        <w:rPr>
          <w:rFonts w:ascii="宋体" w:eastAsia="宋体" w:hAnsi="宋体" w:hint="eastAsia"/>
          <w:szCs w:val="24"/>
        </w:rPr>
        <w:t>为：</w:t>
      </w:r>
    </w:p>
    <w:p w14:paraId="5AE268D9" w14:textId="77777777" w:rsidR="00F8289C" w:rsidRPr="004A6B29"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8"/>
          <w:szCs w:val="24"/>
        </w:rPr>
        <w:object w:dxaOrig="1180" w:dyaOrig="480" w14:anchorId="7AE4799B">
          <v:shape id="_x0000_i1347" type="#_x0000_t75" style="width:59.15pt;height:24.1pt" o:ole="">
            <v:imagedata r:id="rId588" o:title=""/>
          </v:shape>
          <o:OLEObject Type="Embed" ProgID="Equation.DSMT4" ShapeID="_x0000_i1347" DrawAspect="Content" ObjectID="_1818759471" r:id="rId589"/>
        </w:object>
      </w:r>
      <w:r w:rsidRPr="004A6B29">
        <w:rPr>
          <w:rFonts w:ascii="宋体" w:eastAsia="宋体" w:hAnsi="宋体" w:hint="eastAsia"/>
          <w:szCs w:val="24"/>
        </w:rPr>
        <w:t>时，轨迹参数方程为：</w:t>
      </w:r>
    </w:p>
    <w:p w14:paraId="3ADD34D5" w14:textId="77777777" w:rsidR="00F8289C" w:rsidRPr="004A6B29" w:rsidRDefault="00F8289C" w:rsidP="00F8289C">
      <w:pPr>
        <w:rPr>
          <w:rFonts w:ascii="宋体" w:eastAsia="宋体" w:hAnsi="宋体" w:hint="eastAsia"/>
          <w:szCs w:val="24"/>
        </w:rPr>
      </w:pPr>
    </w:p>
    <w:p w14:paraId="5340ADB6" w14:textId="024B930E" w:rsidR="00F8289C" w:rsidRPr="00454340" w:rsidRDefault="00582409" w:rsidP="007E207D">
      <w:r w:rsidRPr="007E207D">
        <w:rPr>
          <w:rFonts w:ascii="宋体" w:eastAsia="宋体" w:hAnsi="宋体" w:hint="eastAsia"/>
          <w:position w:val="-66"/>
          <w:szCs w:val="24"/>
        </w:rPr>
        <w:object w:dxaOrig="3100" w:dyaOrig="1440" w14:anchorId="2A1A3176">
          <v:shape id="_x0000_i1858" type="#_x0000_t75" style="width:154.65pt;height:72.3pt" o:ole="">
            <v:imagedata r:id="rId590" o:title=""/>
          </v:shape>
          <o:OLEObject Type="Embed" ProgID="Equation.DSMT4" ShapeID="_x0000_i1858" DrawAspect="Content" ObjectID="_1818759472" r:id="rId591"/>
        </w:object>
      </w:r>
    </w:p>
    <w:p w14:paraId="73551341" w14:textId="77777777" w:rsidR="00F8289C" w:rsidRDefault="00F8289C" w:rsidP="00F8289C">
      <w:pPr>
        <w:ind w:firstLineChars="200" w:firstLine="480"/>
        <w:jc w:val="left"/>
        <w:rPr>
          <w:ins w:id="780" w:author="Noah Zheng" w:date="2025-09-07T08:08:00Z" w16du:dateUtc="2025-09-07T00:08:00Z"/>
          <w:rFonts w:ascii="宋体" w:eastAsia="宋体" w:hAnsi="宋体"/>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59" w:dyaOrig="400" w14:anchorId="49E842F9">
          <v:shape id="_x0000_i1349" type="#_x0000_t75" style="width:67.6pt;height:19.7pt" o:ole="">
            <v:imagedata r:id="rId592" o:title=""/>
          </v:shape>
          <o:OLEObject Type="Embed" ProgID="Equation.DSMT4" ShapeID="_x0000_i1349" DrawAspect="Content" ObjectID="_1818759473" r:id="rId593"/>
        </w:object>
      </w:r>
      <w:r w:rsidRPr="004A6B29">
        <w:rPr>
          <w:rFonts w:ascii="宋体" w:eastAsia="宋体" w:hAnsi="宋体" w:hint="eastAsia"/>
          <w:szCs w:val="24"/>
        </w:rPr>
        <w:t>时，轨迹参数方程为：</w:t>
      </w:r>
    </w:p>
    <w:p w14:paraId="5E835C8F" w14:textId="77E8F295" w:rsidR="00582409" w:rsidRPr="004A6B29" w:rsidRDefault="00582409" w:rsidP="00582409">
      <w:pPr>
        <w:ind w:firstLineChars="200" w:firstLine="480"/>
        <w:rPr>
          <w:rFonts w:ascii="宋体" w:eastAsia="宋体" w:hAnsi="宋体" w:hint="eastAsia"/>
          <w:szCs w:val="24"/>
        </w:rPr>
        <w:pPrChange w:id="781" w:author="Noah Zheng" w:date="2025-09-07T08:08:00Z" w16du:dateUtc="2025-09-07T00:08:00Z">
          <w:pPr>
            <w:ind w:firstLineChars="200" w:firstLine="480"/>
            <w:jc w:val="left"/>
          </w:pPr>
        </w:pPrChange>
      </w:pPr>
      <w:ins w:id="782" w:author="Noah Zheng" w:date="2025-09-07T08:08:00Z" w16du:dateUtc="2025-09-07T00:08:00Z">
        <w:r w:rsidRPr="00582409">
          <w:rPr>
            <w:rFonts w:ascii="宋体" w:eastAsia="宋体" w:hAnsi="宋体" w:hint="eastAsia"/>
            <w:position w:val="-80"/>
            <w:szCs w:val="24"/>
            <w:rPrChange w:id="783" w:author="Noah Zheng" w:date="2025-09-07T08:09:00Z" w16du:dateUtc="2025-09-07T00:09:00Z">
              <w:rPr>
                <w:rFonts w:ascii="宋体" w:eastAsia="宋体" w:hAnsi="宋体" w:hint="eastAsia"/>
                <w:position w:val="-66"/>
                <w:szCs w:val="24"/>
              </w:rPr>
            </w:rPrChange>
          </w:rPr>
          <w:object w:dxaOrig="3100" w:dyaOrig="1719" w14:anchorId="3215C92B">
            <v:shape id="_x0000_i1864" type="#_x0000_t75" style="width:154.65pt;height:86.4pt" o:ole="">
              <v:imagedata r:id="rId594" o:title=""/>
            </v:shape>
            <o:OLEObject Type="Embed" ProgID="Equation.DSMT4" ShapeID="_x0000_i1864" DrawAspect="Content" ObjectID="_1818759474" r:id="rId595"/>
          </w:object>
        </w:r>
      </w:ins>
    </w:p>
    <w:p w14:paraId="21D09349" w14:textId="3D679AB2" w:rsidR="00F8289C" w:rsidRPr="00D354FF" w:rsidRDefault="00582409" w:rsidP="00582409">
      <w:pPr>
        <w:ind w:right="960"/>
      </w:pPr>
      <w:del w:id="784" w:author="Noah Zheng" w:date="2025-09-07T08:08:00Z" w16du:dateUtc="2025-09-07T00:08:00Z">
        <w:r w:rsidRPr="00582409" w:rsidDel="00582409">
          <w:rPr>
            <w:rFonts w:ascii="宋体" w:eastAsia="宋体" w:hAnsi="宋体" w:hint="eastAsia"/>
            <w:position w:val="-64"/>
            <w:szCs w:val="24"/>
          </w:rPr>
          <w:object w:dxaOrig="2560" w:dyaOrig="1400" w14:anchorId="6E5E32C1">
            <v:shape id="_x0000_i1861" type="#_x0000_t75" style="width:128.35pt;height:70.75pt" o:ole="">
              <v:imagedata r:id="rId596" o:title=""/>
            </v:shape>
            <o:OLEObject Type="Embed" ProgID="Equation.DSMT4" ShapeID="_x0000_i1861" DrawAspect="Content" ObjectID="_1818759475" r:id="rId597"/>
          </w:object>
        </w:r>
      </w:del>
    </w:p>
    <w:p w14:paraId="59AF15EF" w14:textId="77777777" w:rsidR="00F8289C" w:rsidRDefault="00F8289C" w:rsidP="00F8289C">
      <w:pPr>
        <w:ind w:firstLineChars="200" w:firstLine="480"/>
        <w:jc w:val="left"/>
        <w:rPr>
          <w:ins w:id="785" w:author="Noah Zheng" w:date="2025-09-07T08:09:00Z" w16du:dateUtc="2025-09-07T00:09:00Z"/>
          <w:rFonts w:ascii="宋体" w:eastAsia="宋体" w:hAnsi="宋体"/>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59" w:dyaOrig="400" w14:anchorId="2ECE1053">
          <v:shape id="_x0000_i1351" type="#_x0000_t75" style="width:67.6pt;height:19.7pt" o:ole="">
            <v:imagedata r:id="rId598" o:title=""/>
          </v:shape>
          <o:OLEObject Type="Embed" ProgID="Equation.DSMT4" ShapeID="_x0000_i1351" DrawAspect="Content" ObjectID="_1818759476" r:id="rId599"/>
        </w:object>
      </w:r>
      <w:r w:rsidRPr="004A6B29">
        <w:rPr>
          <w:rFonts w:ascii="宋体" w:eastAsia="宋体" w:hAnsi="宋体" w:hint="eastAsia"/>
          <w:szCs w:val="24"/>
        </w:rPr>
        <w:t>时，轨迹参数方程为：</w:t>
      </w:r>
    </w:p>
    <w:p w14:paraId="4CB7F7CB" w14:textId="55113F77" w:rsidR="00582409" w:rsidRPr="004A6B29" w:rsidRDefault="00582409" w:rsidP="00582409">
      <w:pPr>
        <w:ind w:firstLineChars="200" w:firstLine="480"/>
        <w:rPr>
          <w:rFonts w:ascii="宋体" w:eastAsia="宋体" w:hAnsi="宋体" w:hint="eastAsia"/>
          <w:szCs w:val="24"/>
        </w:rPr>
        <w:pPrChange w:id="786" w:author="Noah Zheng" w:date="2025-09-07T08:09:00Z" w16du:dateUtc="2025-09-07T00:09:00Z">
          <w:pPr>
            <w:ind w:firstLineChars="200" w:firstLine="480"/>
            <w:jc w:val="left"/>
          </w:pPr>
        </w:pPrChange>
      </w:pPr>
      <w:ins w:id="787" w:author="Noah Zheng" w:date="2025-09-07T08:09:00Z" w16du:dateUtc="2025-09-07T00:09:00Z">
        <w:r w:rsidRPr="00302535">
          <w:rPr>
            <w:rFonts w:ascii="宋体" w:eastAsia="宋体" w:hAnsi="宋体" w:hint="eastAsia"/>
            <w:position w:val="-80"/>
            <w:szCs w:val="24"/>
          </w:rPr>
          <w:object w:dxaOrig="4000" w:dyaOrig="1719" w14:anchorId="6C366C4E">
            <v:shape id="_x0000_i1870" type="#_x0000_t75" style="width:199.7pt;height:86.4pt" o:ole="">
              <v:imagedata r:id="rId600" o:title=""/>
            </v:shape>
            <o:OLEObject Type="Embed" ProgID="Equation.DSMT4" ShapeID="_x0000_i1870" DrawAspect="Content" ObjectID="_1818759477" r:id="rId601"/>
          </w:object>
        </w:r>
      </w:ins>
    </w:p>
    <w:p w14:paraId="2CE9576E" w14:textId="509F1942" w:rsidR="00F8289C" w:rsidRPr="00D354FF" w:rsidRDefault="00582409" w:rsidP="00F8289C">
      <w:pPr>
        <w:ind w:firstLineChars="200" w:firstLine="480"/>
      </w:pPr>
      <w:del w:id="788" w:author="Noah Zheng" w:date="2025-09-07T08:09:00Z" w16du:dateUtc="2025-09-07T00:09:00Z">
        <w:r w:rsidRPr="00582409" w:rsidDel="00582409">
          <w:rPr>
            <w:rFonts w:ascii="宋体" w:eastAsia="宋体" w:hAnsi="宋体" w:hint="eastAsia"/>
            <w:position w:val="-72"/>
            <w:szCs w:val="24"/>
          </w:rPr>
          <w:object w:dxaOrig="2560" w:dyaOrig="1560" w14:anchorId="3254FD85">
            <v:shape id="_x0000_i1867" type="#_x0000_t75" style="width:128.05pt;height:77.65pt" o:ole="">
              <v:imagedata r:id="rId602" o:title=""/>
            </v:shape>
            <o:OLEObject Type="Embed" ProgID="Equation.DSMT4" ShapeID="_x0000_i1867" DrawAspect="Content" ObjectID="_1818759478" r:id="rId603"/>
          </w:object>
        </w:r>
      </w:del>
    </w:p>
    <w:p w14:paraId="0ECBD621" w14:textId="77777777" w:rsidR="00F8289C" w:rsidRDefault="00F8289C" w:rsidP="00F8289C">
      <w:pPr>
        <w:ind w:firstLineChars="200" w:firstLine="480"/>
        <w:jc w:val="both"/>
      </w:pPr>
      <w:r>
        <w:rPr>
          <w:rFonts w:hint="eastAsia"/>
        </w:rPr>
        <w:t>其中</w:t>
      </w:r>
    </w:p>
    <w:p w14:paraId="3CE2682F" w14:textId="44C3A753" w:rsidR="00F8289C" w:rsidRDefault="00582409" w:rsidP="00F8289C">
      <w:pPr>
        <w:ind w:firstLineChars="200" w:firstLine="480"/>
        <w:rPr>
          <w:ins w:id="789" w:author="Noah Zheng" w:date="2025-09-07T08:49:00Z" w16du:dateUtc="2025-09-07T00:49:00Z"/>
          <w:rFonts w:ascii="宋体" w:eastAsia="宋体" w:hAnsi="宋体"/>
          <w:szCs w:val="24"/>
        </w:rPr>
      </w:pPr>
      <w:r w:rsidRPr="004A6B29">
        <w:rPr>
          <w:rFonts w:ascii="宋体" w:eastAsia="宋体" w:hAnsi="宋体" w:hint="eastAsia"/>
          <w:position w:val="-30"/>
          <w:szCs w:val="24"/>
        </w:rPr>
        <w:object w:dxaOrig="2820" w:dyaOrig="859" w14:anchorId="018EA818">
          <v:shape id="_x0000_i1872" type="#_x0000_t75" style="width:141.8pt;height:42.9pt" o:ole="">
            <v:imagedata r:id="rId604" o:title=""/>
          </v:shape>
          <o:OLEObject Type="Embed" ProgID="Equation.DSMT4" ShapeID="_x0000_i1872" DrawAspect="Content" ObjectID="_1818759479" r:id="rId605"/>
        </w:object>
      </w:r>
    </w:p>
    <w:p w14:paraId="5FC015D1" w14:textId="41990994" w:rsidR="00411877" w:rsidRPr="00411877" w:rsidRDefault="00411877" w:rsidP="00411877">
      <w:pPr>
        <w:pStyle w:val="af3"/>
        <w:spacing w:line="360" w:lineRule="auto"/>
        <w:ind w:leftChars="200" w:left="480"/>
        <w:outlineLvl w:val="4"/>
        <w:rPr>
          <w:rFonts w:hint="eastAsia"/>
        </w:rPr>
        <w:pPrChange w:id="790" w:author="Noah Zheng" w:date="2025-09-07T08:50:00Z" w16du:dateUtc="2025-09-07T00:50:00Z">
          <w:pPr>
            <w:ind w:firstLineChars="200" w:firstLine="482"/>
          </w:pPr>
        </w:pPrChange>
      </w:pPr>
      <w:ins w:id="791" w:author="Noah Zheng" w:date="2025-09-07T08:49:00Z" w16du:dateUtc="2025-09-07T00:49:00Z">
        <w:r w:rsidRPr="00302535">
          <w:rPr>
            <w:rFonts w:hint="eastAsia"/>
          </w:rPr>
          <w:t>5.4.1.</w:t>
        </w:r>
        <w:r>
          <w:rPr>
            <w:rFonts w:hint="eastAsia"/>
          </w:rPr>
          <w:t>2</w:t>
        </w:r>
        <w:r w:rsidRPr="00302535">
          <w:rPr>
            <w:rFonts w:hint="eastAsia"/>
          </w:rPr>
          <w:t xml:space="preserve"> </w:t>
        </w:r>
      </w:ins>
      <w:ins w:id="792" w:author="Noah Zheng" w:date="2025-09-07T08:50:00Z" w16du:dateUtc="2025-09-07T00:50:00Z">
        <w:r w:rsidRPr="00C91209">
          <w:rPr>
            <w:rFonts w:hint="eastAsia"/>
          </w:rPr>
          <w:t>球状烟幕中心点</w:t>
        </w:r>
        <w:r w:rsidRPr="00C91209">
          <w:rPr>
            <w:position w:val="-16"/>
          </w:rPr>
          <w:object w:dxaOrig="499" w:dyaOrig="400" w14:anchorId="7D6F7472">
            <v:shape id="_x0000_i4494" type="#_x0000_t75" style="width:24.75pt;height:19.7pt" o:ole="">
              <v:imagedata r:id="rId606" o:title=""/>
            </v:shape>
            <o:OLEObject Type="Embed" ProgID="Equation.DSMT4" ShapeID="_x0000_i4494" DrawAspect="Content" ObjectID="_1818759480" r:id="rId607"/>
          </w:object>
        </w:r>
        <w:r w:rsidRPr="00C91209">
          <w:rPr>
            <w:rFonts w:hint="eastAsia"/>
          </w:rPr>
          <w:t>到直线</w:t>
        </w:r>
        <w:r w:rsidRPr="00C91209">
          <w:rPr>
            <w:position w:val="-12"/>
          </w:rPr>
          <w:object w:dxaOrig="520" w:dyaOrig="360" w14:anchorId="37D33CFD">
            <v:shape id="_x0000_i4493" type="#_x0000_t75" style="width:25.65pt;height:18.15pt" o:ole="">
              <v:imagedata r:id="rId410" o:title=""/>
            </v:shape>
            <o:OLEObject Type="Embed" ProgID="Equation.DSMT4" ShapeID="_x0000_i4493" DrawAspect="Content" ObjectID="_1818759481" r:id="rId608"/>
          </w:object>
        </w:r>
        <w:r w:rsidRPr="00C91209">
          <w:rPr>
            <w:rFonts w:hint="eastAsia"/>
          </w:rPr>
          <w:t>距离表达式的建立</w:t>
        </w:r>
      </w:ins>
    </w:p>
    <w:p w14:paraId="54C3B5C1" w14:textId="77777777" w:rsidR="00F8289C" w:rsidRPr="00302535" w:rsidRDefault="00F8289C" w:rsidP="00F8289C">
      <w:pPr>
        <w:ind w:firstLineChars="200" w:firstLine="480"/>
        <w:jc w:val="left"/>
      </w:pPr>
      <w:r w:rsidRPr="004A6B29">
        <w:rPr>
          <w:rFonts w:ascii="宋体" w:eastAsia="宋体" w:hAnsi="宋体" w:hint="eastAsia"/>
          <w:szCs w:val="24"/>
        </w:rPr>
        <w:t>真目标圆柱上下圆周上的点</w:t>
      </w:r>
      <w:r w:rsidRPr="004A6B29">
        <w:rPr>
          <w:rFonts w:ascii="宋体" w:eastAsia="宋体" w:hAnsi="宋体" w:hint="eastAsia"/>
          <w:position w:val="-14"/>
          <w:szCs w:val="24"/>
        </w:rPr>
        <w:object w:dxaOrig="1440" w:dyaOrig="400" w14:anchorId="58D34CDA">
          <v:shape id="_x0000_i1354" type="#_x0000_t75" style="width:1in;height:19.7pt" o:ole="">
            <v:imagedata r:id="rId138" o:title=""/>
          </v:shape>
          <o:OLEObject Type="Embed" ProgID="Equation.DSMT4" ShapeID="_x0000_i1354" DrawAspect="Content" ObjectID="_1818759482" r:id="rId609"/>
        </w:object>
      </w:r>
      <w:r w:rsidRPr="004A6B29">
        <w:rPr>
          <w:rFonts w:ascii="宋体" w:eastAsia="宋体" w:hAnsi="宋体" w:hint="eastAsia"/>
          <w:szCs w:val="24"/>
        </w:rPr>
        <w:t>满足：</w:t>
      </w:r>
    </w:p>
    <w:p w14:paraId="73208F6B" w14:textId="77777777" w:rsidR="00F8289C" w:rsidRPr="004A6B29" w:rsidRDefault="00F8289C" w:rsidP="00F8289C">
      <w:pPr>
        <w:rPr>
          <w:rFonts w:ascii="宋体" w:eastAsia="宋体" w:hAnsi="宋体" w:hint="eastAsia"/>
          <w:szCs w:val="24"/>
        </w:rPr>
      </w:pPr>
      <w:r w:rsidRPr="004A6B29">
        <w:rPr>
          <w:rFonts w:ascii="宋体" w:eastAsia="宋体" w:hAnsi="宋体" w:hint="eastAsia"/>
          <w:position w:val="-34"/>
          <w:szCs w:val="24"/>
        </w:rPr>
        <w:object w:dxaOrig="1660" w:dyaOrig="800" w14:anchorId="3D382083">
          <v:shape id="_x0000_i1355" type="#_x0000_t75" style="width:82.35pt;height:40.4pt" o:ole="">
            <v:imagedata r:id="rId250" o:title=""/>
          </v:shape>
          <o:OLEObject Type="Embed" ProgID="Equation.DSMT4" ShapeID="_x0000_i1355" DrawAspect="Content" ObjectID="_1818759483" r:id="rId610"/>
        </w:object>
      </w:r>
    </w:p>
    <w:p w14:paraId="432AE1B3" w14:textId="77777777" w:rsidR="00F8289C" w:rsidRDefault="00F8289C" w:rsidP="00F8289C">
      <w:pPr>
        <w:ind w:firstLineChars="200" w:firstLine="480"/>
        <w:rPr>
          <w:rFonts w:ascii="宋体" w:eastAsia="宋体" w:hAnsi="宋体" w:hint="eastAsia"/>
          <w:szCs w:val="24"/>
        </w:rPr>
      </w:pPr>
      <w:r>
        <w:rPr>
          <w:rFonts w:hint="eastAsia"/>
        </w:rPr>
        <w:t xml:space="preserve"> </w:t>
      </w:r>
      <w:r>
        <w:rPr>
          <w:rFonts w:hint="eastAsia"/>
        </w:rPr>
        <w:t>设</w:t>
      </w:r>
      <w:r w:rsidRPr="004A6B29">
        <w:rPr>
          <w:rFonts w:ascii="宋体" w:eastAsia="宋体" w:hAnsi="宋体" w:hint="eastAsia"/>
          <w:szCs w:val="24"/>
        </w:rPr>
        <w:t>无人机</w:t>
      </w:r>
      <w:r w:rsidRPr="00773A2F">
        <w:rPr>
          <w:rFonts w:ascii="宋体" w:eastAsia="宋体" w:hAnsi="宋体" w:hint="eastAsia"/>
          <w:position w:val="-10"/>
          <w:szCs w:val="24"/>
        </w:rPr>
        <w:object w:dxaOrig="440" w:dyaOrig="320" w14:anchorId="2D441450">
          <v:shape id="_x0000_i1356" type="#_x0000_t75" style="width:22.25pt;height:16.3pt" o:ole="">
            <v:imagedata r:id="rId611" o:title=""/>
          </v:shape>
          <o:OLEObject Type="Embed" ProgID="Equation.DSMT4" ShapeID="_x0000_i1356" DrawAspect="Content" ObjectID="_1818759484" r:id="rId612"/>
        </w:object>
      </w:r>
      <w:r w:rsidRPr="004A6B29">
        <w:rPr>
          <w:rFonts w:ascii="宋体" w:eastAsia="宋体" w:hAnsi="宋体" w:hint="eastAsia"/>
          <w:szCs w:val="24"/>
        </w:rPr>
        <w:t>投放第</w:t>
      </w:r>
      <w:r w:rsidRPr="00773A2F">
        <w:rPr>
          <w:rFonts w:ascii="宋体" w:eastAsia="宋体" w:hAnsi="宋体" w:hint="eastAsia"/>
          <w:position w:val="-4"/>
          <w:szCs w:val="24"/>
        </w:rPr>
        <w:object w:dxaOrig="139" w:dyaOrig="260" w14:anchorId="27CC08EC">
          <v:shape id="_x0000_i1357" type="#_x0000_t75" style="width:6.9pt;height:12.85pt" o:ole="">
            <v:imagedata r:id="rId613" o:title=""/>
          </v:shape>
          <o:OLEObject Type="Embed" ProgID="Equation.DSMT4" ShapeID="_x0000_i1357" DrawAspect="Content" ObjectID="_1818759485" r:id="rId614"/>
        </w:object>
      </w:r>
      <w:r w:rsidRPr="004A6B29">
        <w:rPr>
          <w:rFonts w:ascii="宋体" w:eastAsia="宋体" w:hAnsi="宋体" w:hint="eastAsia"/>
          <w:szCs w:val="24"/>
        </w:rPr>
        <w:t>枚烟幕干扰弹</w:t>
      </w:r>
      <w:r>
        <w:rPr>
          <w:rFonts w:ascii="宋体" w:eastAsia="宋体" w:hAnsi="宋体" w:hint="eastAsia"/>
          <w:szCs w:val="24"/>
        </w:rPr>
        <w:t>起爆后形成的</w:t>
      </w:r>
      <w:r>
        <w:rPr>
          <w:rFonts w:hint="eastAsia"/>
        </w:rPr>
        <w:t>球状烟幕云团球心为：</w:t>
      </w:r>
      <w:r w:rsidRPr="004A6B29">
        <w:rPr>
          <w:rFonts w:ascii="宋体" w:eastAsia="宋体" w:hAnsi="宋体" w:hint="eastAsia"/>
          <w:position w:val="-18"/>
          <w:szCs w:val="24"/>
        </w:rPr>
        <w:object w:dxaOrig="2140" w:dyaOrig="480" w14:anchorId="597F00A0">
          <v:shape id="_x0000_i1358" type="#_x0000_t75" style="width:107.05pt;height:24.1pt" o:ole="">
            <v:imagedata r:id="rId615" o:title=""/>
          </v:shape>
          <o:OLEObject Type="Embed" ProgID="Equation.DSMT4" ShapeID="_x0000_i1358" DrawAspect="Content" ObjectID="_1818759486" r:id="rId616"/>
        </w:object>
      </w:r>
    </w:p>
    <w:p w14:paraId="5F21642C" w14:textId="77777777" w:rsidR="00F8289C" w:rsidRPr="00773A2F" w:rsidRDefault="00F8289C" w:rsidP="00F8289C">
      <w:pPr>
        <w:ind w:firstLineChars="200" w:firstLine="480"/>
        <w:jc w:val="both"/>
      </w:pPr>
    </w:p>
    <w:p w14:paraId="1F0CC527" w14:textId="77777777" w:rsidR="00F8289C" w:rsidRPr="004A6B29" w:rsidRDefault="00F8289C" w:rsidP="00F8289C">
      <w:pPr>
        <w:ind w:firstLineChars="300" w:firstLine="720"/>
        <w:jc w:val="both"/>
        <w:rPr>
          <w:rFonts w:ascii="宋体" w:eastAsia="宋体" w:hAnsi="宋体" w:hint="eastAsia"/>
          <w:szCs w:val="24"/>
        </w:rPr>
      </w:pPr>
      <w:r w:rsidRPr="004A6B29">
        <w:rPr>
          <w:rFonts w:ascii="宋体" w:eastAsia="宋体" w:hAnsi="宋体" w:hint="eastAsia"/>
          <w:szCs w:val="24"/>
        </w:rPr>
        <w:t>点</w:t>
      </w:r>
      <w:r w:rsidRPr="004A6B29">
        <w:rPr>
          <w:rFonts w:ascii="宋体" w:eastAsia="宋体" w:hAnsi="宋体" w:hint="eastAsia"/>
          <w:position w:val="-6"/>
          <w:szCs w:val="24"/>
        </w:rPr>
        <w:object w:dxaOrig="279" w:dyaOrig="279" w14:anchorId="7847F17C">
          <v:shape id="_x0000_i1359" type="#_x0000_t75" style="width:13.75pt;height:13.75pt" o:ole="">
            <v:imagedata r:id="rId142" o:title=""/>
          </v:shape>
          <o:OLEObject Type="Embed" ProgID="Equation.DSMT4" ShapeID="_x0000_i1359" DrawAspect="Content" ObjectID="_1818759487" r:id="rId617"/>
        </w:object>
      </w:r>
      <w:r w:rsidRPr="004A6B29">
        <w:rPr>
          <w:rFonts w:ascii="宋体" w:eastAsia="宋体" w:hAnsi="宋体" w:hint="eastAsia"/>
          <w:szCs w:val="24"/>
        </w:rPr>
        <w:t>与点</w:t>
      </w:r>
      <w:r w:rsidRPr="004A6B29">
        <w:rPr>
          <w:rFonts w:ascii="宋体" w:eastAsia="宋体" w:hAnsi="宋体" w:hint="eastAsia"/>
          <w:position w:val="-16"/>
          <w:szCs w:val="24"/>
        </w:rPr>
        <w:object w:dxaOrig="499" w:dyaOrig="400" w14:anchorId="7B080972">
          <v:shape id="_x0000_i1360" type="#_x0000_t75" style="width:25.65pt;height:19.7pt" o:ole="">
            <v:imagedata r:id="rId618" o:title=""/>
          </v:shape>
          <o:OLEObject Type="Embed" ProgID="Equation.DSMT4" ShapeID="_x0000_i1360" DrawAspect="Content" ObjectID="_1818759488" r:id="rId619"/>
        </w:object>
      </w:r>
      <w:r w:rsidRPr="004A6B29">
        <w:rPr>
          <w:rFonts w:ascii="宋体" w:eastAsia="宋体" w:hAnsi="宋体" w:hint="eastAsia"/>
          <w:szCs w:val="24"/>
        </w:rPr>
        <w:t>连线构成向量</w:t>
      </w:r>
      <w:r w:rsidRPr="004A6B29">
        <w:rPr>
          <w:rFonts w:ascii="宋体" w:eastAsia="宋体" w:hAnsi="宋体" w:hint="eastAsia"/>
          <w:position w:val="-16"/>
          <w:szCs w:val="24"/>
        </w:rPr>
        <w:object w:dxaOrig="700" w:dyaOrig="440" w14:anchorId="7E5F4DBA">
          <v:shape id="_x0000_i1361" type="#_x0000_t75" style="width:35.05pt;height:22.25pt" o:ole="">
            <v:imagedata r:id="rId620" o:title=""/>
          </v:shape>
          <o:OLEObject Type="Embed" ProgID="Equation.DSMT4" ShapeID="_x0000_i1361" DrawAspect="Content" ObjectID="_1818759489" r:id="rId621"/>
        </w:object>
      </w:r>
      <w:r w:rsidRPr="004A6B29">
        <w:rPr>
          <w:rFonts w:ascii="宋体" w:eastAsia="宋体" w:hAnsi="宋体" w:hint="eastAsia"/>
          <w:szCs w:val="24"/>
        </w:rPr>
        <w:t>，</w:t>
      </w:r>
      <w:r>
        <w:rPr>
          <w:rFonts w:ascii="宋体" w:eastAsia="宋体" w:hAnsi="宋体" w:hint="eastAsia"/>
          <w:szCs w:val="24"/>
        </w:rPr>
        <w:t>且</w:t>
      </w:r>
    </w:p>
    <w:p w14:paraId="47F4227D" w14:textId="77777777" w:rsidR="00F8289C" w:rsidRDefault="00F8289C" w:rsidP="00F8289C">
      <w:r w:rsidRPr="004A6B29">
        <w:rPr>
          <w:rFonts w:ascii="宋体" w:eastAsia="宋体" w:hAnsi="宋体" w:hint="eastAsia"/>
          <w:position w:val="-18"/>
          <w:szCs w:val="24"/>
        </w:rPr>
        <w:object w:dxaOrig="3940" w:dyaOrig="480" w14:anchorId="2935C764">
          <v:shape id="_x0000_i1362" type="#_x0000_t75" style="width:197.2pt;height:24.1pt" o:ole="">
            <v:imagedata r:id="rId622" o:title=""/>
          </v:shape>
          <o:OLEObject Type="Embed" ProgID="Equation.DSMT4" ShapeID="_x0000_i1362" DrawAspect="Content" ObjectID="_1818759490" r:id="rId623"/>
        </w:object>
      </w:r>
    </w:p>
    <w:p w14:paraId="7BDBED86" w14:textId="77777777" w:rsidR="00F8289C" w:rsidRPr="004A6B29" w:rsidRDefault="00F8289C" w:rsidP="00F8289C">
      <w:pPr>
        <w:ind w:firstLineChars="300" w:firstLine="720"/>
        <w:jc w:val="left"/>
        <w:rPr>
          <w:rFonts w:ascii="宋体" w:eastAsia="宋体" w:hAnsi="宋体" w:hint="eastAsia"/>
          <w:szCs w:val="24"/>
        </w:rPr>
      </w:pPr>
      <w:r>
        <w:rPr>
          <w:rFonts w:hint="eastAsia"/>
        </w:rPr>
        <w:t>同时</w:t>
      </w:r>
      <w:r w:rsidRPr="004A6B29">
        <w:rPr>
          <w:rFonts w:ascii="宋体" w:eastAsia="宋体" w:hAnsi="宋体" w:hint="eastAsia"/>
          <w:szCs w:val="24"/>
        </w:rPr>
        <w:t>点</w:t>
      </w:r>
      <w:r w:rsidRPr="004A6B29">
        <w:rPr>
          <w:rFonts w:ascii="宋体" w:eastAsia="宋体" w:hAnsi="宋体" w:hint="eastAsia"/>
          <w:position w:val="-6"/>
          <w:szCs w:val="24"/>
        </w:rPr>
        <w:object w:dxaOrig="279" w:dyaOrig="279" w14:anchorId="0F2F13AF">
          <v:shape id="_x0000_i1363" type="#_x0000_t75" style="width:13.75pt;height:13.75pt" o:ole="">
            <v:imagedata r:id="rId142" o:title=""/>
          </v:shape>
          <o:OLEObject Type="Embed" ProgID="Equation.DSMT4" ShapeID="_x0000_i1363" DrawAspect="Content" ObjectID="_1818759491" r:id="rId624"/>
        </w:object>
      </w:r>
      <w:r w:rsidRPr="004A6B29">
        <w:rPr>
          <w:rFonts w:ascii="宋体" w:eastAsia="宋体" w:hAnsi="宋体" w:hint="eastAsia"/>
          <w:szCs w:val="24"/>
        </w:rPr>
        <w:t>与点</w:t>
      </w:r>
      <w:r w:rsidRPr="004A6B29">
        <w:rPr>
          <w:rFonts w:ascii="宋体" w:eastAsia="宋体" w:hAnsi="宋体" w:hint="eastAsia"/>
          <w:position w:val="-12"/>
          <w:szCs w:val="24"/>
        </w:rPr>
        <w:object w:dxaOrig="360" w:dyaOrig="360" w14:anchorId="1C12D793">
          <v:shape id="_x0000_i1364" type="#_x0000_t75" style="width:18.15pt;height:18.15pt" o:ole="">
            <v:imagedata r:id="rId151" o:title=""/>
          </v:shape>
          <o:OLEObject Type="Embed" ProgID="Equation.DSMT4" ShapeID="_x0000_i1364" DrawAspect="Content" ObjectID="_1818759492" r:id="rId625"/>
        </w:object>
      </w:r>
      <w:r w:rsidRPr="004A6B29">
        <w:rPr>
          <w:rFonts w:ascii="宋体" w:eastAsia="宋体" w:hAnsi="宋体" w:hint="eastAsia"/>
          <w:szCs w:val="24"/>
        </w:rPr>
        <w:t>连线构成向量</w:t>
      </w:r>
      <w:r w:rsidRPr="004A6B29">
        <w:rPr>
          <w:rFonts w:ascii="宋体" w:eastAsia="宋体" w:hAnsi="宋体" w:hint="eastAsia"/>
          <w:position w:val="-12"/>
          <w:szCs w:val="24"/>
        </w:rPr>
        <w:object w:dxaOrig="540" w:dyaOrig="400" w14:anchorId="19E4E252">
          <v:shape id="_x0000_i1365" type="#_x0000_t75" style="width:26.6pt;height:19.7pt" o:ole="">
            <v:imagedata r:id="rId153" o:title=""/>
          </v:shape>
          <o:OLEObject Type="Embed" ProgID="Equation.DSMT4" ShapeID="_x0000_i1365" DrawAspect="Content" ObjectID="_1818759493" r:id="rId626"/>
        </w:object>
      </w:r>
      <w:r w:rsidRPr="004A6B29">
        <w:rPr>
          <w:rFonts w:ascii="宋体" w:eastAsia="宋体" w:hAnsi="宋体" w:hint="eastAsia"/>
          <w:szCs w:val="24"/>
        </w:rPr>
        <w:t>，</w:t>
      </w:r>
      <w:r>
        <w:rPr>
          <w:rFonts w:ascii="宋体" w:eastAsia="宋体" w:hAnsi="宋体" w:hint="eastAsia"/>
          <w:szCs w:val="24"/>
        </w:rPr>
        <w:t>且</w:t>
      </w:r>
    </w:p>
    <w:p w14:paraId="3F341EE6" w14:textId="77777777" w:rsidR="00F8289C" w:rsidRDefault="00F8289C" w:rsidP="00F8289C">
      <w:pPr>
        <w:ind w:firstLineChars="200" w:firstLine="480"/>
        <w:rPr>
          <w:rFonts w:ascii="宋体" w:eastAsia="宋体" w:hAnsi="宋体" w:hint="eastAsia"/>
          <w:szCs w:val="24"/>
        </w:rPr>
      </w:pPr>
      <w:r w:rsidRPr="004A6B29">
        <w:rPr>
          <w:rFonts w:ascii="宋体" w:eastAsia="宋体" w:hAnsi="宋体" w:hint="eastAsia"/>
          <w:position w:val="-20"/>
          <w:szCs w:val="24"/>
        </w:rPr>
        <w:object w:dxaOrig="3500" w:dyaOrig="520" w14:anchorId="7CCB14F0">
          <v:shape id="_x0000_i1366" type="#_x0000_t75" style="width:175.6pt;height:25.65pt" o:ole="">
            <v:imagedata r:id="rId155" o:title=""/>
          </v:shape>
          <o:OLEObject Type="Embed" ProgID="Equation.DSMT4" ShapeID="_x0000_i1366" DrawAspect="Content" ObjectID="_1818759494" r:id="rId627"/>
        </w:object>
      </w:r>
    </w:p>
    <w:p w14:paraId="4D9222B7" w14:textId="77777777" w:rsidR="00F8289C" w:rsidRPr="004A6B29" w:rsidRDefault="00F8289C" w:rsidP="00F8289C">
      <w:pPr>
        <w:ind w:firstLineChars="300" w:firstLine="720"/>
        <w:jc w:val="left"/>
        <w:rPr>
          <w:rFonts w:ascii="宋体" w:eastAsia="宋体" w:hAnsi="宋体" w:hint="eastAsia"/>
          <w:szCs w:val="24"/>
        </w:rPr>
      </w:pPr>
      <w:r w:rsidRPr="004A6B29">
        <w:rPr>
          <w:rFonts w:ascii="宋体" w:eastAsia="宋体" w:hAnsi="宋体" w:hint="eastAsia"/>
          <w:szCs w:val="24"/>
        </w:rPr>
        <w:t>从而得到球状烟幕中心点</w:t>
      </w:r>
      <w:r w:rsidRPr="004A6B29">
        <w:rPr>
          <w:rFonts w:ascii="宋体" w:eastAsia="宋体" w:hAnsi="宋体" w:hint="eastAsia"/>
          <w:position w:val="-16"/>
          <w:szCs w:val="24"/>
        </w:rPr>
        <w:object w:dxaOrig="480" w:dyaOrig="400" w14:anchorId="15EF4163">
          <v:shape id="_x0000_i1367" type="#_x0000_t75" style="width:24.1pt;height:19.7pt" o:ole="">
            <v:imagedata r:id="rId46" o:title=""/>
          </v:shape>
          <o:OLEObject Type="Embed" ProgID="Equation.DSMT4" ShapeID="_x0000_i1367" DrawAspect="Content" ObjectID="_1818759495" r:id="rId628"/>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16AC32BB">
          <v:shape id="_x0000_i1368" type="#_x0000_t75" style="width:25.65pt;height:18.15pt" o:ole="">
            <v:imagedata r:id="rId48" o:title=""/>
          </v:shape>
          <o:OLEObject Type="Embed" ProgID="Equation.DSMT4" ShapeID="_x0000_i1368" DrawAspect="Content" ObjectID="_1818759496" r:id="rId629"/>
        </w:object>
      </w:r>
      <w:r w:rsidRPr="004A6B29">
        <w:rPr>
          <w:rFonts w:ascii="宋体" w:eastAsia="宋体" w:hAnsi="宋体" w:hint="eastAsia"/>
          <w:szCs w:val="24"/>
        </w:rPr>
        <w:t>距离</w:t>
      </w:r>
    </w:p>
    <w:p w14:paraId="7A4A930E" w14:textId="77777777" w:rsidR="00F8289C" w:rsidRDefault="00F8289C" w:rsidP="00F8289C">
      <w:pPr>
        <w:ind w:firstLineChars="200" w:firstLine="480"/>
      </w:pPr>
      <w:r w:rsidRPr="00302535">
        <w:rPr>
          <w:rFonts w:hint="eastAsia"/>
          <w:position w:val="-42"/>
        </w:rPr>
        <w:object w:dxaOrig="3620" w:dyaOrig="1040" w14:anchorId="6722F983">
          <v:shape id="_x0000_i1369" type="#_x0000_t75" style="width:180.95pt;height:52.3pt" o:ole="">
            <v:imagedata r:id="rId630" o:title=""/>
          </v:shape>
          <o:OLEObject Type="Embed" ProgID="Equation.DSMT4" ShapeID="_x0000_i1369" DrawAspect="Content" ObjectID="_1818759497" r:id="rId631"/>
        </w:object>
      </w:r>
    </w:p>
    <w:p w14:paraId="19F8725B" w14:textId="77777777" w:rsidR="00F8289C" w:rsidRDefault="00F8289C" w:rsidP="00F8289C">
      <w:pPr>
        <w:ind w:firstLineChars="200" w:firstLine="480"/>
        <w:jc w:val="both"/>
      </w:pPr>
      <w:r>
        <w:rPr>
          <w:rFonts w:hint="eastAsia"/>
        </w:rPr>
        <w:t xml:space="preserve">  </w:t>
      </w:r>
      <w:r>
        <w:rPr>
          <w:rFonts w:hint="eastAsia"/>
        </w:rPr>
        <w:t>其中</w:t>
      </w:r>
    </w:p>
    <w:p w14:paraId="6B47C0AF" w14:textId="1AEAB156" w:rsidR="00F8289C" w:rsidRDefault="00582409" w:rsidP="006B50AD">
      <w:pPr>
        <w:ind w:firstLineChars="300" w:firstLine="720"/>
        <w:rPr>
          <w:ins w:id="793" w:author="Noah Zheng" w:date="2025-09-07T09:04:00Z" w16du:dateUtc="2025-09-07T01:04:00Z"/>
        </w:rPr>
      </w:pPr>
      <w:r w:rsidRPr="00582409">
        <w:rPr>
          <w:rFonts w:hint="eastAsia"/>
          <w:position w:val="-20"/>
        </w:rPr>
        <w:object w:dxaOrig="3200" w:dyaOrig="520" w14:anchorId="43CAFEAA">
          <v:shape id="_x0000_i1874" type="#_x0000_t75" style="width:160.3pt;height:26pt" o:ole="">
            <v:imagedata r:id="rId632" o:title=""/>
          </v:shape>
          <o:OLEObject Type="Embed" ProgID="Equation.DSMT4" ShapeID="_x0000_i1874" DrawAspect="Content" ObjectID="_1818759498" r:id="rId633"/>
        </w:object>
      </w:r>
    </w:p>
    <w:p w14:paraId="071BD457" w14:textId="2A4BA831" w:rsidR="0089313A" w:rsidRPr="00851375" w:rsidRDefault="0089313A" w:rsidP="0089313A">
      <w:pPr>
        <w:pStyle w:val="af3"/>
        <w:spacing w:line="360" w:lineRule="auto"/>
        <w:ind w:leftChars="200" w:left="480"/>
        <w:outlineLvl w:val="4"/>
        <w:rPr>
          <w:rFonts w:hint="eastAsia"/>
        </w:rPr>
        <w:pPrChange w:id="794" w:author="Noah Zheng" w:date="2025-09-07T09:05:00Z" w16du:dateUtc="2025-09-07T01:05:00Z">
          <w:pPr>
            <w:ind w:firstLineChars="300" w:firstLine="720"/>
          </w:pPr>
        </w:pPrChange>
      </w:pPr>
      <w:ins w:id="795" w:author="Noah Zheng" w:date="2025-09-07T09:05:00Z" w16du:dateUtc="2025-09-07T01:05:00Z">
        <w:r>
          <w:rPr>
            <w:rFonts w:hint="eastAsia"/>
          </w:rPr>
          <w:t>5.</w:t>
        </w:r>
      </w:ins>
      <w:ins w:id="796" w:author="Noah Zheng" w:date="2025-09-07T09:06:00Z" w16du:dateUtc="2025-09-07T01:06:00Z">
        <w:r>
          <w:rPr>
            <w:rFonts w:hint="eastAsia"/>
          </w:rPr>
          <w:t>4</w:t>
        </w:r>
      </w:ins>
      <w:ins w:id="797" w:author="Noah Zheng" w:date="2025-09-07T09:05:00Z" w16du:dateUtc="2025-09-07T01:05:00Z">
        <w:r>
          <w:rPr>
            <w:rFonts w:hint="eastAsia"/>
          </w:rPr>
          <w:t>.1.3</w:t>
        </w:r>
        <w:r>
          <w:rPr>
            <w:rFonts w:hint="eastAsia"/>
          </w:rPr>
          <w:t>最优化模型</w:t>
        </w:r>
        <w:r>
          <w:rPr>
            <w:rFonts w:hint="eastAsia"/>
          </w:rPr>
          <w:t>GA-3</w:t>
        </w:r>
        <w:r>
          <w:rPr>
            <w:rFonts w:hint="eastAsia"/>
          </w:rPr>
          <w:t>的建立</w:t>
        </w:r>
      </w:ins>
    </w:p>
    <w:p w14:paraId="3AB7D92F" w14:textId="3E353EA2" w:rsidR="00F8289C" w:rsidRDefault="00F8289C" w:rsidP="00F8289C">
      <w:pPr>
        <w:rPr>
          <w:rFonts w:ascii="宋体" w:eastAsia="宋体" w:hAnsi="宋体" w:hint="eastAsia"/>
          <w:szCs w:val="24"/>
        </w:rPr>
      </w:pPr>
      <w:r>
        <w:rPr>
          <w:rFonts w:ascii="宋体" w:eastAsia="宋体" w:hAnsi="宋体" w:hint="eastAsia"/>
          <w:szCs w:val="24"/>
        </w:rPr>
        <w:t xml:space="preserve">   </w:t>
      </w:r>
      <w:r w:rsidRPr="004A6B29">
        <w:rPr>
          <w:rFonts w:ascii="宋体" w:eastAsia="宋体" w:hAnsi="宋体" w:hint="eastAsia"/>
          <w:szCs w:val="24"/>
        </w:rPr>
        <w:t>圆柱上下</w:t>
      </w:r>
      <w:ins w:id="798" w:author="Noah Zheng" w:date="2025-09-07T09:04:00Z" w16du:dateUtc="2025-09-07T01:04:00Z">
        <w:r w:rsidR="0089313A">
          <w:rPr>
            <w:rFonts w:ascii="宋体" w:eastAsia="宋体" w:hAnsi="宋体" w:hint="eastAsia"/>
            <w:szCs w:val="24"/>
          </w:rPr>
          <w:t>圆</w:t>
        </w:r>
      </w:ins>
      <w:del w:id="799" w:author="Noah Zheng" w:date="2025-09-07T09:04:00Z" w16du:dateUtc="2025-09-07T01:04:00Z">
        <w:r w:rsidRPr="004A6B29" w:rsidDel="0089313A">
          <w:rPr>
            <w:rFonts w:ascii="宋体" w:eastAsia="宋体" w:hAnsi="宋体" w:hint="eastAsia"/>
            <w:szCs w:val="24"/>
          </w:rPr>
          <w:delText>园</w:delText>
        </w:r>
      </w:del>
      <w:r w:rsidRPr="004A6B29">
        <w:rPr>
          <w:rFonts w:ascii="宋体" w:eastAsia="宋体" w:hAnsi="宋体" w:hint="eastAsia"/>
          <w:szCs w:val="24"/>
        </w:rPr>
        <w:t>周上的点和导弹所连线段与烟幕干扰弹起爆后形成的半</w:t>
      </w:r>
      <w:r>
        <w:rPr>
          <w:rFonts w:ascii="宋体" w:eastAsia="宋体" w:hAnsi="宋体" w:hint="eastAsia"/>
          <w:szCs w:val="24"/>
        </w:rPr>
        <w:t>径</w:t>
      </w:r>
    </w:p>
    <w:p w14:paraId="3A13B139" w14:textId="77777777" w:rsidR="00F8289C" w:rsidRDefault="00F8289C" w:rsidP="00F8289C">
      <w:pPr>
        <w:rPr>
          <w:rFonts w:ascii="宋体" w:eastAsia="宋体" w:hAnsi="宋体" w:hint="eastAsia"/>
          <w:szCs w:val="24"/>
        </w:rPr>
      </w:pPr>
      <w:r w:rsidRPr="004A6B29">
        <w:rPr>
          <w:rFonts w:ascii="宋体" w:eastAsia="宋体" w:hAnsi="宋体" w:hint="eastAsia"/>
          <w:position w:val="-6"/>
          <w:szCs w:val="24"/>
        </w:rPr>
        <w:object w:dxaOrig="859" w:dyaOrig="279" w14:anchorId="5D98A50F">
          <v:shape id="_x0000_i4408" type="#_x0000_t75" style="width:42.9pt;height:13.75pt" o:ole="">
            <v:imagedata r:id="rId161" o:title=""/>
          </v:shape>
          <o:OLEObject Type="Embed" ProgID="Equation.DSMT4" ShapeID="_x0000_i4408" DrawAspect="Content" ObjectID="_1818759499" r:id="rId634"/>
        </w:object>
      </w:r>
      <w:r w:rsidRPr="004A6B29">
        <w:rPr>
          <w:rFonts w:ascii="宋体" w:eastAsia="宋体" w:hAnsi="宋体" w:hint="eastAsia"/>
          <w:szCs w:val="24"/>
        </w:rPr>
        <w:t>球状云团有公共点，只要保证球状烟幕中心点</w:t>
      </w:r>
      <w:r w:rsidRPr="004A6B29">
        <w:rPr>
          <w:rFonts w:ascii="宋体" w:eastAsia="宋体" w:hAnsi="宋体" w:hint="eastAsia"/>
          <w:position w:val="-16"/>
          <w:szCs w:val="24"/>
        </w:rPr>
        <w:object w:dxaOrig="499" w:dyaOrig="400" w14:anchorId="44012078">
          <v:shape id="_x0000_i4409" type="#_x0000_t75" style="width:25.65pt;height:19.7pt" o:ole="">
            <v:imagedata r:id="rId635" o:title=""/>
          </v:shape>
          <o:OLEObject Type="Embed" ProgID="Equation.DSMT4" ShapeID="_x0000_i4409" DrawAspect="Content" ObjectID="_1818759500" r:id="rId636"/>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7A476445">
          <v:shape id="_x0000_i4410" type="#_x0000_t75" style="width:25.65pt;height:18.15pt" o:ole="">
            <v:imagedata r:id="rId268" o:title=""/>
          </v:shape>
          <o:OLEObject Type="Embed" ProgID="Equation.DSMT4" ShapeID="_x0000_i4410" DrawAspect="Content" ObjectID="_1818759501" r:id="rId637"/>
        </w:object>
      </w:r>
      <w:r w:rsidRPr="004A6B29">
        <w:rPr>
          <w:rFonts w:ascii="宋体" w:eastAsia="宋体" w:hAnsi="宋体" w:hint="eastAsia"/>
          <w:szCs w:val="24"/>
        </w:rPr>
        <w:t>距离</w:t>
      </w:r>
    </w:p>
    <w:p w14:paraId="2082A6AF" w14:textId="77777777" w:rsidR="00F8289C" w:rsidRPr="004A6B29" w:rsidRDefault="00F8289C" w:rsidP="00F8289C">
      <w:pPr>
        <w:jc w:val="left"/>
        <w:rPr>
          <w:rFonts w:ascii="宋体" w:eastAsia="宋体" w:hAnsi="宋体" w:hint="eastAsia"/>
          <w:szCs w:val="24"/>
        </w:rPr>
      </w:pPr>
      <w:r w:rsidRPr="004A6B29">
        <w:rPr>
          <w:rFonts w:ascii="宋体" w:eastAsia="宋体" w:hAnsi="宋体" w:hint="eastAsia"/>
          <w:szCs w:val="24"/>
        </w:rPr>
        <w:t>不大于球半径</w:t>
      </w:r>
      <w:r w:rsidRPr="004A6B29">
        <w:rPr>
          <w:rFonts w:ascii="宋体" w:eastAsia="宋体" w:hAnsi="宋体" w:hint="eastAsia"/>
          <w:position w:val="-4"/>
          <w:szCs w:val="24"/>
        </w:rPr>
        <w:object w:dxaOrig="240" w:dyaOrig="260" w14:anchorId="1FDEB29D">
          <v:shape id="_x0000_i4411" type="#_x0000_t75" style="width:11.9pt;height:12.85pt" o:ole="">
            <v:imagedata r:id="rId167" o:title=""/>
          </v:shape>
          <o:OLEObject Type="Embed" ProgID="Equation.DSMT4" ShapeID="_x0000_i4411" DrawAspect="Content" ObjectID="_1818759502" r:id="rId638"/>
        </w:object>
      </w:r>
      <w:r w:rsidRPr="004A6B29">
        <w:rPr>
          <w:rFonts w:ascii="宋体" w:eastAsia="宋体" w:hAnsi="宋体" w:hint="eastAsia"/>
          <w:szCs w:val="24"/>
        </w:rPr>
        <w:t>，也即：</w:t>
      </w:r>
    </w:p>
    <w:p w14:paraId="4F414C48" w14:textId="77777777" w:rsidR="00F8289C" w:rsidRDefault="00F8289C" w:rsidP="00F8289C">
      <w:pPr>
        <w:rPr>
          <w:rFonts w:ascii="宋体" w:eastAsia="宋体" w:hAnsi="宋体" w:hint="eastAsia"/>
          <w:szCs w:val="24"/>
        </w:rPr>
      </w:pPr>
      <w:r w:rsidRPr="004A6B29">
        <w:rPr>
          <w:rFonts w:ascii="宋体" w:eastAsia="宋体" w:hAnsi="宋体" w:hint="eastAsia"/>
          <w:position w:val="-16"/>
          <w:szCs w:val="24"/>
        </w:rPr>
        <w:object w:dxaOrig="980" w:dyaOrig="400" w14:anchorId="3D76FB24">
          <v:shape id="_x0000_i4412" type="#_x0000_t75" style="width:49.75pt;height:19.7pt" o:ole="">
            <v:imagedata r:id="rId639" o:title=""/>
          </v:shape>
          <o:OLEObject Type="Embed" ProgID="Equation.DSMT4" ShapeID="_x0000_i4412" DrawAspect="Content" ObjectID="_1818759503" r:id="rId640"/>
        </w:object>
      </w:r>
    </w:p>
    <w:p w14:paraId="171855A7" w14:textId="77777777" w:rsidR="00F8289C" w:rsidRDefault="00F8289C" w:rsidP="00F8289C">
      <w:pPr>
        <w:jc w:val="both"/>
        <w:rPr>
          <w:rFonts w:ascii="宋体" w:eastAsia="宋体" w:hAnsi="宋体" w:hint="eastAsia"/>
          <w:szCs w:val="24"/>
        </w:rPr>
      </w:pPr>
      <w:r>
        <w:rPr>
          <w:rFonts w:ascii="宋体" w:eastAsia="宋体" w:hAnsi="宋体" w:hint="eastAsia"/>
          <w:szCs w:val="24"/>
        </w:rPr>
        <w:t xml:space="preserve">     从而</w:t>
      </w:r>
    </w:p>
    <w:p w14:paraId="1B9AA5F0" w14:textId="605F3473" w:rsidR="00F8289C" w:rsidRPr="004A6B29" w:rsidRDefault="00582409" w:rsidP="00F8289C">
      <w:pPr>
        <w:rPr>
          <w:rFonts w:ascii="宋体" w:eastAsia="宋体" w:hAnsi="宋体" w:hint="eastAsia"/>
          <w:szCs w:val="24"/>
        </w:rPr>
      </w:pPr>
      <w:r w:rsidRPr="00582409">
        <w:rPr>
          <w:rFonts w:hint="eastAsia"/>
          <w:position w:val="-20"/>
        </w:rPr>
        <w:object w:dxaOrig="2840" w:dyaOrig="520" w14:anchorId="188D6035">
          <v:shape id="_x0000_i4413" type="#_x0000_t75" style="width:142.1pt;height:26pt" o:ole="">
            <v:imagedata r:id="rId641" o:title=""/>
          </v:shape>
          <o:OLEObject Type="Embed" ProgID="Equation.DSMT4" ShapeID="_x0000_i4413" DrawAspect="Content" ObjectID="_1818759504" r:id="rId642"/>
        </w:object>
      </w:r>
    </w:p>
    <w:p w14:paraId="16DC997E" w14:textId="77777777" w:rsidR="00F8289C" w:rsidRDefault="00F8289C" w:rsidP="006B50AD">
      <w:pPr>
        <w:ind w:firstLineChars="300" w:firstLine="720"/>
        <w:jc w:val="left"/>
        <w:rPr>
          <w:rFonts w:ascii="宋体" w:eastAsia="宋体" w:hAnsi="宋体" w:hint="eastAsia"/>
          <w:szCs w:val="24"/>
        </w:rPr>
      </w:pPr>
      <w:r>
        <w:rPr>
          <w:rFonts w:ascii="宋体" w:eastAsia="宋体" w:hAnsi="宋体" w:hint="eastAsia"/>
          <w:szCs w:val="24"/>
        </w:rPr>
        <w:t>设</w:t>
      </w:r>
      <w:r w:rsidRPr="004A6B29">
        <w:rPr>
          <w:rFonts w:ascii="宋体" w:eastAsia="宋体" w:hAnsi="宋体" w:hint="eastAsia"/>
          <w:szCs w:val="24"/>
        </w:rPr>
        <w:t>满足</w:t>
      </w:r>
      <w:r w:rsidRPr="004A6B29">
        <w:rPr>
          <w:rFonts w:ascii="宋体" w:eastAsia="宋体" w:hAnsi="宋体" w:hint="eastAsia"/>
          <w:position w:val="-16"/>
          <w:szCs w:val="24"/>
        </w:rPr>
        <w:object w:dxaOrig="980" w:dyaOrig="400" w14:anchorId="02B099B7">
          <v:shape id="_x0000_i4414" type="#_x0000_t75" style="width:49.75pt;height:19.7pt" o:ole="">
            <v:imagedata r:id="rId643" o:title=""/>
          </v:shape>
          <o:OLEObject Type="Embed" ProgID="Equation.DSMT4" ShapeID="_x0000_i4414" DrawAspect="Content" ObjectID="_1818759505" r:id="rId644"/>
        </w:object>
      </w:r>
      <w:r w:rsidRPr="004A6B29">
        <w:rPr>
          <w:rFonts w:ascii="宋体" w:eastAsia="宋体" w:hAnsi="宋体" w:hint="eastAsia"/>
          <w:szCs w:val="24"/>
        </w:rPr>
        <w:t>的若干个时间段</w:t>
      </w:r>
      <w:r>
        <w:rPr>
          <w:rFonts w:ascii="宋体" w:eastAsia="宋体" w:hAnsi="宋体" w:hint="eastAsia"/>
          <w:szCs w:val="24"/>
        </w:rPr>
        <w:t>为</w:t>
      </w:r>
      <w:r w:rsidRPr="004A6B29">
        <w:rPr>
          <w:rFonts w:ascii="宋体" w:eastAsia="宋体" w:hAnsi="宋体" w:hint="eastAsia"/>
          <w:position w:val="-16"/>
          <w:szCs w:val="24"/>
        </w:rPr>
        <w:object w:dxaOrig="1180" w:dyaOrig="440" w14:anchorId="4C05A765">
          <v:shape id="_x0000_i4415" type="#_x0000_t75" style="width:59.15pt;height:22.25pt" o:ole="">
            <v:imagedata r:id="rId181" o:title=""/>
          </v:shape>
          <o:OLEObject Type="Embed" ProgID="Equation.DSMT4" ShapeID="_x0000_i4415" DrawAspect="Content" ObjectID="_1818759506" r:id="rId645"/>
        </w:object>
      </w:r>
      <w:r w:rsidRPr="004A6B29">
        <w:rPr>
          <w:rFonts w:ascii="宋体" w:eastAsia="宋体" w:hAnsi="宋体" w:hint="eastAsia"/>
          <w:szCs w:val="24"/>
        </w:rPr>
        <w:t>，则烟幕干扰</w:t>
      </w:r>
      <w:r>
        <w:rPr>
          <w:rFonts w:ascii="宋体" w:eastAsia="宋体" w:hAnsi="宋体" w:hint="eastAsia"/>
          <w:szCs w:val="24"/>
        </w:rPr>
        <w:t>弹对</w:t>
      </w:r>
      <w:r w:rsidRPr="00302535">
        <w:rPr>
          <w:rFonts w:ascii="宋体" w:eastAsia="宋体" w:hAnsi="宋体" w:hint="eastAsia"/>
          <w:position w:val="-12"/>
          <w:szCs w:val="24"/>
        </w:rPr>
        <w:object w:dxaOrig="360" w:dyaOrig="360" w14:anchorId="0FF3A417">
          <v:shape id="_x0000_i4416" type="#_x0000_t75" style="width:18.15pt;height:18.15pt" o:ole="">
            <v:imagedata r:id="rId183" o:title=""/>
          </v:shape>
          <o:OLEObject Type="Embed" ProgID="Equation.DSMT4" ShapeID="_x0000_i4416" DrawAspect="Content" ObjectID="_1818759507" r:id="rId646"/>
        </w:object>
      </w:r>
      <w:r>
        <w:rPr>
          <w:rFonts w:ascii="宋体" w:eastAsia="宋体" w:hAnsi="宋体" w:hint="eastAsia"/>
          <w:szCs w:val="24"/>
        </w:rPr>
        <w:t>的</w:t>
      </w:r>
      <w:r w:rsidRPr="004A6B29">
        <w:rPr>
          <w:rFonts w:ascii="宋体" w:eastAsia="宋体" w:hAnsi="宋体" w:hint="eastAsia"/>
          <w:szCs w:val="24"/>
        </w:rPr>
        <w:t>有效遮蔽时长</w:t>
      </w:r>
      <w:r w:rsidRPr="004A6B29">
        <w:rPr>
          <w:rFonts w:ascii="宋体" w:eastAsia="宋体" w:hAnsi="宋体" w:hint="eastAsia"/>
          <w:position w:val="-6"/>
          <w:szCs w:val="24"/>
        </w:rPr>
        <w:object w:dxaOrig="300" w:dyaOrig="279" w14:anchorId="10EABB09">
          <v:shape id="_x0000_i4417" type="#_x0000_t75" style="width:15.35pt;height:13.75pt" o:ole="">
            <v:imagedata r:id="rId185" o:title=""/>
          </v:shape>
          <o:OLEObject Type="Embed" ProgID="Equation.DSMT4" ShapeID="_x0000_i4417" DrawAspect="Content" ObjectID="_1818759508" r:id="rId647"/>
        </w:object>
      </w:r>
      <w:r w:rsidRPr="004A6B29">
        <w:rPr>
          <w:rFonts w:ascii="宋体" w:eastAsia="宋体" w:hAnsi="宋体" w:hint="eastAsia"/>
          <w:szCs w:val="24"/>
        </w:rPr>
        <w:t>为</w:t>
      </w:r>
    </w:p>
    <w:p w14:paraId="27F93E2F" w14:textId="77777777" w:rsidR="00F8289C" w:rsidRDefault="00F8289C">
      <w:pPr>
        <w:rPr>
          <w:rFonts w:ascii="宋体" w:eastAsia="宋体" w:hAnsi="宋体" w:hint="eastAsia"/>
          <w:szCs w:val="24"/>
        </w:rPr>
        <w:pPrChange w:id="800" w:author="yukina minato" w:date="2025-09-07T05:01:00Z" w16du:dateUtc="2025-09-06T21:01:00Z">
          <w:pPr>
            <w:ind w:firstLineChars="400" w:firstLine="960"/>
          </w:pPr>
        </w:pPrChange>
      </w:pPr>
      <w:r w:rsidRPr="004A6B29">
        <w:rPr>
          <w:rFonts w:ascii="宋体" w:eastAsia="宋体" w:hAnsi="宋体" w:hint="eastAsia"/>
          <w:position w:val="-28"/>
          <w:szCs w:val="24"/>
        </w:rPr>
        <w:object w:dxaOrig="1120" w:dyaOrig="540" w14:anchorId="1815EFFC">
          <v:shape id="_x0000_i4418" type="#_x0000_t75" style="width:55.7pt;height:26.6pt" o:ole="">
            <v:imagedata r:id="rId279" o:title=""/>
          </v:shape>
          <o:OLEObject Type="Embed" ProgID="Equation.DSMT4" ShapeID="_x0000_i4418" DrawAspect="Content" ObjectID="_1818759509" r:id="rId648"/>
        </w:object>
      </w:r>
    </w:p>
    <w:p w14:paraId="1FD34886" w14:textId="00E47380" w:rsidR="00F8289C" w:rsidRDefault="00F8289C" w:rsidP="00F8289C">
      <w:pPr>
        <w:ind w:firstLineChars="200" w:firstLine="480"/>
        <w:jc w:val="left"/>
      </w:pPr>
      <w:r>
        <w:rPr>
          <w:rFonts w:hint="eastAsia"/>
        </w:rPr>
        <w:t>我们可以通过遗传算法对矩阵</w:t>
      </w:r>
      <w:r w:rsidR="00582409" w:rsidRPr="00582409">
        <w:rPr>
          <w:rFonts w:hint="eastAsia"/>
          <w:position w:val="-20"/>
        </w:rPr>
        <w:object w:dxaOrig="2540" w:dyaOrig="520" w14:anchorId="1CA4545D">
          <v:shape id="_x0000_i4419" type="#_x0000_t75" style="width:126.45pt;height:26pt" o:ole="">
            <v:imagedata r:id="rId649" o:title=""/>
          </v:shape>
          <o:OLEObject Type="Embed" ProgID="Equation.DSMT4" ShapeID="_x0000_i4419" DrawAspect="Content" ObjectID="_1818759510" r:id="rId650"/>
        </w:object>
      </w:r>
      <w:r>
        <w:rPr>
          <w:rFonts w:hint="eastAsia"/>
        </w:rPr>
        <w:t>进行合理取值，这样，对于每一个矩阵</w:t>
      </w:r>
      <w:r w:rsidRPr="00302535">
        <w:rPr>
          <w:rFonts w:hint="eastAsia"/>
          <w:position w:val="-4"/>
        </w:rPr>
        <w:object w:dxaOrig="279" w:dyaOrig="260" w14:anchorId="67454801">
          <v:shape id="_x0000_i4420" type="#_x0000_t75" style="width:13.75pt;height:13.75pt" o:ole="">
            <v:imagedata r:id="rId283" o:title=""/>
          </v:shape>
          <o:OLEObject Type="Embed" ProgID="Equation.DSMT4" ShapeID="_x0000_i4420" DrawAspect="Content" ObjectID="_1818759511" r:id="rId651"/>
        </w:object>
      </w:r>
      <w:r>
        <w:rPr>
          <w:rFonts w:hint="eastAsia"/>
        </w:rPr>
        <w:t>，都能得到与之一一对应的有效遮蔽时长</w:t>
      </w:r>
      <w:r w:rsidRPr="00302535">
        <w:rPr>
          <w:rFonts w:hint="eastAsia"/>
          <w:position w:val="-6"/>
        </w:rPr>
        <w:object w:dxaOrig="300" w:dyaOrig="279" w14:anchorId="67E82E7F">
          <v:shape id="_x0000_i4421" type="#_x0000_t75" style="width:15.35pt;height:13.75pt" o:ole="">
            <v:imagedata r:id="rId285" o:title=""/>
          </v:shape>
          <o:OLEObject Type="Embed" ProgID="Equation.DSMT4" ShapeID="_x0000_i4421" DrawAspect="Content" ObjectID="_1818759512" r:id="rId652"/>
        </w:object>
      </w:r>
      <w:r>
        <w:rPr>
          <w:rFonts w:hint="eastAsia"/>
        </w:rPr>
        <w:t>，也就是说我们能得到</w:t>
      </w:r>
      <w:r w:rsidRPr="00302535">
        <w:rPr>
          <w:rFonts w:hint="eastAsia"/>
          <w:position w:val="-6"/>
        </w:rPr>
        <w:object w:dxaOrig="300" w:dyaOrig="279" w14:anchorId="514C99B3">
          <v:shape id="_x0000_i4422" type="#_x0000_t75" style="width:15.35pt;height:13.75pt" o:ole="">
            <v:imagedata r:id="rId287" o:title=""/>
          </v:shape>
          <o:OLEObject Type="Embed" ProgID="Equation.DSMT4" ShapeID="_x0000_i4422" DrawAspect="Content" ObjectID="_1818759513" r:id="rId653"/>
        </w:object>
      </w:r>
      <w:r>
        <w:rPr>
          <w:rFonts w:hint="eastAsia"/>
        </w:rPr>
        <w:t>关于矩阵</w:t>
      </w:r>
      <w:r w:rsidR="00582409" w:rsidRPr="00582409">
        <w:rPr>
          <w:rFonts w:hint="eastAsia"/>
          <w:position w:val="-20"/>
        </w:rPr>
        <w:object w:dxaOrig="2540" w:dyaOrig="520" w14:anchorId="02B14086">
          <v:shape id="_x0000_i4423" type="#_x0000_t75" style="width:126.45pt;height:26pt" o:ole="">
            <v:imagedata r:id="rId654" o:title=""/>
          </v:shape>
          <o:OLEObject Type="Embed" ProgID="Equation.DSMT4" ShapeID="_x0000_i4423" DrawAspect="Content" ObjectID="_1818759514" r:id="rId655"/>
        </w:object>
      </w:r>
      <w:r>
        <w:rPr>
          <w:rFonts w:hint="eastAsia"/>
        </w:rPr>
        <w:t>的函数，也即：</w:t>
      </w:r>
    </w:p>
    <w:p w14:paraId="0792000B" w14:textId="057A55A4" w:rsidR="00F8289C" w:rsidRDefault="00103F3A" w:rsidP="00F8289C">
      <w:pPr>
        <w:ind w:firstLineChars="200" w:firstLine="480"/>
      </w:pPr>
      <w:r w:rsidRPr="007E6862">
        <w:rPr>
          <w:rFonts w:hint="eastAsia"/>
          <w:position w:val="-34"/>
        </w:rPr>
        <w:object w:dxaOrig="3600" w:dyaOrig="800" w14:anchorId="6504F5A5">
          <v:shape id="_x0000_i4424" type="#_x0000_t75" style="width:180.65pt;height:40.4pt" o:ole="">
            <v:imagedata r:id="rId656" o:title=""/>
          </v:shape>
          <o:OLEObject Type="Embed" ProgID="Equation.DSMT4" ShapeID="_x0000_i4424" DrawAspect="Content" ObjectID="_1818759515" r:id="rId657"/>
        </w:object>
      </w:r>
    </w:p>
    <w:p w14:paraId="071864CA" w14:textId="77777777" w:rsidR="00F8289C" w:rsidRDefault="00F8289C" w:rsidP="00F8289C">
      <w:pPr>
        <w:ind w:firstLineChars="200" w:firstLine="480"/>
        <w:jc w:val="both"/>
      </w:pPr>
      <w:r>
        <w:rPr>
          <w:rFonts w:hint="eastAsia"/>
        </w:rPr>
        <w:t>设</w:t>
      </w:r>
      <w:r w:rsidRPr="00602029">
        <w:rPr>
          <w:position w:val="-12"/>
        </w:rPr>
        <w:object w:dxaOrig="600" w:dyaOrig="360" w14:anchorId="0A50B827">
          <v:shape id="_x0000_i4425" type="#_x0000_t75" style="width:30.05pt;height:18.15pt" o:ole="">
            <v:imagedata r:id="rId294" o:title=""/>
          </v:shape>
          <o:OLEObject Type="Embed" ProgID="Equation.DSMT4" ShapeID="_x0000_i4425" DrawAspect="Content" ObjectID="_1818759516" r:id="rId658"/>
        </w:object>
      </w:r>
      <w:r>
        <w:rPr>
          <w:rFonts w:hint="eastAsia"/>
        </w:rPr>
        <w:t>为矩阵</w:t>
      </w:r>
      <w:r w:rsidRPr="00602029">
        <w:rPr>
          <w:position w:val="-4"/>
        </w:rPr>
        <w:object w:dxaOrig="279" w:dyaOrig="260" w14:anchorId="55B5684A">
          <v:shape id="_x0000_i4426" type="#_x0000_t75" style="width:13.75pt;height:12.85pt" o:ole="">
            <v:imagedata r:id="rId296" o:title=""/>
          </v:shape>
          <o:OLEObject Type="Embed" ProgID="Equation.DSMT4" ShapeID="_x0000_i4426" DrawAspect="Content" ObjectID="_1818759517" r:id="rId659"/>
        </w:object>
      </w:r>
      <w:r>
        <w:rPr>
          <w:rFonts w:hint="eastAsia"/>
        </w:rPr>
        <w:t>中参数的下确界组成的矩阵，</w:t>
      </w:r>
      <w:r w:rsidRPr="00602029">
        <w:rPr>
          <w:position w:val="-14"/>
        </w:rPr>
        <w:object w:dxaOrig="600" w:dyaOrig="380" w14:anchorId="2B6EBA99">
          <v:shape id="_x0000_i4427" type="#_x0000_t75" style="width:30.05pt;height:18.8pt" o:ole="">
            <v:imagedata r:id="rId298" o:title=""/>
          </v:shape>
          <o:OLEObject Type="Embed" ProgID="Equation.DSMT4" ShapeID="_x0000_i4427" DrawAspect="Content" ObjectID="_1818759518" r:id="rId660"/>
        </w:object>
      </w:r>
      <w:r>
        <w:rPr>
          <w:rFonts w:hint="eastAsia"/>
        </w:rPr>
        <w:t>为矩阵</w:t>
      </w:r>
      <w:r w:rsidRPr="00602029">
        <w:rPr>
          <w:position w:val="-4"/>
        </w:rPr>
        <w:object w:dxaOrig="279" w:dyaOrig="260" w14:anchorId="51F93FA5">
          <v:shape id="_x0000_i4428" type="#_x0000_t75" style="width:13.75pt;height:12.85pt" o:ole="">
            <v:imagedata r:id="rId296" o:title=""/>
          </v:shape>
          <o:OLEObject Type="Embed" ProgID="Equation.DSMT4" ShapeID="_x0000_i4428" DrawAspect="Content" ObjectID="_1818759519" r:id="rId661"/>
        </w:object>
      </w:r>
      <w:r>
        <w:rPr>
          <w:rFonts w:hint="eastAsia"/>
        </w:rPr>
        <w:t>中参数的上确界组成的矩阵，也即：</w:t>
      </w:r>
    </w:p>
    <w:p w14:paraId="4DDF551A" w14:textId="77777777" w:rsidR="00F8289C" w:rsidDel="00103F3A" w:rsidRDefault="00F8289C" w:rsidP="00103F3A">
      <w:pPr>
        <w:ind w:firstLineChars="200" w:firstLine="480"/>
        <w:jc w:val="left"/>
        <w:rPr>
          <w:del w:id="801" w:author="yukina minato" w:date="2025-09-07T05:01:00Z" w16du:dateUtc="2025-09-06T21:01:00Z"/>
        </w:rPr>
      </w:pPr>
      <w:r w:rsidRPr="00602029">
        <w:rPr>
          <w:position w:val="-14"/>
        </w:rPr>
        <w:object w:dxaOrig="1820" w:dyaOrig="380" w14:anchorId="620B8264">
          <v:shape id="_x0000_i4429" type="#_x0000_t75" style="width:90.8pt;height:18.8pt" o:ole="">
            <v:imagedata r:id="rId301" o:title=""/>
          </v:shape>
          <o:OLEObject Type="Embed" ProgID="Equation.DSMT4" ShapeID="_x0000_i4429" DrawAspect="Content" ObjectID="_1818759520" r:id="rId662"/>
        </w:object>
      </w:r>
    </w:p>
    <w:p w14:paraId="5387C998" w14:textId="77777777" w:rsidR="00103F3A" w:rsidRDefault="00103F3A">
      <w:pPr>
        <w:ind w:firstLineChars="200" w:firstLine="480"/>
        <w:rPr>
          <w:ins w:id="802" w:author="Noah Zheng" w:date="2025-09-07T08:37:00Z" w16du:dateUtc="2025-09-07T00:37:00Z"/>
        </w:rPr>
      </w:pPr>
    </w:p>
    <w:p w14:paraId="7E7D6303" w14:textId="77777777" w:rsidR="00103F3A" w:rsidRDefault="00103F3A" w:rsidP="00103F3A">
      <w:pPr>
        <w:ind w:firstLineChars="200" w:firstLine="480"/>
        <w:jc w:val="left"/>
        <w:rPr>
          <w:ins w:id="803" w:author="Noah Zheng" w:date="2025-09-07T08:37:00Z" w16du:dateUtc="2025-09-07T00:37:00Z"/>
        </w:rPr>
      </w:pPr>
      <w:ins w:id="804" w:author="Noah Zheng" w:date="2025-09-07T08:37:00Z" w16du:dateUtc="2025-09-07T00:37:00Z">
        <w:r>
          <w:rPr>
            <w:rFonts w:hint="eastAsia"/>
          </w:rPr>
          <w:t>并满足（忽略单位）</w:t>
        </w:r>
      </w:ins>
    </w:p>
    <w:p w14:paraId="0BD0975F" w14:textId="406C4ACE" w:rsidR="00F8289C" w:rsidRDefault="00103F3A" w:rsidP="00103F3A">
      <w:pPr>
        <w:ind w:firstLineChars="200" w:firstLine="480"/>
        <w:rPr>
          <w:rFonts w:hint="eastAsia"/>
        </w:rPr>
        <w:pPrChange w:id="805" w:author="Noah Zheng" w:date="2025-09-07T08:41:00Z" w16du:dateUtc="2025-09-07T00:41:00Z">
          <w:pPr>
            <w:ind w:firstLineChars="200" w:firstLine="480"/>
            <w:jc w:val="both"/>
          </w:pPr>
        </w:pPrChange>
      </w:pPr>
      <w:ins w:id="806" w:author="Noah Zheng" w:date="2025-09-07T08:37:00Z" w16du:dateUtc="2025-09-07T00:37:00Z">
        <w:r w:rsidRPr="00C25C03">
          <w:rPr>
            <w:position w:val="-36"/>
          </w:rPr>
          <w:object w:dxaOrig="2460" w:dyaOrig="840" w14:anchorId="5AEE2E91">
            <v:shape id="_x0000_i4430" type="#_x0000_t75" style="width:122.7pt;height:41.95pt" o:ole="">
              <v:imagedata r:id="rId663" o:title=""/>
            </v:shape>
            <o:OLEObject Type="Embed" ProgID="Equation.DSMT4" ShapeID="_x0000_i4430" DrawAspect="Content" ObjectID="_1818759521" r:id="rId664"/>
          </w:object>
        </w:r>
      </w:ins>
    </w:p>
    <w:p w14:paraId="124BBDED" w14:textId="13EEA9CB" w:rsidR="00103F3A" w:rsidRDefault="00103F3A" w:rsidP="00103F3A">
      <w:pPr>
        <w:ind w:firstLineChars="200" w:firstLine="480"/>
        <w:jc w:val="left"/>
        <w:rPr>
          <w:ins w:id="807" w:author="Noah Zheng" w:date="2025-09-07T08:40:00Z" w16du:dateUtc="2025-09-07T00:40:00Z"/>
        </w:rPr>
      </w:pPr>
      <w:ins w:id="808" w:author="Noah Zheng" w:date="2025-09-07T08:40:00Z" w16du:dateUtc="2025-09-07T00:40:00Z">
        <w:r>
          <w:rPr>
            <w:rFonts w:hint="eastAsia"/>
          </w:rPr>
          <w:t>因此我们可以建立最优化模型</w:t>
        </w:r>
        <w:r w:rsidRPr="00411877">
          <w:rPr>
            <w:rFonts w:hint="eastAsia"/>
            <w:b/>
            <w:bCs/>
            <w:rPrChange w:id="809" w:author="Noah Zheng" w:date="2025-09-07T08:51:00Z" w16du:dateUtc="2025-09-07T00:51:00Z">
              <w:rPr>
                <w:rFonts w:hint="eastAsia"/>
              </w:rPr>
            </w:rPrChange>
          </w:rPr>
          <w:t>GA-</w:t>
        </w:r>
        <w:r w:rsidRPr="00411877">
          <w:rPr>
            <w:rFonts w:hint="eastAsia"/>
            <w:b/>
            <w:bCs/>
            <w:rPrChange w:id="810" w:author="Noah Zheng" w:date="2025-09-07T08:51:00Z" w16du:dateUtc="2025-09-07T00:51:00Z">
              <w:rPr>
                <w:rFonts w:hint="eastAsia"/>
              </w:rPr>
            </w:rPrChange>
          </w:rPr>
          <w:t>3</w:t>
        </w:r>
        <w:r>
          <w:rPr>
            <w:rFonts w:hint="eastAsia"/>
          </w:rPr>
          <w:t>，其中：</w:t>
        </w:r>
      </w:ins>
    </w:p>
    <w:p w14:paraId="7EC1E36B" w14:textId="1E6EF2BD" w:rsidR="00103F3A" w:rsidRDefault="00103F3A" w:rsidP="00103F3A">
      <w:pPr>
        <w:ind w:firstLineChars="200" w:firstLine="480"/>
        <w:jc w:val="left"/>
        <w:rPr>
          <w:ins w:id="811" w:author="Noah Zheng" w:date="2025-09-07T08:40:00Z" w16du:dateUtc="2025-09-07T00:40:00Z"/>
        </w:rPr>
      </w:pPr>
      <w:ins w:id="812" w:author="Noah Zheng" w:date="2025-09-07T08:40:00Z" w16du:dateUtc="2025-09-07T00:40:00Z">
        <w:r>
          <w:rPr>
            <w:rFonts w:hint="eastAsia"/>
          </w:rPr>
          <w:t>决策变量</w:t>
        </w:r>
        <w:r w:rsidRPr="00582409">
          <w:rPr>
            <w:rFonts w:hint="eastAsia"/>
            <w:position w:val="-20"/>
          </w:rPr>
          <w:object w:dxaOrig="2540" w:dyaOrig="520" w14:anchorId="1497CBB7">
            <v:shape id="_x0000_i4431" type="#_x0000_t75" style="width:126.45pt;height:26pt" o:ole="">
              <v:imagedata r:id="rId654" o:title=""/>
            </v:shape>
            <o:OLEObject Type="Embed" ProgID="Equation.DSMT4" ShapeID="_x0000_i4431" DrawAspect="Content" ObjectID="_1818759522" r:id="rId665"/>
          </w:object>
        </w:r>
        <w:r>
          <w:rPr>
            <w:rFonts w:hint="eastAsia"/>
          </w:rPr>
          <w:t>；</w:t>
        </w:r>
        <w:r>
          <w:rPr>
            <w:rFonts w:hint="eastAsia"/>
          </w:rPr>
          <w:t>s.t.</w:t>
        </w:r>
        <w:r w:rsidRPr="00602029">
          <w:rPr>
            <w:position w:val="-14"/>
          </w:rPr>
          <w:object w:dxaOrig="1820" w:dyaOrig="380" w14:anchorId="27D2E4D0">
            <v:shape id="_x0000_i4432" type="#_x0000_t75" style="width:90.8pt;height:18.8pt" o:ole="">
              <v:imagedata r:id="rId301" o:title=""/>
            </v:shape>
            <o:OLEObject Type="Embed" ProgID="Equation.DSMT4" ShapeID="_x0000_i4432" DrawAspect="Content" ObjectID="_1818759523" r:id="rId666"/>
          </w:object>
        </w:r>
        <w:r>
          <w:rPr>
            <w:rFonts w:hint="eastAsia"/>
          </w:rPr>
          <w:t>；</w:t>
        </w:r>
      </w:ins>
    </w:p>
    <w:p w14:paraId="6F3E7428" w14:textId="63EB54BA" w:rsidR="00103F3A" w:rsidRDefault="00103F3A" w:rsidP="00103F3A">
      <w:pPr>
        <w:ind w:firstLineChars="200" w:firstLine="480"/>
        <w:jc w:val="left"/>
        <w:rPr>
          <w:ins w:id="813" w:author="Noah Zheng" w:date="2025-09-07T08:40:00Z" w16du:dateUtc="2025-09-07T00:40:00Z"/>
        </w:rPr>
      </w:pPr>
      <w:ins w:id="814" w:author="Noah Zheng" w:date="2025-09-07T08:40:00Z" w16du:dateUtc="2025-09-07T00:40:00Z">
        <w:r>
          <w:rPr>
            <w:rFonts w:hint="eastAsia"/>
          </w:rPr>
          <w:t>目标函数</w:t>
        </w:r>
        <w:r w:rsidRPr="00E36E43">
          <w:rPr>
            <w:rFonts w:hint="eastAsia"/>
            <w:position w:val="-14"/>
          </w:rPr>
          <w:object w:dxaOrig="1460" w:dyaOrig="400" w14:anchorId="60A0C252">
            <v:shape id="_x0000_i4433" type="#_x0000_t75" style="width:72.95pt;height:19.7pt" o:ole="">
              <v:imagedata r:id="rId667" o:title=""/>
            </v:shape>
            <o:OLEObject Type="Embed" ProgID="Equation.DSMT4" ShapeID="_x0000_i4433" DrawAspect="Content" ObjectID="_1818759524" r:id="rId668"/>
          </w:object>
        </w:r>
      </w:ins>
    </w:p>
    <w:p w14:paraId="791B95D9" w14:textId="316EE340" w:rsidR="00411877" w:rsidRDefault="00411877" w:rsidP="00411877">
      <w:pPr>
        <w:pStyle w:val="af3"/>
        <w:spacing w:line="360" w:lineRule="auto"/>
        <w:ind w:leftChars="100" w:left="240"/>
        <w:rPr>
          <w:ins w:id="815" w:author="Noah Zheng" w:date="2025-09-07T08:52:00Z" w16du:dateUtc="2025-09-07T00:52:00Z"/>
          <w:rFonts w:ascii="宋体" w:eastAsia="宋体" w:hAnsi="宋体"/>
        </w:rPr>
      </w:pPr>
      <w:ins w:id="816" w:author="Noah Zheng" w:date="2025-09-07T08:52:00Z" w16du:dateUtc="2025-09-07T00:52:00Z">
        <w:r>
          <w:rPr>
            <w:rFonts w:hint="eastAsia"/>
          </w:rPr>
          <w:t>5.4.</w:t>
        </w:r>
      </w:ins>
      <w:ins w:id="817" w:author="Noah Zheng" w:date="2025-09-07T09:04:00Z" w16du:dateUtc="2025-09-07T01:04:00Z">
        <w:r w:rsidR="0089313A">
          <w:rPr>
            <w:rFonts w:hint="eastAsia"/>
          </w:rPr>
          <w:t>2</w:t>
        </w:r>
      </w:ins>
      <w:ins w:id="818" w:author="Noah Zheng" w:date="2025-09-07T08:52:00Z" w16du:dateUtc="2025-09-07T00:52:00Z">
        <w:r>
          <w:rPr>
            <w:rFonts w:hint="eastAsia"/>
          </w:rPr>
          <w:t>最优化</w:t>
        </w:r>
        <w:r>
          <w:rPr>
            <w:rFonts w:ascii="宋体" w:eastAsia="宋体" w:hAnsi="宋体" w:hint="eastAsia"/>
          </w:rPr>
          <w:t>模型</w:t>
        </w:r>
        <w:r w:rsidRPr="00302535">
          <w:rPr>
            <w:rFonts w:hint="eastAsia"/>
          </w:rPr>
          <w:t>G</w:t>
        </w:r>
        <w:r>
          <w:rPr>
            <w:rFonts w:hint="eastAsia"/>
          </w:rPr>
          <w:t>A</w:t>
        </w:r>
        <w:r w:rsidRPr="00302535">
          <w:rPr>
            <w:rFonts w:hint="eastAsia"/>
          </w:rPr>
          <w:t>-3</w:t>
        </w:r>
        <w:r>
          <w:rPr>
            <w:rFonts w:ascii="宋体" w:eastAsia="宋体" w:hAnsi="宋体" w:hint="eastAsia"/>
          </w:rPr>
          <w:t>的</w:t>
        </w:r>
      </w:ins>
      <w:ins w:id="819" w:author="Noah Zheng" w:date="2025-09-07T09:04:00Z" w16du:dateUtc="2025-09-07T01:04:00Z">
        <w:r w:rsidR="0089313A">
          <w:rPr>
            <w:rFonts w:ascii="宋体" w:eastAsia="宋体" w:hAnsi="宋体" w:hint="eastAsia"/>
          </w:rPr>
          <w:t>求解</w:t>
        </w:r>
      </w:ins>
    </w:p>
    <w:p w14:paraId="7C36EAF9" w14:textId="25A51159" w:rsidR="001C338D" w:rsidRDefault="001C338D" w:rsidP="001C338D">
      <w:pPr>
        <w:ind w:firstLineChars="200" w:firstLine="480"/>
        <w:jc w:val="both"/>
        <w:rPr>
          <w:ins w:id="820" w:author="Noah Zheng" w:date="2025-09-07T09:59:00Z" w16du:dateUtc="2025-09-07T01:59:00Z"/>
        </w:rPr>
        <w:pPrChange w:id="821" w:author="Noah Zheng" w:date="2025-09-07T10:01:00Z" w16du:dateUtc="2025-09-07T02:01:00Z">
          <w:pPr>
            <w:jc w:val="both"/>
          </w:pPr>
        </w:pPrChange>
      </w:pPr>
      <w:ins w:id="822" w:author="Noah Zheng" w:date="2025-09-07T09:59:00Z" w16du:dateUtc="2025-09-07T01:59:00Z">
        <w:r>
          <w:rPr>
            <w:rFonts w:hint="eastAsia"/>
          </w:rPr>
          <w:t>第</w:t>
        </w:r>
      </w:ins>
      <w:ins w:id="823" w:author="Noah Zheng" w:date="2025-09-07T10:01:00Z" w16du:dateUtc="2025-09-07T02:01:00Z">
        <w:r>
          <w:rPr>
            <w:rFonts w:hint="eastAsia"/>
          </w:rPr>
          <w:t>四</w:t>
        </w:r>
      </w:ins>
      <w:ins w:id="824" w:author="Noah Zheng" w:date="2025-09-07T09:59:00Z" w16du:dateUtc="2025-09-07T01:59:00Z">
        <w:r>
          <w:rPr>
            <w:rFonts w:hint="eastAsia"/>
          </w:rPr>
          <w:t>问的求解沿用第二问建立的遗传框架，基础步骤与算法流程均保持不变。下面只列出第</w:t>
        </w:r>
      </w:ins>
      <w:ins w:id="825" w:author="Noah Zheng" w:date="2025-09-07T10:01:00Z" w16du:dateUtc="2025-09-07T02:01:00Z">
        <w:r>
          <w:rPr>
            <w:rFonts w:hint="eastAsia"/>
          </w:rPr>
          <w:t>四</w:t>
        </w:r>
      </w:ins>
      <w:ins w:id="826" w:author="Noah Zheng" w:date="2025-09-07T09:59:00Z" w16du:dateUtc="2025-09-07T01:59:00Z">
        <w:r>
          <w:rPr>
            <w:rFonts w:hint="eastAsia"/>
          </w:rPr>
          <w:t>问遗传算法（</w:t>
        </w:r>
        <w:r>
          <w:rPr>
            <w:rFonts w:hint="eastAsia"/>
          </w:rPr>
          <w:t>GA</w:t>
        </w:r>
        <w:r>
          <w:rPr>
            <w:rFonts w:hint="eastAsia"/>
          </w:rPr>
          <w:t>）</w:t>
        </w:r>
      </w:ins>
      <w:ins w:id="827" w:author="Noah Zheng" w:date="2025-09-07T10:01:00Z" w16du:dateUtc="2025-09-07T02:01:00Z">
        <w:r>
          <w:rPr>
            <w:rFonts w:hint="eastAsia"/>
          </w:rPr>
          <w:t>与第二问中不同</w:t>
        </w:r>
      </w:ins>
      <w:ins w:id="828" w:author="Noah Zheng" w:date="2025-09-07T09:59:00Z" w16du:dateUtc="2025-09-07T01:59:00Z">
        <w:r>
          <w:rPr>
            <w:rFonts w:hint="eastAsia"/>
          </w:rPr>
          <w:t>的关键参数和基本要点。</w:t>
        </w:r>
      </w:ins>
    </w:p>
    <w:p w14:paraId="61E15A86" w14:textId="77777777" w:rsidR="001C338D" w:rsidRDefault="001C338D" w:rsidP="001C338D">
      <w:pPr>
        <w:jc w:val="both"/>
        <w:rPr>
          <w:ins w:id="829" w:author="Noah Zheng" w:date="2025-09-07T09:59:00Z" w16du:dateUtc="2025-09-07T01:59:00Z"/>
          <w:rFonts w:hint="eastAsia"/>
        </w:rPr>
      </w:pPr>
    </w:p>
    <w:tbl>
      <w:tblPr>
        <w:tblStyle w:val="12"/>
        <w:tblW w:w="0" w:type="auto"/>
        <w:jc w:val="center"/>
        <w:tblLayout w:type="fixed"/>
        <w:tblLook w:val="04A0" w:firstRow="1" w:lastRow="0" w:firstColumn="1" w:lastColumn="0" w:noHBand="0" w:noVBand="1"/>
      </w:tblPr>
      <w:tblGrid>
        <w:gridCol w:w="2778"/>
        <w:gridCol w:w="2778"/>
        <w:tblGridChange w:id="830">
          <w:tblGrid>
            <w:gridCol w:w="2778"/>
            <w:gridCol w:w="2778"/>
          </w:tblGrid>
        </w:tblGridChange>
      </w:tblGrid>
      <w:tr w:rsidR="001C338D" w:rsidRPr="009D78CF" w14:paraId="2FBFC631" w14:textId="77777777" w:rsidTr="00302535">
        <w:trPr>
          <w:cnfStyle w:val="100000000000" w:firstRow="1" w:lastRow="0" w:firstColumn="0" w:lastColumn="0" w:oddVBand="0" w:evenVBand="0" w:oddHBand="0" w:evenHBand="0" w:firstRowFirstColumn="0" w:firstRowLastColumn="0" w:lastRowFirstColumn="0" w:lastRowLastColumn="0"/>
          <w:jc w:val="center"/>
          <w:ins w:id="831" w:author="Noah Zheng" w:date="2025-09-07T09:59:00Z" w16du:dateUtc="2025-09-07T01:59:00Z"/>
        </w:trPr>
        <w:tc>
          <w:tcPr>
            <w:cnfStyle w:val="001000000000" w:firstRow="0" w:lastRow="0" w:firstColumn="1" w:lastColumn="0" w:oddVBand="0" w:evenVBand="0" w:oddHBand="0" w:evenHBand="0" w:firstRowFirstColumn="0" w:firstRowLastColumn="0" w:lastRowFirstColumn="0" w:lastRowLastColumn="0"/>
            <w:tcW w:w="2778" w:type="dxa"/>
          </w:tcPr>
          <w:p w14:paraId="1D5AC17D" w14:textId="77777777" w:rsidR="001C338D" w:rsidRPr="009D78CF" w:rsidRDefault="001C338D" w:rsidP="00302535">
            <w:pPr>
              <w:keepNext/>
              <w:keepLines/>
              <w:spacing w:before="120" w:after="120"/>
              <w:rPr>
                <w:ins w:id="832" w:author="Noah Zheng" w:date="2025-09-07T09:59:00Z" w16du:dateUtc="2025-09-07T01:59:00Z"/>
                <w:rFonts w:hint="eastAsia"/>
              </w:rPr>
            </w:pPr>
            <w:ins w:id="833" w:author="Noah Zheng" w:date="2025-09-07T09:59:00Z" w16du:dateUtc="2025-09-07T01:59:00Z">
              <w:r>
                <w:rPr>
                  <w:rFonts w:hint="eastAsia"/>
                </w:rPr>
                <w:t>实数编码对象</w:t>
              </w:r>
            </w:ins>
          </w:p>
        </w:tc>
        <w:tc>
          <w:tcPr>
            <w:tcW w:w="2778" w:type="dxa"/>
          </w:tcPr>
          <w:p w14:paraId="3DBDA716" w14:textId="7FE08253" w:rsidR="001C338D" w:rsidRPr="009D78CF" w:rsidRDefault="001C338D" w:rsidP="00302535">
            <w:pPr>
              <w:keepNext/>
              <w:keepLines/>
              <w:spacing w:before="120" w:after="120"/>
              <w:cnfStyle w:val="100000000000" w:firstRow="1" w:lastRow="0" w:firstColumn="0" w:lastColumn="0" w:oddVBand="0" w:evenVBand="0" w:oddHBand="0" w:evenHBand="0" w:firstRowFirstColumn="0" w:firstRowLastColumn="0" w:lastRowFirstColumn="0" w:lastRowLastColumn="0"/>
              <w:rPr>
                <w:ins w:id="834" w:author="Noah Zheng" w:date="2025-09-07T09:59:00Z" w16du:dateUtc="2025-09-07T01:59:00Z"/>
                <w:rFonts w:hint="eastAsia"/>
              </w:rPr>
            </w:pPr>
            <w:ins w:id="835" w:author="Noah Zheng" w:date="2025-09-07T09:59:00Z" w16du:dateUtc="2025-09-07T01:59:00Z">
              <w:r>
                <w:rPr>
                  <w:rFonts w:hint="eastAsia"/>
                </w:rPr>
                <w:t>目标函数</w:t>
              </w:r>
              <w:r w:rsidRPr="00302535">
                <w:rPr>
                  <w:position w:val="-12"/>
                </w:rPr>
                <w:object w:dxaOrig="279" w:dyaOrig="360" w14:anchorId="1BE00545">
                  <v:shape id="_x0000_i6461" type="#_x0000_t75" style="width:14.1pt;height:18.15pt" o:ole="">
                    <v:imagedata r:id="rId669" o:title=""/>
                  </v:shape>
                  <o:OLEObject Type="Embed" ProgID="Equation.DSMT4" ShapeID="_x0000_i6461" DrawAspect="Content" ObjectID="_1818759525" r:id="rId670"/>
                </w:object>
              </w:r>
              <w:r>
                <w:rPr>
                  <w:rFonts w:hint="eastAsia"/>
                </w:rPr>
                <w:t>决策变量</w:t>
              </w:r>
            </w:ins>
          </w:p>
        </w:tc>
      </w:tr>
      <w:tr w:rsidR="001C338D" w:rsidRPr="00302535" w14:paraId="674D3B0A" w14:textId="77777777" w:rsidTr="00302535">
        <w:trPr>
          <w:cnfStyle w:val="000000100000" w:firstRow="0" w:lastRow="0" w:firstColumn="0" w:lastColumn="0" w:oddVBand="0" w:evenVBand="0" w:oddHBand="1" w:evenHBand="0" w:firstRowFirstColumn="0" w:firstRowLastColumn="0" w:lastRowFirstColumn="0" w:lastRowLastColumn="0"/>
          <w:jc w:val="center"/>
          <w:ins w:id="836" w:author="Noah Zheng" w:date="2025-09-07T09:59:00Z" w16du:dateUtc="2025-09-07T01:59:00Z"/>
        </w:trPr>
        <w:tc>
          <w:tcPr>
            <w:cnfStyle w:val="001000000000" w:firstRow="0" w:lastRow="0" w:firstColumn="1" w:lastColumn="0" w:oddVBand="0" w:evenVBand="0" w:oddHBand="0" w:evenHBand="0" w:firstRowFirstColumn="0" w:firstRowLastColumn="0" w:lastRowFirstColumn="0" w:lastRowLastColumn="0"/>
            <w:tcW w:w="2778" w:type="dxa"/>
          </w:tcPr>
          <w:p w14:paraId="6B231F6A" w14:textId="77777777" w:rsidR="001C338D" w:rsidRPr="00302535" w:rsidRDefault="001C338D" w:rsidP="00302535">
            <w:pPr>
              <w:keepNext/>
              <w:keepLines/>
              <w:spacing w:before="120" w:after="120"/>
              <w:rPr>
                <w:ins w:id="837" w:author="Noah Zheng" w:date="2025-09-07T09:59:00Z" w16du:dateUtc="2025-09-07T01:59:00Z"/>
                <w:b w:val="0"/>
                <w:bCs w:val="0"/>
              </w:rPr>
            </w:pPr>
            <w:ins w:id="838" w:author="Noah Zheng" w:date="2025-09-07T09:59:00Z" w16du:dateUtc="2025-09-07T01:59:00Z">
              <w:r>
                <w:rPr>
                  <w:rFonts w:hint="eastAsia"/>
                  <w:b w:val="0"/>
                  <w:bCs w:val="0"/>
                </w:rPr>
                <w:t>种群数目</w:t>
              </w:r>
            </w:ins>
          </w:p>
        </w:tc>
        <w:tc>
          <w:tcPr>
            <w:tcW w:w="2778" w:type="dxa"/>
          </w:tcPr>
          <w:p w14:paraId="3D7908A3" w14:textId="16C39EE1" w:rsidR="001C338D" w:rsidRPr="00302535" w:rsidRDefault="001C338D" w:rsidP="00302535">
            <w:pPr>
              <w:keepNext/>
              <w:keepLines/>
              <w:spacing w:before="120" w:after="120"/>
              <w:cnfStyle w:val="000000100000" w:firstRow="0" w:lastRow="0" w:firstColumn="0" w:lastColumn="0" w:oddVBand="0" w:evenVBand="0" w:oddHBand="1" w:evenHBand="0" w:firstRowFirstColumn="0" w:firstRowLastColumn="0" w:lastRowFirstColumn="0" w:lastRowLastColumn="0"/>
              <w:rPr>
                <w:ins w:id="839" w:author="Noah Zheng" w:date="2025-09-07T09:59:00Z" w16du:dateUtc="2025-09-07T01:59:00Z"/>
                <w:rFonts w:hint="eastAsia"/>
                <w:bCs/>
              </w:rPr>
            </w:pPr>
            <w:ins w:id="840" w:author="Noah Zheng" w:date="2025-09-07T10:00:00Z" w16du:dateUtc="2025-09-07T02:00:00Z">
              <w:r>
                <w:rPr>
                  <w:rFonts w:hint="eastAsia"/>
                  <w:bCs/>
                </w:rPr>
                <w:t>9</w:t>
              </w:r>
            </w:ins>
            <w:ins w:id="841" w:author="Noah Zheng" w:date="2025-09-07T09:59:00Z" w16du:dateUtc="2025-09-07T01:59:00Z">
              <w:r>
                <w:rPr>
                  <w:rFonts w:hint="eastAsia"/>
                  <w:bCs/>
                </w:rPr>
                <w:t>00</w:t>
              </w:r>
            </w:ins>
          </w:p>
        </w:tc>
      </w:tr>
      <w:tr w:rsidR="001C338D" w:rsidRPr="004F7724" w14:paraId="27AE3751" w14:textId="77777777" w:rsidTr="00302535">
        <w:trPr>
          <w:jc w:val="center"/>
          <w:ins w:id="842" w:author="Noah Zheng" w:date="2025-09-07T09:59:00Z" w16du:dateUtc="2025-09-07T01:59:00Z"/>
        </w:trPr>
        <w:tc>
          <w:tcPr>
            <w:cnfStyle w:val="001000000000" w:firstRow="0" w:lastRow="0" w:firstColumn="1" w:lastColumn="0" w:oddVBand="0" w:evenVBand="0" w:oddHBand="0" w:evenHBand="0" w:firstRowFirstColumn="0" w:firstRowLastColumn="0" w:lastRowFirstColumn="0" w:lastRowLastColumn="0"/>
            <w:tcW w:w="2778" w:type="dxa"/>
          </w:tcPr>
          <w:p w14:paraId="18DEE911" w14:textId="77777777" w:rsidR="001C338D" w:rsidRPr="00302535" w:rsidRDefault="001C338D" w:rsidP="00302535">
            <w:pPr>
              <w:keepNext/>
              <w:keepLines/>
              <w:spacing w:before="120" w:after="120"/>
              <w:rPr>
                <w:ins w:id="843" w:author="Noah Zheng" w:date="2025-09-07T09:59:00Z" w16du:dateUtc="2025-09-07T01:59:00Z"/>
                <w:b w:val="0"/>
                <w:bCs w:val="0"/>
              </w:rPr>
            </w:pPr>
            <w:ins w:id="844" w:author="Noah Zheng" w:date="2025-09-07T09:59:00Z" w16du:dateUtc="2025-09-07T01:59:00Z">
              <w:r>
                <w:rPr>
                  <w:rFonts w:hint="eastAsia"/>
                  <w:b w:val="0"/>
                  <w:bCs w:val="0"/>
                </w:rPr>
                <w:t>迭代次数</w:t>
              </w:r>
            </w:ins>
          </w:p>
        </w:tc>
        <w:tc>
          <w:tcPr>
            <w:tcW w:w="2778" w:type="dxa"/>
          </w:tcPr>
          <w:p w14:paraId="3AA0035F" w14:textId="77777777" w:rsidR="001C338D" w:rsidRPr="004F7724" w:rsidRDefault="001C338D" w:rsidP="00302535">
            <w:pPr>
              <w:keepNext/>
              <w:keepLines/>
              <w:spacing w:before="120" w:after="120"/>
              <w:cnfStyle w:val="000000000000" w:firstRow="0" w:lastRow="0" w:firstColumn="0" w:lastColumn="0" w:oddVBand="0" w:evenVBand="0" w:oddHBand="0" w:evenHBand="0" w:firstRowFirstColumn="0" w:firstRowLastColumn="0" w:lastRowFirstColumn="0" w:lastRowLastColumn="0"/>
              <w:rPr>
                <w:ins w:id="845" w:author="Noah Zheng" w:date="2025-09-07T09:59:00Z" w16du:dateUtc="2025-09-07T01:59:00Z"/>
                <w:rFonts w:hint="eastAsia"/>
              </w:rPr>
            </w:pPr>
            <w:ins w:id="846" w:author="Noah Zheng" w:date="2025-09-07T09:59:00Z" w16du:dateUtc="2025-09-07T01:59:00Z">
              <w:r>
                <w:rPr>
                  <w:rFonts w:hint="eastAsia"/>
                </w:rPr>
                <w:t>350</w:t>
              </w:r>
            </w:ins>
          </w:p>
        </w:tc>
      </w:tr>
      <w:tr w:rsidR="001C338D" w:rsidRPr="004F7724" w14:paraId="7FD61953" w14:textId="77777777" w:rsidTr="00302535">
        <w:trPr>
          <w:cnfStyle w:val="000000100000" w:firstRow="0" w:lastRow="0" w:firstColumn="0" w:lastColumn="0" w:oddVBand="0" w:evenVBand="0" w:oddHBand="1" w:evenHBand="0" w:firstRowFirstColumn="0" w:firstRowLastColumn="0" w:lastRowFirstColumn="0" w:lastRowLastColumn="0"/>
          <w:jc w:val="center"/>
          <w:ins w:id="847" w:author="Noah Zheng" w:date="2025-09-07T09:59:00Z" w16du:dateUtc="2025-09-07T01:59:00Z"/>
        </w:trPr>
        <w:tc>
          <w:tcPr>
            <w:cnfStyle w:val="001000000000" w:firstRow="0" w:lastRow="0" w:firstColumn="1" w:lastColumn="0" w:oddVBand="0" w:evenVBand="0" w:oddHBand="0" w:evenHBand="0" w:firstRowFirstColumn="0" w:firstRowLastColumn="0" w:lastRowFirstColumn="0" w:lastRowLastColumn="0"/>
            <w:tcW w:w="2778" w:type="dxa"/>
          </w:tcPr>
          <w:p w14:paraId="618CF62A" w14:textId="77777777" w:rsidR="001C338D" w:rsidRPr="00302535" w:rsidRDefault="001C338D" w:rsidP="00302535">
            <w:pPr>
              <w:keepNext/>
              <w:keepLines/>
              <w:spacing w:before="120" w:after="120"/>
              <w:rPr>
                <w:ins w:id="848" w:author="Noah Zheng" w:date="2025-09-07T09:59:00Z" w16du:dateUtc="2025-09-07T01:59:00Z"/>
                <w:b w:val="0"/>
                <w:bCs w:val="0"/>
              </w:rPr>
            </w:pPr>
            <w:ins w:id="849" w:author="Noah Zheng" w:date="2025-09-07T09:59:00Z" w16du:dateUtc="2025-09-07T01:59:00Z">
              <w:r>
                <w:rPr>
                  <w:rFonts w:hint="eastAsia"/>
                  <w:b w:val="0"/>
                  <w:bCs w:val="0"/>
                </w:rPr>
                <w:t>线性交叉指数</w:t>
              </w:r>
            </w:ins>
          </w:p>
        </w:tc>
        <w:tc>
          <w:tcPr>
            <w:tcW w:w="2778" w:type="dxa"/>
          </w:tcPr>
          <w:p w14:paraId="77CC9DFE" w14:textId="48ABFB1A" w:rsidR="001C338D" w:rsidRPr="004F7724" w:rsidRDefault="001C338D" w:rsidP="00302535">
            <w:pPr>
              <w:keepNext/>
              <w:keepLines/>
              <w:spacing w:before="120" w:after="120"/>
              <w:cnfStyle w:val="000000100000" w:firstRow="0" w:lastRow="0" w:firstColumn="0" w:lastColumn="0" w:oddVBand="0" w:evenVBand="0" w:oddHBand="1" w:evenHBand="0" w:firstRowFirstColumn="0" w:firstRowLastColumn="0" w:lastRowFirstColumn="0" w:lastRowLastColumn="0"/>
              <w:rPr>
                <w:ins w:id="850" w:author="Noah Zheng" w:date="2025-09-07T09:59:00Z" w16du:dateUtc="2025-09-07T01:59:00Z"/>
                <w:rFonts w:hint="eastAsia"/>
              </w:rPr>
            </w:pPr>
            <w:ins w:id="851" w:author="Noah Zheng" w:date="2025-09-07T09:59:00Z" w16du:dateUtc="2025-09-07T01:59:00Z">
              <w:r>
                <w:rPr>
                  <w:rFonts w:hint="eastAsia"/>
                </w:rPr>
                <w:t>0.8</w:t>
              </w:r>
            </w:ins>
            <w:ins w:id="852" w:author="Noah Zheng" w:date="2025-09-07T10:00:00Z" w16du:dateUtc="2025-09-07T02:00:00Z">
              <w:r>
                <w:rPr>
                  <w:rFonts w:hint="eastAsia"/>
                </w:rPr>
                <w:t>0</w:t>
              </w:r>
            </w:ins>
          </w:p>
        </w:tc>
      </w:tr>
      <w:tr w:rsidR="001C338D" w:rsidRPr="004F7724" w14:paraId="3881B457" w14:textId="77777777" w:rsidTr="00302535">
        <w:trPr>
          <w:jc w:val="center"/>
          <w:ins w:id="853" w:author="Noah Zheng" w:date="2025-09-07T09:59:00Z" w16du:dateUtc="2025-09-07T01:59:00Z"/>
        </w:trPr>
        <w:tc>
          <w:tcPr>
            <w:cnfStyle w:val="001000000000" w:firstRow="0" w:lastRow="0" w:firstColumn="1" w:lastColumn="0" w:oddVBand="0" w:evenVBand="0" w:oddHBand="0" w:evenHBand="0" w:firstRowFirstColumn="0" w:firstRowLastColumn="0" w:lastRowFirstColumn="0" w:lastRowLastColumn="0"/>
            <w:tcW w:w="2778" w:type="dxa"/>
          </w:tcPr>
          <w:p w14:paraId="53966F53" w14:textId="77777777" w:rsidR="001C338D" w:rsidRPr="00302535" w:rsidRDefault="001C338D" w:rsidP="00302535">
            <w:pPr>
              <w:keepNext/>
              <w:keepLines/>
              <w:spacing w:before="120" w:after="120"/>
              <w:rPr>
                <w:ins w:id="854" w:author="Noah Zheng" w:date="2025-09-07T09:59:00Z" w16du:dateUtc="2025-09-07T01:59:00Z"/>
                <w:b w:val="0"/>
                <w:bCs w:val="0"/>
              </w:rPr>
            </w:pPr>
            <w:ins w:id="855" w:author="Noah Zheng" w:date="2025-09-07T09:59:00Z" w16du:dateUtc="2025-09-07T01:59:00Z">
              <w:r>
                <w:rPr>
                  <w:rFonts w:hint="eastAsia"/>
                  <w:b w:val="0"/>
                  <w:bCs w:val="0"/>
                </w:rPr>
                <w:t>基因变异概率</w:t>
              </w:r>
            </w:ins>
          </w:p>
        </w:tc>
        <w:tc>
          <w:tcPr>
            <w:tcW w:w="2778" w:type="dxa"/>
          </w:tcPr>
          <w:p w14:paraId="4D39ABD4" w14:textId="52E25A5A" w:rsidR="001C338D" w:rsidRPr="004F7724" w:rsidRDefault="001C338D" w:rsidP="00302535">
            <w:pPr>
              <w:keepNext/>
              <w:keepLines/>
              <w:spacing w:before="120" w:after="120"/>
              <w:cnfStyle w:val="000000000000" w:firstRow="0" w:lastRow="0" w:firstColumn="0" w:lastColumn="0" w:oddVBand="0" w:evenVBand="0" w:oddHBand="0" w:evenHBand="0" w:firstRowFirstColumn="0" w:firstRowLastColumn="0" w:lastRowFirstColumn="0" w:lastRowLastColumn="0"/>
              <w:rPr>
                <w:ins w:id="856" w:author="Noah Zheng" w:date="2025-09-07T09:59:00Z" w16du:dateUtc="2025-09-07T01:59:00Z"/>
                <w:rFonts w:hint="eastAsia"/>
              </w:rPr>
            </w:pPr>
            <w:ins w:id="857" w:author="Noah Zheng" w:date="2025-09-07T09:59:00Z" w16du:dateUtc="2025-09-07T01:59:00Z">
              <w:r>
                <w:rPr>
                  <w:rFonts w:hint="eastAsia"/>
                </w:rPr>
                <w:t>0.</w:t>
              </w:r>
            </w:ins>
            <w:ins w:id="858" w:author="Noah Zheng" w:date="2025-09-07T10:00:00Z" w16du:dateUtc="2025-09-07T02:00:00Z">
              <w:r>
                <w:rPr>
                  <w:rFonts w:hint="eastAsia"/>
                </w:rPr>
                <w:t>25</w:t>
              </w:r>
            </w:ins>
          </w:p>
        </w:tc>
      </w:tr>
    </w:tbl>
    <w:p w14:paraId="5C4BD194" w14:textId="252944C6" w:rsidR="00F8289C" w:rsidRPr="00E36E43" w:rsidDel="00103F3A" w:rsidRDefault="00F8289C" w:rsidP="00AB26FB">
      <w:pPr>
        <w:jc w:val="both"/>
        <w:rPr>
          <w:del w:id="859" w:author="Noah Zheng" w:date="2025-09-07T08:40:00Z" w16du:dateUtc="2025-09-07T00:40:00Z"/>
        </w:rPr>
        <w:pPrChange w:id="860" w:author="Noah Zheng" w:date="2025-09-07T09:07:00Z" w16du:dateUtc="2025-09-07T01:07:00Z">
          <w:pPr/>
        </w:pPrChange>
      </w:pPr>
      <w:del w:id="861" w:author="Noah Zheng" w:date="2025-09-07T08:40:00Z" w16du:dateUtc="2025-09-07T00:40:00Z">
        <w:r w:rsidDel="00103F3A">
          <w:rPr>
            <w:rFonts w:hint="eastAsia"/>
          </w:rPr>
          <w:delText>这样这个问题就转化成了以</w:delText>
        </w:r>
        <w:r w:rsidRPr="00302535" w:rsidDel="00103F3A">
          <w:rPr>
            <w:rFonts w:hint="eastAsia"/>
            <w:position w:val="-18"/>
          </w:rPr>
          <w:object w:dxaOrig="2200" w:dyaOrig="480" w14:anchorId="6E963448">
            <v:shape id="_x0000_i4891" type="#_x0000_t75" style="width:109.55pt;height:24.1pt" o:ole="">
              <v:imagedata r:id="rId671" o:title=""/>
            </v:shape>
            <o:OLEObject Type="Embed" ProgID="Equation.DSMT4" ShapeID="_x0000_i4891" DrawAspect="Content" ObjectID="_1818759526" r:id="rId672"/>
          </w:object>
        </w:r>
        <w:r w:rsidDel="00103F3A">
          <w:rPr>
            <w:rFonts w:hint="eastAsia"/>
          </w:rPr>
          <w:delText>为优化变量，以</w:delText>
        </w:r>
        <w:r w:rsidRPr="00602029" w:rsidDel="00103F3A">
          <w:rPr>
            <w:position w:val="-14"/>
          </w:rPr>
          <w:object w:dxaOrig="1820" w:dyaOrig="380" w14:anchorId="136094F6">
            <v:shape id="_x0000_i4892" type="#_x0000_t75" style="width:90.8pt;height:18.8pt" o:ole="">
              <v:imagedata r:id="rId301" o:title=""/>
            </v:shape>
            <o:OLEObject Type="Embed" ProgID="Equation.DSMT4" ShapeID="_x0000_i4892" DrawAspect="Content" ObjectID="_1818759527" r:id="rId673"/>
          </w:object>
        </w:r>
        <w:r w:rsidDel="00103F3A">
          <w:rPr>
            <w:rFonts w:hint="eastAsia"/>
          </w:rPr>
          <w:delText>为约束条件，以</w:delText>
        </w:r>
        <w:r w:rsidRPr="00E36E43" w:rsidDel="00103F3A">
          <w:rPr>
            <w:rFonts w:hint="eastAsia"/>
            <w:position w:val="-14"/>
          </w:rPr>
          <w:object w:dxaOrig="1380" w:dyaOrig="400" w14:anchorId="7B3F5CEF">
            <v:shape id="_x0000_i4893" type="#_x0000_t75" style="width:69.5pt;height:19.7pt" o:ole="">
              <v:imagedata r:id="rId308" o:title=""/>
            </v:shape>
            <o:OLEObject Type="Embed" ProgID="Equation.DSMT4" ShapeID="_x0000_i4893" DrawAspect="Content" ObjectID="_1818759528" r:id="rId674"/>
          </w:object>
        </w:r>
        <w:r w:rsidDel="00103F3A">
          <w:rPr>
            <w:rFonts w:hint="eastAsia"/>
          </w:rPr>
          <w:delText>目标函数的优化问题</w:delText>
        </w:r>
      </w:del>
    </w:p>
    <w:p w14:paraId="63B41233" w14:textId="77777777" w:rsidR="00F8289C" w:rsidRPr="007E6862" w:rsidRDefault="00F8289C" w:rsidP="00AB26FB">
      <w:pPr>
        <w:jc w:val="both"/>
      </w:pPr>
    </w:p>
    <w:p w14:paraId="0E2B1CE6" w14:textId="42D8A3EB" w:rsidR="00F8289C" w:rsidRDefault="00F8289C" w:rsidP="00F8289C">
      <w:pPr>
        <w:pStyle w:val="af"/>
        <w:spacing w:line="360" w:lineRule="auto"/>
      </w:pPr>
      <w:r>
        <w:rPr>
          <w:rFonts w:hint="eastAsia"/>
        </w:rPr>
        <w:t xml:space="preserve">5.5 </w:t>
      </w:r>
      <w:r>
        <w:t>问题</w:t>
      </w:r>
      <w:ins w:id="862" w:author="Noah Zheng" w:date="2025-09-07T08:42:00Z" w16du:dateUtc="2025-09-07T00:42:00Z">
        <w:r w:rsidR="00103F3A">
          <w:rPr>
            <w:rFonts w:hint="eastAsia"/>
          </w:rPr>
          <w:t>五</w:t>
        </w:r>
      </w:ins>
      <w:del w:id="863" w:author="Noah Zheng" w:date="2025-09-07T08:42:00Z" w16du:dateUtc="2025-09-07T00:42:00Z">
        <w:r w:rsidDel="00103F3A">
          <w:delText>四</w:delText>
        </w:r>
      </w:del>
      <w:r>
        <w:t>模型的建立与求解</w:t>
      </w:r>
    </w:p>
    <w:p w14:paraId="79DCB86F" w14:textId="2ACE55EF" w:rsidR="004562BC" w:rsidRDefault="00F8289C" w:rsidP="004562BC">
      <w:pPr>
        <w:pStyle w:val="af3"/>
        <w:spacing w:line="360" w:lineRule="auto"/>
        <w:ind w:leftChars="100" w:left="240"/>
        <w:rPr>
          <w:ins w:id="864" w:author="Noah Zheng" w:date="2025-09-07T09:07:00Z" w16du:dateUtc="2025-09-07T01:07:00Z"/>
          <w:rFonts w:ascii="宋体" w:eastAsia="宋体" w:hAnsi="宋体"/>
        </w:rPr>
      </w:pPr>
      <w:r>
        <w:rPr>
          <w:rFonts w:hint="eastAsia"/>
        </w:rPr>
        <w:t>5.5.1</w:t>
      </w:r>
      <w:ins w:id="865" w:author="Noah Zheng" w:date="2025-09-07T08:53:00Z" w16du:dateUtc="2025-09-07T00:53:00Z">
        <w:r w:rsidR="00411877">
          <w:rPr>
            <w:rFonts w:hint="eastAsia"/>
          </w:rPr>
          <w:t>最优化</w:t>
        </w:r>
      </w:ins>
      <w:r>
        <w:rPr>
          <w:rFonts w:ascii="宋体" w:eastAsia="宋体" w:hAnsi="宋体" w:hint="eastAsia"/>
        </w:rPr>
        <w:t>模型</w:t>
      </w:r>
      <w:ins w:id="866" w:author="Noah Zheng" w:date="2025-09-07T08:53:00Z" w16du:dateUtc="2025-09-07T00:53:00Z">
        <w:r w:rsidR="00411877" w:rsidRPr="00411877">
          <w:rPr>
            <w:rFonts w:hint="eastAsia"/>
            <w:rPrChange w:id="867" w:author="Noah Zheng" w:date="2025-09-07T08:53:00Z" w16du:dateUtc="2025-09-07T00:53:00Z">
              <w:rPr>
                <w:rFonts w:ascii="宋体" w:eastAsia="宋体" w:hAnsi="宋体" w:hint="eastAsia"/>
              </w:rPr>
            </w:rPrChange>
          </w:rPr>
          <w:t>GA-4</w:t>
        </w:r>
      </w:ins>
      <w:r>
        <w:rPr>
          <w:rFonts w:ascii="宋体" w:eastAsia="宋体" w:hAnsi="宋体" w:hint="eastAsia"/>
        </w:rPr>
        <w:t>的建立</w:t>
      </w:r>
    </w:p>
    <w:p w14:paraId="661ADF49" w14:textId="1D872E5A" w:rsidR="00AB26FB" w:rsidRDefault="00AB26FB" w:rsidP="00AB26FB">
      <w:pPr>
        <w:ind w:firstLine="480"/>
        <w:jc w:val="left"/>
        <w:rPr>
          <w:ins w:id="868" w:author="Noah Zheng" w:date="2025-09-07T09:08:00Z" w16du:dateUtc="2025-09-07T01:08:00Z"/>
          <w:rFonts w:eastAsiaTheme="majorEastAsia"/>
          <w:b/>
          <w:bCs/>
          <w:kern w:val="44"/>
          <w:szCs w:val="44"/>
        </w:rPr>
      </w:pPr>
      <w:ins w:id="869" w:author="Noah Zheng" w:date="2025-09-07T09:07:00Z" w16du:dateUtc="2025-09-07T01:07:00Z">
        <w:r>
          <w:rPr>
            <w:rFonts w:hint="eastAsia"/>
          </w:rPr>
          <w:t>首先，根据题意建立</w:t>
        </w:r>
        <w:r w:rsidRPr="004A6B29">
          <w:rPr>
            <w:rFonts w:ascii="宋体" w:eastAsia="宋体" w:hAnsi="宋体" w:hint="eastAsia"/>
            <w:szCs w:val="24"/>
          </w:rPr>
          <w:t>导弹</w:t>
        </w:r>
        <w:r w:rsidRPr="00AB26FB">
          <w:rPr>
            <w:rFonts w:ascii="宋体" w:eastAsia="宋体" w:hAnsi="宋体" w:hint="eastAsia"/>
            <w:position w:val="-6"/>
            <w:szCs w:val="24"/>
            <w:rPrChange w:id="870" w:author="Noah Zheng" w:date="2025-09-07T09:07:00Z" w16du:dateUtc="2025-09-07T01:07:00Z">
              <w:rPr>
                <w:rFonts w:ascii="宋体" w:eastAsia="宋体" w:hAnsi="宋体" w:hint="eastAsia"/>
                <w:position w:val="-4"/>
                <w:szCs w:val="24"/>
              </w:rPr>
            </w:rPrChange>
          </w:rPr>
          <w:object w:dxaOrig="360" w:dyaOrig="279" w14:anchorId="412D5519">
            <v:shape id="_x0000_i5780" type="#_x0000_t75" style="width:17.85pt;height:13.75pt" o:ole="">
              <v:imagedata r:id="rId675" o:title=""/>
            </v:shape>
            <o:OLEObject Type="Embed" ProgID="Equation.DSMT4" ShapeID="_x0000_i5780" DrawAspect="Content" ObjectID="_1818759529" r:id="rId676"/>
          </w:object>
        </w:r>
        <w:r w:rsidRPr="004A6B29">
          <w:rPr>
            <w:rFonts w:ascii="宋体" w:eastAsia="宋体" w:hAnsi="宋体" w:hint="eastAsia"/>
            <w:szCs w:val="24"/>
          </w:rPr>
          <w:t>的轨迹参数方程</w:t>
        </w:r>
        <w:r>
          <w:rPr>
            <w:rFonts w:ascii="宋体" w:eastAsia="宋体" w:hAnsi="宋体" w:hint="eastAsia"/>
            <w:szCs w:val="24"/>
          </w:rPr>
          <w:t>和</w:t>
        </w:r>
        <w:r w:rsidRPr="004A6B29">
          <w:rPr>
            <w:rFonts w:ascii="宋体" w:eastAsia="宋体" w:hAnsi="宋体" w:hint="eastAsia"/>
            <w:szCs w:val="24"/>
          </w:rPr>
          <w:t>无人机</w:t>
        </w:r>
        <w:r w:rsidRPr="00302535">
          <w:rPr>
            <w:rFonts w:ascii="宋体" w:eastAsia="宋体" w:hAnsi="宋体" w:hint="eastAsia"/>
            <w:position w:val="-10"/>
            <w:szCs w:val="24"/>
          </w:rPr>
          <w:object w:dxaOrig="440" w:dyaOrig="320" w14:anchorId="03267C79">
            <v:shape id="_x0000_i5771" type="#_x0000_t75" style="width:21.9pt;height:16.9pt" o:ole="">
              <v:imagedata r:id="rId549" o:title=""/>
            </v:shape>
            <o:OLEObject Type="Embed" ProgID="Equation.DSMT4" ShapeID="_x0000_i5771" DrawAspect="Content" ObjectID="_1818759530" r:id="rId677"/>
          </w:object>
        </w:r>
        <w:r w:rsidRPr="004A6B29">
          <w:rPr>
            <w:rFonts w:ascii="宋体" w:eastAsia="宋体" w:hAnsi="宋体" w:hint="eastAsia"/>
            <w:szCs w:val="24"/>
          </w:rPr>
          <w:t>投放第</w:t>
        </w:r>
        <w:r w:rsidRPr="00AB26FB">
          <w:rPr>
            <w:rFonts w:ascii="宋体" w:eastAsia="宋体" w:hAnsi="宋体" w:hint="eastAsia"/>
            <w:position w:val="-6"/>
            <w:szCs w:val="24"/>
            <w:rPrChange w:id="871" w:author="Noah Zheng" w:date="2025-09-07T09:07:00Z" w16du:dateUtc="2025-09-07T01:07:00Z">
              <w:rPr>
                <w:rFonts w:ascii="宋体" w:eastAsia="宋体" w:hAnsi="宋体" w:hint="eastAsia"/>
                <w:position w:val="-4"/>
                <w:szCs w:val="24"/>
              </w:rPr>
            </w:rPrChange>
          </w:rPr>
          <w:object w:dxaOrig="200" w:dyaOrig="279" w14:anchorId="7681E002">
            <v:shape id="_x0000_i5782" type="#_x0000_t75" style="width:10.35pt;height:13.75pt" o:ole="">
              <v:imagedata r:id="rId678" o:title=""/>
            </v:shape>
            <o:OLEObject Type="Embed" ProgID="Equation.DSMT4" ShapeID="_x0000_i5782" DrawAspect="Content" ObjectID="_1818759531" r:id="rId679"/>
          </w:object>
        </w:r>
        <w:r w:rsidRPr="004A6B29">
          <w:rPr>
            <w:rFonts w:ascii="宋体" w:eastAsia="宋体" w:hAnsi="宋体" w:hint="eastAsia"/>
            <w:szCs w:val="24"/>
          </w:rPr>
          <w:t>枚烟幕干扰弹球心的轨迹参数方程</w:t>
        </w:r>
        <w:r>
          <w:rPr>
            <w:rFonts w:ascii="宋体" w:eastAsia="宋体" w:hAnsi="宋体" w:hint="eastAsia"/>
            <w:szCs w:val="24"/>
          </w:rPr>
          <w:t>；接着，根据点到直线的距离公式求出</w:t>
        </w:r>
        <w:r w:rsidRPr="004A6B29">
          <w:rPr>
            <w:rFonts w:ascii="宋体" w:eastAsia="宋体" w:hAnsi="宋体" w:hint="eastAsia"/>
            <w:szCs w:val="24"/>
          </w:rPr>
          <w:t>球状烟幕中心点</w:t>
        </w:r>
        <w:r w:rsidRPr="004A6B29">
          <w:rPr>
            <w:rFonts w:ascii="宋体" w:eastAsia="宋体" w:hAnsi="宋体" w:hint="eastAsia"/>
            <w:position w:val="-16"/>
            <w:szCs w:val="24"/>
          </w:rPr>
          <w:object w:dxaOrig="540" w:dyaOrig="400" w14:anchorId="6F7B9374">
            <v:shape id="_x0000_i5784" type="#_x0000_t75" style="width:26.9pt;height:19.7pt" o:ole="">
              <v:imagedata r:id="rId680" o:title=""/>
            </v:shape>
            <o:OLEObject Type="Embed" ProgID="Equation.DSMT4" ShapeID="_x0000_i5784" DrawAspect="Content" ObjectID="_1818759532" r:id="rId681"/>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72D4BB1B">
            <v:shape id="_x0000_i5787" type="#_x0000_t75" style="width:25.65pt;height:18.15pt" o:ole="">
              <v:imagedata r:id="rId682" o:title=""/>
            </v:shape>
            <o:OLEObject Type="Embed" ProgID="Equation.DSMT4" ShapeID="_x0000_i5787" DrawAspect="Content" ObjectID="_1818759533" r:id="rId683"/>
          </w:object>
        </w:r>
        <w:r w:rsidRPr="004A6B29">
          <w:rPr>
            <w:rFonts w:ascii="宋体" w:eastAsia="宋体" w:hAnsi="宋体" w:hint="eastAsia"/>
            <w:szCs w:val="24"/>
          </w:rPr>
          <w:t>距离</w:t>
        </w:r>
        <w:r>
          <w:rPr>
            <w:rFonts w:ascii="宋体" w:eastAsia="宋体" w:hAnsi="宋体" w:hint="eastAsia"/>
            <w:szCs w:val="24"/>
          </w:rPr>
          <w:t>；最后，根据题意建立最优化模型</w:t>
        </w:r>
        <w:r w:rsidRPr="00302535">
          <w:rPr>
            <w:rFonts w:eastAsiaTheme="majorEastAsia" w:hint="eastAsia"/>
            <w:b/>
            <w:bCs/>
            <w:kern w:val="44"/>
            <w:szCs w:val="44"/>
          </w:rPr>
          <w:t>GA-</w:t>
        </w:r>
        <w:r>
          <w:rPr>
            <w:rFonts w:eastAsiaTheme="majorEastAsia" w:hint="eastAsia"/>
            <w:b/>
            <w:bCs/>
            <w:kern w:val="44"/>
            <w:szCs w:val="44"/>
          </w:rPr>
          <w:t>4</w:t>
        </w:r>
      </w:ins>
    </w:p>
    <w:p w14:paraId="2F8F9F0C" w14:textId="259718F2" w:rsidR="00AB26FB" w:rsidRDefault="00AB26FB" w:rsidP="00AB26FB">
      <w:pPr>
        <w:pStyle w:val="af3"/>
        <w:spacing w:line="360" w:lineRule="auto"/>
        <w:ind w:leftChars="200" w:left="480"/>
        <w:outlineLvl w:val="4"/>
        <w:rPr>
          <w:ins w:id="872" w:author="Noah Zheng" w:date="2025-09-07T09:16:00Z" w16du:dateUtc="2025-09-07T01:16:00Z"/>
        </w:rPr>
      </w:pPr>
      <w:bookmarkStart w:id="873" w:name="OLE_LINK5"/>
      <w:ins w:id="874" w:author="Noah Zheng" w:date="2025-09-07T09:08:00Z" w16du:dateUtc="2025-09-07T01:08:00Z">
        <w:r w:rsidRPr="00AB26FB">
          <w:rPr>
            <w:rFonts w:hint="eastAsia"/>
          </w:rPr>
          <w:t>5.5.1.1</w:t>
        </w:r>
        <w:r w:rsidRPr="00AB26FB">
          <w:rPr>
            <w:rFonts w:hint="eastAsia"/>
            <w:rPrChange w:id="875" w:author="Noah Zheng" w:date="2025-09-07T09:09:00Z" w16du:dateUtc="2025-09-07T01:09:00Z">
              <w:rPr>
                <w:rFonts w:ascii="宋体" w:eastAsia="宋体" w:hAnsi="宋体" w:hint="eastAsia"/>
                <w:szCs w:val="24"/>
              </w:rPr>
            </w:rPrChange>
          </w:rPr>
          <w:t>导弹</w:t>
        </w:r>
      </w:ins>
      <w:ins w:id="876" w:author="Noah Zheng" w:date="2025-09-07T09:09:00Z" w16du:dateUtc="2025-09-07T01:09:00Z">
        <w:r w:rsidRPr="00AB26FB">
          <w:rPr>
            <w:position w:val="-6"/>
          </w:rPr>
          <w:object w:dxaOrig="360" w:dyaOrig="279" w14:anchorId="2CA79E96">
            <v:shape id="_x0000_i5805" type="#_x0000_t75" style="width:18.15pt;height:14.1pt" o:ole="">
              <v:imagedata r:id="rId684" o:title=""/>
            </v:shape>
            <o:OLEObject Type="Embed" ProgID="Equation.DSMT4" ShapeID="_x0000_i5805" DrawAspect="Content" ObjectID="_1818759534" r:id="rId685"/>
          </w:object>
        </w:r>
      </w:ins>
      <w:ins w:id="877" w:author="Noah Zheng" w:date="2025-09-07T09:08:00Z" w16du:dateUtc="2025-09-07T01:08:00Z">
        <w:r w:rsidRPr="00AB26FB">
          <w:rPr>
            <w:rFonts w:hint="eastAsia"/>
            <w:rPrChange w:id="878" w:author="Noah Zheng" w:date="2025-09-07T09:09:00Z" w16du:dateUtc="2025-09-07T01:09:00Z">
              <w:rPr>
                <w:rFonts w:ascii="宋体" w:eastAsia="宋体" w:hAnsi="宋体" w:hint="eastAsia"/>
                <w:szCs w:val="24"/>
              </w:rPr>
            </w:rPrChange>
          </w:rPr>
          <w:t>的轨迹参数方程和无人机</w:t>
        </w:r>
      </w:ins>
      <w:ins w:id="879" w:author="Noah Zheng" w:date="2025-09-07T09:10:00Z" w16du:dateUtc="2025-09-07T01:10:00Z">
        <w:r w:rsidRPr="00AB26FB">
          <w:rPr>
            <w:position w:val="-10"/>
            <w:rPrChange w:id="880" w:author="Noah Zheng" w:date="2025-09-07T09:10:00Z" w16du:dateUtc="2025-09-07T01:10:00Z">
              <w:rPr>
                <w:position w:val="-4"/>
              </w:rPr>
            </w:rPrChange>
          </w:rPr>
          <w:object w:dxaOrig="440" w:dyaOrig="320" w14:anchorId="63C4C909">
            <v:shape id="_x0000_i5809" type="#_x0000_t75" style="width:21.9pt;height:15.95pt" o:ole="">
              <v:imagedata r:id="rId686" o:title=""/>
            </v:shape>
            <o:OLEObject Type="Embed" ProgID="Equation.DSMT4" ShapeID="_x0000_i5809" DrawAspect="Content" ObjectID="_1818759535" r:id="rId687"/>
          </w:object>
        </w:r>
      </w:ins>
      <w:ins w:id="881" w:author="Noah Zheng" w:date="2025-09-07T09:08:00Z" w16du:dateUtc="2025-09-07T01:08:00Z">
        <w:r w:rsidRPr="00AB26FB">
          <w:rPr>
            <w:rFonts w:hint="eastAsia"/>
            <w:rPrChange w:id="882" w:author="Noah Zheng" w:date="2025-09-07T09:09:00Z" w16du:dateUtc="2025-09-07T01:09:00Z">
              <w:rPr>
                <w:rFonts w:ascii="宋体" w:eastAsia="宋体" w:hAnsi="宋体" w:hint="eastAsia"/>
                <w:szCs w:val="24"/>
              </w:rPr>
            </w:rPrChange>
          </w:rPr>
          <w:t>投放第</w:t>
        </w:r>
      </w:ins>
      <w:ins w:id="883" w:author="Noah Zheng" w:date="2025-09-07T09:10:00Z" w16du:dateUtc="2025-09-07T01:10:00Z">
        <w:r w:rsidRPr="00AB26FB">
          <w:rPr>
            <w:position w:val="-6"/>
            <w:rPrChange w:id="884" w:author="Noah Zheng" w:date="2025-09-07T09:10:00Z" w16du:dateUtc="2025-09-07T01:10:00Z">
              <w:rPr>
                <w:position w:val="-4"/>
              </w:rPr>
            </w:rPrChange>
          </w:rPr>
          <w:object w:dxaOrig="200" w:dyaOrig="279" w14:anchorId="4BCCB87F">
            <v:shape id="_x0000_i5812" type="#_x0000_t75" style="width:10pt;height:14.1pt" o:ole="">
              <v:imagedata r:id="rId688" o:title=""/>
            </v:shape>
            <o:OLEObject Type="Embed" ProgID="Equation.DSMT4" ShapeID="_x0000_i5812" DrawAspect="Content" ObjectID="_1818759536" r:id="rId689"/>
          </w:object>
        </w:r>
      </w:ins>
      <w:ins w:id="885" w:author="Noah Zheng" w:date="2025-09-07T09:08:00Z" w16du:dateUtc="2025-09-07T01:08:00Z">
        <w:r w:rsidRPr="00AB26FB">
          <w:rPr>
            <w:rFonts w:hint="eastAsia"/>
            <w:rPrChange w:id="886" w:author="Noah Zheng" w:date="2025-09-07T09:09:00Z" w16du:dateUtc="2025-09-07T01:09:00Z">
              <w:rPr>
                <w:rFonts w:ascii="宋体" w:eastAsia="宋体" w:hAnsi="宋体" w:hint="eastAsia"/>
                <w:szCs w:val="24"/>
              </w:rPr>
            </w:rPrChange>
          </w:rPr>
          <w:t>枚烟幕干扰弹球心的轨迹参数方程</w:t>
        </w:r>
      </w:ins>
      <w:ins w:id="887" w:author="Noah Zheng" w:date="2025-09-07T09:10:00Z" w16du:dateUtc="2025-09-07T01:10:00Z">
        <w:r>
          <w:rPr>
            <w:rFonts w:hint="eastAsia"/>
          </w:rPr>
          <w:t>的建立</w:t>
        </w:r>
      </w:ins>
    </w:p>
    <w:p w14:paraId="0AE9785C" w14:textId="41518281" w:rsidR="00AB26FB" w:rsidRDefault="00AB26FB" w:rsidP="00AB26FB">
      <w:pPr>
        <w:jc w:val="left"/>
        <w:rPr>
          <w:ins w:id="888" w:author="Noah Zheng" w:date="2025-09-07T09:16:00Z" w16du:dateUtc="2025-09-07T01:16:00Z"/>
          <w:rFonts w:hint="eastAsia"/>
        </w:rPr>
        <w:pPrChange w:id="889" w:author="Noah Zheng" w:date="2025-09-07T09:16:00Z" w16du:dateUtc="2025-09-07T01:16:00Z">
          <w:pPr/>
        </w:pPrChange>
      </w:pPr>
      <w:ins w:id="890" w:author="Noah Zheng" w:date="2025-09-07T09:16:00Z" w16du:dateUtc="2025-09-07T01:16:00Z">
        <w:r>
          <w:rPr>
            <w:rFonts w:hint="eastAsia"/>
          </w:rPr>
          <w:t xml:space="preserve">    </w:t>
        </w:r>
        <w:r>
          <w:rPr>
            <w:rFonts w:hint="eastAsia"/>
          </w:rPr>
          <w:t>记导弹</w:t>
        </w:r>
        <w:r w:rsidRPr="00054CCD">
          <w:rPr>
            <w:rFonts w:hint="eastAsia"/>
            <w:position w:val="-14"/>
          </w:rPr>
          <w:object w:dxaOrig="1340" w:dyaOrig="400" w14:anchorId="7A766CB3">
            <v:shape id="_x0000_i5884" type="#_x0000_t75" style="width:67pt;height:20.05pt" o:ole="">
              <v:imagedata r:id="rId690" o:title=""/>
            </v:shape>
            <o:OLEObject Type="Embed" ProgID="Equation.DSMT4" ShapeID="_x0000_i5884" DrawAspect="Content" ObjectID="_1818759537" r:id="rId691"/>
          </w:object>
        </w:r>
        <w:r>
          <w:rPr>
            <w:rFonts w:hint="eastAsia"/>
          </w:rPr>
          <w:t>坐标为</w:t>
        </w:r>
        <w:r w:rsidRPr="00054CCD">
          <w:rPr>
            <w:rFonts w:hint="eastAsia"/>
            <w:position w:val="-18"/>
          </w:rPr>
          <w:object w:dxaOrig="1719" w:dyaOrig="480" w14:anchorId="2C351167">
            <v:shape id="_x0000_i5885" type="#_x0000_t75" style="width:85.75pt;height:23.8pt" o:ole="">
              <v:imagedata r:id="rId692" o:title=""/>
            </v:shape>
            <o:OLEObject Type="Embed" ProgID="Equation.DSMT4" ShapeID="_x0000_i5885" DrawAspect="Content" ObjectID="_1818759538" r:id="rId693"/>
          </w:object>
        </w:r>
      </w:ins>
      <w:ins w:id="891" w:author="Noah Zheng" w:date="2025-09-07T09:17:00Z" w16du:dateUtc="2025-09-07T01:17:00Z">
        <w:r w:rsidR="00BB6D11">
          <w:rPr>
            <w:rFonts w:hint="eastAsia"/>
          </w:rPr>
          <w:t>；</w:t>
        </w:r>
      </w:ins>
    </w:p>
    <w:bookmarkEnd w:id="873"/>
    <w:p w14:paraId="7BA3F5F0" w14:textId="77777777" w:rsidR="00AB26FB" w:rsidRDefault="00AB26FB" w:rsidP="00AB26FB">
      <w:pPr>
        <w:ind w:firstLineChars="200" w:firstLine="480"/>
        <w:jc w:val="left"/>
        <w:rPr>
          <w:ins w:id="892" w:author="Noah Zheng" w:date="2025-09-07T09:14:00Z" w16du:dateUtc="2025-09-07T01:14:00Z"/>
          <w:rFonts w:hint="eastAsia"/>
        </w:rPr>
        <w:pPrChange w:id="893" w:author="Noah Zheng" w:date="2025-09-07T09:16:00Z" w16du:dateUtc="2025-09-07T01:16:00Z">
          <w:pPr/>
        </w:pPrChange>
      </w:pPr>
      <w:ins w:id="894" w:author="Noah Zheng" w:date="2025-09-07T09:14:00Z" w16du:dateUtc="2025-09-07T01:14:00Z">
        <w:r w:rsidRPr="00AB26FB">
          <w:rPr>
            <w:rFonts w:ascii="宋体" w:eastAsia="宋体" w:hAnsi="宋体" w:hint="eastAsia"/>
            <w:szCs w:val="24"/>
            <w:rPrChange w:id="895" w:author="Noah Zheng" w:date="2025-09-07T09:14:00Z" w16du:dateUtc="2025-09-07T01:14:00Z">
              <w:rPr>
                <w:rFonts w:ascii="宋体" w:eastAsia="宋体" w:hAnsi="宋体" w:hint="eastAsia"/>
                <w:b/>
                <w:bCs/>
                <w:szCs w:val="24"/>
              </w:rPr>
            </w:rPrChange>
          </w:rPr>
          <w:t>容易求出</w:t>
        </w:r>
        <w:r>
          <w:rPr>
            <w:rFonts w:ascii="宋体" w:eastAsia="宋体" w:hAnsi="宋体" w:hint="eastAsia"/>
            <w:szCs w:val="24"/>
          </w:rPr>
          <w:t>：</w:t>
        </w:r>
        <w:r>
          <w:rPr>
            <w:rFonts w:hint="eastAsia"/>
          </w:rPr>
          <w:t>向量</w:t>
        </w:r>
        <w:r w:rsidRPr="00A52F59">
          <w:rPr>
            <w:rFonts w:hint="eastAsia"/>
            <w:position w:val="-12"/>
          </w:rPr>
          <w:object w:dxaOrig="540" w:dyaOrig="400" w14:anchorId="19BDEA0C">
            <v:shape id="_x0000_i5832" type="#_x0000_t75" style="width:27.25pt;height:20.05pt" o:ole="">
              <v:imagedata r:id="rId694" o:title=""/>
            </v:shape>
            <o:OLEObject Type="Embed" ProgID="Equation.DSMT4" ShapeID="_x0000_i5832" DrawAspect="Content" ObjectID="_1818759539" r:id="rId695"/>
          </w:object>
        </w:r>
        <w:r>
          <w:rPr>
            <w:rFonts w:hint="eastAsia"/>
          </w:rPr>
          <w:t>方向余弦为</w:t>
        </w:r>
        <w:r w:rsidRPr="00A52F59">
          <w:rPr>
            <w:rFonts w:hint="eastAsia"/>
            <w:position w:val="-18"/>
          </w:rPr>
          <w:object w:dxaOrig="2500" w:dyaOrig="480" w14:anchorId="25C89BFD">
            <v:shape id="_x0000_i5833" type="#_x0000_t75" style="width:125.2pt;height:23.8pt" o:ole="">
              <v:imagedata r:id="rId696" o:title=""/>
            </v:shape>
            <o:OLEObject Type="Embed" ProgID="Equation.DSMT4" ShapeID="_x0000_i5833" DrawAspect="Content" ObjectID="_1818759540" r:id="rId697"/>
          </w:object>
        </w:r>
      </w:ins>
    </w:p>
    <w:p w14:paraId="5C1EEC53" w14:textId="77777777" w:rsidR="00AB26FB" w:rsidRDefault="00AB26FB" w:rsidP="00AB26FB">
      <w:pPr>
        <w:jc w:val="left"/>
        <w:rPr>
          <w:ins w:id="896" w:author="Noah Zheng" w:date="2025-09-07T09:14:00Z" w16du:dateUtc="2025-09-07T01:14:00Z"/>
          <w:rFonts w:hint="eastAsia"/>
        </w:rPr>
        <w:pPrChange w:id="897" w:author="Noah Zheng" w:date="2025-09-07T09:15:00Z" w16du:dateUtc="2025-09-07T01:15:00Z">
          <w:pPr/>
        </w:pPrChange>
      </w:pPr>
      <w:ins w:id="898" w:author="Noah Zheng" w:date="2025-09-07T09:14:00Z" w16du:dateUtc="2025-09-07T01:14:00Z">
        <w:r>
          <w:rPr>
            <w:rFonts w:hint="eastAsia"/>
          </w:rPr>
          <w:t>其中</w:t>
        </w:r>
      </w:ins>
    </w:p>
    <w:p w14:paraId="0A9AC226" w14:textId="77777777" w:rsidR="00AB26FB" w:rsidRDefault="00AB26FB" w:rsidP="00AB26FB">
      <w:pPr>
        <w:rPr>
          <w:ins w:id="899" w:author="Noah Zheng" w:date="2025-09-07T09:15:00Z" w16du:dateUtc="2025-09-07T01:15:00Z"/>
        </w:rPr>
      </w:pPr>
      <w:ins w:id="900" w:author="Noah Zheng" w:date="2025-09-07T09:14:00Z" w16du:dateUtc="2025-09-07T01:14:00Z">
        <w:r w:rsidRPr="00F17DB3">
          <w:rPr>
            <w:rFonts w:hint="eastAsia"/>
            <w:position w:val="-40"/>
          </w:rPr>
          <w:object w:dxaOrig="2860" w:dyaOrig="820" w14:anchorId="1C14F348">
            <v:shape id="_x0000_i5849" type="#_x0000_t75" style="width:143.05pt;height:41pt" o:ole="">
              <v:imagedata r:id="rId698" o:title=""/>
            </v:shape>
            <o:OLEObject Type="Embed" ProgID="Equation.DSMT4" ShapeID="_x0000_i5849" DrawAspect="Content" ObjectID="_1818759541" r:id="rId699"/>
          </w:object>
        </w:r>
      </w:ins>
    </w:p>
    <w:p w14:paraId="1266CB0F" w14:textId="457124DA" w:rsidR="00AB26FB" w:rsidRDefault="00AB26FB" w:rsidP="00AB26FB">
      <w:pPr>
        <w:rPr>
          <w:ins w:id="901" w:author="Noah Zheng" w:date="2025-09-07T09:15:00Z" w16du:dateUtc="2025-09-07T01:15:00Z"/>
        </w:rPr>
      </w:pPr>
      <w:ins w:id="902" w:author="Noah Zheng" w:date="2025-09-07T09:14:00Z" w16du:dateUtc="2025-09-07T01:14:00Z">
        <w:r w:rsidRPr="00F17DB3">
          <w:rPr>
            <w:rFonts w:hint="eastAsia"/>
            <w:position w:val="-40"/>
          </w:rPr>
          <w:object w:dxaOrig="2860" w:dyaOrig="820" w14:anchorId="6AC5D7BD">
            <v:shape id="_x0000_i5853" type="#_x0000_t75" style="width:143.05pt;height:41pt" o:ole="">
              <v:imagedata r:id="rId700" o:title=""/>
            </v:shape>
            <o:OLEObject Type="Embed" ProgID="Equation.DSMT4" ShapeID="_x0000_i5853" DrawAspect="Content" ObjectID="_1818759542" r:id="rId701"/>
          </w:object>
        </w:r>
      </w:ins>
    </w:p>
    <w:p w14:paraId="295D1AF9" w14:textId="0D0EF8AD" w:rsidR="00AB26FB" w:rsidRDefault="00AB26FB" w:rsidP="00AB26FB">
      <w:pPr>
        <w:rPr>
          <w:ins w:id="903" w:author="Noah Zheng" w:date="2025-09-07T09:14:00Z" w16du:dateUtc="2025-09-07T01:14:00Z"/>
          <w:rFonts w:hint="eastAsia"/>
        </w:rPr>
      </w:pPr>
      <w:ins w:id="904" w:author="Noah Zheng" w:date="2025-09-07T09:14:00Z" w16du:dateUtc="2025-09-07T01:14:00Z">
        <w:r w:rsidRPr="00F17DB3">
          <w:rPr>
            <w:rFonts w:hint="eastAsia"/>
            <w:position w:val="-40"/>
          </w:rPr>
          <w:object w:dxaOrig="2840" w:dyaOrig="820" w14:anchorId="42F24B8C">
            <v:shape id="_x0000_i5836" type="#_x0000_t75" style="width:141.8pt;height:41pt" o:ole="">
              <v:imagedata r:id="rId702" o:title=""/>
            </v:shape>
            <o:OLEObject Type="Embed" ProgID="Equation.DSMT4" ShapeID="_x0000_i5836" DrawAspect="Content" ObjectID="_1818759543" r:id="rId703"/>
          </w:object>
        </w:r>
      </w:ins>
    </w:p>
    <w:p w14:paraId="73E08EBB" w14:textId="77777777" w:rsidR="00AB26FB" w:rsidRDefault="00AB26FB" w:rsidP="00AB26FB">
      <w:pPr>
        <w:rPr>
          <w:ins w:id="905" w:author="Noah Zheng" w:date="2025-09-07T09:14:00Z" w16du:dateUtc="2025-09-07T01:14:00Z"/>
          <w:rFonts w:hint="eastAsia"/>
        </w:rPr>
      </w:pPr>
    </w:p>
    <w:p w14:paraId="08D098B1" w14:textId="77777777" w:rsidR="00AB26FB" w:rsidRDefault="00AB26FB" w:rsidP="00AB26FB">
      <w:pPr>
        <w:rPr>
          <w:ins w:id="906" w:author="Noah Zheng" w:date="2025-09-07T09:17:00Z" w16du:dateUtc="2025-09-07T01:17:00Z"/>
        </w:rPr>
      </w:pPr>
      <w:ins w:id="907" w:author="Noah Zheng" w:date="2025-09-07T09:14:00Z" w16du:dateUtc="2025-09-07T01:14:00Z">
        <w:r>
          <w:rPr>
            <w:rFonts w:hint="eastAsia"/>
          </w:rPr>
          <w:t>从而求出导弹</w:t>
        </w:r>
        <w:r w:rsidRPr="00AC54C6">
          <w:rPr>
            <w:rFonts w:hint="eastAsia"/>
            <w:position w:val="-14"/>
          </w:rPr>
          <w:object w:dxaOrig="1359" w:dyaOrig="400" w14:anchorId="64490443">
            <v:shape id="_x0000_i5837" type="#_x0000_t75" style="width:67.95pt;height:20.05pt" o:ole="">
              <v:imagedata r:id="rId704" o:title=""/>
            </v:shape>
            <o:OLEObject Type="Embed" ProgID="Equation.DSMT4" ShapeID="_x0000_i5837" DrawAspect="Content" ObjectID="_1818759544" r:id="rId705"/>
          </w:object>
        </w:r>
        <w:r>
          <w:rPr>
            <w:rFonts w:hint="eastAsia"/>
          </w:rPr>
          <w:t>的轨迹参数方程</w:t>
        </w:r>
        <w:r w:rsidRPr="006436FC">
          <w:rPr>
            <w:rFonts w:hint="eastAsia"/>
            <w:position w:val="-58"/>
          </w:rPr>
          <w:object w:dxaOrig="2700" w:dyaOrig="1280" w14:anchorId="60356657">
            <v:shape id="_x0000_i5838" type="#_x0000_t75" style="width:135.25pt;height:64.15pt" o:ole="">
              <v:imagedata r:id="rId706" o:title=""/>
            </v:shape>
            <o:OLEObject Type="Embed" ProgID="Equation.DSMT4" ShapeID="_x0000_i5838" DrawAspect="Content" ObjectID="_1818759545" r:id="rId707"/>
          </w:object>
        </w:r>
      </w:ins>
    </w:p>
    <w:p w14:paraId="679432FC" w14:textId="39BD8B60" w:rsidR="00BB6D11" w:rsidRDefault="00BB6D11" w:rsidP="00BB6D11">
      <w:pPr>
        <w:jc w:val="left"/>
        <w:rPr>
          <w:ins w:id="908" w:author="Noah Zheng" w:date="2025-09-07T09:18:00Z" w16du:dateUtc="2025-09-07T01:18:00Z"/>
          <w:rFonts w:hint="eastAsia"/>
        </w:rPr>
        <w:pPrChange w:id="909" w:author="Noah Zheng" w:date="2025-09-07T09:19:00Z" w16du:dateUtc="2025-09-07T01:19:00Z">
          <w:pPr/>
        </w:pPrChange>
      </w:pPr>
      <w:ins w:id="910" w:author="Noah Zheng" w:date="2025-09-07T09:18:00Z" w16du:dateUtc="2025-09-07T01:18:00Z">
        <w:r>
          <w:rPr>
            <w:rFonts w:hint="eastAsia"/>
          </w:rPr>
          <w:t xml:space="preserve">  </w:t>
        </w:r>
      </w:ins>
      <w:ins w:id="911" w:author="Noah Zheng" w:date="2025-09-07T09:19:00Z" w16du:dateUtc="2025-09-07T01:19:00Z">
        <w:r>
          <w:rPr>
            <w:rFonts w:hint="eastAsia"/>
          </w:rPr>
          <w:t xml:space="preserve">  </w:t>
        </w:r>
      </w:ins>
      <w:ins w:id="912" w:author="Noah Zheng" w:date="2025-09-07T09:18:00Z" w16du:dateUtc="2025-09-07T01:18:00Z">
        <w:r>
          <w:rPr>
            <w:rFonts w:hint="eastAsia"/>
          </w:rPr>
          <w:t>无人机</w:t>
        </w:r>
        <w:r w:rsidRPr="00D523F3">
          <w:rPr>
            <w:rFonts w:hint="eastAsia"/>
            <w:position w:val="-10"/>
          </w:rPr>
          <w:object w:dxaOrig="440" w:dyaOrig="320" w14:anchorId="259E9F69">
            <v:shape id="_x0000_i5905" type="#_x0000_t75" style="width:22.25pt;height:15.95pt" o:ole="">
              <v:imagedata r:id="rId565" o:title=""/>
            </v:shape>
            <o:OLEObject Type="Embed" ProgID="Equation.DSMT4" ShapeID="_x0000_i5905" DrawAspect="Content" ObjectID="_1818759546" r:id="rId708"/>
          </w:object>
        </w:r>
        <w:r>
          <w:rPr>
            <w:rFonts w:hint="eastAsia"/>
          </w:rPr>
          <w:t>投放第</w:t>
        </w:r>
        <w:r w:rsidRPr="006436FC">
          <w:rPr>
            <w:rFonts w:hint="eastAsia"/>
            <w:position w:val="-6"/>
          </w:rPr>
          <w:object w:dxaOrig="200" w:dyaOrig="279" w14:anchorId="51564D85">
            <v:shape id="_x0000_i5906" type="#_x0000_t75" style="width:10pt;height:13.75pt" o:ole="">
              <v:imagedata r:id="rId709" o:title=""/>
            </v:shape>
            <o:OLEObject Type="Embed" ProgID="Equation.DSMT4" ShapeID="_x0000_i5906" DrawAspect="Content" ObjectID="_1818759547" r:id="rId710"/>
          </w:object>
        </w:r>
        <w:r>
          <w:rPr>
            <w:rFonts w:hint="eastAsia"/>
          </w:rPr>
          <w:t>枚烟幕干扰弹球心的轨迹参数方程为</w:t>
        </w:r>
      </w:ins>
      <w:ins w:id="913" w:author="Noah Zheng" w:date="2025-09-07T09:19:00Z" w16du:dateUtc="2025-09-07T01:19:00Z">
        <w:r>
          <w:rPr>
            <w:rFonts w:hint="eastAsia"/>
          </w:rPr>
          <w:t>：</w:t>
        </w:r>
      </w:ins>
    </w:p>
    <w:p w14:paraId="3B74CC42" w14:textId="77777777" w:rsidR="00BB6D11" w:rsidRDefault="00BB6D11" w:rsidP="00BB6D11">
      <w:pPr>
        <w:jc w:val="left"/>
        <w:rPr>
          <w:ins w:id="914" w:author="Noah Zheng" w:date="2025-09-07T09:18:00Z" w16du:dateUtc="2025-09-07T01:18:00Z"/>
          <w:rFonts w:hint="eastAsia"/>
        </w:rPr>
        <w:pPrChange w:id="915" w:author="Noah Zheng" w:date="2025-09-07T09:19:00Z" w16du:dateUtc="2025-09-07T01:19:00Z">
          <w:pPr/>
        </w:pPrChange>
      </w:pPr>
      <w:ins w:id="916" w:author="Noah Zheng" w:date="2025-09-07T09:18:00Z" w16du:dateUtc="2025-09-07T01:18:00Z">
        <w:r>
          <w:rPr>
            <w:rFonts w:hint="eastAsia"/>
          </w:rPr>
          <w:t>当</w:t>
        </w:r>
        <w:r w:rsidRPr="00F41085">
          <w:rPr>
            <w:rFonts w:hint="eastAsia"/>
            <w:position w:val="-18"/>
          </w:rPr>
          <w:object w:dxaOrig="1200" w:dyaOrig="480" w14:anchorId="76E8C101">
            <v:shape id="_x0000_i5907" type="#_x0000_t75" style="width:59.8pt;height:23.8pt" o:ole="">
              <v:imagedata r:id="rId711" o:title=""/>
            </v:shape>
            <o:OLEObject Type="Embed" ProgID="Equation.DSMT4" ShapeID="_x0000_i5907" DrawAspect="Content" ObjectID="_1818759548" r:id="rId712"/>
          </w:object>
        </w:r>
        <w:r>
          <w:rPr>
            <w:rFonts w:hint="eastAsia"/>
          </w:rPr>
          <w:t>时，轨迹参数方程为：</w:t>
        </w:r>
      </w:ins>
    </w:p>
    <w:p w14:paraId="0ACCCA3C" w14:textId="77777777" w:rsidR="00BB6D11" w:rsidRDefault="00BB6D11" w:rsidP="00BB6D11">
      <w:pPr>
        <w:rPr>
          <w:ins w:id="917" w:author="Noah Zheng" w:date="2025-09-07T09:18:00Z" w16du:dateUtc="2025-09-07T01:18:00Z"/>
          <w:rFonts w:hint="eastAsia"/>
        </w:rPr>
      </w:pPr>
    </w:p>
    <w:p w14:paraId="6D77137F" w14:textId="77777777" w:rsidR="00BB6D11" w:rsidRDefault="00BB6D11" w:rsidP="00BB6D11">
      <w:pPr>
        <w:rPr>
          <w:ins w:id="918" w:author="Noah Zheng" w:date="2025-09-07T09:18:00Z" w16du:dateUtc="2025-09-07T01:18:00Z"/>
          <w:rFonts w:hint="eastAsia"/>
        </w:rPr>
      </w:pPr>
      <w:ins w:id="919" w:author="Noah Zheng" w:date="2025-09-07T09:18:00Z" w16du:dateUtc="2025-09-07T01:18:00Z">
        <w:r w:rsidRPr="00FE4572">
          <w:rPr>
            <w:rFonts w:hint="eastAsia"/>
            <w:position w:val="-78"/>
          </w:rPr>
          <w:object w:dxaOrig="5179" w:dyaOrig="1680" w14:anchorId="5A412D76">
            <v:shape id="_x0000_i5910" type="#_x0000_t75" style="width:258.9pt;height:84.2pt" o:ole="">
              <v:imagedata r:id="rId713" o:title=""/>
            </v:shape>
            <o:OLEObject Type="Embed" ProgID="Equation.DSMT4" ShapeID="_x0000_i5910" DrawAspect="Content" ObjectID="_1818759549" r:id="rId714"/>
          </w:object>
        </w:r>
      </w:ins>
    </w:p>
    <w:p w14:paraId="0C33D5B8" w14:textId="77777777" w:rsidR="00BB6D11" w:rsidRDefault="00BB6D11" w:rsidP="00BB6D11">
      <w:pPr>
        <w:jc w:val="left"/>
        <w:rPr>
          <w:ins w:id="920" w:author="Noah Zheng" w:date="2025-09-07T09:18:00Z" w16du:dateUtc="2025-09-07T01:18:00Z"/>
        </w:rPr>
        <w:pPrChange w:id="921" w:author="Noah Zheng" w:date="2025-09-07T09:19:00Z" w16du:dateUtc="2025-09-07T01:19:00Z">
          <w:pPr/>
        </w:pPrChange>
      </w:pPr>
      <w:ins w:id="922" w:author="Noah Zheng" w:date="2025-09-07T09:18:00Z" w16du:dateUtc="2025-09-07T01:18:00Z">
        <w:r>
          <w:rPr>
            <w:rFonts w:hint="eastAsia"/>
          </w:rPr>
          <w:t>当</w:t>
        </w:r>
        <w:r w:rsidRPr="00F41085">
          <w:rPr>
            <w:rFonts w:hint="eastAsia"/>
            <w:position w:val="-12"/>
          </w:rPr>
          <w:object w:dxaOrig="1420" w:dyaOrig="400" w14:anchorId="1179E980">
            <v:shape id="_x0000_i5908" type="#_x0000_t75" style="width:71.05pt;height:20.05pt" o:ole="">
              <v:imagedata r:id="rId715" o:title=""/>
            </v:shape>
            <o:OLEObject Type="Embed" ProgID="Equation.DSMT4" ShapeID="_x0000_i5908" DrawAspect="Content" ObjectID="_1818759550" r:id="rId716"/>
          </w:object>
        </w:r>
        <w:r>
          <w:rPr>
            <w:rFonts w:hint="eastAsia"/>
          </w:rPr>
          <w:t>时，轨迹参数方程为：</w:t>
        </w:r>
      </w:ins>
    </w:p>
    <w:p w14:paraId="35291C73" w14:textId="20E85927" w:rsidR="00BB6D11" w:rsidRDefault="00BB6D11" w:rsidP="00BB6D11">
      <w:pPr>
        <w:rPr>
          <w:ins w:id="923" w:author="Noah Zheng" w:date="2025-09-07T09:18:00Z" w16du:dateUtc="2025-09-07T01:18:00Z"/>
          <w:rFonts w:hint="eastAsia"/>
        </w:rPr>
      </w:pPr>
      <w:ins w:id="924" w:author="Noah Zheng" w:date="2025-09-07T09:18:00Z" w16du:dateUtc="2025-09-07T01:18:00Z">
        <w:r w:rsidRPr="00781EB7">
          <w:rPr>
            <w:rFonts w:hint="eastAsia"/>
            <w:position w:val="-82"/>
          </w:rPr>
          <w:object w:dxaOrig="5179" w:dyaOrig="1760" w14:anchorId="0CFFA0FB">
            <v:shape id="_x0000_i5911" type="#_x0000_t75" style="width:258.9pt;height:87.95pt" o:ole="">
              <v:imagedata r:id="rId717" o:title=""/>
            </v:shape>
            <o:OLEObject Type="Embed" ProgID="Equation.DSMT4" ShapeID="_x0000_i5911" DrawAspect="Content" ObjectID="_1818759551" r:id="rId718"/>
          </w:object>
        </w:r>
      </w:ins>
    </w:p>
    <w:p w14:paraId="053524D9" w14:textId="77777777" w:rsidR="00BB6D11" w:rsidRDefault="00BB6D11" w:rsidP="00BB6D11">
      <w:pPr>
        <w:jc w:val="left"/>
        <w:rPr>
          <w:ins w:id="925" w:author="Noah Zheng" w:date="2025-09-07T09:18:00Z" w16du:dateUtc="2025-09-07T01:18:00Z"/>
        </w:rPr>
        <w:pPrChange w:id="926" w:author="Noah Zheng" w:date="2025-09-07T09:19:00Z" w16du:dateUtc="2025-09-07T01:19:00Z">
          <w:pPr/>
        </w:pPrChange>
      </w:pPr>
      <w:ins w:id="927" w:author="Noah Zheng" w:date="2025-09-07T09:18:00Z" w16du:dateUtc="2025-09-07T01:18:00Z">
        <w:r>
          <w:rPr>
            <w:rFonts w:hint="eastAsia"/>
          </w:rPr>
          <w:t>当</w:t>
        </w:r>
        <w:r w:rsidRPr="006410FE">
          <w:rPr>
            <w:rFonts w:hint="eastAsia"/>
            <w:position w:val="-12"/>
          </w:rPr>
          <w:object w:dxaOrig="1420" w:dyaOrig="400" w14:anchorId="45CF699E">
            <v:shape id="_x0000_i5909" type="#_x0000_t75" style="width:71.05pt;height:20.05pt" o:ole="">
              <v:imagedata r:id="rId719" o:title=""/>
            </v:shape>
            <o:OLEObject Type="Embed" ProgID="Equation.DSMT4" ShapeID="_x0000_i5909" DrawAspect="Content" ObjectID="_1818759552" r:id="rId720"/>
          </w:object>
        </w:r>
        <w:r>
          <w:rPr>
            <w:rFonts w:hint="eastAsia"/>
          </w:rPr>
          <w:t>时，轨迹参数方程为：</w:t>
        </w:r>
      </w:ins>
    </w:p>
    <w:p w14:paraId="62D34DBB" w14:textId="77777777" w:rsidR="00BB6D11" w:rsidRDefault="00BB6D11" w:rsidP="00BB6D11">
      <w:pPr>
        <w:rPr>
          <w:ins w:id="928" w:author="Noah Zheng" w:date="2025-09-07T09:18:00Z" w16du:dateUtc="2025-09-07T01:18:00Z"/>
          <w:rFonts w:hint="eastAsia"/>
        </w:rPr>
      </w:pPr>
      <w:ins w:id="929" w:author="Noah Zheng" w:date="2025-09-07T09:18:00Z" w16du:dateUtc="2025-09-07T01:18:00Z">
        <w:r w:rsidRPr="00781EB7">
          <w:rPr>
            <w:rFonts w:hint="eastAsia"/>
            <w:position w:val="-86"/>
          </w:rPr>
          <w:object w:dxaOrig="6160" w:dyaOrig="1840" w14:anchorId="4113A139">
            <v:shape id="_x0000_i5912" type="#_x0000_t75" style="width:308.05pt;height:92.05pt" o:ole="">
              <v:imagedata r:id="rId721" o:title=""/>
            </v:shape>
            <o:OLEObject Type="Embed" ProgID="Equation.DSMT4" ShapeID="_x0000_i5912" DrawAspect="Content" ObjectID="_1818759553" r:id="rId722"/>
          </w:object>
        </w:r>
      </w:ins>
    </w:p>
    <w:p w14:paraId="5F59E1EA" w14:textId="77777777" w:rsidR="00BB6D11" w:rsidRDefault="00BB6D11" w:rsidP="00BB6D11">
      <w:pPr>
        <w:rPr>
          <w:ins w:id="930" w:author="Noah Zheng" w:date="2025-09-07T09:18:00Z" w16du:dateUtc="2025-09-07T01:18:00Z"/>
          <w:rFonts w:hint="eastAsia"/>
        </w:rPr>
      </w:pPr>
    </w:p>
    <w:p w14:paraId="24E26B37" w14:textId="77777777" w:rsidR="00BB6D11" w:rsidRDefault="00BB6D11" w:rsidP="00BB6D11">
      <w:pPr>
        <w:jc w:val="left"/>
        <w:rPr>
          <w:ins w:id="931" w:author="Noah Zheng" w:date="2025-09-07T09:20:00Z" w16du:dateUtc="2025-09-07T01:20:00Z"/>
        </w:rPr>
      </w:pPr>
      <w:ins w:id="932" w:author="Noah Zheng" w:date="2025-09-07T09:18:00Z" w16du:dateUtc="2025-09-07T01:18:00Z">
        <w:r>
          <w:rPr>
            <w:rFonts w:hint="eastAsia"/>
          </w:rPr>
          <w:t>其中</w:t>
        </w:r>
      </w:ins>
    </w:p>
    <w:p w14:paraId="2B80EAA6" w14:textId="19A688FF" w:rsidR="00BB6D11" w:rsidRDefault="00BB6D11" w:rsidP="00BB6D11">
      <w:pPr>
        <w:rPr>
          <w:ins w:id="933" w:author="Noah Zheng" w:date="2025-09-07T09:14:00Z" w16du:dateUtc="2025-09-07T01:14:00Z"/>
          <w:rFonts w:hint="eastAsia"/>
        </w:rPr>
      </w:pPr>
      <w:ins w:id="934" w:author="Noah Zheng" w:date="2025-09-07T09:18:00Z" w16du:dateUtc="2025-09-07T01:18:00Z">
        <w:r w:rsidRPr="002C2954">
          <w:rPr>
            <w:rFonts w:hint="eastAsia"/>
            <w:position w:val="-30"/>
          </w:rPr>
          <w:object w:dxaOrig="2920" w:dyaOrig="859" w14:anchorId="291CE4D8">
            <v:shape id="_x0000_i5913" type="#_x0000_t75" style="width:145.9pt;height:42.9pt" o:ole="">
              <v:imagedata r:id="rId723" o:title=""/>
            </v:shape>
            <o:OLEObject Type="Embed" ProgID="Equation.DSMT4" ShapeID="_x0000_i5913" DrawAspect="Content" ObjectID="_1818759554" r:id="rId724"/>
          </w:object>
        </w:r>
      </w:ins>
    </w:p>
    <w:p w14:paraId="3AB3270A" w14:textId="457E8269" w:rsidR="00AB26FB" w:rsidRPr="00AB26FB" w:rsidRDefault="00AB26FB" w:rsidP="00BB6D11">
      <w:pPr>
        <w:jc w:val="left"/>
        <w:rPr>
          <w:ins w:id="935" w:author="Noah Zheng" w:date="2025-09-07T09:11:00Z" w16du:dateUtc="2025-09-07T01:11:00Z"/>
          <w:rFonts w:ascii="宋体" w:eastAsia="宋体" w:hAnsi="宋体" w:hint="eastAsia"/>
          <w:szCs w:val="24"/>
          <w:rPrChange w:id="936" w:author="Noah Zheng" w:date="2025-09-07T09:14:00Z" w16du:dateUtc="2025-09-07T01:14:00Z">
            <w:rPr>
              <w:ins w:id="937" w:author="Noah Zheng" w:date="2025-09-07T09:11:00Z" w16du:dateUtc="2025-09-07T01:11:00Z"/>
              <w:rFonts w:ascii="宋体" w:eastAsia="宋体" w:hAnsi="宋体"/>
              <w:b/>
              <w:bCs/>
              <w:szCs w:val="24"/>
            </w:rPr>
          </w:rPrChange>
        </w:rPr>
        <w:pPrChange w:id="938" w:author="Noah Zheng" w:date="2025-09-07T09:17:00Z" w16du:dateUtc="2025-09-07T01:17:00Z">
          <w:pPr>
            <w:ind w:firstLine="480"/>
            <w:jc w:val="left"/>
          </w:pPr>
        </w:pPrChange>
      </w:pPr>
    </w:p>
    <w:p w14:paraId="55AFDEE6" w14:textId="1DFF8323" w:rsidR="00AB26FB" w:rsidRDefault="00AB26FB" w:rsidP="00AB26FB">
      <w:pPr>
        <w:pStyle w:val="af3"/>
        <w:spacing w:line="360" w:lineRule="auto"/>
        <w:ind w:leftChars="200" w:left="480"/>
        <w:outlineLvl w:val="4"/>
        <w:rPr>
          <w:ins w:id="939" w:author="Noah Zheng" w:date="2025-09-07T09:13:00Z" w16du:dateUtc="2025-09-07T01:13:00Z"/>
        </w:rPr>
      </w:pPr>
      <w:ins w:id="940" w:author="Noah Zheng" w:date="2025-09-07T09:11:00Z" w16du:dateUtc="2025-09-07T01:11:00Z">
        <w:r w:rsidRPr="00AB26FB">
          <w:rPr>
            <w:rFonts w:hint="eastAsia"/>
          </w:rPr>
          <w:t>5.5.1.</w:t>
        </w:r>
        <w:r>
          <w:rPr>
            <w:rFonts w:hint="eastAsia"/>
          </w:rPr>
          <w:t>2</w:t>
        </w:r>
      </w:ins>
      <w:ins w:id="941" w:author="Noah Zheng" w:date="2025-09-07T09:23:00Z" w16du:dateUtc="2025-09-07T01:23:00Z">
        <w:r w:rsidR="00BB6D11" w:rsidRPr="00C91209">
          <w:rPr>
            <w:rFonts w:hint="eastAsia"/>
          </w:rPr>
          <w:t>球状烟幕中心点</w:t>
        </w:r>
        <w:r w:rsidR="00BB6D11" w:rsidRPr="00C91209">
          <w:rPr>
            <w:position w:val="-16"/>
          </w:rPr>
          <w:object w:dxaOrig="540" w:dyaOrig="400" w14:anchorId="6C463918">
            <v:shape id="_x0000_i5926" type="#_x0000_t75" style="width:26.9pt;height:19.7pt" o:ole="">
              <v:imagedata r:id="rId725" o:title=""/>
            </v:shape>
            <o:OLEObject Type="Embed" ProgID="Equation.DSMT4" ShapeID="_x0000_i5926" DrawAspect="Content" ObjectID="_1818759555" r:id="rId726"/>
          </w:object>
        </w:r>
        <w:r w:rsidR="00BB6D11" w:rsidRPr="00C91209">
          <w:rPr>
            <w:rFonts w:hint="eastAsia"/>
          </w:rPr>
          <w:t>到直线</w:t>
        </w:r>
        <w:r w:rsidR="00BB6D11" w:rsidRPr="00C91209">
          <w:rPr>
            <w:position w:val="-12"/>
          </w:rPr>
          <w:object w:dxaOrig="520" w:dyaOrig="360" w14:anchorId="5D094E85">
            <v:shape id="_x0000_i5928" type="#_x0000_t75" style="width:25.65pt;height:18.15pt" o:ole="">
              <v:imagedata r:id="rId727" o:title=""/>
            </v:shape>
            <o:OLEObject Type="Embed" ProgID="Equation.DSMT4" ShapeID="_x0000_i5928" DrawAspect="Content" ObjectID="_1818759556" r:id="rId728"/>
          </w:object>
        </w:r>
        <w:r w:rsidR="00BB6D11" w:rsidRPr="00C91209">
          <w:rPr>
            <w:rFonts w:hint="eastAsia"/>
          </w:rPr>
          <w:t>距离表达式</w:t>
        </w:r>
      </w:ins>
      <w:ins w:id="942" w:author="Noah Zheng" w:date="2025-09-07T09:11:00Z" w16du:dateUtc="2025-09-07T01:11:00Z">
        <w:r>
          <w:rPr>
            <w:rFonts w:hint="eastAsia"/>
          </w:rPr>
          <w:t>的建立</w:t>
        </w:r>
      </w:ins>
    </w:p>
    <w:p w14:paraId="4CBAD582" w14:textId="77777777" w:rsidR="00BB6D11" w:rsidRDefault="00BB6D11" w:rsidP="00BB6D11">
      <w:pPr>
        <w:ind w:firstLineChars="200" w:firstLine="480"/>
        <w:jc w:val="left"/>
        <w:rPr>
          <w:ins w:id="943" w:author="Noah Zheng" w:date="2025-09-07T09:24:00Z" w16du:dateUtc="2025-09-07T01:24:00Z"/>
        </w:rPr>
      </w:pPr>
      <w:ins w:id="944" w:author="Noah Zheng" w:date="2025-09-07T09:24:00Z" w16du:dateUtc="2025-09-07T01:24:00Z">
        <w:r>
          <w:rPr>
            <w:rFonts w:hint="eastAsia"/>
          </w:rPr>
          <w:t>设烟雾弹球心为</w:t>
        </w:r>
        <w:r w:rsidRPr="001F119E">
          <w:rPr>
            <w:rFonts w:hint="eastAsia"/>
            <w:position w:val="-18"/>
          </w:rPr>
          <w:object w:dxaOrig="2260" w:dyaOrig="480" w14:anchorId="5663C649">
            <v:shape id="_x0000_i5929" type="#_x0000_t75" style="width:113pt;height:23.8pt" o:ole="">
              <v:imagedata r:id="rId729" o:title=""/>
            </v:shape>
            <o:OLEObject Type="Embed" ProgID="Equation.DSMT4" ShapeID="_x0000_i5929" DrawAspect="Content" ObjectID="_1818759557" r:id="rId730"/>
          </w:object>
        </w:r>
      </w:ins>
    </w:p>
    <w:p w14:paraId="109C5E3D" w14:textId="77777777" w:rsidR="00BB6D11" w:rsidRPr="00F74E68" w:rsidRDefault="00BB6D11" w:rsidP="00BB6D11">
      <w:pPr>
        <w:rPr>
          <w:ins w:id="945" w:author="Noah Zheng" w:date="2025-09-07T09:25:00Z" w16du:dateUtc="2025-09-07T01:25:00Z"/>
          <w:rFonts w:hint="eastAsia"/>
        </w:rPr>
      </w:pPr>
      <w:ins w:id="946" w:author="Noah Zheng" w:date="2025-09-07T09:25:00Z" w16du:dateUtc="2025-09-07T01:25:00Z">
        <w:r>
          <w:rPr>
            <w:rFonts w:hint="eastAsia"/>
          </w:rPr>
          <w:t>真目标圆柱上下圆周上的点</w:t>
        </w:r>
        <w:r w:rsidRPr="00561593">
          <w:rPr>
            <w:rFonts w:hint="eastAsia"/>
            <w:position w:val="-14"/>
          </w:rPr>
          <w:object w:dxaOrig="1440" w:dyaOrig="400" w14:anchorId="4ECA2483">
            <v:shape id="_x0000_i5931" type="#_x0000_t75" style="width:1in;height:20.05pt" o:ole="">
              <v:imagedata r:id="rId138" o:title=""/>
            </v:shape>
            <o:OLEObject Type="Embed" ProgID="Equation.DSMT4" ShapeID="_x0000_i5931" DrawAspect="Content" ObjectID="_1818759558" r:id="rId731"/>
          </w:object>
        </w:r>
        <w:r>
          <w:rPr>
            <w:rFonts w:hint="eastAsia"/>
          </w:rPr>
          <w:t>满足：</w:t>
        </w:r>
        <w:r w:rsidRPr="00561593">
          <w:rPr>
            <w:rFonts w:hint="eastAsia"/>
            <w:position w:val="-34"/>
          </w:rPr>
          <w:object w:dxaOrig="1660" w:dyaOrig="800" w14:anchorId="3BE7A768">
            <v:shape id="_x0000_i5932" type="#_x0000_t75" style="width:82.95pt;height:40.05pt" o:ole="">
              <v:imagedata r:id="rId250" o:title=""/>
            </v:shape>
            <o:OLEObject Type="Embed" ProgID="Equation.DSMT4" ShapeID="_x0000_i5932" DrawAspect="Content" ObjectID="_1818759559" r:id="rId732"/>
          </w:object>
        </w:r>
      </w:ins>
    </w:p>
    <w:p w14:paraId="59D7F697" w14:textId="77777777" w:rsidR="00BB6D11" w:rsidRDefault="00BB6D11" w:rsidP="00BB6D11">
      <w:pPr>
        <w:rPr>
          <w:ins w:id="947" w:author="Noah Zheng" w:date="2025-09-07T09:25:00Z" w16du:dateUtc="2025-09-07T01:25:00Z"/>
          <w:rFonts w:hint="eastAsia"/>
        </w:rPr>
      </w:pPr>
    </w:p>
    <w:p w14:paraId="4D1BF40B" w14:textId="65FFF893" w:rsidR="00BB6D11" w:rsidRDefault="00BB6D11" w:rsidP="00BB6D11">
      <w:pPr>
        <w:jc w:val="left"/>
        <w:rPr>
          <w:ins w:id="948" w:author="Noah Zheng" w:date="2025-09-07T09:25:00Z" w16du:dateUtc="2025-09-07T01:25:00Z"/>
          <w:rFonts w:hint="eastAsia"/>
        </w:rPr>
        <w:pPrChange w:id="949" w:author="Noah Zheng" w:date="2025-09-07T09:25:00Z" w16du:dateUtc="2025-09-07T01:25:00Z">
          <w:pPr/>
        </w:pPrChange>
      </w:pPr>
      <w:ins w:id="950" w:author="Noah Zheng" w:date="2025-09-07T09:25:00Z" w16du:dateUtc="2025-09-07T01:25:00Z">
        <w:r>
          <w:rPr>
            <w:rFonts w:hint="eastAsia"/>
          </w:rPr>
          <w:t>点</w:t>
        </w:r>
        <w:r w:rsidRPr="00561593">
          <w:rPr>
            <w:rFonts w:hint="eastAsia"/>
            <w:position w:val="-6"/>
          </w:rPr>
          <w:object w:dxaOrig="279" w:dyaOrig="279" w14:anchorId="410E1740">
            <v:shape id="_x0000_i5933" type="#_x0000_t75" style="width:13.75pt;height:13.75pt" o:ole="">
              <v:imagedata r:id="rId142" o:title=""/>
            </v:shape>
            <o:OLEObject Type="Embed" ProgID="Equation.DSMT4" ShapeID="_x0000_i5933" DrawAspect="Content" ObjectID="_1818759560" r:id="rId733"/>
          </w:object>
        </w:r>
        <w:r>
          <w:rPr>
            <w:rFonts w:hint="eastAsia"/>
          </w:rPr>
          <w:t>与点</w:t>
        </w:r>
        <w:r w:rsidRPr="00561593">
          <w:rPr>
            <w:rFonts w:hint="eastAsia"/>
            <w:position w:val="-16"/>
          </w:rPr>
          <w:object w:dxaOrig="540" w:dyaOrig="400" w14:anchorId="549EBD41">
            <v:shape id="_x0000_i5934" type="#_x0000_t75" style="width:27.25pt;height:20.05pt" o:ole="">
              <v:imagedata r:id="rId734" o:title=""/>
            </v:shape>
            <o:OLEObject Type="Embed" ProgID="Equation.DSMT4" ShapeID="_x0000_i5934" DrawAspect="Content" ObjectID="_1818759561" r:id="rId735"/>
          </w:object>
        </w:r>
        <w:r>
          <w:rPr>
            <w:rFonts w:hint="eastAsia"/>
          </w:rPr>
          <w:t>连线构成向量</w:t>
        </w:r>
        <w:r w:rsidRPr="00561593">
          <w:rPr>
            <w:rFonts w:hint="eastAsia"/>
            <w:position w:val="-16"/>
          </w:rPr>
          <w:object w:dxaOrig="740" w:dyaOrig="440" w14:anchorId="68CF39A2">
            <v:shape id="_x0000_i5935" type="#_x0000_t75" style="width:36.95pt;height:22.25pt" o:ole="">
              <v:imagedata r:id="rId736" o:title=""/>
            </v:shape>
            <o:OLEObject Type="Embed" ProgID="Equation.DSMT4" ShapeID="_x0000_i5935" DrawAspect="Content" ObjectID="_1818759562" r:id="rId737"/>
          </w:object>
        </w:r>
        <w:r>
          <w:rPr>
            <w:rFonts w:hint="eastAsia"/>
          </w:rPr>
          <w:t>，</w:t>
        </w:r>
        <w:r>
          <w:rPr>
            <w:rFonts w:hint="eastAsia"/>
          </w:rPr>
          <w:t>且</w:t>
        </w:r>
      </w:ins>
    </w:p>
    <w:p w14:paraId="446E2722" w14:textId="77777777" w:rsidR="00BB6D11" w:rsidRDefault="00BB6D11" w:rsidP="00BB6D11">
      <w:pPr>
        <w:rPr>
          <w:ins w:id="951" w:author="Noah Zheng" w:date="2025-09-07T09:25:00Z" w16du:dateUtc="2025-09-07T01:25:00Z"/>
          <w:rFonts w:hint="eastAsia"/>
        </w:rPr>
      </w:pPr>
      <w:ins w:id="952" w:author="Noah Zheng" w:date="2025-09-07T09:25:00Z" w16du:dateUtc="2025-09-07T01:25:00Z">
        <w:r w:rsidRPr="008B7292">
          <w:rPr>
            <w:rFonts w:hint="eastAsia"/>
            <w:position w:val="-18"/>
          </w:rPr>
          <w:object w:dxaOrig="4060" w:dyaOrig="480" w14:anchorId="70E2DF94">
            <v:shape id="_x0000_i5936" type="#_x0000_t75" style="width:203.15pt;height:23.8pt" o:ole="">
              <v:imagedata r:id="rId738" o:title=""/>
            </v:shape>
            <o:OLEObject Type="Embed" ProgID="Equation.DSMT4" ShapeID="_x0000_i5936" DrawAspect="Content" ObjectID="_1818759563" r:id="rId739"/>
          </w:object>
        </w:r>
      </w:ins>
    </w:p>
    <w:p w14:paraId="50E014B9" w14:textId="77777777" w:rsidR="00BB6D11" w:rsidRDefault="00BB6D11" w:rsidP="00BB6D11">
      <w:pPr>
        <w:rPr>
          <w:ins w:id="953" w:author="Noah Zheng" w:date="2025-09-07T09:25:00Z" w16du:dateUtc="2025-09-07T01:25:00Z"/>
          <w:rFonts w:hint="eastAsia"/>
        </w:rPr>
      </w:pPr>
    </w:p>
    <w:p w14:paraId="3F87E116" w14:textId="41F60F79" w:rsidR="00BB6D11" w:rsidRDefault="00BB6D11" w:rsidP="00BB6D11">
      <w:pPr>
        <w:jc w:val="left"/>
        <w:rPr>
          <w:ins w:id="954" w:author="Noah Zheng" w:date="2025-09-07T09:25:00Z" w16du:dateUtc="2025-09-07T01:25:00Z"/>
          <w:rFonts w:hint="eastAsia"/>
        </w:rPr>
        <w:pPrChange w:id="955" w:author="Noah Zheng" w:date="2025-09-07T09:25:00Z" w16du:dateUtc="2025-09-07T01:25:00Z">
          <w:pPr/>
        </w:pPrChange>
      </w:pPr>
      <w:ins w:id="956" w:author="Noah Zheng" w:date="2025-09-07T09:25:00Z" w16du:dateUtc="2025-09-07T01:25:00Z">
        <w:r>
          <w:rPr>
            <w:rFonts w:hint="eastAsia"/>
          </w:rPr>
          <w:t>点</w:t>
        </w:r>
        <w:r w:rsidRPr="00561593">
          <w:rPr>
            <w:rFonts w:hint="eastAsia"/>
            <w:position w:val="-6"/>
          </w:rPr>
          <w:object w:dxaOrig="279" w:dyaOrig="279" w14:anchorId="4AA827E7">
            <v:shape id="_x0000_i5937" type="#_x0000_t75" style="width:13.75pt;height:13.75pt" o:ole="">
              <v:imagedata r:id="rId142" o:title=""/>
            </v:shape>
            <o:OLEObject Type="Embed" ProgID="Equation.DSMT4" ShapeID="_x0000_i5937" DrawAspect="Content" ObjectID="_1818759564" r:id="rId740"/>
          </w:object>
        </w:r>
        <w:r>
          <w:rPr>
            <w:rFonts w:hint="eastAsia"/>
          </w:rPr>
          <w:t>与点</w:t>
        </w:r>
        <w:r w:rsidRPr="008B7292">
          <w:rPr>
            <w:rFonts w:hint="eastAsia"/>
            <w:position w:val="-12"/>
          </w:rPr>
          <w:object w:dxaOrig="340" w:dyaOrig="360" w14:anchorId="300F9B91">
            <v:shape id="_x0000_i5938" type="#_x0000_t75" style="width:17.2pt;height:18.15pt" o:ole="">
              <v:imagedata r:id="rId741" o:title=""/>
            </v:shape>
            <o:OLEObject Type="Embed" ProgID="Equation.DSMT4" ShapeID="_x0000_i5938" DrawAspect="Content" ObjectID="_1818759565" r:id="rId742"/>
          </w:object>
        </w:r>
        <w:r>
          <w:rPr>
            <w:rFonts w:hint="eastAsia"/>
          </w:rPr>
          <w:t>连线构成向量</w:t>
        </w:r>
        <w:r w:rsidRPr="008B7292">
          <w:rPr>
            <w:rFonts w:hint="eastAsia"/>
            <w:position w:val="-12"/>
          </w:rPr>
          <w:object w:dxaOrig="540" w:dyaOrig="400" w14:anchorId="61CFCA90">
            <v:shape id="_x0000_i5939" type="#_x0000_t75" style="width:27.25pt;height:20.05pt" o:ole="">
              <v:imagedata r:id="rId743" o:title=""/>
            </v:shape>
            <o:OLEObject Type="Embed" ProgID="Equation.DSMT4" ShapeID="_x0000_i5939" DrawAspect="Content" ObjectID="_1818759566" r:id="rId744"/>
          </w:object>
        </w:r>
        <w:r>
          <w:rPr>
            <w:rFonts w:hint="eastAsia"/>
          </w:rPr>
          <w:t>，</w:t>
        </w:r>
        <w:r>
          <w:rPr>
            <w:rFonts w:hint="eastAsia"/>
          </w:rPr>
          <w:t>且</w:t>
        </w:r>
      </w:ins>
    </w:p>
    <w:p w14:paraId="5AD2E7B3" w14:textId="77777777" w:rsidR="00BB6D11" w:rsidRDefault="00BB6D11" w:rsidP="00BB6D11">
      <w:pPr>
        <w:rPr>
          <w:ins w:id="957" w:author="Noah Zheng" w:date="2025-09-07T09:25:00Z" w16du:dateUtc="2025-09-07T01:25:00Z"/>
          <w:rFonts w:hint="eastAsia"/>
        </w:rPr>
      </w:pPr>
      <w:ins w:id="958" w:author="Noah Zheng" w:date="2025-09-07T09:25:00Z" w16du:dateUtc="2025-09-07T01:25:00Z">
        <w:r w:rsidRPr="008B7292">
          <w:rPr>
            <w:rFonts w:hint="eastAsia"/>
            <w:position w:val="-20"/>
          </w:rPr>
          <w:object w:dxaOrig="3480" w:dyaOrig="520" w14:anchorId="7B9ADBB0">
            <v:shape id="_x0000_i5940" type="#_x0000_t75" style="width:174.05pt;height:26pt" o:ole="">
              <v:imagedata r:id="rId745" o:title=""/>
            </v:shape>
            <o:OLEObject Type="Embed" ProgID="Equation.DSMT4" ShapeID="_x0000_i5940" DrawAspect="Content" ObjectID="_1818759567" r:id="rId746"/>
          </w:object>
        </w:r>
      </w:ins>
    </w:p>
    <w:p w14:paraId="680FAEA4" w14:textId="77777777" w:rsidR="00BB6D11" w:rsidRDefault="00BB6D11" w:rsidP="00BB6D11">
      <w:pPr>
        <w:rPr>
          <w:ins w:id="959" w:author="Noah Zheng" w:date="2025-09-07T09:25:00Z" w16du:dateUtc="2025-09-07T01:25:00Z"/>
          <w:rFonts w:hint="eastAsia"/>
        </w:rPr>
      </w:pPr>
    </w:p>
    <w:p w14:paraId="3CABCA01" w14:textId="77777777" w:rsidR="00BB6D11" w:rsidRDefault="00BB6D11" w:rsidP="00BB6D11">
      <w:pPr>
        <w:rPr>
          <w:ins w:id="960" w:author="Noah Zheng" w:date="2025-09-07T09:25:00Z" w16du:dateUtc="2025-09-07T01:25:00Z"/>
          <w:rFonts w:hint="eastAsia"/>
        </w:rPr>
      </w:pPr>
    </w:p>
    <w:p w14:paraId="25716EF1" w14:textId="77777777" w:rsidR="00BB6D11" w:rsidRDefault="00BB6D11" w:rsidP="00BB6D11">
      <w:pPr>
        <w:jc w:val="left"/>
        <w:rPr>
          <w:ins w:id="961" w:author="Noah Zheng" w:date="2025-09-07T09:25:00Z" w16du:dateUtc="2025-09-07T01:25:00Z"/>
          <w:rFonts w:hint="eastAsia"/>
        </w:rPr>
        <w:pPrChange w:id="962" w:author="Noah Zheng" w:date="2025-09-07T09:26:00Z" w16du:dateUtc="2025-09-07T01:26:00Z">
          <w:pPr/>
        </w:pPrChange>
      </w:pPr>
      <w:ins w:id="963" w:author="Noah Zheng" w:date="2025-09-07T09:25:00Z" w16du:dateUtc="2025-09-07T01:25:00Z">
        <w:r>
          <w:rPr>
            <w:rFonts w:hint="eastAsia"/>
          </w:rPr>
          <w:t>从而得到球状烟幕中心点</w:t>
        </w:r>
        <w:r w:rsidRPr="00561593">
          <w:rPr>
            <w:rFonts w:hint="eastAsia"/>
            <w:position w:val="-16"/>
          </w:rPr>
          <w:object w:dxaOrig="540" w:dyaOrig="400" w14:anchorId="7EEAE5EC">
            <v:shape id="_x0000_i5941" type="#_x0000_t75" style="width:27.25pt;height:20.05pt" o:ole="">
              <v:imagedata r:id="rId734" o:title=""/>
            </v:shape>
            <o:OLEObject Type="Embed" ProgID="Equation.DSMT4" ShapeID="_x0000_i5941" DrawAspect="Content" ObjectID="_1818759568" r:id="rId747"/>
          </w:object>
        </w:r>
        <w:r>
          <w:rPr>
            <w:rFonts w:hint="eastAsia"/>
          </w:rPr>
          <w:t>到直线</w:t>
        </w:r>
        <w:r w:rsidRPr="008B7292">
          <w:rPr>
            <w:rFonts w:hint="eastAsia"/>
            <w:position w:val="-12"/>
          </w:rPr>
          <w:object w:dxaOrig="520" w:dyaOrig="360" w14:anchorId="148379A9">
            <v:shape id="_x0000_i5942" type="#_x0000_t75" style="width:26pt;height:18.15pt" o:ole="">
              <v:imagedata r:id="rId165" o:title=""/>
            </v:shape>
            <o:OLEObject Type="Embed" ProgID="Equation.DSMT4" ShapeID="_x0000_i5942" DrawAspect="Content" ObjectID="_1818759569" r:id="rId748"/>
          </w:object>
        </w:r>
        <w:r>
          <w:rPr>
            <w:rFonts w:hint="eastAsia"/>
          </w:rPr>
          <w:t>距离</w:t>
        </w:r>
      </w:ins>
    </w:p>
    <w:p w14:paraId="0BB9E095" w14:textId="77777777" w:rsidR="00BB6D11" w:rsidRDefault="00BB6D11" w:rsidP="00BB6D11">
      <w:pPr>
        <w:rPr>
          <w:ins w:id="964" w:author="Noah Zheng" w:date="2025-09-07T09:25:00Z" w16du:dateUtc="2025-09-07T01:25:00Z"/>
          <w:rFonts w:hint="eastAsia"/>
        </w:rPr>
      </w:pPr>
    </w:p>
    <w:p w14:paraId="5E6AF5CD" w14:textId="1AC46127" w:rsidR="00BB6D11" w:rsidRDefault="00BB6D11" w:rsidP="00BB6D11">
      <w:pPr>
        <w:rPr>
          <w:ins w:id="965" w:author="Noah Zheng" w:date="2025-09-07T09:24:00Z" w16du:dateUtc="2025-09-07T01:24:00Z"/>
          <w:rFonts w:hint="eastAsia"/>
        </w:rPr>
        <w:pPrChange w:id="966" w:author="Noah Zheng" w:date="2025-09-07T09:26:00Z" w16du:dateUtc="2025-09-07T01:26:00Z">
          <w:pPr/>
        </w:pPrChange>
      </w:pPr>
      <w:ins w:id="967" w:author="Noah Zheng" w:date="2025-09-07T09:25:00Z" w16du:dateUtc="2025-09-07T01:25:00Z">
        <w:r w:rsidRPr="002305B1">
          <w:rPr>
            <w:rFonts w:hint="eastAsia"/>
            <w:position w:val="-60"/>
          </w:rPr>
          <w:object w:dxaOrig="3700" w:dyaOrig="1320" w14:anchorId="12DF03AA">
            <v:shape id="_x0000_i5943" type="#_x0000_t75" style="width:185pt;height:66.05pt" o:ole="">
              <v:imagedata r:id="rId749" o:title=""/>
            </v:shape>
            <o:OLEObject Type="Embed" ProgID="Equation.DSMT4" ShapeID="_x0000_i5943" DrawAspect="Content" ObjectID="_1818759570" r:id="rId750"/>
          </w:object>
        </w:r>
      </w:ins>
    </w:p>
    <w:p w14:paraId="65F8300C" w14:textId="77777777" w:rsidR="00BB6D11" w:rsidRPr="00AB26FB" w:rsidRDefault="00BB6D11" w:rsidP="00BB6D11">
      <w:pPr>
        <w:jc w:val="both"/>
        <w:rPr>
          <w:ins w:id="968" w:author="Noah Zheng" w:date="2025-09-07T09:11:00Z" w16du:dateUtc="2025-09-07T01:11:00Z"/>
          <w:rFonts w:hint="eastAsia"/>
        </w:rPr>
        <w:pPrChange w:id="969" w:author="Noah Zheng" w:date="2025-09-07T09:24:00Z" w16du:dateUtc="2025-09-07T01:24:00Z">
          <w:pPr>
            <w:pStyle w:val="af3"/>
            <w:spacing w:line="360" w:lineRule="auto"/>
            <w:ind w:leftChars="200" w:left="480"/>
            <w:outlineLvl w:val="4"/>
          </w:pPr>
        </w:pPrChange>
      </w:pPr>
    </w:p>
    <w:p w14:paraId="67D93210" w14:textId="32924A5C" w:rsidR="00AB26FB" w:rsidRPr="00AB26FB" w:rsidRDefault="00AB26FB" w:rsidP="00AB26FB">
      <w:pPr>
        <w:pStyle w:val="af3"/>
        <w:spacing w:line="360" w:lineRule="auto"/>
        <w:ind w:leftChars="200" w:left="480"/>
        <w:outlineLvl w:val="4"/>
        <w:rPr>
          <w:ins w:id="970" w:author="Noah Zheng" w:date="2025-09-07T09:11:00Z" w16du:dateUtc="2025-09-07T01:11:00Z"/>
        </w:rPr>
      </w:pPr>
      <w:ins w:id="971" w:author="Noah Zheng" w:date="2025-09-07T09:11:00Z" w16du:dateUtc="2025-09-07T01:11:00Z">
        <w:r w:rsidRPr="00AB26FB">
          <w:rPr>
            <w:rFonts w:hint="eastAsia"/>
          </w:rPr>
          <w:t>5.5.1.</w:t>
        </w:r>
        <w:r>
          <w:rPr>
            <w:rFonts w:hint="eastAsia"/>
          </w:rPr>
          <w:t>3</w:t>
        </w:r>
      </w:ins>
      <w:ins w:id="972" w:author="Noah Zheng" w:date="2025-09-07T09:27:00Z" w16du:dateUtc="2025-09-07T01:27:00Z">
        <w:r w:rsidR="00BB6D11">
          <w:rPr>
            <w:rFonts w:hint="eastAsia"/>
          </w:rPr>
          <w:t>最优化模型</w:t>
        </w:r>
        <w:r w:rsidR="00B76169">
          <w:rPr>
            <w:rFonts w:hint="eastAsia"/>
          </w:rPr>
          <w:t>GA-4</w:t>
        </w:r>
      </w:ins>
      <w:ins w:id="973" w:author="Noah Zheng" w:date="2025-09-07T09:11:00Z" w16du:dateUtc="2025-09-07T01:11:00Z">
        <w:r>
          <w:rPr>
            <w:rFonts w:hint="eastAsia"/>
          </w:rPr>
          <w:t>的建立</w:t>
        </w:r>
      </w:ins>
    </w:p>
    <w:p w14:paraId="7CCC1FFF" w14:textId="77777777" w:rsidR="00B76169" w:rsidRDefault="00B76169" w:rsidP="00B76169">
      <w:pPr>
        <w:rPr>
          <w:ins w:id="974" w:author="Noah Zheng" w:date="2025-09-07T09:28:00Z" w16du:dateUtc="2025-09-07T01:28:00Z"/>
          <w:rFonts w:ascii="宋体" w:eastAsia="宋体" w:hAnsi="宋体" w:hint="eastAsia"/>
          <w:szCs w:val="24"/>
        </w:rPr>
      </w:pPr>
      <w:ins w:id="975" w:author="Noah Zheng" w:date="2025-09-07T09:28:00Z" w16du:dateUtc="2025-09-07T01:28:00Z">
        <w:r w:rsidRPr="004A6B29">
          <w:rPr>
            <w:rFonts w:ascii="宋体" w:eastAsia="宋体" w:hAnsi="宋体" w:hint="eastAsia"/>
            <w:szCs w:val="24"/>
          </w:rPr>
          <w:t>圆柱上下</w:t>
        </w:r>
        <w:r>
          <w:rPr>
            <w:rFonts w:ascii="宋体" w:eastAsia="宋体" w:hAnsi="宋体" w:hint="eastAsia"/>
            <w:szCs w:val="24"/>
          </w:rPr>
          <w:t>圆</w:t>
        </w:r>
        <w:r w:rsidRPr="004A6B29">
          <w:rPr>
            <w:rFonts w:ascii="宋体" w:eastAsia="宋体" w:hAnsi="宋体" w:hint="eastAsia"/>
            <w:szCs w:val="24"/>
          </w:rPr>
          <w:t>周上的点和导弹所连线段与烟幕干扰弹起爆后形成的半</w:t>
        </w:r>
        <w:r>
          <w:rPr>
            <w:rFonts w:ascii="宋体" w:eastAsia="宋体" w:hAnsi="宋体" w:hint="eastAsia"/>
            <w:szCs w:val="24"/>
          </w:rPr>
          <w:t>径</w:t>
        </w:r>
      </w:ins>
    </w:p>
    <w:p w14:paraId="3DF46190" w14:textId="19B33F2D" w:rsidR="00B76169" w:rsidRDefault="00B76169" w:rsidP="00B76169">
      <w:pPr>
        <w:rPr>
          <w:ins w:id="976" w:author="Noah Zheng" w:date="2025-09-07T09:28:00Z" w16du:dateUtc="2025-09-07T01:28:00Z"/>
          <w:rFonts w:ascii="宋体" w:eastAsia="宋体" w:hAnsi="宋体" w:hint="eastAsia"/>
          <w:szCs w:val="24"/>
        </w:rPr>
      </w:pPr>
      <w:ins w:id="977" w:author="Noah Zheng" w:date="2025-09-07T09:28:00Z" w16du:dateUtc="2025-09-07T01:28:00Z">
        <w:r w:rsidRPr="004A6B29">
          <w:rPr>
            <w:rFonts w:ascii="宋体" w:eastAsia="宋体" w:hAnsi="宋体" w:hint="eastAsia"/>
            <w:position w:val="-6"/>
            <w:szCs w:val="24"/>
          </w:rPr>
          <w:object w:dxaOrig="859" w:dyaOrig="279" w14:anchorId="0A783D2F">
            <v:shape id="_x0000_i6092" type="#_x0000_t75" style="width:42.9pt;height:13.75pt" o:ole="">
              <v:imagedata r:id="rId161" o:title=""/>
            </v:shape>
            <o:OLEObject Type="Embed" ProgID="Equation.DSMT4" ShapeID="_x0000_i6092" DrawAspect="Content" ObjectID="_1818759571" r:id="rId751"/>
          </w:object>
        </w:r>
        <w:r w:rsidRPr="004A6B29">
          <w:rPr>
            <w:rFonts w:ascii="宋体" w:eastAsia="宋体" w:hAnsi="宋体" w:hint="eastAsia"/>
            <w:szCs w:val="24"/>
          </w:rPr>
          <w:t>球状云团有公共点，只要保证球状烟幕中心点</w:t>
        </w:r>
        <w:r w:rsidRPr="004A6B29">
          <w:rPr>
            <w:rFonts w:ascii="宋体" w:eastAsia="宋体" w:hAnsi="宋体" w:hint="eastAsia"/>
            <w:position w:val="-16"/>
            <w:szCs w:val="24"/>
          </w:rPr>
          <w:object w:dxaOrig="540" w:dyaOrig="400" w14:anchorId="41CFE41B">
            <v:shape id="_x0000_i6145" type="#_x0000_t75" style="width:27.85pt;height:19.7pt" o:ole="">
              <v:imagedata r:id="rId752" o:title=""/>
            </v:shape>
            <o:OLEObject Type="Embed" ProgID="Equation.DSMT4" ShapeID="_x0000_i6145" DrawAspect="Content" ObjectID="_1818759572" r:id="rId753"/>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5F6EBAD6">
            <v:shape id="_x0000_i6147" type="#_x0000_t75" style="width:25.65pt;height:18.15pt" o:ole="">
              <v:imagedata r:id="rId754" o:title=""/>
            </v:shape>
            <o:OLEObject Type="Embed" ProgID="Equation.DSMT4" ShapeID="_x0000_i6147" DrawAspect="Content" ObjectID="_1818759573" r:id="rId755"/>
          </w:object>
        </w:r>
        <w:r w:rsidRPr="004A6B29">
          <w:rPr>
            <w:rFonts w:ascii="宋体" w:eastAsia="宋体" w:hAnsi="宋体" w:hint="eastAsia"/>
            <w:szCs w:val="24"/>
          </w:rPr>
          <w:t>距离</w:t>
        </w:r>
      </w:ins>
    </w:p>
    <w:p w14:paraId="634FA8C1" w14:textId="77777777" w:rsidR="00B76169" w:rsidRPr="004A6B29" w:rsidRDefault="00B76169" w:rsidP="00B76169">
      <w:pPr>
        <w:jc w:val="left"/>
        <w:rPr>
          <w:ins w:id="978" w:author="Noah Zheng" w:date="2025-09-07T09:28:00Z" w16du:dateUtc="2025-09-07T01:28:00Z"/>
          <w:rFonts w:ascii="宋体" w:eastAsia="宋体" w:hAnsi="宋体" w:hint="eastAsia"/>
          <w:szCs w:val="24"/>
        </w:rPr>
      </w:pPr>
      <w:ins w:id="979" w:author="Noah Zheng" w:date="2025-09-07T09:28:00Z" w16du:dateUtc="2025-09-07T01:28:00Z">
        <w:r w:rsidRPr="004A6B29">
          <w:rPr>
            <w:rFonts w:ascii="宋体" w:eastAsia="宋体" w:hAnsi="宋体" w:hint="eastAsia"/>
            <w:szCs w:val="24"/>
          </w:rPr>
          <w:t>不大于球半径</w:t>
        </w:r>
        <w:r w:rsidRPr="004A6B29">
          <w:rPr>
            <w:rFonts w:ascii="宋体" w:eastAsia="宋体" w:hAnsi="宋体" w:hint="eastAsia"/>
            <w:position w:val="-4"/>
            <w:szCs w:val="24"/>
          </w:rPr>
          <w:object w:dxaOrig="240" w:dyaOrig="260" w14:anchorId="360288E5">
            <v:shape id="_x0000_i6095" type="#_x0000_t75" style="width:11.9pt;height:12.85pt" o:ole="">
              <v:imagedata r:id="rId167" o:title=""/>
            </v:shape>
            <o:OLEObject Type="Embed" ProgID="Equation.DSMT4" ShapeID="_x0000_i6095" DrawAspect="Content" ObjectID="_1818759574" r:id="rId756"/>
          </w:object>
        </w:r>
        <w:r w:rsidRPr="004A6B29">
          <w:rPr>
            <w:rFonts w:ascii="宋体" w:eastAsia="宋体" w:hAnsi="宋体" w:hint="eastAsia"/>
            <w:szCs w:val="24"/>
          </w:rPr>
          <w:t>，也即：</w:t>
        </w:r>
      </w:ins>
    </w:p>
    <w:p w14:paraId="0209CCFB" w14:textId="21D70D78" w:rsidR="00B76169" w:rsidRDefault="00B76169" w:rsidP="00B76169">
      <w:pPr>
        <w:rPr>
          <w:ins w:id="980" w:author="Noah Zheng" w:date="2025-09-07T09:28:00Z" w16du:dateUtc="2025-09-07T01:28:00Z"/>
          <w:rFonts w:ascii="宋体" w:eastAsia="宋体" w:hAnsi="宋体" w:hint="eastAsia"/>
          <w:szCs w:val="24"/>
        </w:rPr>
      </w:pPr>
      <w:ins w:id="981" w:author="Noah Zheng" w:date="2025-09-07T09:28:00Z" w16du:dateUtc="2025-09-07T01:28:00Z">
        <w:r w:rsidRPr="004A6B29">
          <w:rPr>
            <w:rFonts w:ascii="宋体" w:eastAsia="宋体" w:hAnsi="宋体" w:hint="eastAsia"/>
            <w:position w:val="-16"/>
            <w:szCs w:val="24"/>
          </w:rPr>
          <w:object w:dxaOrig="1020" w:dyaOrig="400" w14:anchorId="1A4A9B46">
            <v:shape id="_x0000_i6149" type="#_x0000_t75" style="width:51.65pt;height:19.7pt" o:ole="">
              <v:imagedata r:id="rId757" o:title=""/>
            </v:shape>
            <o:OLEObject Type="Embed" ProgID="Equation.DSMT4" ShapeID="_x0000_i6149" DrawAspect="Content" ObjectID="_1818759575" r:id="rId758"/>
          </w:object>
        </w:r>
      </w:ins>
    </w:p>
    <w:p w14:paraId="4D097CFE" w14:textId="77777777" w:rsidR="00B76169" w:rsidRDefault="00B76169" w:rsidP="00B76169">
      <w:pPr>
        <w:jc w:val="both"/>
        <w:rPr>
          <w:ins w:id="982" w:author="Noah Zheng" w:date="2025-09-07T09:28:00Z" w16du:dateUtc="2025-09-07T01:28:00Z"/>
          <w:rFonts w:ascii="宋体" w:eastAsia="宋体" w:hAnsi="宋体" w:hint="eastAsia"/>
          <w:szCs w:val="24"/>
        </w:rPr>
      </w:pPr>
      <w:ins w:id="983" w:author="Noah Zheng" w:date="2025-09-07T09:28:00Z" w16du:dateUtc="2025-09-07T01:28:00Z">
        <w:r>
          <w:rPr>
            <w:rFonts w:ascii="宋体" w:eastAsia="宋体" w:hAnsi="宋体" w:hint="eastAsia"/>
            <w:szCs w:val="24"/>
          </w:rPr>
          <w:t xml:space="preserve">     从而</w:t>
        </w:r>
      </w:ins>
    </w:p>
    <w:p w14:paraId="000D04E1" w14:textId="6B8BCC84" w:rsidR="00B76169" w:rsidRPr="004A6B29" w:rsidRDefault="00B76169" w:rsidP="00B76169">
      <w:pPr>
        <w:rPr>
          <w:ins w:id="984" w:author="Noah Zheng" w:date="2025-09-07T09:28:00Z" w16du:dateUtc="2025-09-07T01:28:00Z"/>
          <w:rFonts w:ascii="宋体" w:eastAsia="宋体" w:hAnsi="宋体" w:hint="eastAsia"/>
          <w:szCs w:val="24"/>
        </w:rPr>
      </w:pPr>
      <w:ins w:id="985" w:author="Noah Zheng" w:date="2025-09-07T09:28:00Z" w16du:dateUtc="2025-09-07T01:28:00Z">
        <w:r w:rsidRPr="00582409">
          <w:rPr>
            <w:rFonts w:hint="eastAsia"/>
            <w:position w:val="-20"/>
          </w:rPr>
          <w:object w:dxaOrig="3000" w:dyaOrig="520" w14:anchorId="3B339D5A">
            <v:shape id="_x0000_i6154" type="#_x0000_t75" style="width:150.25pt;height:26pt" o:ole="">
              <v:imagedata r:id="rId759" o:title=""/>
            </v:shape>
            <o:OLEObject Type="Embed" ProgID="Equation.DSMT4" ShapeID="_x0000_i6154" DrawAspect="Content" ObjectID="_1818759576" r:id="rId760"/>
          </w:object>
        </w:r>
      </w:ins>
    </w:p>
    <w:p w14:paraId="0E80E5BC" w14:textId="5F2EDF89" w:rsidR="00B76169" w:rsidRDefault="00B76169" w:rsidP="00B76169">
      <w:pPr>
        <w:ind w:firstLineChars="300" w:firstLine="720"/>
        <w:jc w:val="left"/>
        <w:rPr>
          <w:ins w:id="986" w:author="Noah Zheng" w:date="2025-09-07T09:28:00Z" w16du:dateUtc="2025-09-07T01:28:00Z"/>
          <w:rFonts w:ascii="宋体" w:eastAsia="宋体" w:hAnsi="宋体" w:hint="eastAsia"/>
          <w:szCs w:val="24"/>
        </w:rPr>
      </w:pPr>
      <w:ins w:id="987" w:author="Noah Zheng" w:date="2025-09-07T09:28:00Z" w16du:dateUtc="2025-09-07T01:28:00Z">
        <w:r>
          <w:rPr>
            <w:rFonts w:ascii="宋体" w:eastAsia="宋体" w:hAnsi="宋体" w:hint="eastAsia"/>
            <w:szCs w:val="24"/>
          </w:rPr>
          <w:t>设</w:t>
        </w:r>
        <w:r w:rsidRPr="004A6B29">
          <w:rPr>
            <w:rFonts w:ascii="宋体" w:eastAsia="宋体" w:hAnsi="宋体" w:hint="eastAsia"/>
            <w:szCs w:val="24"/>
          </w:rPr>
          <w:t>满足</w:t>
        </w:r>
        <w:r w:rsidRPr="004A6B29">
          <w:rPr>
            <w:rFonts w:ascii="宋体" w:eastAsia="宋体" w:hAnsi="宋体" w:hint="eastAsia"/>
            <w:position w:val="-16"/>
            <w:szCs w:val="24"/>
          </w:rPr>
          <w:object w:dxaOrig="1020" w:dyaOrig="400" w14:anchorId="46286621">
            <v:shape id="_x0000_i6151" type="#_x0000_t75" style="width:51.65pt;height:19.7pt" o:ole="">
              <v:imagedata r:id="rId761" o:title=""/>
            </v:shape>
            <o:OLEObject Type="Embed" ProgID="Equation.DSMT4" ShapeID="_x0000_i6151" DrawAspect="Content" ObjectID="_1818759577" r:id="rId762"/>
          </w:object>
        </w:r>
        <w:r w:rsidRPr="004A6B29">
          <w:rPr>
            <w:rFonts w:ascii="宋体" w:eastAsia="宋体" w:hAnsi="宋体" w:hint="eastAsia"/>
            <w:szCs w:val="24"/>
          </w:rPr>
          <w:t>的若干个时间段</w:t>
        </w:r>
        <w:r>
          <w:rPr>
            <w:rFonts w:ascii="宋体" w:eastAsia="宋体" w:hAnsi="宋体" w:hint="eastAsia"/>
            <w:szCs w:val="24"/>
          </w:rPr>
          <w:t>为</w:t>
        </w:r>
        <w:r w:rsidRPr="004A6B29">
          <w:rPr>
            <w:rFonts w:ascii="宋体" w:eastAsia="宋体" w:hAnsi="宋体" w:hint="eastAsia"/>
            <w:position w:val="-16"/>
            <w:szCs w:val="24"/>
          </w:rPr>
          <w:object w:dxaOrig="1200" w:dyaOrig="440" w14:anchorId="16E2D110">
            <v:shape id="_x0000_i6164" type="#_x0000_t75" style="width:60.1pt;height:22.25pt" o:ole="">
              <v:imagedata r:id="rId763" o:title=""/>
            </v:shape>
            <o:OLEObject Type="Embed" ProgID="Equation.DSMT4" ShapeID="_x0000_i6164" DrawAspect="Content" ObjectID="_1818759578" r:id="rId764"/>
          </w:object>
        </w:r>
        <w:r w:rsidRPr="004A6B29">
          <w:rPr>
            <w:rFonts w:ascii="宋体" w:eastAsia="宋体" w:hAnsi="宋体" w:hint="eastAsia"/>
            <w:szCs w:val="24"/>
          </w:rPr>
          <w:t>，则烟幕干扰</w:t>
        </w:r>
        <w:r>
          <w:rPr>
            <w:rFonts w:ascii="宋体" w:eastAsia="宋体" w:hAnsi="宋体" w:hint="eastAsia"/>
            <w:szCs w:val="24"/>
          </w:rPr>
          <w:t>弹对</w:t>
        </w:r>
        <w:r w:rsidRPr="00302535">
          <w:rPr>
            <w:rFonts w:ascii="宋体" w:eastAsia="宋体" w:hAnsi="宋体" w:hint="eastAsia"/>
            <w:position w:val="-12"/>
            <w:szCs w:val="24"/>
          </w:rPr>
          <w:object w:dxaOrig="340" w:dyaOrig="360" w14:anchorId="167B1AD2">
            <v:shape id="_x0000_i6156" type="#_x0000_t75" style="width:16.9pt;height:18.15pt" o:ole="">
              <v:imagedata r:id="rId765" o:title=""/>
            </v:shape>
            <o:OLEObject Type="Embed" ProgID="Equation.DSMT4" ShapeID="_x0000_i6156" DrawAspect="Content" ObjectID="_1818759579" r:id="rId766"/>
          </w:object>
        </w:r>
        <w:r>
          <w:rPr>
            <w:rFonts w:ascii="宋体" w:eastAsia="宋体" w:hAnsi="宋体" w:hint="eastAsia"/>
            <w:szCs w:val="24"/>
          </w:rPr>
          <w:t>的</w:t>
        </w:r>
        <w:r w:rsidRPr="004A6B29">
          <w:rPr>
            <w:rFonts w:ascii="宋体" w:eastAsia="宋体" w:hAnsi="宋体" w:hint="eastAsia"/>
            <w:szCs w:val="24"/>
          </w:rPr>
          <w:t>有效遮蔽时长</w:t>
        </w:r>
        <w:r w:rsidRPr="00B76169">
          <w:rPr>
            <w:rFonts w:ascii="宋体" w:eastAsia="宋体" w:hAnsi="宋体" w:hint="eastAsia"/>
            <w:position w:val="-12"/>
            <w:szCs w:val="24"/>
            <w:rPrChange w:id="988" w:author="Noah Zheng" w:date="2025-09-07T09:30:00Z" w16du:dateUtc="2025-09-07T01:30:00Z">
              <w:rPr>
                <w:rFonts w:ascii="宋体" w:eastAsia="宋体" w:hAnsi="宋体" w:hint="eastAsia"/>
                <w:position w:val="-6"/>
                <w:szCs w:val="24"/>
              </w:rPr>
            </w:rPrChange>
          </w:rPr>
          <w:object w:dxaOrig="340" w:dyaOrig="360" w14:anchorId="0BC0B31F">
            <v:shape id="_x0000_i6158" type="#_x0000_t75" style="width:17.55pt;height:17.55pt" o:ole="">
              <v:imagedata r:id="rId767" o:title=""/>
            </v:shape>
            <o:OLEObject Type="Embed" ProgID="Equation.DSMT4" ShapeID="_x0000_i6158" DrawAspect="Content" ObjectID="_1818759580" r:id="rId768"/>
          </w:object>
        </w:r>
        <w:r w:rsidRPr="004A6B29">
          <w:rPr>
            <w:rFonts w:ascii="宋体" w:eastAsia="宋体" w:hAnsi="宋体" w:hint="eastAsia"/>
            <w:szCs w:val="24"/>
          </w:rPr>
          <w:t>为</w:t>
        </w:r>
      </w:ins>
    </w:p>
    <w:p w14:paraId="01FA2768" w14:textId="5EBF9DFC" w:rsidR="00B76169" w:rsidRDefault="00B76169" w:rsidP="00B76169">
      <w:pPr>
        <w:rPr>
          <w:ins w:id="989" w:author="Noah Zheng" w:date="2025-09-07T09:28:00Z" w16du:dateUtc="2025-09-07T01:28:00Z"/>
          <w:rFonts w:ascii="宋体" w:eastAsia="宋体" w:hAnsi="宋体" w:hint="eastAsia"/>
          <w:szCs w:val="24"/>
        </w:rPr>
      </w:pPr>
      <w:ins w:id="990" w:author="Noah Zheng" w:date="2025-09-07T09:28:00Z" w16du:dateUtc="2025-09-07T01:28:00Z">
        <w:r w:rsidRPr="004A6B29">
          <w:rPr>
            <w:rFonts w:ascii="宋体" w:eastAsia="宋体" w:hAnsi="宋体" w:hint="eastAsia"/>
            <w:position w:val="-28"/>
            <w:szCs w:val="24"/>
          </w:rPr>
          <w:object w:dxaOrig="1180" w:dyaOrig="540" w14:anchorId="7AA47504">
            <v:shape id="_x0000_i6166" type="#_x0000_t75" style="width:58.85pt;height:26.6pt" o:ole="">
              <v:imagedata r:id="rId769" o:title=""/>
            </v:shape>
            <o:OLEObject Type="Embed" ProgID="Equation.DSMT4" ShapeID="_x0000_i6166" DrawAspect="Content" ObjectID="_1818759581" r:id="rId770"/>
          </w:object>
        </w:r>
      </w:ins>
    </w:p>
    <w:p w14:paraId="74C67433" w14:textId="4FBA8C11" w:rsidR="00B76169" w:rsidRDefault="00B76169" w:rsidP="00B76169">
      <w:pPr>
        <w:ind w:firstLineChars="200" w:firstLine="480"/>
        <w:jc w:val="left"/>
        <w:rPr>
          <w:ins w:id="991" w:author="Noah Zheng" w:date="2025-09-07T09:28:00Z" w16du:dateUtc="2025-09-07T01:28:00Z"/>
        </w:rPr>
      </w:pPr>
      <w:ins w:id="992" w:author="Noah Zheng" w:date="2025-09-07T09:28:00Z" w16du:dateUtc="2025-09-07T01:28:00Z">
        <w:r>
          <w:rPr>
            <w:rFonts w:hint="eastAsia"/>
          </w:rPr>
          <w:t>我们可以通过遗传算法对矩阵</w:t>
        </w:r>
        <w:r w:rsidRPr="00582409">
          <w:rPr>
            <w:rFonts w:hint="eastAsia"/>
            <w:position w:val="-20"/>
          </w:rPr>
          <w:object w:dxaOrig="2640" w:dyaOrig="520" w14:anchorId="122A029B">
            <v:shape id="_x0000_i6168" type="#_x0000_t75" style="width:131.5pt;height:26pt" o:ole="">
              <v:imagedata r:id="rId771" o:title=""/>
            </v:shape>
            <o:OLEObject Type="Embed" ProgID="Equation.DSMT4" ShapeID="_x0000_i6168" DrawAspect="Content" ObjectID="_1818759582" r:id="rId772"/>
          </w:object>
        </w:r>
        <w:r>
          <w:rPr>
            <w:rFonts w:hint="eastAsia"/>
          </w:rPr>
          <w:t>进行合理取值，这样，对于每一个矩阵</w:t>
        </w:r>
        <w:r w:rsidRPr="00302535">
          <w:rPr>
            <w:rFonts w:hint="eastAsia"/>
            <w:position w:val="-4"/>
          </w:rPr>
          <w:object w:dxaOrig="279" w:dyaOrig="260" w14:anchorId="70B2BA5D">
            <v:shape id="_x0000_i6104" type="#_x0000_t75" style="width:13.75pt;height:13.75pt" o:ole="">
              <v:imagedata r:id="rId283" o:title=""/>
            </v:shape>
            <o:OLEObject Type="Embed" ProgID="Equation.DSMT4" ShapeID="_x0000_i6104" DrawAspect="Content" ObjectID="_1818759583" r:id="rId773"/>
          </w:object>
        </w:r>
        <w:r>
          <w:rPr>
            <w:rFonts w:hint="eastAsia"/>
          </w:rPr>
          <w:t>，都能得到与之对应的有效遮蔽时长</w:t>
        </w:r>
        <w:r w:rsidRPr="00B76169">
          <w:rPr>
            <w:rFonts w:hint="eastAsia"/>
            <w:position w:val="-12"/>
            <w:rPrChange w:id="993" w:author="Noah Zheng" w:date="2025-09-07T09:33:00Z" w16du:dateUtc="2025-09-07T01:33:00Z">
              <w:rPr>
                <w:rFonts w:hint="eastAsia"/>
                <w:position w:val="-6"/>
              </w:rPr>
            </w:rPrChange>
          </w:rPr>
          <w:object w:dxaOrig="340" w:dyaOrig="360" w14:anchorId="13A47B9F">
            <v:shape id="_x0000_i6174" type="#_x0000_t75" style="width:17.55pt;height:17.55pt" o:ole="">
              <v:imagedata r:id="rId774" o:title=""/>
            </v:shape>
            <o:OLEObject Type="Embed" ProgID="Equation.DSMT4" ShapeID="_x0000_i6174" DrawAspect="Content" ObjectID="_1818759584" r:id="rId775"/>
          </w:object>
        </w:r>
        <w:r>
          <w:rPr>
            <w:rFonts w:hint="eastAsia"/>
          </w:rPr>
          <w:t>，也就是说我们能得到</w:t>
        </w:r>
        <w:r w:rsidRPr="00B76169">
          <w:rPr>
            <w:rFonts w:hint="eastAsia"/>
            <w:position w:val="-12"/>
            <w:rPrChange w:id="994" w:author="Noah Zheng" w:date="2025-09-07T09:34:00Z" w16du:dateUtc="2025-09-07T01:34:00Z">
              <w:rPr>
                <w:rFonts w:hint="eastAsia"/>
                <w:position w:val="-6"/>
              </w:rPr>
            </w:rPrChange>
          </w:rPr>
          <w:object w:dxaOrig="340" w:dyaOrig="360" w14:anchorId="282743BA">
            <v:shape id="_x0000_i6176" type="#_x0000_t75" style="width:17.55pt;height:17.55pt" o:ole="">
              <v:imagedata r:id="rId776" o:title=""/>
            </v:shape>
            <o:OLEObject Type="Embed" ProgID="Equation.DSMT4" ShapeID="_x0000_i6176" DrawAspect="Content" ObjectID="_1818759585" r:id="rId777"/>
          </w:object>
        </w:r>
        <w:r>
          <w:rPr>
            <w:rFonts w:hint="eastAsia"/>
          </w:rPr>
          <w:t>关于矩阵</w:t>
        </w:r>
        <w:r w:rsidRPr="00582409">
          <w:rPr>
            <w:rFonts w:hint="eastAsia"/>
            <w:position w:val="-20"/>
          </w:rPr>
          <w:object w:dxaOrig="2540" w:dyaOrig="520" w14:anchorId="055DFC8F">
            <v:shape id="_x0000_i6107" type="#_x0000_t75" style="width:126.45pt;height:26pt" o:ole="">
              <v:imagedata r:id="rId654" o:title=""/>
            </v:shape>
            <o:OLEObject Type="Embed" ProgID="Equation.DSMT4" ShapeID="_x0000_i6107" DrawAspect="Content" ObjectID="_1818759586" r:id="rId778"/>
          </w:object>
        </w:r>
        <w:r>
          <w:rPr>
            <w:rFonts w:hint="eastAsia"/>
          </w:rPr>
          <w:t>的函数，也即：</w:t>
        </w:r>
      </w:ins>
    </w:p>
    <w:p w14:paraId="7C64B1BF" w14:textId="2F6A2D8B" w:rsidR="00B76169" w:rsidRDefault="00B76169" w:rsidP="00B76169">
      <w:pPr>
        <w:ind w:firstLineChars="200" w:firstLine="480"/>
        <w:rPr>
          <w:ins w:id="995" w:author="Noah Zheng" w:date="2025-09-07T09:28:00Z" w16du:dateUtc="2025-09-07T01:28:00Z"/>
        </w:rPr>
      </w:pPr>
      <w:ins w:id="996" w:author="Noah Zheng" w:date="2025-09-07T09:28:00Z" w16du:dateUtc="2025-09-07T01:28:00Z">
        <w:r w:rsidRPr="00B76169">
          <w:rPr>
            <w:rFonts w:hint="eastAsia"/>
            <w:position w:val="-36"/>
          </w:rPr>
          <w:object w:dxaOrig="3780" w:dyaOrig="840" w14:anchorId="01AEA018">
            <v:shape id="_x0000_i6178" type="#_x0000_t75" style="width:189.7pt;height:42.25pt" o:ole="">
              <v:imagedata r:id="rId779" o:title=""/>
            </v:shape>
            <o:OLEObject Type="Embed" ProgID="Equation.DSMT4" ShapeID="_x0000_i6178" DrawAspect="Content" ObjectID="_1818759587" r:id="rId780"/>
          </w:object>
        </w:r>
      </w:ins>
    </w:p>
    <w:p w14:paraId="3E03D669" w14:textId="77777777" w:rsidR="00B76169" w:rsidRDefault="00B76169" w:rsidP="00B76169">
      <w:pPr>
        <w:ind w:firstLineChars="200" w:firstLine="480"/>
        <w:jc w:val="both"/>
        <w:rPr>
          <w:ins w:id="997" w:author="Noah Zheng" w:date="2025-09-07T09:28:00Z" w16du:dateUtc="2025-09-07T01:28:00Z"/>
        </w:rPr>
      </w:pPr>
      <w:ins w:id="998" w:author="Noah Zheng" w:date="2025-09-07T09:28:00Z" w16du:dateUtc="2025-09-07T01:28:00Z">
        <w:r>
          <w:rPr>
            <w:rFonts w:hint="eastAsia"/>
          </w:rPr>
          <w:t>设</w:t>
        </w:r>
        <w:r w:rsidRPr="00602029">
          <w:rPr>
            <w:position w:val="-12"/>
          </w:rPr>
          <w:object w:dxaOrig="600" w:dyaOrig="360" w14:anchorId="2340574B">
            <v:shape id="_x0000_i6109" type="#_x0000_t75" style="width:30.05pt;height:18.15pt" o:ole="">
              <v:imagedata r:id="rId294" o:title=""/>
            </v:shape>
            <o:OLEObject Type="Embed" ProgID="Equation.DSMT4" ShapeID="_x0000_i6109" DrawAspect="Content" ObjectID="_1818759588" r:id="rId781"/>
          </w:object>
        </w:r>
        <w:r>
          <w:rPr>
            <w:rFonts w:hint="eastAsia"/>
          </w:rPr>
          <w:t>为矩阵</w:t>
        </w:r>
        <w:r w:rsidRPr="00602029">
          <w:rPr>
            <w:position w:val="-4"/>
          </w:rPr>
          <w:object w:dxaOrig="279" w:dyaOrig="260" w14:anchorId="76618FEB">
            <v:shape id="_x0000_i6110" type="#_x0000_t75" style="width:13.75pt;height:12.85pt" o:ole="">
              <v:imagedata r:id="rId296" o:title=""/>
            </v:shape>
            <o:OLEObject Type="Embed" ProgID="Equation.DSMT4" ShapeID="_x0000_i6110" DrawAspect="Content" ObjectID="_1818759589" r:id="rId782"/>
          </w:object>
        </w:r>
        <w:r>
          <w:rPr>
            <w:rFonts w:hint="eastAsia"/>
          </w:rPr>
          <w:t>中参数的下确界组成的矩阵，</w:t>
        </w:r>
        <w:r w:rsidRPr="00602029">
          <w:rPr>
            <w:position w:val="-14"/>
          </w:rPr>
          <w:object w:dxaOrig="600" w:dyaOrig="380" w14:anchorId="17DB19A4">
            <v:shape id="_x0000_i6111" type="#_x0000_t75" style="width:30.05pt;height:18.8pt" o:ole="">
              <v:imagedata r:id="rId298" o:title=""/>
            </v:shape>
            <o:OLEObject Type="Embed" ProgID="Equation.DSMT4" ShapeID="_x0000_i6111" DrawAspect="Content" ObjectID="_1818759590" r:id="rId783"/>
          </w:object>
        </w:r>
        <w:r>
          <w:rPr>
            <w:rFonts w:hint="eastAsia"/>
          </w:rPr>
          <w:t>为矩阵</w:t>
        </w:r>
        <w:r w:rsidRPr="00602029">
          <w:rPr>
            <w:position w:val="-4"/>
          </w:rPr>
          <w:object w:dxaOrig="279" w:dyaOrig="260" w14:anchorId="4B737860">
            <v:shape id="_x0000_i6112" type="#_x0000_t75" style="width:13.75pt;height:12.85pt" o:ole="">
              <v:imagedata r:id="rId296" o:title=""/>
            </v:shape>
            <o:OLEObject Type="Embed" ProgID="Equation.DSMT4" ShapeID="_x0000_i6112" DrawAspect="Content" ObjectID="_1818759591" r:id="rId784"/>
          </w:object>
        </w:r>
        <w:r>
          <w:rPr>
            <w:rFonts w:hint="eastAsia"/>
          </w:rPr>
          <w:t>中参数的上确界组成的矩阵，也即：</w:t>
        </w:r>
      </w:ins>
    </w:p>
    <w:p w14:paraId="344554E2" w14:textId="77777777" w:rsidR="00B76169" w:rsidRDefault="00B76169" w:rsidP="00B76169">
      <w:pPr>
        <w:ind w:firstLineChars="200" w:firstLine="480"/>
        <w:rPr>
          <w:ins w:id="999" w:author="Noah Zheng" w:date="2025-09-07T09:28:00Z" w16du:dateUtc="2025-09-07T01:28:00Z"/>
        </w:rPr>
      </w:pPr>
      <w:ins w:id="1000" w:author="Noah Zheng" w:date="2025-09-07T09:28:00Z" w16du:dateUtc="2025-09-07T01:28:00Z">
        <w:r w:rsidRPr="00602029">
          <w:rPr>
            <w:position w:val="-14"/>
          </w:rPr>
          <w:object w:dxaOrig="1820" w:dyaOrig="380" w14:anchorId="27DDE5E0">
            <v:shape id="_x0000_i6113" type="#_x0000_t75" style="width:90.8pt;height:18.8pt" o:ole="">
              <v:imagedata r:id="rId301" o:title=""/>
            </v:shape>
            <o:OLEObject Type="Embed" ProgID="Equation.DSMT4" ShapeID="_x0000_i6113" DrawAspect="Content" ObjectID="_1818759592" r:id="rId785"/>
          </w:object>
        </w:r>
      </w:ins>
    </w:p>
    <w:p w14:paraId="62D63AAA" w14:textId="77777777" w:rsidR="00B76169" w:rsidRDefault="00B76169" w:rsidP="00B76169">
      <w:pPr>
        <w:ind w:firstLineChars="200" w:firstLine="480"/>
        <w:jc w:val="left"/>
        <w:rPr>
          <w:ins w:id="1001" w:author="Noah Zheng" w:date="2025-09-07T09:28:00Z" w16du:dateUtc="2025-09-07T01:28:00Z"/>
        </w:rPr>
      </w:pPr>
      <w:ins w:id="1002" w:author="Noah Zheng" w:date="2025-09-07T09:28:00Z" w16du:dateUtc="2025-09-07T01:28:00Z">
        <w:r>
          <w:rPr>
            <w:rFonts w:hint="eastAsia"/>
          </w:rPr>
          <w:t>并满足（忽略单位）</w:t>
        </w:r>
      </w:ins>
    </w:p>
    <w:p w14:paraId="4F95806C" w14:textId="631F85F6" w:rsidR="00B76169" w:rsidRDefault="00B0175E" w:rsidP="00B76169">
      <w:pPr>
        <w:ind w:firstLineChars="200" w:firstLine="480"/>
        <w:rPr>
          <w:ins w:id="1003" w:author="Noah Zheng" w:date="2025-09-07T09:28:00Z" w16du:dateUtc="2025-09-07T01:28:00Z"/>
          <w:rFonts w:hint="eastAsia"/>
        </w:rPr>
      </w:pPr>
      <w:ins w:id="1004" w:author="Noah Zheng" w:date="2025-09-07T09:28:00Z" w16du:dateUtc="2025-09-07T01:28:00Z">
        <w:r w:rsidRPr="00C25C03">
          <w:rPr>
            <w:position w:val="-36"/>
          </w:rPr>
          <w:object w:dxaOrig="5280" w:dyaOrig="840" w14:anchorId="06C8848A">
            <v:shape id="_x0000_i6184" type="#_x0000_t75" style="width:263.25pt;height:41.95pt" o:ole="">
              <v:imagedata r:id="rId786" o:title=""/>
            </v:shape>
            <o:OLEObject Type="Embed" ProgID="Equation.DSMT4" ShapeID="_x0000_i6184" DrawAspect="Content" ObjectID="_1818759593" r:id="rId787"/>
          </w:object>
        </w:r>
      </w:ins>
    </w:p>
    <w:p w14:paraId="356C81F5" w14:textId="1CDC1026" w:rsidR="00B76169" w:rsidRDefault="00B76169" w:rsidP="00B76169">
      <w:pPr>
        <w:ind w:firstLineChars="200" w:firstLine="480"/>
        <w:jc w:val="left"/>
        <w:rPr>
          <w:ins w:id="1005" w:author="Noah Zheng" w:date="2025-09-07T09:28:00Z" w16du:dateUtc="2025-09-07T01:28:00Z"/>
        </w:rPr>
      </w:pPr>
      <w:ins w:id="1006" w:author="Noah Zheng" w:date="2025-09-07T09:28:00Z" w16du:dateUtc="2025-09-07T01:28:00Z">
        <w:r>
          <w:rPr>
            <w:rFonts w:hint="eastAsia"/>
          </w:rPr>
          <w:t>因此我们可以建立最优化模型</w:t>
        </w:r>
        <w:r w:rsidRPr="00302535">
          <w:rPr>
            <w:rFonts w:hint="eastAsia"/>
            <w:b/>
            <w:bCs/>
          </w:rPr>
          <w:t>GA-</w:t>
        </w:r>
      </w:ins>
      <w:ins w:id="1007" w:author="Noah Zheng" w:date="2025-09-07T09:35:00Z" w16du:dateUtc="2025-09-07T01:35:00Z">
        <w:r>
          <w:rPr>
            <w:b/>
            <w:bCs/>
          </w:rPr>
          <w:t>4</w:t>
        </w:r>
      </w:ins>
      <w:ins w:id="1008" w:author="Noah Zheng" w:date="2025-09-07T09:28:00Z" w16du:dateUtc="2025-09-07T01:28:00Z">
        <w:r>
          <w:rPr>
            <w:rFonts w:hint="eastAsia"/>
          </w:rPr>
          <w:t>，其中：</w:t>
        </w:r>
      </w:ins>
    </w:p>
    <w:p w14:paraId="1EC25BDD" w14:textId="159548B9" w:rsidR="00B76169" w:rsidRDefault="00B76169" w:rsidP="00B76169">
      <w:pPr>
        <w:ind w:firstLineChars="200" w:firstLine="480"/>
        <w:jc w:val="left"/>
        <w:rPr>
          <w:ins w:id="1009" w:author="Noah Zheng" w:date="2025-09-07T09:28:00Z" w16du:dateUtc="2025-09-07T01:28:00Z"/>
        </w:rPr>
      </w:pPr>
      <w:ins w:id="1010" w:author="Noah Zheng" w:date="2025-09-07T09:28:00Z" w16du:dateUtc="2025-09-07T01:28:00Z">
        <w:r>
          <w:rPr>
            <w:rFonts w:hint="eastAsia"/>
          </w:rPr>
          <w:t>决策变量</w:t>
        </w:r>
        <w:r w:rsidR="00B0175E" w:rsidRPr="00582409">
          <w:rPr>
            <w:rFonts w:hint="eastAsia"/>
            <w:position w:val="-20"/>
          </w:rPr>
          <w:object w:dxaOrig="2640" w:dyaOrig="520" w14:anchorId="55916485">
            <v:shape id="_x0000_i6186" type="#_x0000_t75" style="width:131.5pt;height:26pt" o:ole="">
              <v:imagedata r:id="rId788" o:title=""/>
            </v:shape>
            <o:OLEObject Type="Embed" ProgID="Equation.DSMT4" ShapeID="_x0000_i6186" DrawAspect="Content" ObjectID="_1818759594" r:id="rId789"/>
          </w:object>
        </w:r>
        <w:r>
          <w:rPr>
            <w:rFonts w:hint="eastAsia"/>
          </w:rPr>
          <w:t>；</w:t>
        </w:r>
        <w:r>
          <w:rPr>
            <w:rFonts w:hint="eastAsia"/>
          </w:rPr>
          <w:t>s.t.</w:t>
        </w:r>
        <w:r w:rsidRPr="00602029">
          <w:rPr>
            <w:position w:val="-14"/>
          </w:rPr>
          <w:object w:dxaOrig="1820" w:dyaOrig="380" w14:anchorId="45CA199C">
            <v:shape id="_x0000_i6116" type="#_x0000_t75" style="width:90.8pt;height:18.8pt" o:ole="">
              <v:imagedata r:id="rId301" o:title=""/>
            </v:shape>
            <o:OLEObject Type="Embed" ProgID="Equation.DSMT4" ShapeID="_x0000_i6116" DrawAspect="Content" ObjectID="_1818759595" r:id="rId790"/>
          </w:object>
        </w:r>
        <w:r>
          <w:rPr>
            <w:rFonts w:hint="eastAsia"/>
          </w:rPr>
          <w:t>；</w:t>
        </w:r>
      </w:ins>
    </w:p>
    <w:p w14:paraId="3F6CBC2C" w14:textId="2AA910E9" w:rsidR="00AB26FB" w:rsidRPr="00AB26FB" w:rsidRDefault="00B76169" w:rsidP="00F77506">
      <w:pPr>
        <w:ind w:firstLineChars="200" w:firstLine="480"/>
        <w:jc w:val="left"/>
        <w:rPr>
          <w:ins w:id="1011" w:author="yukina minato" w:date="2025-09-07T04:52:00Z" w16du:dateUtc="2025-09-06T20:52:00Z"/>
          <w:rPrChange w:id="1012" w:author="Noah Zheng" w:date="2025-09-07T09:07:00Z" w16du:dateUtc="2025-09-07T01:07:00Z">
            <w:rPr>
              <w:ins w:id="1013" w:author="yukina minato" w:date="2025-09-07T04:52:00Z" w16du:dateUtc="2025-09-06T20:52:00Z"/>
              <w:rFonts w:ascii="宋体" w:eastAsia="宋体" w:hAnsi="宋体" w:hint="eastAsia"/>
            </w:rPr>
          </w:rPrChange>
        </w:rPr>
        <w:pPrChange w:id="1014" w:author="Noah Zheng" w:date="2025-09-07T09:43:00Z" w16du:dateUtc="2025-09-07T01:43:00Z">
          <w:pPr>
            <w:pStyle w:val="af3"/>
            <w:spacing w:line="360" w:lineRule="auto"/>
            <w:ind w:leftChars="100" w:left="240"/>
          </w:pPr>
        </w:pPrChange>
      </w:pPr>
      <w:ins w:id="1015" w:author="Noah Zheng" w:date="2025-09-07T09:28:00Z" w16du:dateUtc="2025-09-07T01:28:00Z">
        <w:r>
          <w:rPr>
            <w:rFonts w:hint="eastAsia"/>
          </w:rPr>
          <w:t>目标函数</w:t>
        </w:r>
        <w:r w:rsidRPr="00B76169">
          <w:rPr>
            <w:rFonts w:hint="eastAsia"/>
            <w:position w:val="-28"/>
            <w:rPrChange w:id="1016" w:author="Noah Zheng" w:date="2025-09-07T09:36:00Z" w16du:dateUtc="2025-09-07T01:36:00Z">
              <w:rPr>
                <w:rFonts w:hint="eastAsia"/>
                <w:position w:val="-12"/>
              </w:rPr>
            </w:rPrChange>
          </w:rPr>
          <w:object w:dxaOrig="4020" w:dyaOrig="680" w14:anchorId="75454099">
            <v:shape id="_x0000_i6182" type="#_x0000_t75" style="width:200.65pt;height:33.5pt" o:ole="">
              <v:imagedata r:id="rId791" o:title=""/>
            </v:shape>
            <o:OLEObject Type="Embed" ProgID="Equation.DSMT4" ShapeID="_x0000_i6182" DrawAspect="Content" ObjectID="_1818759596" r:id="rId792"/>
          </w:object>
        </w:r>
      </w:ins>
    </w:p>
    <w:p w14:paraId="60F9A9F2" w14:textId="1CFC9C50" w:rsidR="004562BC" w:rsidRPr="00773A2F" w:rsidDel="00582409" w:rsidRDefault="004562BC" w:rsidP="004562BC">
      <w:pPr>
        <w:jc w:val="left"/>
        <w:rPr>
          <w:del w:id="1017" w:author="Noah Zheng" w:date="2025-09-07T08:13:00Z" w16du:dateUtc="2025-09-07T00:13:00Z"/>
          <w:moveTo w:id="1018" w:author="yukina minato" w:date="2025-09-07T04:53:00Z" w16du:dateUtc="2025-09-06T20:53:00Z"/>
        </w:rPr>
      </w:pPr>
      <w:moveToRangeStart w:id="1019" w:author="yukina minato" w:date="2025-09-07T04:53:00Z" w:name="move208113205"/>
      <w:moveTo w:id="1020" w:author="yukina minato" w:date="2025-09-07T04:53:00Z" w16du:dateUtc="2025-09-06T20:53:00Z">
        <w:del w:id="1021" w:author="Noah Zheng" w:date="2025-09-07T08:13:00Z" w16du:dateUtc="2025-09-07T00:13:00Z">
          <w:r w:rsidRPr="004A6B29" w:rsidDel="00582409">
            <w:rPr>
              <w:rFonts w:ascii="宋体" w:eastAsia="宋体" w:hAnsi="宋体" w:hint="eastAsia"/>
              <w:szCs w:val="24"/>
            </w:rPr>
            <w:delText>设</w:delText>
          </w:r>
          <w:r w:rsidRPr="004A6B29" w:rsidDel="00582409">
            <w:rPr>
              <w:rFonts w:ascii="宋体" w:eastAsia="宋体" w:hAnsi="宋体" w:hint="eastAsia"/>
              <w:position w:val="-6"/>
              <w:szCs w:val="24"/>
            </w:rPr>
            <w:object w:dxaOrig="139" w:dyaOrig="240" w14:anchorId="48495CE2">
              <v:shape id="_x0000_i1396" type="#_x0000_t75" style="width:6.9pt;height:11.9pt" o:ole="">
                <v:imagedata r:id="rId70" o:title=""/>
              </v:shape>
              <o:OLEObject Type="Embed" ProgID="Equation.DSMT4" ShapeID="_x0000_i1396" DrawAspect="Content" ObjectID="_1818759597" r:id="rId793"/>
            </w:object>
          </w:r>
          <w:r w:rsidRPr="004A6B29" w:rsidDel="00582409">
            <w:rPr>
              <w:rFonts w:ascii="宋体" w:eastAsia="宋体" w:hAnsi="宋体" w:hint="eastAsia"/>
              <w:szCs w:val="24"/>
            </w:rPr>
            <w:delText>为已经发现导弹的时间，</w:delText>
          </w:r>
          <w:r w:rsidDel="00582409">
            <w:rPr>
              <w:rFonts w:hint="eastAsia"/>
            </w:rPr>
            <w:delText xml:space="preserve"> </w:delText>
          </w:r>
          <w:r w:rsidDel="00582409">
            <w:rPr>
              <w:rFonts w:ascii="宋体" w:eastAsia="宋体" w:hAnsi="宋体" w:hint="eastAsia"/>
              <w:szCs w:val="24"/>
            </w:rPr>
            <w:delText>可以</w:delText>
          </w:r>
          <w:r w:rsidRPr="004A6B29" w:rsidDel="00582409">
            <w:rPr>
              <w:rFonts w:ascii="宋体" w:eastAsia="宋体" w:hAnsi="宋体" w:hint="eastAsia"/>
              <w:szCs w:val="24"/>
            </w:rPr>
            <w:delText>求出导弹</w:delText>
          </w:r>
          <w:r w:rsidRPr="002802A1" w:rsidDel="00582409">
            <w:rPr>
              <w:rFonts w:ascii="宋体" w:eastAsia="宋体" w:hAnsi="宋体" w:hint="eastAsia"/>
              <w:position w:val="-4"/>
              <w:szCs w:val="24"/>
            </w:rPr>
            <w:object w:dxaOrig="400" w:dyaOrig="260" w14:anchorId="417D2391">
              <v:shape id="_x0000_i1397" type="#_x0000_t75" style="width:19.7pt;height:12.85pt" o:ole="">
                <v:imagedata r:id="rId227" o:title=""/>
              </v:shape>
              <o:OLEObject Type="Embed" ProgID="Equation.DSMT4" ShapeID="_x0000_i1397" DrawAspect="Content" ObjectID="_1818759598" r:id="rId794"/>
            </w:object>
          </w:r>
          <w:r w:rsidRPr="004A6B29" w:rsidDel="00582409">
            <w:rPr>
              <w:rFonts w:ascii="宋体" w:eastAsia="宋体" w:hAnsi="宋体" w:hint="eastAsia"/>
              <w:szCs w:val="24"/>
            </w:rPr>
            <w:delText>的轨迹参数方程</w:delText>
          </w:r>
          <w:r w:rsidDel="00582409">
            <w:rPr>
              <w:rFonts w:ascii="宋体" w:eastAsia="宋体" w:hAnsi="宋体" w:hint="eastAsia"/>
              <w:szCs w:val="24"/>
            </w:rPr>
            <w:delText>：</w:delText>
          </w:r>
        </w:del>
      </w:moveTo>
    </w:p>
    <w:p w14:paraId="64F99BDA" w14:textId="07030CB4" w:rsidR="004562BC" w:rsidDel="00582409" w:rsidRDefault="004562BC" w:rsidP="004562BC">
      <w:pPr>
        <w:ind w:firstLineChars="200" w:firstLine="480"/>
        <w:rPr>
          <w:del w:id="1022" w:author="Noah Zheng" w:date="2025-09-07T08:13:00Z" w16du:dateUtc="2025-09-07T00:13:00Z"/>
          <w:moveTo w:id="1023" w:author="yukina minato" w:date="2025-09-07T04:53:00Z" w16du:dateUtc="2025-09-06T20:53:00Z"/>
          <w:rFonts w:ascii="宋体" w:eastAsia="宋体" w:hAnsi="宋体" w:hint="eastAsia"/>
          <w:szCs w:val="24"/>
        </w:rPr>
      </w:pPr>
      <w:moveTo w:id="1024" w:author="yukina minato" w:date="2025-09-07T04:53:00Z" w16du:dateUtc="2025-09-06T20:53:00Z">
        <w:del w:id="1025" w:author="Noah Zheng" w:date="2025-09-07T08:13:00Z" w16du:dateUtc="2025-09-07T00:13:00Z">
          <w:r w:rsidRPr="004A6B29" w:rsidDel="00582409">
            <w:rPr>
              <w:rFonts w:ascii="宋体" w:eastAsia="宋体" w:hAnsi="宋体" w:hint="eastAsia"/>
              <w:position w:val="-58"/>
              <w:szCs w:val="24"/>
            </w:rPr>
            <w:object w:dxaOrig="2720" w:dyaOrig="1280" w14:anchorId="78CA46DE">
              <v:shape id="_x0000_i1398" type="#_x0000_t75" style="width:136.15pt;height:64.15pt" o:ole="">
                <v:imagedata r:id="rId74" o:title=""/>
              </v:shape>
              <o:OLEObject Type="Embed" ProgID="Equation.DSMT4" ShapeID="_x0000_i1398" DrawAspect="Content" ObjectID="_1818759599" r:id="rId795"/>
            </w:object>
          </w:r>
        </w:del>
      </w:moveTo>
    </w:p>
    <w:p w14:paraId="56DCF7ED" w14:textId="3E945E19" w:rsidR="004562BC" w:rsidDel="00582409" w:rsidRDefault="004562BC" w:rsidP="004562BC">
      <w:pPr>
        <w:jc w:val="left"/>
        <w:rPr>
          <w:del w:id="1026" w:author="Noah Zheng" w:date="2025-09-07T08:13:00Z" w16du:dateUtc="2025-09-07T00:13:00Z"/>
          <w:moveTo w:id="1027" w:author="yukina minato" w:date="2025-09-07T04:53:00Z" w16du:dateUtc="2025-09-06T20:53:00Z"/>
        </w:rPr>
      </w:pPr>
      <w:moveTo w:id="1028" w:author="yukina minato" w:date="2025-09-07T04:53:00Z" w16du:dateUtc="2025-09-06T20:53:00Z">
        <w:del w:id="1029" w:author="Noah Zheng" w:date="2025-09-07T08:13:00Z" w16du:dateUtc="2025-09-07T00:13:00Z">
          <w:r w:rsidDel="00582409">
            <w:rPr>
              <w:rFonts w:hint="eastAsia"/>
            </w:rPr>
            <w:delText xml:space="preserve">    </w:delText>
          </w:r>
          <w:r w:rsidDel="00582409">
            <w:rPr>
              <w:rFonts w:hint="eastAsia"/>
            </w:rPr>
            <w:delText>记无人机</w:delText>
          </w:r>
          <w:r w:rsidRPr="00D523F3" w:rsidDel="00582409">
            <w:rPr>
              <w:rFonts w:hint="eastAsia"/>
              <w:position w:val="-10"/>
            </w:rPr>
            <w:object w:dxaOrig="440" w:dyaOrig="320" w14:anchorId="030DA0A6">
              <v:shape id="_x0000_i1399" type="#_x0000_t75" style="width:22.25pt;height:16.3pt" o:ole="">
                <v:imagedata r:id="rId565" o:title=""/>
              </v:shape>
              <o:OLEObject Type="Embed" ProgID="Equation.DSMT4" ShapeID="_x0000_i1399" DrawAspect="Content" ObjectID="_1818759600" r:id="rId796"/>
            </w:object>
          </w:r>
          <w:r w:rsidDel="00582409">
            <w:rPr>
              <w:rFonts w:hint="eastAsia"/>
            </w:rPr>
            <w:delText>投放第</w:delText>
          </w:r>
          <w:r w:rsidRPr="00E36E43" w:rsidDel="00582409">
            <w:rPr>
              <w:rFonts w:hint="eastAsia"/>
              <w:position w:val="-4"/>
            </w:rPr>
            <w:object w:dxaOrig="139" w:dyaOrig="260" w14:anchorId="3CD8A64B">
              <v:shape id="_x0000_i1400" type="#_x0000_t75" style="width:6.9pt;height:12.85pt" o:ole="">
                <v:imagedata r:id="rId567" o:title=""/>
              </v:shape>
              <o:OLEObject Type="Embed" ProgID="Equation.DSMT4" ShapeID="_x0000_i1400" DrawAspect="Content" ObjectID="_1818759601" r:id="rId797"/>
            </w:object>
          </w:r>
          <w:r w:rsidDel="00582409">
            <w:rPr>
              <w:rFonts w:hint="eastAsia"/>
            </w:rPr>
            <w:delText>枚烟幕干扰弹的时间为</w:delText>
          </w:r>
          <w:r w:rsidRPr="00913F3B" w:rsidDel="00582409">
            <w:rPr>
              <w:rFonts w:hint="eastAsia"/>
              <w:position w:val="-12"/>
            </w:rPr>
            <w:object w:dxaOrig="420" w:dyaOrig="400" w14:anchorId="5E70689C">
              <v:shape id="_x0000_i1401" type="#_x0000_t75" style="width:20.65pt;height:19.7pt" o:ole="">
                <v:imagedata r:id="rId569" o:title=""/>
              </v:shape>
              <o:OLEObject Type="Embed" ProgID="Equation.DSMT4" ShapeID="_x0000_i1401" DrawAspect="Content" ObjectID="_1818759602" r:id="rId798"/>
            </w:object>
          </w:r>
          <w:r w:rsidDel="00582409">
            <w:rPr>
              <w:rFonts w:hint="eastAsia"/>
            </w:rPr>
            <w:delText>，起爆时间为</w:delText>
          </w:r>
          <w:r w:rsidRPr="00F41085" w:rsidDel="00582409">
            <w:rPr>
              <w:rFonts w:hint="eastAsia"/>
              <w:position w:val="-12"/>
            </w:rPr>
            <w:object w:dxaOrig="420" w:dyaOrig="400" w14:anchorId="1969FF97">
              <v:shape id="_x0000_i1402" type="#_x0000_t75" style="width:20.65pt;height:19.7pt" o:ole="">
                <v:imagedata r:id="rId571" o:title=""/>
              </v:shape>
              <o:OLEObject Type="Embed" ProgID="Equation.DSMT4" ShapeID="_x0000_i1402" DrawAspect="Content" ObjectID="_1818759603" r:id="rId799"/>
            </w:object>
          </w:r>
          <w:r w:rsidDel="00582409">
            <w:rPr>
              <w:rFonts w:hint="eastAsia"/>
            </w:rPr>
            <w:delText>，则起爆间隔</w:delText>
          </w:r>
          <w:r w:rsidRPr="00913F3B" w:rsidDel="00582409">
            <w:rPr>
              <w:rFonts w:hint="eastAsia"/>
              <w:position w:val="-16"/>
            </w:rPr>
            <w:object w:dxaOrig="1760" w:dyaOrig="440" w14:anchorId="127F124F">
              <v:shape id="_x0000_i1403" type="#_x0000_t75" style="width:88.3pt;height:22.25pt" o:ole="">
                <v:imagedata r:id="rId573" o:title=""/>
              </v:shape>
              <o:OLEObject Type="Embed" ProgID="Equation.DSMT4" ShapeID="_x0000_i1403" DrawAspect="Content" ObjectID="_1818759604" r:id="rId800"/>
            </w:object>
          </w:r>
        </w:del>
      </w:moveTo>
    </w:p>
    <w:p w14:paraId="762010FE" w14:textId="5F79305F" w:rsidR="004562BC" w:rsidDel="00582409" w:rsidRDefault="004562BC" w:rsidP="004562BC">
      <w:pPr>
        <w:ind w:firstLineChars="200" w:firstLine="480"/>
        <w:jc w:val="left"/>
        <w:rPr>
          <w:del w:id="1030" w:author="Noah Zheng" w:date="2025-09-07T08:13:00Z" w16du:dateUtc="2025-09-07T00:13:00Z"/>
          <w:moveTo w:id="1031" w:author="yukina minato" w:date="2025-09-07T04:53:00Z" w16du:dateUtc="2025-09-06T20:53:00Z"/>
        </w:rPr>
      </w:pPr>
      <w:moveTo w:id="1032" w:author="yukina minato" w:date="2025-09-07T04:53:00Z" w16du:dateUtc="2025-09-06T20:53:00Z">
        <w:del w:id="1033" w:author="Noah Zheng" w:date="2025-09-07T08:13:00Z" w16du:dateUtc="2025-09-07T00:13:00Z">
          <w:r w:rsidDel="00582409">
            <w:rPr>
              <w:rFonts w:hint="eastAsia"/>
            </w:rPr>
            <w:delText>设无人机</w:delText>
          </w:r>
          <w:r w:rsidRPr="00BD3DF3" w:rsidDel="00582409">
            <w:rPr>
              <w:rFonts w:ascii="宋体" w:eastAsia="宋体" w:hAnsi="宋体" w:hint="eastAsia"/>
              <w:position w:val="-10"/>
              <w:szCs w:val="24"/>
            </w:rPr>
            <w:object w:dxaOrig="440" w:dyaOrig="320" w14:anchorId="2FEE1AFF">
              <v:shape id="_x0000_i1404" type="#_x0000_t75" style="width:22.25pt;height:16.3pt" o:ole="">
                <v:imagedata r:id="rId575" o:title=""/>
              </v:shape>
              <o:OLEObject Type="Embed" ProgID="Equation.DSMT4" ShapeID="_x0000_i1404" DrawAspect="Content" ObjectID="_1818759605" r:id="rId801"/>
            </w:object>
          </w:r>
          <w:r w:rsidDel="00582409">
            <w:rPr>
              <w:rFonts w:hint="eastAsia"/>
            </w:rPr>
            <w:delText>的飞行速度为</w:delText>
          </w:r>
          <w:r w:rsidRPr="00BD3DF3" w:rsidDel="00582409">
            <w:rPr>
              <w:rFonts w:hint="eastAsia"/>
              <w:position w:val="-16"/>
            </w:rPr>
            <w:object w:dxaOrig="320" w:dyaOrig="400" w14:anchorId="5C8E6840">
              <v:shape id="_x0000_i1405" type="#_x0000_t75" style="width:16.3pt;height:19.7pt" o:ole="">
                <v:imagedata r:id="rId577" o:title=""/>
              </v:shape>
              <o:OLEObject Type="Embed" ProgID="Equation.DSMT4" ShapeID="_x0000_i1405" DrawAspect="Content" ObjectID="_1818759606" r:id="rId802"/>
            </w:object>
          </w:r>
          <w:r w:rsidDel="00582409">
            <w:rPr>
              <w:rFonts w:hint="eastAsia"/>
            </w:rPr>
            <w:delText>，飞行方向与</w:delText>
          </w:r>
          <w:r w:rsidRPr="00AC54C6" w:rsidDel="00582409">
            <w:rPr>
              <w:rFonts w:hint="eastAsia"/>
              <w:position w:val="-6"/>
            </w:rPr>
            <w:object w:dxaOrig="200" w:dyaOrig="220" w14:anchorId="5E424141">
              <v:shape id="_x0000_i1406" type="#_x0000_t75" style="width:10.35pt;height:10.35pt" o:ole="">
                <v:imagedata r:id="rId100" o:title=""/>
              </v:shape>
              <o:OLEObject Type="Embed" ProgID="Equation.DSMT4" ShapeID="_x0000_i1406" DrawAspect="Content" ObjectID="_1818759607" r:id="rId803"/>
            </w:object>
          </w:r>
          <w:r w:rsidDel="00582409">
            <w:rPr>
              <w:rFonts w:hint="eastAsia"/>
            </w:rPr>
            <w:delText>轴正方向夹角</w:delText>
          </w:r>
          <w:r w:rsidRPr="00BD3DF3" w:rsidDel="00582409">
            <w:rPr>
              <w:rFonts w:hint="eastAsia"/>
              <w:position w:val="-18"/>
            </w:rPr>
            <w:object w:dxaOrig="1120" w:dyaOrig="480" w14:anchorId="2ECE4AEF">
              <v:shape id="_x0000_i1407" type="#_x0000_t75" style="width:55.7pt;height:24.1pt" o:ole="">
                <v:imagedata r:id="rId580" o:title=""/>
              </v:shape>
              <o:OLEObject Type="Embed" ProgID="Equation.DSMT4" ShapeID="_x0000_i1407" DrawAspect="Content" ObjectID="_1818759608" r:id="rId804"/>
            </w:object>
          </w:r>
          <w:r w:rsidDel="00582409">
            <w:rPr>
              <w:rFonts w:hint="eastAsia"/>
            </w:rPr>
            <w:delText>，无人机</w:delText>
          </w:r>
          <w:r w:rsidRPr="00A52F59" w:rsidDel="00582409">
            <w:rPr>
              <w:rFonts w:hint="eastAsia"/>
              <w:position w:val="-14"/>
            </w:rPr>
            <w:object w:dxaOrig="1880" w:dyaOrig="400" w14:anchorId="3B1D7104">
              <v:shape id="_x0000_i1408" type="#_x0000_t75" style="width:94.25pt;height:19.7pt" o:ole="">
                <v:imagedata r:id="rId365" o:title=""/>
              </v:shape>
              <o:OLEObject Type="Embed" ProgID="Equation.DSMT4" ShapeID="_x0000_i1408" DrawAspect="Content" ObjectID="_1818759609" r:id="rId805"/>
            </w:object>
          </w:r>
          <w:r w:rsidDel="00582409">
            <w:rPr>
              <w:rFonts w:hint="eastAsia"/>
            </w:rPr>
            <w:delText>的坐标为</w:delText>
          </w:r>
          <w:r w:rsidRPr="00D523F3" w:rsidDel="00582409">
            <w:rPr>
              <w:rFonts w:hint="eastAsia"/>
              <w:position w:val="-18"/>
            </w:rPr>
            <w:object w:dxaOrig="1560" w:dyaOrig="480" w14:anchorId="73857726">
              <v:shape id="_x0000_i1409" type="#_x0000_t75" style="width:77.95pt;height:24.1pt" o:ole="">
                <v:imagedata r:id="rId583" o:title=""/>
              </v:shape>
              <o:OLEObject Type="Embed" ProgID="Equation.DSMT4" ShapeID="_x0000_i1409" DrawAspect="Content" ObjectID="_1818759610" r:id="rId806"/>
            </w:object>
          </w:r>
          <w:r w:rsidDel="00582409">
            <w:rPr>
              <w:rFonts w:hint="eastAsia"/>
            </w:rPr>
            <w:delText>；</w:delText>
          </w:r>
        </w:del>
      </w:moveTo>
    </w:p>
    <w:p w14:paraId="4738CE91" w14:textId="3910CDC1" w:rsidR="004562BC" w:rsidRPr="00BD3DF3" w:rsidDel="00582409" w:rsidRDefault="004562BC" w:rsidP="004562BC">
      <w:pPr>
        <w:ind w:firstLineChars="200" w:firstLine="480"/>
        <w:jc w:val="left"/>
        <w:rPr>
          <w:del w:id="1034" w:author="Noah Zheng" w:date="2025-09-07T08:13:00Z" w16du:dateUtc="2025-09-07T00:13:00Z"/>
          <w:moveTo w:id="1035" w:author="yukina minato" w:date="2025-09-07T04:53:00Z" w16du:dateUtc="2025-09-06T20:53:00Z"/>
        </w:rPr>
      </w:pPr>
      <w:moveTo w:id="1036" w:author="yukina minato" w:date="2025-09-07T04:53:00Z" w16du:dateUtc="2025-09-06T20:53:00Z">
        <w:del w:id="1037" w:author="Noah Zheng" w:date="2025-09-07T08:13:00Z" w16du:dateUtc="2025-09-07T00:13:00Z">
          <w:r w:rsidDel="00582409">
            <w:rPr>
              <w:rFonts w:hint="eastAsia"/>
            </w:rPr>
            <w:delText>从而得到：</w:delText>
          </w:r>
        </w:del>
      </w:moveTo>
    </w:p>
    <w:p w14:paraId="695978E6" w14:textId="65164BD2" w:rsidR="004562BC" w:rsidRPr="008F2067" w:rsidDel="00582409" w:rsidRDefault="004562BC" w:rsidP="004562BC">
      <w:pPr>
        <w:ind w:firstLineChars="200" w:firstLine="480"/>
        <w:jc w:val="left"/>
        <w:rPr>
          <w:del w:id="1038" w:author="Noah Zheng" w:date="2025-09-07T08:13:00Z" w16du:dateUtc="2025-09-07T00:13:00Z"/>
          <w:moveTo w:id="1039" w:author="yukina minato" w:date="2025-09-07T04:53:00Z" w16du:dateUtc="2025-09-06T20:53:00Z"/>
          <w:rFonts w:ascii="宋体" w:eastAsia="宋体" w:hAnsi="宋体" w:hint="eastAsia"/>
          <w:szCs w:val="24"/>
        </w:rPr>
      </w:pPr>
      <w:moveTo w:id="1040" w:author="yukina minato" w:date="2025-09-07T04:53:00Z" w16du:dateUtc="2025-09-06T20:53:00Z">
        <w:del w:id="1041" w:author="Noah Zheng" w:date="2025-09-07T08:13:00Z" w16du:dateUtc="2025-09-07T00:13:00Z">
          <w:r w:rsidRPr="004A6B29" w:rsidDel="00582409">
            <w:rPr>
              <w:rFonts w:ascii="宋体" w:eastAsia="宋体" w:hAnsi="宋体" w:hint="eastAsia"/>
              <w:szCs w:val="24"/>
            </w:rPr>
            <w:delText>无人机</w:delText>
          </w:r>
          <w:r w:rsidRPr="00E36E43" w:rsidDel="00582409">
            <w:rPr>
              <w:rFonts w:ascii="宋体" w:eastAsia="宋体" w:hAnsi="宋体" w:hint="eastAsia"/>
              <w:position w:val="-10"/>
              <w:szCs w:val="24"/>
            </w:rPr>
            <w:object w:dxaOrig="440" w:dyaOrig="320" w14:anchorId="6238DEB2">
              <v:shape id="_x0000_i1410" type="#_x0000_t75" style="width:22.25pt;height:16.3pt" o:ole="">
                <v:imagedata r:id="rId585" o:title=""/>
              </v:shape>
              <o:OLEObject Type="Embed" ProgID="Equation.DSMT4" ShapeID="_x0000_i1410" DrawAspect="Content" ObjectID="_1818759611" r:id="rId807"/>
            </w:object>
          </w:r>
          <w:r w:rsidRPr="004A6B29" w:rsidDel="00582409">
            <w:rPr>
              <w:rFonts w:ascii="宋体" w:eastAsia="宋体" w:hAnsi="宋体" w:hint="eastAsia"/>
              <w:szCs w:val="24"/>
            </w:rPr>
            <w:delText>投放第</w:delText>
          </w:r>
          <w:r w:rsidRPr="00302535" w:rsidDel="00582409">
            <w:rPr>
              <w:rFonts w:ascii="宋体" w:eastAsia="宋体" w:hAnsi="宋体" w:hint="eastAsia"/>
              <w:position w:val="-4"/>
              <w:szCs w:val="24"/>
            </w:rPr>
            <w:object w:dxaOrig="139" w:dyaOrig="260" w14:anchorId="3AC4301A">
              <v:shape id="_x0000_i1411" type="#_x0000_t75" style="width:6.9pt;height:12.85pt" o:ole="">
                <v:imagedata r:id="rId44" o:title=""/>
              </v:shape>
              <o:OLEObject Type="Embed" ProgID="Equation.DSMT4" ShapeID="_x0000_i1411" DrawAspect="Content" ObjectID="_1818759612" r:id="rId808"/>
            </w:object>
          </w:r>
          <w:r w:rsidRPr="004A6B29" w:rsidDel="00582409">
            <w:rPr>
              <w:rFonts w:ascii="宋体" w:eastAsia="宋体" w:hAnsi="宋体" w:hint="eastAsia"/>
              <w:szCs w:val="24"/>
            </w:rPr>
            <w:delText>枚烟幕干扰弹以及干扰弹起爆后形成的球状烟幕云团球心的轨迹参数方程</w:delText>
          </w:r>
          <w:r w:rsidDel="00582409">
            <w:rPr>
              <w:rFonts w:ascii="宋体" w:eastAsia="宋体" w:hAnsi="宋体" w:hint="eastAsia"/>
              <w:szCs w:val="24"/>
            </w:rPr>
            <w:delText>为：</w:delText>
          </w:r>
        </w:del>
      </w:moveTo>
    </w:p>
    <w:p w14:paraId="288002CC" w14:textId="37B451B1" w:rsidR="004562BC" w:rsidRPr="004A6B29" w:rsidDel="00582409" w:rsidRDefault="004562BC" w:rsidP="004562BC">
      <w:pPr>
        <w:ind w:firstLineChars="200" w:firstLine="480"/>
        <w:jc w:val="left"/>
        <w:rPr>
          <w:del w:id="1042" w:author="Noah Zheng" w:date="2025-09-07T08:13:00Z" w16du:dateUtc="2025-09-07T00:13:00Z"/>
          <w:moveTo w:id="1043" w:author="yukina minato" w:date="2025-09-07T04:53:00Z" w16du:dateUtc="2025-09-06T20:53:00Z"/>
          <w:rFonts w:ascii="宋体" w:eastAsia="宋体" w:hAnsi="宋体" w:hint="eastAsia"/>
          <w:szCs w:val="24"/>
        </w:rPr>
      </w:pPr>
      <w:moveTo w:id="1044" w:author="yukina minato" w:date="2025-09-07T04:53:00Z" w16du:dateUtc="2025-09-06T20:53:00Z">
        <w:del w:id="1045" w:author="Noah Zheng" w:date="2025-09-07T08:13:00Z" w16du:dateUtc="2025-09-07T00:13:00Z">
          <w:r w:rsidRPr="004A6B29" w:rsidDel="00582409">
            <w:rPr>
              <w:rFonts w:ascii="宋体" w:eastAsia="宋体" w:hAnsi="宋体" w:hint="eastAsia"/>
              <w:szCs w:val="24"/>
            </w:rPr>
            <w:delText>当</w:delText>
          </w:r>
          <w:r w:rsidRPr="004A6B29" w:rsidDel="00582409">
            <w:rPr>
              <w:rFonts w:ascii="宋体" w:eastAsia="宋体" w:hAnsi="宋体" w:hint="eastAsia"/>
              <w:position w:val="-18"/>
              <w:szCs w:val="24"/>
            </w:rPr>
            <w:object w:dxaOrig="1180" w:dyaOrig="480" w14:anchorId="13761C55">
              <v:shape id="_x0000_i1412" type="#_x0000_t75" style="width:59.15pt;height:24.1pt" o:ole="">
                <v:imagedata r:id="rId588" o:title=""/>
              </v:shape>
              <o:OLEObject Type="Embed" ProgID="Equation.DSMT4" ShapeID="_x0000_i1412" DrawAspect="Content" ObjectID="_1818759613" r:id="rId809"/>
            </w:object>
          </w:r>
          <w:r w:rsidRPr="004A6B29" w:rsidDel="00582409">
            <w:rPr>
              <w:rFonts w:ascii="宋体" w:eastAsia="宋体" w:hAnsi="宋体" w:hint="eastAsia"/>
              <w:szCs w:val="24"/>
            </w:rPr>
            <w:delText>时，轨迹参数方程为：</w:delText>
          </w:r>
        </w:del>
      </w:moveTo>
    </w:p>
    <w:p w14:paraId="51F80D85" w14:textId="1BAEC8A6" w:rsidR="004562BC" w:rsidRPr="004A6B29" w:rsidDel="00582409" w:rsidRDefault="004562BC" w:rsidP="004562BC">
      <w:pPr>
        <w:rPr>
          <w:del w:id="1046" w:author="Noah Zheng" w:date="2025-09-07T08:13:00Z" w16du:dateUtc="2025-09-07T00:13:00Z"/>
          <w:moveTo w:id="1047" w:author="yukina minato" w:date="2025-09-07T04:53:00Z" w16du:dateUtc="2025-09-06T20:53:00Z"/>
          <w:rFonts w:ascii="宋体" w:eastAsia="宋体" w:hAnsi="宋体" w:hint="eastAsia"/>
          <w:szCs w:val="24"/>
        </w:rPr>
      </w:pPr>
    </w:p>
    <w:p w14:paraId="342B971C" w14:textId="4F205C24" w:rsidR="004562BC" w:rsidRPr="00454340" w:rsidDel="00582409" w:rsidRDefault="004562BC" w:rsidP="004562BC">
      <w:pPr>
        <w:ind w:firstLineChars="200" w:firstLine="480"/>
        <w:rPr>
          <w:del w:id="1048" w:author="Noah Zheng" w:date="2025-09-07T08:13:00Z" w16du:dateUtc="2025-09-07T00:13:00Z"/>
          <w:moveTo w:id="1049" w:author="yukina minato" w:date="2025-09-07T04:53:00Z" w16du:dateUtc="2025-09-06T20:53:00Z"/>
        </w:rPr>
      </w:pPr>
      <w:moveTo w:id="1050" w:author="yukina minato" w:date="2025-09-07T04:53:00Z" w16du:dateUtc="2025-09-06T20:53:00Z">
        <w:del w:id="1051" w:author="Noah Zheng" w:date="2025-09-07T08:13:00Z" w16du:dateUtc="2025-09-07T00:13:00Z">
          <w:r w:rsidRPr="00BD3DF3" w:rsidDel="00582409">
            <w:rPr>
              <w:rFonts w:ascii="宋体" w:eastAsia="宋体" w:hAnsi="宋体" w:hint="eastAsia"/>
              <w:position w:val="-64"/>
              <w:szCs w:val="24"/>
            </w:rPr>
            <w:object w:dxaOrig="2560" w:dyaOrig="1400" w14:anchorId="352995E9">
              <v:shape id="_x0000_i1413" type="#_x0000_t75" style="width:127.7pt;height:70.45pt" o:ole="">
                <v:imagedata r:id="rId810" o:title=""/>
              </v:shape>
              <o:OLEObject Type="Embed" ProgID="Equation.DSMT4" ShapeID="_x0000_i1413" DrawAspect="Content" ObjectID="_1818759614" r:id="rId811"/>
            </w:object>
          </w:r>
        </w:del>
      </w:moveTo>
    </w:p>
    <w:p w14:paraId="0750E750" w14:textId="5EF056B3" w:rsidR="004562BC" w:rsidRPr="004A6B29" w:rsidDel="00582409" w:rsidRDefault="004562BC" w:rsidP="004562BC">
      <w:pPr>
        <w:ind w:firstLineChars="200" w:firstLine="480"/>
        <w:jc w:val="left"/>
        <w:rPr>
          <w:del w:id="1052" w:author="Noah Zheng" w:date="2025-09-07T08:13:00Z" w16du:dateUtc="2025-09-07T00:13:00Z"/>
          <w:moveTo w:id="1053" w:author="yukina minato" w:date="2025-09-07T04:53:00Z" w16du:dateUtc="2025-09-06T20:53:00Z"/>
          <w:rFonts w:ascii="宋体" w:eastAsia="宋体" w:hAnsi="宋体" w:hint="eastAsia"/>
          <w:szCs w:val="24"/>
        </w:rPr>
      </w:pPr>
      <w:moveTo w:id="1054" w:author="yukina minato" w:date="2025-09-07T04:53:00Z" w16du:dateUtc="2025-09-06T20:53:00Z">
        <w:del w:id="1055" w:author="Noah Zheng" w:date="2025-09-07T08:13:00Z" w16du:dateUtc="2025-09-07T00:13:00Z">
          <w:r w:rsidRPr="004A6B29" w:rsidDel="00582409">
            <w:rPr>
              <w:rFonts w:ascii="宋体" w:eastAsia="宋体" w:hAnsi="宋体" w:hint="eastAsia"/>
              <w:szCs w:val="24"/>
            </w:rPr>
            <w:delText>当</w:delText>
          </w:r>
          <w:r w:rsidRPr="004A6B29" w:rsidDel="00582409">
            <w:rPr>
              <w:rFonts w:ascii="宋体" w:eastAsia="宋体" w:hAnsi="宋体" w:hint="eastAsia"/>
              <w:position w:val="-12"/>
              <w:szCs w:val="24"/>
            </w:rPr>
            <w:object w:dxaOrig="1359" w:dyaOrig="400" w14:anchorId="1768EBDB">
              <v:shape id="_x0000_i1414" type="#_x0000_t75" style="width:67.6pt;height:19.7pt" o:ole="">
                <v:imagedata r:id="rId592" o:title=""/>
              </v:shape>
              <o:OLEObject Type="Embed" ProgID="Equation.DSMT4" ShapeID="_x0000_i1414" DrawAspect="Content" ObjectID="_1818759615" r:id="rId812"/>
            </w:object>
          </w:r>
          <w:r w:rsidRPr="004A6B29" w:rsidDel="00582409">
            <w:rPr>
              <w:rFonts w:ascii="宋体" w:eastAsia="宋体" w:hAnsi="宋体" w:hint="eastAsia"/>
              <w:szCs w:val="24"/>
            </w:rPr>
            <w:delText>时，轨迹参数方程为：</w:delText>
          </w:r>
        </w:del>
      </w:moveTo>
    </w:p>
    <w:p w14:paraId="45C6AF3F" w14:textId="3DCEE941" w:rsidR="004562BC" w:rsidRPr="00D354FF" w:rsidDel="00582409" w:rsidRDefault="004562BC" w:rsidP="004562BC">
      <w:pPr>
        <w:ind w:firstLineChars="200" w:firstLine="480"/>
        <w:rPr>
          <w:del w:id="1056" w:author="Noah Zheng" w:date="2025-09-07T08:13:00Z" w16du:dateUtc="2025-09-07T00:13:00Z"/>
          <w:moveTo w:id="1057" w:author="yukina minato" w:date="2025-09-07T04:53:00Z" w16du:dateUtc="2025-09-06T20:53:00Z"/>
        </w:rPr>
      </w:pPr>
      <w:moveTo w:id="1058" w:author="yukina minato" w:date="2025-09-07T04:53:00Z" w16du:dateUtc="2025-09-06T20:53:00Z">
        <w:del w:id="1059" w:author="Noah Zheng" w:date="2025-09-07T08:13:00Z" w16du:dateUtc="2025-09-07T00:13:00Z">
          <w:r w:rsidRPr="00D354FF" w:rsidDel="00582409">
            <w:rPr>
              <w:rFonts w:ascii="宋体" w:eastAsia="宋体" w:hAnsi="宋体" w:hint="eastAsia"/>
              <w:position w:val="-78"/>
              <w:szCs w:val="24"/>
            </w:rPr>
            <w:object w:dxaOrig="2580" w:dyaOrig="1680" w14:anchorId="2F2CECBA">
              <v:shape id="_x0000_i1415" type="#_x0000_t75" style="width:129.3pt;height:84.85pt" o:ole="">
                <v:imagedata r:id="rId813" o:title=""/>
              </v:shape>
              <o:OLEObject Type="Embed" ProgID="Equation.DSMT4" ShapeID="_x0000_i1415" DrawAspect="Content" ObjectID="_1818759616" r:id="rId814"/>
            </w:object>
          </w:r>
        </w:del>
      </w:moveTo>
    </w:p>
    <w:p w14:paraId="723DCCCA" w14:textId="6D237FE8" w:rsidR="004562BC" w:rsidRPr="004A6B29" w:rsidDel="00582409" w:rsidRDefault="004562BC" w:rsidP="004562BC">
      <w:pPr>
        <w:ind w:firstLineChars="200" w:firstLine="480"/>
        <w:jc w:val="left"/>
        <w:rPr>
          <w:del w:id="1060" w:author="Noah Zheng" w:date="2025-09-07T08:13:00Z" w16du:dateUtc="2025-09-07T00:13:00Z"/>
          <w:moveTo w:id="1061" w:author="yukina minato" w:date="2025-09-07T04:53:00Z" w16du:dateUtc="2025-09-06T20:53:00Z"/>
          <w:rFonts w:ascii="宋体" w:eastAsia="宋体" w:hAnsi="宋体" w:hint="eastAsia"/>
          <w:szCs w:val="24"/>
        </w:rPr>
      </w:pPr>
      <w:moveTo w:id="1062" w:author="yukina minato" w:date="2025-09-07T04:53:00Z" w16du:dateUtc="2025-09-06T20:53:00Z">
        <w:del w:id="1063" w:author="Noah Zheng" w:date="2025-09-07T08:13:00Z" w16du:dateUtc="2025-09-07T00:13:00Z">
          <w:r w:rsidRPr="004A6B29" w:rsidDel="00582409">
            <w:rPr>
              <w:rFonts w:ascii="宋体" w:eastAsia="宋体" w:hAnsi="宋体" w:hint="eastAsia"/>
              <w:szCs w:val="24"/>
            </w:rPr>
            <w:delText>当</w:delText>
          </w:r>
          <w:r w:rsidRPr="004A6B29" w:rsidDel="00582409">
            <w:rPr>
              <w:rFonts w:ascii="宋体" w:eastAsia="宋体" w:hAnsi="宋体" w:hint="eastAsia"/>
              <w:position w:val="-12"/>
              <w:szCs w:val="24"/>
            </w:rPr>
            <w:object w:dxaOrig="1359" w:dyaOrig="400" w14:anchorId="69826FF0">
              <v:shape id="_x0000_i1416" type="#_x0000_t75" style="width:67.6pt;height:19.7pt" o:ole="">
                <v:imagedata r:id="rId598" o:title=""/>
              </v:shape>
              <o:OLEObject Type="Embed" ProgID="Equation.DSMT4" ShapeID="_x0000_i1416" DrawAspect="Content" ObjectID="_1818759617" r:id="rId815"/>
            </w:object>
          </w:r>
          <w:r w:rsidRPr="004A6B29" w:rsidDel="00582409">
            <w:rPr>
              <w:rFonts w:ascii="宋体" w:eastAsia="宋体" w:hAnsi="宋体" w:hint="eastAsia"/>
              <w:szCs w:val="24"/>
            </w:rPr>
            <w:delText>时，轨迹参数方程为：</w:delText>
          </w:r>
        </w:del>
      </w:moveTo>
    </w:p>
    <w:p w14:paraId="47E65778" w14:textId="6153E8C6" w:rsidR="004562BC" w:rsidRPr="00D354FF" w:rsidDel="00582409" w:rsidRDefault="004562BC" w:rsidP="004562BC">
      <w:pPr>
        <w:ind w:firstLineChars="200" w:firstLine="480"/>
        <w:rPr>
          <w:del w:id="1064" w:author="Noah Zheng" w:date="2025-09-07T08:13:00Z" w16du:dateUtc="2025-09-07T00:13:00Z"/>
          <w:moveTo w:id="1065" w:author="yukina minato" w:date="2025-09-07T04:53:00Z" w16du:dateUtc="2025-09-06T20:53:00Z"/>
        </w:rPr>
      </w:pPr>
      <w:moveTo w:id="1066" w:author="yukina minato" w:date="2025-09-07T04:53:00Z" w16du:dateUtc="2025-09-06T20:53:00Z">
        <w:del w:id="1067" w:author="Noah Zheng" w:date="2025-09-07T08:13:00Z" w16du:dateUtc="2025-09-07T00:13:00Z">
          <w:r w:rsidRPr="00302535" w:rsidDel="00582409">
            <w:rPr>
              <w:rFonts w:ascii="宋体" w:eastAsia="宋体" w:hAnsi="宋体" w:hint="eastAsia"/>
              <w:position w:val="-74"/>
              <w:szCs w:val="24"/>
            </w:rPr>
            <w:object w:dxaOrig="3820" w:dyaOrig="1600" w14:anchorId="4C0D3842">
              <v:shape id="_x0000_i1417" type="#_x0000_t75" style="width:191.25pt;height:79.85pt" o:ole="">
                <v:imagedata r:id="rId816" o:title=""/>
              </v:shape>
              <o:OLEObject Type="Embed" ProgID="Equation.DSMT4" ShapeID="_x0000_i1417" DrawAspect="Content" ObjectID="_1818759618" r:id="rId817"/>
            </w:object>
          </w:r>
        </w:del>
      </w:moveTo>
    </w:p>
    <w:p w14:paraId="6AB67A9F" w14:textId="42C25F5A" w:rsidR="004562BC" w:rsidDel="00582409" w:rsidRDefault="004562BC" w:rsidP="004562BC">
      <w:pPr>
        <w:ind w:firstLineChars="200" w:firstLine="480"/>
        <w:jc w:val="both"/>
        <w:rPr>
          <w:del w:id="1068" w:author="Noah Zheng" w:date="2025-09-07T08:13:00Z" w16du:dateUtc="2025-09-07T00:13:00Z"/>
          <w:moveTo w:id="1069" w:author="yukina minato" w:date="2025-09-07T04:53:00Z" w16du:dateUtc="2025-09-06T20:53:00Z"/>
        </w:rPr>
      </w:pPr>
      <w:moveTo w:id="1070" w:author="yukina minato" w:date="2025-09-07T04:53:00Z" w16du:dateUtc="2025-09-06T20:53:00Z">
        <w:del w:id="1071" w:author="Noah Zheng" w:date="2025-09-07T08:13:00Z" w16du:dateUtc="2025-09-07T00:13:00Z">
          <w:r w:rsidDel="00582409">
            <w:rPr>
              <w:rFonts w:hint="eastAsia"/>
            </w:rPr>
            <w:delText>其中</w:delText>
          </w:r>
        </w:del>
      </w:moveTo>
    </w:p>
    <w:p w14:paraId="758B1268" w14:textId="64B97150" w:rsidR="004562BC" w:rsidDel="00582409" w:rsidRDefault="004562BC" w:rsidP="004562BC">
      <w:pPr>
        <w:ind w:firstLineChars="200" w:firstLine="480"/>
        <w:rPr>
          <w:del w:id="1072" w:author="Noah Zheng" w:date="2025-09-07T08:13:00Z" w16du:dateUtc="2025-09-07T00:13:00Z"/>
          <w:moveTo w:id="1073" w:author="yukina minato" w:date="2025-09-07T04:53:00Z" w16du:dateUtc="2025-09-06T20:53:00Z"/>
        </w:rPr>
      </w:pPr>
      <w:moveTo w:id="1074" w:author="yukina minato" w:date="2025-09-07T04:53:00Z" w16du:dateUtc="2025-09-06T20:53:00Z">
        <w:del w:id="1075" w:author="Noah Zheng" w:date="2025-09-07T08:13:00Z" w16du:dateUtc="2025-09-07T00:13:00Z">
          <w:r w:rsidRPr="004A6B29" w:rsidDel="00582409">
            <w:rPr>
              <w:rFonts w:ascii="宋体" w:eastAsia="宋体" w:hAnsi="宋体" w:hint="eastAsia"/>
              <w:position w:val="-30"/>
              <w:szCs w:val="24"/>
            </w:rPr>
            <w:object w:dxaOrig="2659" w:dyaOrig="859" w14:anchorId="32340F4C">
              <v:shape id="_x0000_i1418" type="#_x0000_t75" style="width:133.65pt;height:42.9pt" o:ole="">
                <v:imagedata r:id="rId818" o:title=""/>
              </v:shape>
              <o:OLEObject Type="Embed" ProgID="Equation.DSMT4" ShapeID="_x0000_i1418" DrawAspect="Content" ObjectID="_1818759619" r:id="rId819"/>
            </w:object>
          </w:r>
        </w:del>
      </w:moveTo>
    </w:p>
    <w:p w14:paraId="734E0827" w14:textId="0C14B7BE" w:rsidR="004562BC" w:rsidRPr="00302535" w:rsidDel="00582409" w:rsidRDefault="004562BC" w:rsidP="004562BC">
      <w:pPr>
        <w:ind w:firstLineChars="200" w:firstLine="480"/>
        <w:jc w:val="left"/>
        <w:rPr>
          <w:del w:id="1076" w:author="Noah Zheng" w:date="2025-09-07T08:13:00Z" w16du:dateUtc="2025-09-07T00:13:00Z"/>
          <w:moveTo w:id="1077" w:author="yukina minato" w:date="2025-09-07T04:53:00Z" w16du:dateUtc="2025-09-06T20:53:00Z"/>
        </w:rPr>
      </w:pPr>
      <w:moveTo w:id="1078" w:author="yukina minato" w:date="2025-09-07T04:53:00Z" w16du:dateUtc="2025-09-06T20:53:00Z">
        <w:del w:id="1079" w:author="Noah Zheng" w:date="2025-09-07T08:13:00Z" w16du:dateUtc="2025-09-07T00:13:00Z">
          <w:r w:rsidRPr="004A6B29" w:rsidDel="00582409">
            <w:rPr>
              <w:rFonts w:ascii="宋体" w:eastAsia="宋体" w:hAnsi="宋体" w:hint="eastAsia"/>
              <w:szCs w:val="24"/>
            </w:rPr>
            <w:delText>真目标圆柱上下圆周上的点</w:delText>
          </w:r>
          <w:r w:rsidRPr="004A6B29" w:rsidDel="00582409">
            <w:rPr>
              <w:rFonts w:ascii="宋体" w:eastAsia="宋体" w:hAnsi="宋体" w:hint="eastAsia"/>
              <w:position w:val="-14"/>
              <w:szCs w:val="24"/>
            </w:rPr>
            <w:object w:dxaOrig="1440" w:dyaOrig="400" w14:anchorId="123BAFDA">
              <v:shape id="_x0000_i1419" type="#_x0000_t75" style="width:1in;height:19.7pt" o:ole="">
                <v:imagedata r:id="rId138" o:title=""/>
              </v:shape>
              <o:OLEObject Type="Embed" ProgID="Equation.DSMT4" ShapeID="_x0000_i1419" DrawAspect="Content" ObjectID="_1818759620" r:id="rId820"/>
            </w:object>
          </w:r>
          <w:r w:rsidRPr="004A6B29" w:rsidDel="00582409">
            <w:rPr>
              <w:rFonts w:ascii="宋体" w:eastAsia="宋体" w:hAnsi="宋体" w:hint="eastAsia"/>
              <w:szCs w:val="24"/>
            </w:rPr>
            <w:delText>满足：</w:delText>
          </w:r>
        </w:del>
      </w:moveTo>
    </w:p>
    <w:p w14:paraId="139BC16C" w14:textId="50D42E22" w:rsidR="004562BC" w:rsidRPr="004A6B29" w:rsidDel="00582409" w:rsidRDefault="004562BC" w:rsidP="004562BC">
      <w:pPr>
        <w:rPr>
          <w:del w:id="1080" w:author="Noah Zheng" w:date="2025-09-07T08:13:00Z" w16du:dateUtc="2025-09-07T00:13:00Z"/>
          <w:moveTo w:id="1081" w:author="yukina minato" w:date="2025-09-07T04:53:00Z" w16du:dateUtc="2025-09-06T20:53:00Z"/>
          <w:rFonts w:ascii="宋体" w:eastAsia="宋体" w:hAnsi="宋体" w:hint="eastAsia"/>
          <w:szCs w:val="24"/>
        </w:rPr>
      </w:pPr>
      <w:moveTo w:id="1082" w:author="yukina minato" w:date="2025-09-07T04:53:00Z" w16du:dateUtc="2025-09-06T20:53:00Z">
        <w:del w:id="1083" w:author="Noah Zheng" w:date="2025-09-07T08:13:00Z" w16du:dateUtc="2025-09-07T00:13:00Z">
          <w:r w:rsidRPr="004A6B29" w:rsidDel="00582409">
            <w:rPr>
              <w:rFonts w:ascii="宋体" w:eastAsia="宋体" w:hAnsi="宋体" w:hint="eastAsia"/>
              <w:position w:val="-34"/>
              <w:szCs w:val="24"/>
            </w:rPr>
            <w:object w:dxaOrig="1660" w:dyaOrig="800" w14:anchorId="16D5FE7D">
              <v:shape id="_x0000_i1420" type="#_x0000_t75" style="width:82.35pt;height:40.4pt" o:ole="">
                <v:imagedata r:id="rId250" o:title=""/>
              </v:shape>
              <o:OLEObject Type="Embed" ProgID="Equation.DSMT4" ShapeID="_x0000_i1420" DrawAspect="Content" ObjectID="_1818759621" r:id="rId821"/>
            </w:object>
          </w:r>
        </w:del>
      </w:moveTo>
    </w:p>
    <w:p w14:paraId="59580C72" w14:textId="00BC4A98" w:rsidR="004562BC" w:rsidDel="00582409" w:rsidRDefault="004562BC" w:rsidP="004562BC">
      <w:pPr>
        <w:ind w:firstLineChars="200" w:firstLine="480"/>
        <w:rPr>
          <w:del w:id="1084" w:author="Noah Zheng" w:date="2025-09-07T08:13:00Z" w16du:dateUtc="2025-09-07T00:13:00Z"/>
          <w:moveTo w:id="1085" w:author="yukina minato" w:date="2025-09-07T04:53:00Z" w16du:dateUtc="2025-09-06T20:53:00Z"/>
          <w:rFonts w:ascii="宋体" w:eastAsia="宋体" w:hAnsi="宋体" w:hint="eastAsia"/>
          <w:szCs w:val="24"/>
        </w:rPr>
      </w:pPr>
      <w:moveTo w:id="1086" w:author="yukina minato" w:date="2025-09-07T04:53:00Z" w16du:dateUtc="2025-09-06T20:53:00Z">
        <w:del w:id="1087" w:author="Noah Zheng" w:date="2025-09-07T08:13:00Z" w16du:dateUtc="2025-09-07T00:13:00Z">
          <w:r w:rsidDel="00582409">
            <w:rPr>
              <w:rFonts w:hint="eastAsia"/>
            </w:rPr>
            <w:delText xml:space="preserve"> </w:delText>
          </w:r>
          <w:r w:rsidDel="00582409">
            <w:rPr>
              <w:rFonts w:hint="eastAsia"/>
            </w:rPr>
            <w:delText>设</w:delText>
          </w:r>
          <w:r w:rsidRPr="004A6B29" w:rsidDel="00582409">
            <w:rPr>
              <w:rFonts w:ascii="宋体" w:eastAsia="宋体" w:hAnsi="宋体" w:hint="eastAsia"/>
              <w:szCs w:val="24"/>
            </w:rPr>
            <w:delText>无人机</w:delText>
          </w:r>
          <w:r w:rsidRPr="00773A2F" w:rsidDel="00582409">
            <w:rPr>
              <w:rFonts w:ascii="宋体" w:eastAsia="宋体" w:hAnsi="宋体" w:hint="eastAsia"/>
              <w:position w:val="-10"/>
              <w:szCs w:val="24"/>
            </w:rPr>
            <w:object w:dxaOrig="440" w:dyaOrig="320" w14:anchorId="2A90AF0B">
              <v:shape id="_x0000_i1421" type="#_x0000_t75" style="width:22.25pt;height:16.3pt" o:ole="">
                <v:imagedata r:id="rId611" o:title=""/>
              </v:shape>
              <o:OLEObject Type="Embed" ProgID="Equation.DSMT4" ShapeID="_x0000_i1421" DrawAspect="Content" ObjectID="_1818759622" r:id="rId822"/>
            </w:object>
          </w:r>
          <w:r w:rsidRPr="004A6B29" w:rsidDel="00582409">
            <w:rPr>
              <w:rFonts w:ascii="宋体" w:eastAsia="宋体" w:hAnsi="宋体" w:hint="eastAsia"/>
              <w:szCs w:val="24"/>
            </w:rPr>
            <w:delText>投放第</w:delText>
          </w:r>
          <w:r w:rsidRPr="00773A2F" w:rsidDel="00582409">
            <w:rPr>
              <w:rFonts w:ascii="宋体" w:eastAsia="宋体" w:hAnsi="宋体" w:hint="eastAsia"/>
              <w:position w:val="-4"/>
              <w:szCs w:val="24"/>
            </w:rPr>
            <w:object w:dxaOrig="139" w:dyaOrig="260" w14:anchorId="0B98043A">
              <v:shape id="_x0000_i1422" type="#_x0000_t75" style="width:6.9pt;height:12.85pt" o:ole="">
                <v:imagedata r:id="rId613" o:title=""/>
              </v:shape>
              <o:OLEObject Type="Embed" ProgID="Equation.DSMT4" ShapeID="_x0000_i1422" DrawAspect="Content" ObjectID="_1818759623" r:id="rId823"/>
            </w:object>
          </w:r>
          <w:r w:rsidRPr="004A6B29" w:rsidDel="00582409">
            <w:rPr>
              <w:rFonts w:ascii="宋体" w:eastAsia="宋体" w:hAnsi="宋体" w:hint="eastAsia"/>
              <w:szCs w:val="24"/>
            </w:rPr>
            <w:delText>枚烟幕干扰弹</w:delText>
          </w:r>
          <w:r w:rsidDel="00582409">
            <w:rPr>
              <w:rFonts w:ascii="宋体" w:eastAsia="宋体" w:hAnsi="宋体" w:hint="eastAsia"/>
              <w:szCs w:val="24"/>
            </w:rPr>
            <w:delText>起爆后形成的</w:delText>
          </w:r>
          <w:r w:rsidDel="00582409">
            <w:rPr>
              <w:rFonts w:hint="eastAsia"/>
            </w:rPr>
            <w:delText>球状烟幕云团球心为：</w:delText>
          </w:r>
          <w:r w:rsidRPr="004A6B29" w:rsidDel="00582409">
            <w:rPr>
              <w:rFonts w:ascii="宋体" w:eastAsia="宋体" w:hAnsi="宋体" w:hint="eastAsia"/>
              <w:position w:val="-18"/>
              <w:szCs w:val="24"/>
            </w:rPr>
            <w:object w:dxaOrig="2140" w:dyaOrig="480" w14:anchorId="61E6E6A1">
              <v:shape id="_x0000_i1423" type="#_x0000_t75" style="width:107.05pt;height:24.1pt" o:ole="">
                <v:imagedata r:id="rId615" o:title=""/>
              </v:shape>
              <o:OLEObject Type="Embed" ProgID="Equation.DSMT4" ShapeID="_x0000_i1423" DrawAspect="Content" ObjectID="_1818759624" r:id="rId824"/>
            </w:object>
          </w:r>
        </w:del>
      </w:moveTo>
    </w:p>
    <w:p w14:paraId="21E264CE" w14:textId="52865EA4" w:rsidR="004562BC" w:rsidRPr="00773A2F" w:rsidDel="00582409" w:rsidRDefault="004562BC" w:rsidP="004562BC">
      <w:pPr>
        <w:ind w:firstLineChars="200" w:firstLine="480"/>
        <w:jc w:val="both"/>
        <w:rPr>
          <w:del w:id="1088" w:author="Noah Zheng" w:date="2025-09-07T08:13:00Z" w16du:dateUtc="2025-09-07T00:13:00Z"/>
          <w:moveTo w:id="1089" w:author="yukina minato" w:date="2025-09-07T04:53:00Z" w16du:dateUtc="2025-09-06T20:53:00Z"/>
        </w:rPr>
      </w:pPr>
    </w:p>
    <w:p w14:paraId="05420230" w14:textId="3653EC13" w:rsidR="004562BC" w:rsidRPr="004A6B29" w:rsidDel="00582409" w:rsidRDefault="004562BC" w:rsidP="004562BC">
      <w:pPr>
        <w:ind w:firstLineChars="300" w:firstLine="720"/>
        <w:jc w:val="both"/>
        <w:rPr>
          <w:del w:id="1090" w:author="Noah Zheng" w:date="2025-09-07T08:13:00Z" w16du:dateUtc="2025-09-07T00:13:00Z"/>
          <w:moveTo w:id="1091" w:author="yukina minato" w:date="2025-09-07T04:53:00Z" w16du:dateUtc="2025-09-06T20:53:00Z"/>
          <w:rFonts w:ascii="宋体" w:eastAsia="宋体" w:hAnsi="宋体" w:hint="eastAsia"/>
          <w:szCs w:val="24"/>
        </w:rPr>
      </w:pPr>
      <w:moveTo w:id="1092" w:author="yukina minato" w:date="2025-09-07T04:53:00Z" w16du:dateUtc="2025-09-06T20:53:00Z">
        <w:del w:id="1093" w:author="Noah Zheng" w:date="2025-09-07T08:13:00Z" w16du:dateUtc="2025-09-07T00:13:00Z">
          <w:r w:rsidRPr="004A6B29" w:rsidDel="00582409">
            <w:rPr>
              <w:rFonts w:ascii="宋体" w:eastAsia="宋体" w:hAnsi="宋体" w:hint="eastAsia"/>
              <w:szCs w:val="24"/>
            </w:rPr>
            <w:delText>点</w:delText>
          </w:r>
          <w:r w:rsidRPr="004A6B29" w:rsidDel="00582409">
            <w:rPr>
              <w:rFonts w:ascii="宋体" w:eastAsia="宋体" w:hAnsi="宋体" w:hint="eastAsia"/>
              <w:position w:val="-6"/>
              <w:szCs w:val="24"/>
            </w:rPr>
            <w:object w:dxaOrig="279" w:dyaOrig="279" w14:anchorId="722AAC37">
              <v:shape id="_x0000_i1424" type="#_x0000_t75" style="width:13.75pt;height:13.75pt" o:ole="">
                <v:imagedata r:id="rId142" o:title=""/>
              </v:shape>
              <o:OLEObject Type="Embed" ProgID="Equation.DSMT4" ShapeID="_x0000_i1424" DrawAspect="Content" ObjectID="_1818759625" r:id="rId825"/>
            </w:object>
          </w:r>
          <w:r w:rsidRPr="004A6B29" w:rsidDel="00582409">
            <w:rPr>
              <w:rFonts w:ascii="宋体" w:eastAsia="宋体" w:hAnsi="宋体" w:hint="eastAsia"/>
              <w:szCs w:val="24"/>
            </w:rPr>
            <w:delText>与点</w:delText>
          </w:r>
          <w:r w:rsidRPr="004A6B29" w:rsidDel="00582409">
            <w:rPr>
              <w:rFonts w:ascii="宋体" w:eastAsia="宋体" w:hAnsi="宋体" w:hint="eastAsia"/>
              <w:position w:val="-16"/>
              <w:szCs w:val="24"/>
            </w:rPr>
            <w:object w:dxaOrig="499" w:dyaOrig="400" w14:anchorId="6A1DB23D">
              <v:shape id="_x0000_i1425" type="#_x0000_t75" style="width:25.65pt;height:19.7pt" o:ole="">
                <v:imagedata r:id="rId618" o:title=""/>
              </v:shape>
              <o:OLEObject Type="Embed" ProgID="Equation.DSMT4" ShapeID="_x0000_i1425" DrawAspect="Content" ObjectID="_1818759626" r:id="rId826"/>
            </w:object>
          </w:r>
          <w:r w:rsidRPr="004A6B29" w:rsidDel="00582409">
            <w:rPr>
              <w:rFonts w:ascii="宋体" w:eastAsia="宋体" w:hAnsi="宋体" w:hint="eastAsia"/>
              <w:szCs w:val="24"/>
            </w:rPr>
            <w:delText>连线构成向量</w:delText>
          </w:r>
          <w:r w:rsidRPr="004A6B29" w:rsidDel="00582409">
            <w:rPr>
              <w:rFonts w:ascii="宋体" w:eastAsia="宋体" w:hAnsi="宋体" w:hint="eastAsia"/>
              <w:position w:val="-16"/>
              <w:szCs w:val="24"/>
            </w:rPr>
            <w:object w:dxaOrig="700" w:dyaOrig="440" w14:anchorId="104BBC88">
              <v:shape id="_x0000_i1426" type="#_x0000_t75" style="width:35.05pt;height:22.25pt" o:ole="">
                <v:imagedata r:id="rId620" o:title=""/>
              </v:shape>
              <o:OLEObject Type="Embed" ProgID="Equation.DSMT4" ShapeID="_x0000_i1426" DrawAspect="Content" ObjectID="_1818759627" r:id="rId827"/>
            </w:object>
          </w:r>
          <w:r w:rsidRPr="004A6B29" w:rsidDel="00582409">
            <w:rPr>
              <w:rFonts w:ascii="宋体" w:eastAsia="宋体" w:hAnsi="宋体" w:hint="eastAsia"/>
              <w:szCs w:val="24"/>
            </w:rPr>
            <w:delText>，</w:delText>
          </w:r>
          <w:r w:rsidDel="00582409">
            <w:rPr>
              <w:rFonts w:ascii="宋体" w:eastAsia="宋体" w:hAnsi="宋体" w:hint="eastAsia"/>
              <w:szCs w:val="24"/>
            </w:rPr>
            <w:delText>且</w:delText>
          </w:r>
        </w:del>
      </w:moveTo>
    </w:p>
    <w:p w14:paraId="505AACA0" w14:textId="1F3C9BB9" w:rsidR="004562BC" w:rsidDel="00582409" w:rsidRDefault="004562BC" w:rsidP="004562BC">
      <w:pPr>
        <w:rPr>
          <w:del w:id="1094" w:author="Noah Zheng" w:date="2025-09-07T08:13:00Z" w16du:dateUtc="2025-09-07T00:13:00Z"/>
          <w:moveTo w:id="1095" w:author="yukina minato" w:date="2025-09-07T04:53:00Z" w16du:dateUtc="2025-09-06T20:53:00Z"/>
        </w:rPr>
      </w:pPr>
      <w:moveTo w:id="1096" w:author="yukina minato" w:date="2025-09-07T04:53:00Z" w16du:dateUtc="2025-09-06T20:53:00Z">
        <w:del w:id="1097" w:author="Noah Zheng" w:date="2025-09-07T08:13:00Z" w16du:dateUtc="2025-09-07T00:13:00Z">
          <w:r w:rsidRPr="004A6B29" w:rsidDel="00582409">
            <w:rPr>
              <w:rFonts w:ascii="宋体" w:eastAsia="宋体" w:hAnsi="宋体" w:hint="eastAsia"/>
              <w:position w:val="-18"/>
              <w:szCs w:val="24"/>
            </w:rPr>
            <w:object w:dxaOrig="3940" w:dyaOrig="480" w14:anchorId="448C763D">
              <v:shape id="_x0000_i1427" type="#_x0000_t75" style="width:197.2pt;height:24.1pt" o:ole="">
                <v:imagedata r:id="rId622" o:title=""/>
              </v:shape>
              <o:OLEObject Type="Embed" ProgID="Equation.DSMT4" ShapeID="_x0000_i1427" DrawAspect="Content" ObjectID="_1818759628" r:id="rId828"/>
            </w:object>
          </w:r>
        </w:del>
      </w:moveTo>
    </w:p>
    <w:p w14:paraId="419D5103" w14:textId="4D36B090" w:rsidR="004562BC" w:rsidRPr="004A6B29" w:rsidDel="00582409" w:rsidRDefault="004562BC" w:rsidP="004562BC">
      <w:pPr>
        <w:ind w:firstLineChars="300" w:firstLine="720"/>
        <w:jc w:val="left"/>
        <w:rPr>
          <w:del w:id="1098" w:author="Noah Zheng" w:date="2025-09-07T08:13:00Z" w16du:dateUtc="2025-09-07T00:13:00Z"/>
          <w:moveTo w:id="1099" w:author="yukina minato" w:date="2025-09-07T04:53:00Z" w16du:dateUtc="2025-09-06T20:53:00Z"/>
          <w:rFonts w:ascii="宋体" w:eastAsia="宋体" w:hAnsi="宋体" w:hint="eastAsia"/>
          <w:szCs w:val="24"/>
        </w:rPr>
      </w:pPr>
      <w:moveTo w:id="1100" w:author="yukina minato" w:date="2025-09-07T04:53:00Z" w16du:dateUtc="2025-09-06T20:53:00Z">
        <w:del w:id="1101" w:author="Noah Zheng" w:date="2025-09-07T08:13:00Z" w16du:dateUtc="2025-09-07T00:13:00Z">
          <w:r w:rsidDel="00582409">
            <w:rPr>
              <w:rFonts w:hint="eastAsia"/>
            </w:rPr>
            <w:delText>同时</w:delText>
          </w:r>
          <w:r w:rsidRPr="004A6B29" w:rsidDel="00582409">
            <w:rPr>
              <w:rFonts w:ascii="宋体" w:eastAsia="宋体" w:hAnsi="宋体" w:hint="eastAsia"/>
              <w:szCs w:val="24"/>
            </w:rPr>
            <w:delText>点</w:delText>
          </w:r>
          <w:r w:rsidRPr="004A6B29" w:rsidDel="00582409">
            <w:rPr>
              <w:rFonts w:ascii="宋体" w:eastAsia="宋体" w:hAnsi="宋体" w:hint="eastAsia"/>
              <w:position w:val="-6"/>
              <w:szCs w:val="24"/>
            </w:rPr>
            <w:object w:dxaOrig="279" w:dyaOrig="279" w14:anchorId="5BA0CAEA">
              <v:shape id="_x0000_i1428" type="#_x0000_t75" style="width:13.75pt;height:13.75pt" o:ole="">
                <v:imagedata r:id="rId142" o:title=""/>
              </v:shape>
              <o:OLEObject Type="Embed" ProgID="Equation.DSMT4" ShapeID="_x0000_i1428" DrawAspect="Content" ObjectID="_1818759629" r:id="rId829"/>
            </w:object>
          </w:r>
          <w:r w:rsidRPr="004A6B29" w:rsidDel="00582409">
            <w:rPr>
              <w:rFonts w:ascii="宋体" w:eastAsia="宋体" w:hAnsi="宋体" w:hint="eastAsia"/>
              <w:szCs w:val="24"/>
            </w:rPr>
            <w:delText>与点</w:delText>
          </w:r>
          <w:r w:rsidRPr="004A6B29" w:rsidDel="00582409">
            <w:rPr>
              <w:rFonts w:ascii="宋体" w:eastAsia="宋体" w:hAnsi="宋体" w:hint="eastAsia"/>
              <w:position w:val="-12"/>
              <w:szCs w:val="24"/>
            </w:rPr>
            <w:object w:dxaOrig="360" w:dyaOrig="360" w14:anchorId="42955B29">
              <v:shape id="_x0000_i1429" type="#_x0000_t75" style="width:18.15pt;height:18.15pt" o:ole="">
                <v:imagedata r:id="rId151" o:title=""/>
              </v:shape>
              <o:OLEObject Type="Embed" ProgID="Equation.DSMT4" ShapeID="_x0000_i1429" DrawAspect="Content" ObjectID="_1818759630" r:id="rId830"/>
            </w:object>
          </w:r>
          <w:r w:rsidRPr="004A6B29" w:rsidDel="00582409">
            <w:rPr>
              <w:rFonts w:ascii="宋体" w:eastAsia="宋体" w:hAnsi="宋体" w:hint="eastAsia"/>
              <w:szCs w:val="24"/>
            </w:rPr>
            <w:delText>连线构成向量</w:delText>
          </w:r>
          <w:r w:rsidRPr="004A6B29" w:rsidDel="00582409">
            <w:rPr>
              <w:rFonts w:ascii="宋体" w:eastAsia="宋体" w:hAnsi="宋体" w:hint="eastAsia"/>
              <w:position w:val="-12"/>
              <w:szCs w:val="24"/>
            </w:rPr>
            <w:object w:dxaOrig="540" w:dyaOrig="400" w14:anchorId="76D6F9CD">
              <v:shape id="_x0000_i1430" type="#_x0000_t75" style="width:26.6pt;height:19.7pt" o:ole="">
                <v:imagedata r:id="rId153" o:title=""/>
              </v:shape>
              <o:OLEObject Type="Embed" ProgID="Equation.DSMT4" ShapeID="_x0000_i1430" DrawAspect="Content" ObjectID="_1818759631" r:id="rId831"/>
            </w:object>
          </w:r>
          <w:r w:rsidRPr="004A6B29" w:rsidDel="00582409">
            <w:rPr>
              <w:rFonts w:ascii="宋体" w:eastAsia="宋体" w:hAnsi="宋体" w:hint="eastAsia"/>
              <w:szCs w:val="24"/>
            </w:rPr>
            <w:delText>，</w:delText>
          </w:r>
          <w:r w:rsidDel="00582409">
            <w:rPr>
              <w:rFonts w:ascii="宋体" w:eastAsia="宋体" w:hAnsi="宋体" w:hint="eastAsia"/>
              <w:szCs w:val="24"/>
            </w:rPr>
            <w:delText>且</w:delText>
          </w:r>
        </w:del>
      </w:moveTo>
    </w:p>
    <w:p w14:paraId="4B39C697" w14:textId="7EBDDBA6" w:rsidR="004562BC" w:rsidDel="00582409" w:rsidRDefault="004562BC" w:rsidP="004562BC">
      <w:pPr>
        <w:ind w:firstLineChars="200" w:firstLine="480"/>
        <w:rPr>
          <w:del w:id="1102" w:author="Noah Zheng" w:date="2025-09-07T08:13:00Z" w16du:dateUtc="2025-09-07T00:13:00Z"/>
          <w:moveTo w:id="1103" w:author="yukina minato" w:date="2025-09-07T04:53:00Z" w16du:dateUtc="2025-09-06T20:53:00Z"/>
          <w:rFonts w:ascii="宋体" w:eastAsia="宋体" w:hAnsi="宋体" w:hint="eastAsia"/>
          <w:szCs w:val="24"/>
        </w:rPr>
      </w:pPr>
      <w:moveTo w:id="1104" w:author="yukina minato" w:date="2025-09-07T04:53:00Z" w16du:dateUtc="2025-09-06T20:53:00Z">
        <w:del w:id="1105" w:author="Noah Zheng" w:date="2025-09-07T08:13:00Z" w16du:dateUtc="2025-09-07T00:13:00Z">
          <w:r w:rsidRPr="004A6B29" w:rsidDel="00582409">
            <w:rPr>
              <w:rFonts w:ascii="宋体" w:eastAsia="宋体" w:hAnsi="宋体" w:hint="eastAsia"/>
              <w:position w:val="-20"/>
              <w:szCs w:val="24"/>
            </w:rPr>
            <w:object w:dxaOrig="3500" w:dyaOrig="520" w14:anchorId="303A195F">
              <v:shape id="_x0000_i1431" type="#_x0000_t75" style="width:175.6pt;height:25.65pt" o:ole="">
                <v:imagedata r:id="rId155" o:title=""/>
              </v:shape>
              <o:OLEObject Type="Embed" ProgID="Equation.DSMT4" ShapeID="_x0000_i1431" DrawAspect="Content" ObjectID="_1818759632" r:id="rId832"/>
            </w:object>
          </w:r>
        </w:del>
      </w:moveTo>
    </w:p>
    <w:p w14:paraId="02847B48" w14:textId="619CAF50" w:rsidR="004562BC" w:rsidRPr="004A6B29" w:rsidDel="00582409" w:rsidRDefault="004562BC" w:rsidP="004562BC">
      <w:pPr>
        <w:ind w:firstLineChars="300" w:firstLine="720"/>
        <w:jc w:val="left"/>
        <w:rPr>
          <w:del w:id="1106" w:author="Noah Zheng" w:date="2025-09-07T08:13:00Z" w16du:dateUtc="2025-09-07T00:13:00Z"/>
          <w:moveTo w:id="1107" w:author="yukina minato" w:date="2025-09-07T04:53:00Z" w16du:dateUtc="2025-09-06T20:53:00Z"/>
          <w:rFonts w:ascii="宋体" w:eastAsia="宋体" w:hAnsi="宋体" w:hint="eastAsia"/>
          <w:szCs w:val="24"/>
        </w:rPr>
      </w:pPr>
      <w:moveTo w:id="1108" w:author="yukina minato" w:date="2025-09-07T04:53:00Z" w16du:dateUtc="2025-09-06T20:53:00Z">
        <w:del w:id="1109" w:author="Noah Zheng" w:date="2025-09-07T08:13:00Z" w16du:dateUtc="2025-09-07T00:13:00Z">
          <w:r w:rsidRPr="004A6B29" w:rsidDel="00582409">
            <w:rPr>
              <w:rFonts w:ascii="宋体" w:eastAsia="宋体" w:hAnsi="宋体" w:hint="eastAsia"/>
              <w:szCs w:val="24"/>
            </w:rPr>
            <w:delText>从而得到球状烟幕中心点</w:delText>
          </w:r>
          <w:r w:rsidRPr="004A6B29" w:rsidDel="00582409">
            <w:rPr>
              <w:rFonts w:ascii="宋体" w:eastAsia="宋体" w:hAnsi="宋体" w:hint="eastAsia"/>
              <w:position w:val="-16"/>
              <w:szCs w:val="24"/>
            </w:rPr>
            <w:object w:dxaOrig="480" w:dyaOrig="400" w14:anchorId="3FEC1A91">
              <v:shape id="_x0000_i1432" type="#_x0000_t75" style="width:24.1pt;height:19.7pt" o:ole="">
                <v:imagedata r:id="rId46" o:title=""/>
              </v:shape>
              <o:OLEObject Type="Embed" ProgID="Equation.DSMT4" ShapeID="_x0000_i1432" DrawAspect="Content" ObjectID="_1818759633" r:id="rId833"/>
            </w:object>
          </w:r>
          <w:r w:rsidRPr="004A6B29" w:rsidDel="00582409">
            <w:rPr>
              <w:rFonts w:ascii="宋体" w:eastAsia="宋体" w:hAnsi="宋体" w:hint="eastAsia"/>
              <w:szCs w:val="24"/>
            </w:rPr>
            <w:delText>到直线</w:delText>
          </w:r>
          <w:r w:rsidRPr="004A6B29" w:rsidDel="00582409">
            <w:rPr>
              <w:rFonts w:ascii="宋体" w:eastAsia="宋体" w:hAnsi="宋体" w:hint="eastAsia"/>
              <w:position w:val="-12"/>
              <w:szCs w:val="24"/>
            </w:rPr>
            <w:object w:dxaOrig="520" w:dyaOrig="360" w14:anchorId="5FC40A56">
              <v:shape id="_x0000_i1433" type="#_x0000_t75" style="width:25.65pt;height:18.15pt" o:ole="">
                <v:imagedata r:id="rId48" o:title=""/>
              </v:shape>
              <o:OLEObject Type="Embed" ProgID="Equation.DSMT4" ShapeID="_x0000_i1433" DrawAspect="Content" ObjectID="_1818759634" r:id="rId834"/>
            </w:object>
          </w:r>
          <w:r w:rsidRPr="004A6B29" w:rsidDel="00582409">
            <w:rPr>
              <w:rFonts w:ascii="宋体" w:eastAsia="宋体" w:hAnsi="宋体" w:hint="eastAsia"/>
              <w:szCs w:val="24"/>
            </w:rPr>
            <w:delText>距离</w:delText>
          </w:r>
        </w:del>
      </w:moveTo>
    </w:p>
    <w:p w14:paraId="2F7A2644" w14:textId="1DDC74A5" w:rsidR="004562BC" w:rsidDel="00582409" w:rsidRDefault="004562BC" w:rsidP="004562BC">
      <w:pPr>
        <w:ind w:firstLineChars="200" w:firstLine="480"/>
        <w:rPr>
          <w:del w:id="1110" w:author="Noah Zheng" w:date="2025-09-07T08:13:00Z" w16du:dateUtc="2025-09-07T00:13:00Z"/>
          <w:moveTo w:id="1111" w:author="yukina minato" w:date="2025-09-07T04:53:00Z" w16du:dateUtc="2025-09-06T20:53:00Z"/>
        </w:rPr>
      </w:pPr>
      <w:moveTo w:id="1112" w:author="yukina minato" w:date="2025-09-07T04:53:00Z" w16du:dateUtc="2025-09-06T20:53:00Z">
        <w:del w:id="1113" w:author="Noah Zheng" w:date="2025-09-07T08:13:00Z" w16du:dateUtc="2025-09-07T00:13:00Z">
          <w:r w:rsidRPr="00302535" w:rsidDel="00582409">
            <w:rPr>
              <w:rFonts w:hint="eastAsia"/>
              <w:position w:val="-42"/>
            </w:rPr>
            <w:object w:dxaOrig="3620" w:dyaOrig="1040" w14:anchorId="7ECD6107">
              <v:shape id="_x0000_i1434" type="#_x0000_t75" style="width:180.95pt;height:52.3pt" o:ole="">
                <v:imagedata r:id="rId630" o:title=""/>
              </v:shape>
              <o:OLEObject Type="Embed" ProgID="Equation.DSMT4" ShapeID="_x0000_i1434" DrawAspect="Content" ObjectID="_1818759635" r:id="rId835"/>
            </w:object>
          </w:r>
        </w:del>
      </w:moveTo>
    </w:p>
    <w:p w14:paraId="7C1ABF84" w14:textId="51ACE2B5" w:rsidR="004562BC" w:rsidDel="00582409" w:rsidRDefault="004562BC" w:rsidP="004562BC">
      <w:pPr>
        <w:ind w:firstLineChars="200" w:firstLine="480"/>
        <w:jc w:val="both"/>
        <w:rPr>
          <w:del w:id="1114" w:author="Noah Zheng" w:date="2025-09-07T08:13:00Z" w16du:dateUtc="2025-09-07T00:13:00Z"/>
          <w:moveTo w:id="1115" w:author="yukina minato" w:date="2025-09-07T04:53:00Z" w16du:dateUtc="2025-09-06T20:53:00Z"/>
        </w:rPr>
      </w:pPr>
      <w:moveTo w:id="1116" w:author="yukina minato" w:date="2025-09-07T04:53:00Z" w16du:dateUtc="2025-09-06T20:53:00Z">
        <w:del w:id="1117" w:author="Noah Zheng" w:date="2025-09-07T08:13:00Z" w16du:dateUtc="2025-09-07T00:13:00Z">
          <w:r w:rsidDel="00582409">
            <w:rPr>
              <w:rFonts w:hint="eastAsia"/>
            </w:rPr>
            <w:delText xml:space="preserve">  </w:delText>
          </w:r>
          <w:r w:rsidDel="00582409">
            <w:rPr>
              <w:rFonts w:hint="eastAsia"/>
            </w:rPr>
            <w:delText>其中</w:delText>
          </w:r>
        </w:del>
      </w:moveTo>
    </w:p>
    <w:p w14:paraId="2932205E" w14:textId="145CB954" w:rsidR="004562BC" w:rsidRPr="00851375" w:rsidDel="00582409" w:rsidRDefault="004562BC" w:rsidP="004562BC">
      <w:pPr>
        <w:ind w:firstLineChars="300" w:firstLine="720"/>
        <w:rPr>
          <w:del w:id="1118" w:author="Noah Zheng" w:date="2025-09-07T08:13:00Z" w16du:dateUtc="2025-09-07T00:13:00Z"/>
          <w:moveTo w:id="1119" w:author="yukina minato" w:date="2025-09-07T04:53:00Z" w16du:dateUtc="2025-09-06T20:53:00Z"/>
        </w:rPr>
      </w:pPr>
      <w:moveTo w:id="1120" w:author="yukina minato" w:date="2025-09-07T04:53:00Z" w16du:dateUtc="2025-09-06T20:53:00Z">
        <w:del w:id="1121" w:author="Noah Zheng" w:date="2025-09-07T08:13:00Z" w16du:dateUtc="2025-09-07T00:13:00Z">
          <w:r w:rsidRPr="00DF37F8" w:rsidDel="00582409">
            <w:rPr>
              <w:rFonts w:hint="eastAsia"/>
              <w:position w:val="-18"/>
            </w:rPr>
            <w:object w:dxaOrig="2860" w:dyaOrig="480" w14:anchorId="281036F1">
              <v:shape id="_x0000_i1435" type="#_x0000_t75" style="width:143.05pt;height:24.1pt" o:ole="">
                <v:imagedata r:id="rId836" o:title=""/>
              </v:shape>
              <o:OLEObject Type="Embed" ProgID="Equation.DSMT4" ShapeID="_x0000_i1435" DrawAspect="Content" ObjectID="_1818759636" r:id="rId837"/>
            </w:object>
          </w:r>
        </w:del>
      </w:moveTo>
    </w:p>
    <w:p w14:paraId="031081E8" w14:textId="06055592" w:rsidR="004562BC" w:rsidDel="00582409" w:rsidRDefault="004562BC" w:rsidP="004562BC">
      <w:pPr>
        <w:rPr>
          <w:del w:id="1122" w:author="Noah Zheng" w:date="2025-09-07T08:13:00Z" w16du:dateUtc="2025-09-07T00:13:00Z"/>
          <w:moveTo w:id="1123" w:author="yukina minato" w:date="2025-09-07T04:53:00Z" w16du:dateUtc="2025-09-06T20:53:00Z"/>
          <w:rFonts w:ascii="宋体" w:eastAsia="宋体" w:hAnsi="宋体" w:hint="eastAsia"/>
          <w:szCs w:val="24"/>
        </w:rPr>
      </w:pPr>
      <w:moveTo w:id="1124" w:author="yukina minato" w:date="2025-09-07T04:53:00Z" w16du:dateUtc="2025-09-06T20:53:00Z">
        <w:del w:id="1125" w:author="Noah Zheng" w:date="2025-09-07T08:13:00Z" w16du:dateUtc="2025-09-07T00:13:00Z">
          <w:r w:rsidDel="00582409">
            <w:rPr>
              <w:rFonts w:ascii="宋体" w:eastAsia="宋体" w:hAnsi="宋体" w:hint="eastAsia"/>
              <w:szCs w:val="24"/>
            </w:rPr>
            <w:delText xml:space="preserve">   </w:delText>
          </w:r>
          <w:r w:rsidRPr="004A6B29" w:rsidDel="00582409">
            <w:rPr>
              <w:rFonts w:ascii="宋体" w:eastAsia="宋体" w:hAnsi="宋体" w:hint="eastAsia"/>
              <w:szCs w:val="24"/>
            </w:rPr>
            <w:delText>圆柱上下园周上的点和导弹所连线段与烟幕干扰弹起爆后形成的半</w:delText>
          </w:r>
          <w:r w:rsidDel="00582409">
            <w:rPr>
              <w:rFonts w:ascii="宋体" w:eastAsia="宋体" w:hAnsi="宋体" w:hint="eastAsia"/>
              <w:szCs w:val="24"/>
            </w:rPr>
            <w:delText>径</w:delText>
          </w:r>
        </w:del>
      </w:moveTo>
    </w:p>
    <w:p w14:paraId="2B5446E6" w14:textId="2A14A214" w:rsidR="004562BC" w:rsidDel="00582409" w:rsidRDefault="004562BC" w:rsidP="004562BC">
      <w:pPr>
        <w:rPr>
          <w:del w:id="1126" w:author="Noah Zheng" w:date="2025-09-07T08:13:00Z" w16du:dateUtc="2025-09-07T00:13:00Z"/>
          <w:moveTo w:id="1127" w:author="yukina minato" w:date="2025-09-07T04:53:00Z" w16du:dateUtc="2025-09-06T20:53:00Z"/>
          <w:rFonts w:ascii="宋体" w:eastAsia="宋体" w:hAnsi="宋体" w:hint="eastAsia"/>
          <w:szCs w:val="24"/>
        </w:rPr>
      </w:pPr>
      <w:moveTo w:id="1128" w:author="yukina minato" w:date="2025-09-07T04:53:00Z" w16du:dateUtc="2025-09-06T20:53:00Z">
        <w:del w:id="1129" w:author="Noah Zheng" w:date="2025-09-07T08:13:00Z" w16du:dateUtc="2025-09-07T00:13:00Z">
          <w:r w:rsidRPr="004A6B29" w:rsidDel="00582409">
            <w:rPr>
              <w:rFonts w:ascii="宋体" w:eastAsia="宋体" w:hAnsi="宋体" w:hint="eastAsia"/>
              <w:position w:val="-6"/>
              <w:szCs w:val="24"/>
            </w:rPr>
            <w:object w:dxaOrig="859" w:dyaOrig="279" w14:anchorId="11187686">
              <v:shape id="_x0000_i1436" type="#_x0000_t75" style="width:42.9pt;height:13.75pt" o:ole="">
                <v:imagedata r:id="rId161" o:title=""/>
              </v:shape>
              <o:OLEObject Type="Embed" ProgID="Equation.DSMT4" ShapeID="_x0000_i1436" DrawAspect="Content" ObjectID="_1818759637" r:id="rId838"/>
            </w:object>
          </w:r>
          <w:r w:rsidRPr="004A6B29" w:rsidDel="00582409">
            <w:rPr>
              <w:rFonts w:ascii="宋体" w:eastAsia="宋体" w:hAnsi="宋体" w:hint="eastAsia"/>
              <w:szCs w:val="24"/>
            </w:rPr>
            <w:delText>球状云团有公共点，只要保证球状烟幕中心点</w:delText>
          </w:r>
          <w:r w:rsidRPr="004A6B29" w:rsidDel="00582409">
            <w:rPr>
              <w:rFonts w:ascii="宋体" w:eastAsia="宋体" w:hAnsi="宋体" w:hint="eastAsia"/>
              <w:position w:val="-16"/>
              <w:szCs w:val="24"/>
            </w:rPr>
            <w:object w:dxaOrig="499" w:dyaOrig="400" w14:anchorId="7287A448">
              <v:shape id="_x0000_i1437" type="#_x0000_t75" style="width:25.65pt;height:19.7pt" o:ole="">
                <v:imagedata r:id="rId635" o:title=""/>
              </v:shape>
              <o:OLEObject Type="Embed" ProgID="Equation.DSMT4" ShapeID="_x0000_i1437" DrawAspect="Content" ObjectID="_1818759638" r:id="rId839"/>
            </w:object>
          </w:r>
          <w:r w:rsidRPr="004A6B29" w:rsidDel="00582409">
            <w:rPr>
              <w:rFonts w:ascii="宋体" w:eastAsia="宋体" w:hAnsi="宋体" w:hint="eastAsia"/>
              <w:szCs w:val="24"/>
            </w:rPr>
            <w:delText>到直线</w:delText>
          </w:r>
          <w:r w:rsidRPr="004A6B29" w:rsidDel="00582409">
            <w:rPr>
              <w:rFonts w:ascii="宋体" w:eastAsia="宋体" w:hAnsi="宋体" w:hint="eastAsia"/>
              <w:position w:val="-12"/>
              <w:szCs w:val="24"/>
            </w:rPr>
            <w:object w:dxaOrig="520" w:dyaOrig="360" w14:anchorId="58B6416F">
              <v:shape id="_x0000_i1438" type="#_x0000_t75" style="width:25.65pt;height:18.15pt" o:ole="">
                <v:imagedata r:id="rId268" o:title=""/>
              </v:shape>
              <o:OLEObject Type="Embed" ProgID="Equation.DSMT4" ShapeID="_x0000_i1438" DrawAspect="Content" ObjectID="_1818759639" r:id="rId840"/>
            </w:object>
          </w:r>
          <w:r w:rsidRPr="004A6B29" w:rsidDel="00582409">
            <w:rPr>
              <w:rFonts w:ascii="宋体" w:eastAsia="宋体" w:hAnsi="宋体" w:hint="eastAsia"/>
              <w:szCs w:val="24"/>
            </w:rPr>
            <w:delText>距离</w:delText>
          </w:r>
        </w:del>
      </w:moveTo>
    </w:p>
    <w:p w14:paraId="5B30A013" w14:textId="70143F91" w:rsidR="004562BC" w:rsidRPr="004A6B29" w:rsidDel="00582409" w:rsidRDefault="004562BC" w:rsidP="004562BC">
      <w:pPr>
        <w:jc w:val="left"/>
        <w:rPr>
          <w:del w:id="1130" w:author="Noah Zheng" w:date="2025-09-07T08:13:00Z" w16du:dateUtc="2025-09-07T00:13:00Z"/>
          <w:moveTo w:id="1131" w:author="yukina minato" w:date="2025-09-07T04:53:00Z" w16du:dateUtc="2025-09-06T20:53:00Z"/>
          <w:rFonts w:ascii="宋体" w:eastAsia="宋体" w:hAnsi="宋体" w:hint="eastAsia"/>
          <w:szCs w:val="24"/>
        </w:rPr>
      </w:pPr>
      <w:moveTo w:id="1132" w:author="yukina minato" w:date="2025-09-07T04:53:00Z" w16du:dateUtc="2025-09-06T20:53:00Z">
        <w:del w:id="1133" w:author="Noah Zheng" w:date="2025-09-07T08:13:00Z" w16du:dateUtc="2025-09-07T00:13:00Z">
          <w:r w:rsidRPr="004A6B29" w:rsidDel="00582409">
            <w:rPr>
              <w:rFonts w:ascii="宋体" w:eastAsia="宋体" w:hAnsi="宋体" w:hint="eastAsia"/>
              <w:szCs w:val="24"/>
            </w:rPr>
            <w:delText>不大于球半径</w:delText>
          </w:r>
          <w:r w:rsidRPr="004A6B29" w:rsidDel="00582409">
            <w:rPr>
              <w:rFonts w:ascii="宋体" w:eastAsia="宋体" w:hAnsi="宋体" w:hint="eastAsia"/>
              <w:position w:val="-4"/>
              <w:szCs w:val="24"/>
            </w:rPr>
            <w:object w:dxaOrig="240" w:dyaOrig="260" w14:anchorId="62F93316">
              <v:shape id="_x0000_i1439" type="#_x0000_t75" style="width:11.9pt;height:12.85pt" o:ole="">
                <v:imagedata r:id="rId167" o:title=""/>
              </v:shape>
              <o:OLEObject Type="Embed" ProgID="Equation.DSMT4" ShapeID="_x0000_i1439" DrawAspect="Content" ObjectID="_1818759640" r:id="rId841"/>
            </w:object>
          </w:r>
          <w:r w:rsidRPr="004A6B29" w:rsidDel="00582409">
            <w:rPr>
              <w:rFonts w:ascii="宋体" w:eastAsia="宋体" w:hAnsi="宋体" w:hint="eastAsia"/>
              <w:szCs w:val="24"/>
            </w:rPr>
            <w:delText>，也即：</w:delText>
          </w:r>
        </w:del>
      </w:moveTo>
    </w:p>
    <w:p w14:paraId="7379E46C" w14:textId="49CFE4E4" w:rsidR="004562BC" w:rsidDel="00582409" w:rsidRDefault="004562BC" w:rsidP="004562BC">
      <w:pPr>
        <w:rPr>
          <w:del w:id="1134" w:author="Noah Zheng" w:date="2025-09-07T08:13:00Z" w16du:dateUtc="2025-09-07T00:13:00Z"/>
          <w:moveTo w:id="1135" w:author="yukina minato" w:date="2025-09-07T04:53:00Z" w16du:dateUtc="2025-09-06T20:53:00Z"/>
          <w:rFonts w:ascii="宋体" w:eastAsia="宋体" w:hAnsi="宋体" w:hint="eastAsia"/>
          <w:szCs w:val="24"/>
        </w:rPr>
      </w:pPr>
      <w:moveTo w:id="1136" w:author="yukina minato" w:date="2025-09-07T04:53:00Z" w16du:dateUtc="2025-09-06T20:53:00Z">
        <w:del w:id="1137" w:author="Noah Zheng" w:date="2025-09-07T08:13:00Z" w16du:dateUtc="2025-09-07T00:13:00Z">
          <w:r w:rsidRPr="004A6B29" w:rsidDel="00582409">
            <w:rPr>
              <w:rFonts w:ascii="宋体" w:eastAsia="宋体" w:hAnsi="宋体" w:hint="eastAsia"/>
              <w:position w:val="-16"/>
              <w:szCs w:val="24"/>
            </w:rPr>
            <w:object w:dxaOrig="980" w:dyaOrig="400" w14:anchorId="0D29C530">
              <v:shape id="_x0000_i1440" type="#_x0000_t75" style="width:49.75pt;height:19.7pt" o:ole="">
                <v:imagedata r:id="rId639" o:title=""/>
              </v:shape>
              <o:OLEObject Type="Embed" ProgID="Equation.DSMT4" ShapeID="_x0000_i1440" DrawAspect="Content" ObjectID="_1818759641" r:id="rId842"/>
            </w:object>
          </w:r>
        </w:del>
      </w:moveTo>
    </w:p>
    <w:p w14:paraId="263CF62D" w14:textId="625C8862" w:rsidR="004562BC" w:rsidDel="00582409" w:rsidRDefault="004562BC" w:rsidP="004562BC">
      <w:pPr>
        <w:jc w:val="both"/>
        <w:rPr>
          <w:del w:id="1138" w:author="Noah Zheng" w:date="2025-09-07T08:13:00Z" w16du:dateUtc="2025-09-07T00:13:00Z"/>
          <w:moveTo w:id="1139" w:author="yukina minato" w:date="2025-09-07T04:53:00Z" w16du:dateUtc="2025-09-06T20:53:00Z"/>
          <w:rFonts w:ascii="宋体" w:eastAsia="宋体" w:hAnsi="宋体" w:hint="eastAsia"/>
          <w:szCs w:val="24"/>
        </w:rPr>
      </w:pPr>
      <w:moveTo w:id="1140" w:author="yukina minato" w:date="2025-09-07T04:53:00Z" w16du:dateUtc="2025-09-06T20:53:00Z">
        <w:del w:id="1141" w:author="Noah Zheng" w:date="2025-09-07T08:13:00Z" w16du:dateUtc="2025-09-07T00:13:00Z">
          <w:r w:rsidDel="00582409">
            <w:rPr>
              <w:rFonts w:ascii="宋体" w:eastAsia="宋体" w:hAnsi="宋体" w:hint="eastAsia"/>
              <w:szCs w:val="24"/>
            </w:rPr>
            <w:delText xml:space="preserve">     从而</w:delText>
          </w:r>
        </w:del>
      </w:moveTo>
    </w:p>
    <w:p w14:paraId="0BBCE867" w14:textId="4C36E1B4" w:rsidR="004562BC" w:rsidRPr="004A6B29" w:rsidDel="00582409" w:rsidRDefault="004562BC" w:rsidP="004562BC">
      <w:pPr>
        <w:rPr>
          <w:del w:id="1142" w:author="Noah Zheng" w:date="2025-09-07T08:13:00Z" w16du:dateUtc="2025-09-07T00:13:00Z"/>
          <w:moveTo w:id="1143" w:author="yukina minato" w:date="2025-09-07T04:53:00Z" w16du:dateUtc="2025-09-06T20:53:00Z"/>
          <w:rFonts w:ascii="宋体" w:eastAsia="宋体" w:hAnsi="宋体" w:hint="eastAsia"/>
          <w:szCs w:val="24"/>
        </w:rPr>
      </w:pPr>
      <w:moveTo w:id="1144" w:author="yukina minato" w:date="2025-09-07T04:53:00Z" w16du:dateUtc="2025-09-06T20:53:00Z">
        <w:del w:id="1145" w:author="Noah Zheng" w:date="2025-09-07T08:13:00Z" w16du:dateUtc="2025-09-07T00:13:00Z">
          <w:r w:rsidRPr="00302535" w:rsidDel="00582409">
            <w:rPr>
              <w:rFonts w:hint="eastAsia"/>
              <w:position w:val="-18"/>
            </w:rPr>
            <w:object w:dxaOrig="2500" w:dyaOrig="480" w14:anchorId="167E6F06">
              <v:shape id="_x0000_i1441" type="#_x0000_t75" style="width:125.2pt;height:24.1pt" o:ole="">
                <v:imagedata r:id="rId843" o:title=""/>
              </v:shape>
              <o:OLEObject Type="Embed" ProgID="Equation.DSMT4" ShapeID="_x0000_i1441" DrawAspect="Content" ObjectID="_1818759642" r:id="rId844"/>
            </w:object>
          </w:r>
        </w:del>
      </w:moveTo>
    </w:p>
    <w:p w14:paraId="692C78E7" w14:textId="506BC26F" w:rsidR="004562BC" w:rsidDel="00582409" w:rsidRDefault="004562BC" w:rsidP="004562BC">
      <w:pPr>
        <w:ind w:firstLineChars="300" w:firstLine="720"/>
        <w:jc w:val="left"/>
        <w:rPr>
          <w:del w:id="1146" w:author="Noah Zheng" w:date="2025-09-07T08:13:00Z" w16du:dateUtc="2025-09-07T00:13:00Z"/>
          <w:moveTo w:id="1147" w:author="yukina minato" w:date="2025-09-07T04:53:00Z" w16du:dateUtc="2025-09-06T20:53:00Z"/>
          <w:rFonts w:ascii="宋体" w:eastAsia="宋体" w:hAnsi="宋体" w:hint="eastAsia"/>
          <w:szCs w:val="24"/>
        </w:rPr>
      </w:pPr>
      <w:moveTo w:id="1148" w:author="yukina minato" w:date="2025-09-07T04:53:00Z" w16du:dateUtc="2025-09-06T20:53:00Z">
        <w:del w:id="1149" w:author="Noah Zheng" w:date="2025-09-07T08:13:00Z" w16du:dateUtc="2025-09-07T00:13:00Z">
          <w:r w:rsidDel="00582409">
            <w:rPr>
              <w:rFonts w:ascii="宋体" w:eastAsia="宋体" w:hAnsi="宋体" w:hint="eastAsia"/>
              <w:szCs w:val="24"/>
            </w:rPr>
            <w:delText>设</w:delText>
          </w:r>
          <w:r w:rsidRPr="004A6B29" w:rsidDel="00582409">
            <w:rPr>
              <w:rFonts w:ascii="宋体" w:eastAsia="宋体" w:hAnsi="宋体" w:hint="eastAsia"/>
              <w:szCs w:val="24"/>
            </w:rPr>
            <w:delText>满足</w:delText>
          </w:r>
          <w:r w:rsidRPr="004A6B29" w:rsidDel="00582409">
            <w:rPr>
              <w:rFonts w:ascii="宋体" w:eastAsia="宋体" w:hAnsi="宋体" w:hint="eastAsia"/>
              <w:position w:val="-16"/>
              <w:szCs w:val="24"/>
            </w:rPr>
            <w:object w:dxaOrig="980" w:dyaOrig="400" w14:anchorId="0B75EF95">
              <v:shape id="_x0000_i1442" type="#_x0000_t75" style="width:49.75pt;height:19.7pt" o:ole="">
                <v:imagedata r:id="rId643" o:title=""/>
              </v:shape>
              <o:OLEObject Type="Embed" ProgID="Equation.DSMT4" ShapeID="_x0000_i1442" DrawAspect="Content" ObjectID="_1818759643" r:id="rId845"/>
            </w:object>
          </w:r>
          <w:r w:rsidRPr="004A6B29" w:rsidDel="00582409">
            <w:rPr>
              <w:rFonts w:ascii="宋体" w:eastAsia="宋体" w:hAnsi="宋体" w:hint="eastAsia"/>
              <w:szCs w:val="24"/>
            </w:rPr>
            <w:delText>的若干个时间段</w:delText>
          </w:r>
          <w:r w:rsidDel="00582409">
            <w:rPr>
              <w:rFonts w:ascii="宋体" w:eastAsia="宋体" w:hAnsi="宋体" w:hint="eastAsia"/>
              <w:szCs w:val="24"/>
            </w:rPr>
            <w:delText>为</w:delText>
          </w:r>
          <w:r w:rsidRPr="004A6B29" w:rsidDel="00582409">
            <w:rPr>
              <w:rFonts w:ascii="宋体" w:eastAsia="宋体" w:hAnsi="宋体" w:hint="eastAsia"/>
              <w:position w:val="-16"/>
              <w:szCs w:val="24"/>
            </w:rPr>
            <w:object w:dxaOrig="1180" w:dyaOrig="440" w14:anchorId="4674D5A9">
              <v:shape id="_x0000_i1443" type="#_x0000_t75" style="width:59.15pt;height:22.25pt" o:ole="">
                <v:imagedata r:id="rId181" o:title=""/>
              </v:shape>
              <o:OLEObject Type="Embed" ProgID="Equation.DSMT4" ShapeID="_x0000_i1443" DrawAspect="Content" ObjectID="_1818759644" r:id="rId846"/>
            </w:object>
          </w:r>
          <w:r w:rsidRPr="004A6B29" w:rsidDel="00582409">
            <w:rPr>
              <w:rFonts w:ascii="宋体" w:eastAsia="宋体" w:hAnsi="宋体" w:hint="eastAsia"/>
              <w:szCs w:val="24"/>
            </w:rPr>
            <w:delText>，则烟幕干扰</w:delText>
          </w:r>
          <w:r w:rsidDel="00582409">
            <w:rPr>
              <w:rFonts w:ascii="宋体" w:eastAsia="宋体" w:hAnsi="宋体" w:hint="eastAsia"/>
              <w:szCs w:val="24"/>
            </w:rPr>
            <w:delText>弹对</w:delText>
          </w:r>
          <w:r w:rsidRPr="00302535" w:rsidDel="00582409">
            <w:rPr>
              <w:rFonts w:ascii="宋体" w:eastAsia="宋体" w:hAnsi="宋体" w:hint="eastAsia"/>
              <w:position w:val="-12"/>
              <w:szCs w:val="24"/>
            </w:rPr>
            <w:object w:dxaOrig="360" w:dyaOrig="360" w14:anchorId="0B358685">
              <v:shape id="_x0000_i1444" type="#_x0000_t75" style="width:18.15pt;height:18.15pt" o:ole="">
                <v:imagedata r:id="rId183" o:title=""/>
              </v:shape>
              <o:OLEObject Type="Embed" ProgID="Equation.DSMT4" ShapeID="_x0000_i1444" DrawAspect="Content" ObjectID="_1818759645" r:id="rId847"/>
            </w:object>
          </w:r>
          <w:r w:rsidDel="00582409">
            <w:rPr>
              <w:rFonts w:ascii="宋体" w:eastAsia="宋体" w:hAnsi="宋体" w:hint="eastAsia"/>
              <w:szCs w:val="24"/>
            </w:rPr>
            <w:delText>的</w:delText>
          </w:r>
          <w:r w:rsidRPr="004A6B29" w:rsidDel="00582409">
            <w:rPr>
              <w:rFonts w:ascii="宋体" w:eastAsia="宋体" w:hAnsi="宋体" w:hint="eastAsia"/>
              <w:szCs w:val="24"/>
            </w:rPr>
            <w:delText>有效遮蔽时长</w:delText>
          </w:r>
          <w:r w:rsidRPr="004A6B29" w:rsidDel="00582409">
            <w:rPr>
              <w:rFonts w:ascii="宋体" w:eastAsia="宋体" w:hAnsi="宋体" w:hint="eastAsia"/>
              <w:position w:val="-6"/>
              <w:szCs w:val="24"/>
            </w:rPr>
            <w:object w:dxaOrig="300" w:dyaOrig="279" w14:anchorId="1F7652CB">
              <v:shape id="_x0000_i1445" type="#_x0000_t75" style="width:15.35pt;height:13.75pt" o:ole="">
                <v:imagedata r:id="rId185" o:title=""/>
              </v:shape>
              <o:OLEObject Type="Embed" ProgID="Equation.DSMT4" ShapeID="_x0000_i1445" DrawAspect="Content" ObjectID="_1818759646" r:id="rId848"/>
            </w:object>
          </w:r>
          <w:r w:rsidRPr="004A6B29" w:rsidDel="00582409">
            <w:rPr>
              <w:rFonts w:ascii="宋体" w:eastAsia="宋体" w:hAnsi="宋体" w:hint="eastAsia"/>
              <w:szCs w:val="24"/>
            </w:rPr>
            <w:delText>为</w:delText>
          </w:r>
        </w:del>
      </w:moveTo>
    </w:p>
    <w:p w14:paraId="6A272CAD" w14:textId="0D9C8149" w:rsidR="004562BC" w:rsidDel="00582409" w:rsidRDefault="004562BC" w:rsidP="004562BC">
      <w:pPr>
        <w:ind w:firstLineChars="400" w:firstLine="960"/>
        <w:rPr>
          <w:del w:id="1150" w:author="Noah Zheng" w:date="2025-09-07T08:13:00Z" w16du:dateUtc="2025-09-07T00:13:00Z"/>
          <w:moveTo w:id="1151" w:author="yukina minato" w:date="2025-09-07T04:53:00Z" w16du:dateUtc="2025-09-06T20:53:00Z"/>
          <w:rFonts w:ascii="宋体" w:eastAsia="宋体" w:hAnsi="宋体" w:hint="eastAsia"/>
          <w:szCs w:val="24"/>
        </w:rPr>
      </w:pPr>
      <w:moveTo w:id="1152" w:author="yukina minato" w:date="2025-09-07T04:53:00Z" w16du:dateUtc="2025-09-06T20:53:00Z">
        <w:del w:id="1153" w:author="Noah Zheng" w:date="2025-09-07T08:13:00Z" w16du:dateUtc="2025-09-07T00:13:00Z">
          <w:r w:rsidRPr="004A6B29" w:rsidDel="00582409">
            <w:rPr>
              <w:rFonts w:ascii="宋体" w:eastAsia="宋体" w:hAnsi="宋体" w:hint="eastAsia"/>
              <w:position w:val="-28"/>
              <w:szCs w:val="24"/>
            </w:rPr>
            <w:object w:dxaOrig="1120" w:dyaOrig="540" w14:anchorId="1952EB3F">
              <v:shape id="_x0000_i1446" type="#_x0000_t75" style="width:55.7pt;height:26.6pt" o:ole="">
                <v:imagedata r:id="rId279" o:title=""/>
              </v:shape>
              <o:OLEObject Type="Embed" ProgID="Equation.DSMT4" ShapeID="_x0000_i1446" DrawAspect="Content" ObjectID="_1818759647" r:id="rId849"/>
            </w:object>
          </w:r>
        </w:del>
      </w:moveTo>
    </w:p>
    <w:p w14:paraId="7BE9E53A" w14:textId="2A7D9A92" w:rsidR="004562BC" w:rsidDel="00582409" w:rsidRDefault="004562BC" w:rsidP="004562BC">
      <w:pPr>
        <w:ind w:firstLineChars="200" w:firstLine="480"/>
        <w:jc w:val="left"/>
        <w:rPr>
          <w:del w:id="1154" w:author="Noah Zheng" w:date="2025-09-07T08:13:00Z" w16du:dateUtc="2025-09-07T00:13:00Z"/>
          <w:moveTo w:id="1155" w:author="yukina minato" w:date="2025-09-07T04:53:00Z" w16du:dateUtc="2025-09-06T20:53:00Z"/>
        </w:rPr>
      </w:pPr>
      <w:moveTo w:id="1156" w:author="yukina minato" w:date="2025-09-07T04:53:00Z" w16du:dateUtc="2025-09-06T20:53:00Z">
        <w:del w:id="1157" w:author="Noah Zheng" w:date="2025-09-07T08:13:00Z" w16du:dateUtc="2025-09-07T00:13:00Z">
          <w:r w:rsidDel="00582409">
            <w:rPr>
              <w:rFonts w:hint="eastAsia"/>
            </w:rPr>
            <w:delText>我们可以通过遗传算法对矩阵</w:delText>
          </w:r>
          <w:r w:rsidRPr="00302535" w:rsidDel="00582409">
            <w:rPr>
              <w:rFonts w:hint="eastAsia"/>
              <w:position w:val="-18"/>
            </w:rPr>
            <w:object w:dxaOrig="2200" w:dyaOrig="480" w14:anchorId="1D179DE4">
              <v:shape id="_x0000_i1447" type="#_x0000_t75" style="width:109.55pt;height:24.1pt" o:ole="">
                <v:imagedata r:id="rId671" o:title=""/>
              </v:shape>
              <o:OLEObject Type="Embed" ProgID="Equation.DSMT4" ShapeID="_x0000_i1447" DrawAspect="Content" ObjectID="_1818759648" r:id="rId850"/>
            </w:object>
          </w:r>
          <w:r w:rsidDel="00582409">
            <w:rPr>
              <w:rFonts w:hint="eastAsia"/>
            </w:rPr>
            <w:delText>进行合理取值，这样，对于每一个矩阵</w:delText>
          </w:r>
          <w:r w:rsidRPr="00302535" w:rsidDel="00582409">
            <w:rPr>
              <w:rFonts w:hint="eastAsia"/>
              <w:position w:val="-4"/>
            </w:rPr>
            <w:object w:dxaOrig="279" w:dyaOrig="260" w14:anchorId="2E10EAAD">
              <v:shape id="_x0000_i1448" type="#_x0000_t75" style="width:13.75pt;height:13.75pt" o:ole="">
                <v:imagedata r:id="rId283" o:title=""/>
              </v:shape>
              <o:OLEObject Type="Embed" ProgID="Equation.DSMT4" ShapeID="_x0000_i1448" DrawAspect="Content" ObjectID="_1818759649" r:id="rId851"/>
            </w:object>
          </w:r>
          <w:r w:rsidDel="00582409">
            <w:rPr>
              <w:rFonts w:hint="eastAsia"/>
            </w:rPr>
            <w:delText>，都能得到与之一一对应的有效遮蔽时长</w:delText>
          </w:r>
          <w:r w:rsidRPr="00302535" w:rsidDel="00582409">
            <w:rPr>
              <w:rFonts w:hint="eastAsia"/>
              <w:position w:val="-6"/>
            </w:rPr>
            <w:object w:dxaOrig="300" w:dyaOrig="279" w14:anchorId="5A07C730">
              <v:shape id="_x0000_i1449" type="#_x0000_t75" style="width:15.35pt;height:13.75pt" o:ole="">
                <v:imagedata r:id="rId285" o:title=""/>
              </v:shape>
              <o:OLEObject Type="Embed" ProgID="Equation.DSMT4" ShapeID="_x0000_i1449" DrawAspect="Content" ObjectID="_1818759650" r:id="rId852"/>
            </w:object>
          </w:r>
          <w:r w:rsidDel="00582409">
            <w:rPr>
              <w:rFonts w:hint="eastAsia"/>
            </w:rPr>
            <w:delText>，也就是说我们能得到</w:delText>
          </w:r>
          <w:r w:rsidRPr="00302535" w:rsidDel="00582409">
            <w:rPr>
              <w:rFonts w:hint="eastAsia"/>
              <w:position w:val="-6"/>
            </w:rPr>
            <w:object w:dxaOrig="300" w:dyaOrig="279" w14:anchorId="77715C31">
              <v:shape id="_x0000_i1450" type="#_x0000_t75" style="width:15.35pt;height:13.75pt" o:ole="">
                <v:imagedata r:id="rId287" o:title=""/>
              </v:shape>
              <o:OLEObject Type="Embed" ProgID="Equation.DSMT4" ShapeID="_x0000_i1450" DrawAspect="Content" ObjectID="_1818759651" r:id="rId853"/>
            </w:object>
          </w:r>
          <w:r w:rsidDel="00582409">
            <w:rPr>
              <w:rFonts w:hint="eastAsia"/>
            </w:rPr>
            <w:delText>关于矩阵</w:delText>
          </w:r>
          <w:r w:rsidRPr="00302535" w:rsidDel="00582409">
            <w:rPr>
              <w:rFonts w:hint="eastAsia"/>
              <w:position w:val="-18"/>
            </w:rPr>
            <w:object w:dxaOrig="2200" w:dyaOrig="480" w14:anchorId="52EAC93F">
              <v:shape id="_x0000_i1451" type="#_x0000_t75" style="width:109.55pt;height:24.1pt" o:ole="">
                <v:imagedata r:id="rId671" o:title=""/>
              </v:shape>
              <o:OLEObject Type="Embed" ProgID="Equation.DSMT4" ShapeID="_x0000_i1451" DrawAspect="Content" ObjectID="_1818759652" r:id="rId854"/>
            </w:object>
          </w:r>
          <w:r w:rsidDel="00582409">
            <w:rPr>
              <w:rFonts w:hint="eastAsia"/>
            </w:rPr>
            <w:delText>的函数，也即：</w:delText>
          </w:r>
        </w:del>
      </w:moveTo>
    </w:p>
    <w:p w14:paraId="570BCFFD" w14:textId="51D7B7C7" w:rsidR="004562BC" w:rsidDel="00582409" w:rsidRDefault="004562BC" w:rsidP="004562BC">
      <w:pPr>
        <w:ind w:firstLineChars="200" w:firstLine="480"/>
        <w:rPr>
          <w:del w:id="1158" w:author="Noah Zheng" w:date="2025-09-07T08:13:00Z" w16du:dateUtc="2025-09-07T00:13:00Z"/>
          <w:moveTo w:id="1159" w:author="yukina minato" w:date="2025-09-07T04:53:00Z" w16du:dateUtc="2025-09-06T20:53:00Z"/>
        </w:rPr>
      </w:pPr>
      <w:moveTo w:id="1160" w:author="yukina minato" w:date="2025-09-07T04:53:00Z" w16du:dateUtc="2025-09-06T20:53:00Z">
        <w:del w:id="1161" w:author="Noah Zheng" w:date="2025-09-07T08:13:00Z" w16du:dateUtc="2025-09-07T00:13:00Z">
          <w:r w:rsidRPr="007E6862" w:rsidDel="00582409">
            <w:rPr>
              <w:rFonts w:hint="eastAsia"/>
              <w:position w:val="-34"/>
            </w:rPr>
            <w:object w:dxaOrig="3180" w:dyaOrig="800" w14:anchorId="1437630F">
              <v:shape id="_x0000_i1452" type="#_x0000_t75" style="width:159.35pt;height:40.4pt" o:ole="">
                <v:imagedata r:id="rId855" o:title=""/>
              </v:shape>
              <o:OLEObject Type="Embed" ProgID="Equation.DSMT4" ShapeID="_x0000_i1452" DrawAspect="Content" ObjectID="_1818759653" r:id="rId856"/>
            </w:object>
          </w:r>
        </w:del>
      </w:moveTo>
    </w:p>
    <w:p w14:paraId="7B3708BB" w14:textId="0A188C89" w:rsidR="004562BC" w:rsidDel="00582409" w:rsidRDefault="004562BC" w:rsidP="004562BC">
      <w:pPr>
        <w:ind w:firstLineChars="200" w:firstLine="480"/>
        <w:jc w:val="both"/>
        <w:rPr>
          <w:del w:id="1162" w:author="Noah Zheng" w:date="2025-09-07T08:13:00Z" w16du:dateUtc="2025-09-07T00:13:00Z"/>
          <w:moveTo w:id="1163" w:author="yukina minato" w:date="2025-09-07T04:53:00Z" w16du:dateUtc="2025-09-06T20:53:00Z"/>
        </w:rPr>
      </w:pPr>
      <w:moveTo w:id="1164" w:author="yukina minato" w:date="2025-09-07T04:53:00Z" w16du:dateUtc="2025-09-06T20:53:00Z">
        <w:del w:id="1165" w:author="Noah Zheng" w:date="2025-09-07T08:13:00Z" w16du:dateUtc="2025-09-07T00:13:00Z">
          <w:r w:rsidDel="00582409">
            <w:rPr>
              <w:rFonts w:hint="eastAsia"/>
            </w:rPr>
            <w:delText>设</w:delText>
          </w:r>
          <w:r w:rsidRPr="00602029" w:rsidDel="00582409">
            <w:rPr>
              <w:position w:val="-12"/>
            </w:rPr>
            <w:object w:dxaOrig="600" w:dyaOrig="360" w14:anchorId="2BE002E1">
              <v:shape id="_x0000_i1453" type="#_x0000_t75" style="width:30.05pt;height:18.15pt" o:ole="">
                <v:imagedata r:id="rId294" o:title=""/>
              </v:shape>
              <o:OLEObject Type="Embed" ProgID="Equation.DSMT4" ShapeID="_x0000_i1453" DrawAspect="Content" ObjectID="_1818759654" r:id="rId857"/>
            </w:object>
          </w:r>
          <w:r w:rsidDel="00582409">
            <w:rPr>
              <w:rFonts w:hint="eastAsia"/>
            </w:rPr>
            <w:delText>为矩阵</w:delText>
          </w:r>
          <w:r w:rsidRPr="00602029" w:rsidDel="00582409">
            <w:rPr>
              <w:position w:val="-4"/>
            </w:rPr>
            <w:object w:dxaOrig="279" w:dyaOrig="260" w14:anchorId="4BDB2FB4">
              <v:shape id="_x0000_i1454" type="#_x0000_t75" style="width:13.75pt;height:12.85pt" o:ole="">
                <v:imagedata r:id="rId296" o:title=""/>
              </v:shape>
              <o:OLEObject Type="Embed" ProgID="Equation.DSMT4" ShapeID="_x0000_i1454" DrawAspect="Content" ObjectID="_1818759655" r:id="rId858"/>
            </w:object>
          </w:r>
          <w:r w:rsidDel="00582409">
            <w:rPr>
              <w:rFonts w:hint="eastAsia"/>
            </w:rPr>
            <w:delText>中参数的下确界组成的矩阵，</w:delText>
          </w:r>
          <w:r w:rsidRPr="00602029" w:rsidDel="00582409">
            <w:rPr>
              <w:position w:val="-14"/>
            </w:rPr>
            <w:object w:dxaOrig="600" w:dyaOrig="380" w14:anchorId="32C1EE8C">
              <v:shape id="_x0000_i1455" type="#_x0000_t75" style="width:30.05pt;height:18.8pt" o:ole="">
                <v:imagedata r:id="rId298" o:title=""/>
              </v:shape>
              <o:OLEObject Type="Embed" ProgID="Equation.DSMT4" ShapeID="_x0000_i1455" DrawAspect="Content" ObjectID="_1818759656" r:id="rId859"/>
            </w:object>
          </w:r>
          <w:r w:rsidDel="00582409">
            <w:rPr>
              <w:rFonts w:hint="eastAsia"/>
            </w:rPr>
            <w:delText>为矩阵</w:delText>
          </w:r>
          <w:r w:rsidRPr="00602029" w:rsidDel="00582409">
            <w:rPr>
              <w:position w:val="-4"/>
            </w:rPr>
            <w:object w:dxaOrig="279" w:dyaOrig="260" w14:anchorId="54E948C0">
              <v:shape id="_x0000_i1456" type="#_x0000_t75" style="width:13.75pt;height:12.85pt" o:ole="">
                <v:imagedata r:id="rId296" o:title=""/>
              </v:shape>
              <o:OLEObject Type="Embed" ProgID="Equation.DSMT4" ShapeID="_x0000_i1456" DrawAspect="Content" ObjectID="_1818759657" r:id="rId860"/>
            </w:object>
          </w:r>
          <w:r w:rsidDel="00582409">
            <w:rPr>
              <w:rFonts w:hint="eastAsia"/>
            </w:rPr>
            <w:delText>中参数的上确界组成的矩阵，也即：</w:delText>
          </w:r>
        </w:del>
      </w:moveTo>
    </w:p>
    <w:p w14:paraId="0956D663" w14:textId="3CDF0502" w:rsidR="004562BC" w:rsidDel="00582409" w:rsidRDefault="004562BC" w:rsidP="004562BC">
      <w:pPr>
        <w:ind w:firstLineChars="200" w:firstLine="480"/>
        <w:rPr>
          <w:del w:id="1166" w:author="Noah Zheng" w:date="2025-09-07T08:13:00Z" w16du:dateUtc="2025-09-07T00:13:00Z"/>
          <w:moveTo w:id="1167" w:author="yukina minato" w:date="2025-09-07T04:53:00Z" w16du:dateUtc="2025-09-06T20:53:00Z"/>
        </w:rPr>
      </w:pPr>
      <w:moveTo w:id="1168" w:author="yukina minato" w:date="2025-09-07T04:53:00Z" w16du:dateUtc="2025-09-06T20:53:00Z">
        <w:del w:id="1169" w:author="Noah Zheng" w:date="2025-09-07T08:13:00Z" w16du:dateUtc="2025-09-07T00:13:00Z">
          <w:r w:rsidRPr="00602029" w:rsidDel="00582409">
            <w:rPr>
              <w:position w:val="-14"/>
            </w:rPr>
            <w:object w:dxaOrig="1820" w:dyaOrig="380" w14:anchorId="1498CA11">
              <v:shape id="_x0000_i1457" type="#_x0000_t75" style="width:90.8pt;height:18.8pt" o:ole="">
                <v:imagedata r:id="rId301" o:title=""/>
              </v:shape>
              <o:OLEObject Type="Embed" ProgID="Equation.DSMT4" ShapeID="_x0000_i1457" DrawAspect="Content" ObjectID="_1818759658" r:id="rId861"/>
            </w:object>
          </w:r>
        </w:del>
      </w:moveTo>
    </w:p>
    <w:p w14:paraId="636B4F88" w14:textId="52CFE56F" w:rsidR="004562BC" w:rsidDel="00582409" w:rsidRDefault="004562BC" w:rsidP="004562BC">
      <w:pPr>
        <w:ind w:firstLineChars="200" w:firstLine="480"/>
        <w:jc w:val="both"/>
        <w:rPr>
          <w:del w:id="1170" w:author="Noah Zheng" w:date="2025-09-07T08:13:00Z" w16du:dateUtc="2025-09-07T00:13:00Z"/>
          <w:moveTo w:id="1171" w:author="yukina minato" w:date="2025-09-07T04:53:00Z" w16du:dateUtc="2025-09-06T20:53:00Z"/>
        </w:rPr>
      </w:pPr>
    </w:p>
    <w:p w14:paraId="26D6FDC2" w14:textId="2F699FF7" w:rsidR="004562BC" w:rsidRPr="00E36E43" w:rsidDel="00582409" w:rsidRDefault="004562BC" w:rsidP="004562BC">
      <w:pPr>
        <w:rPr>
          <w:del w:id="1172" w:author="Noah Zheng" w:date="2025-09-07T08:13:00Z" w16du:dateUtc="2025-09-07T00:13:00Z"/>
          <w:moveTo w:id="1173" w:author="yukina minato" w:date="2025-09-07T04:53:00Z" w16du:dateUtc="2025-09-06T20:53:00Z"/>
        </w:rPr>
      </w:pPr>
      <w:moveTo w:id="1174" w:author="yukina minato" w:date="2025-09-07T04:53:00Z" w16du:dateUtc="2025-09-06T20:53:00Z">
        <w:del w:id="1175" w:author="Noah Zheng" w:date="2025-09-07T08:13:00Z" w16du:dateUtc="2025-09-07T00:13:00Z">
          <w:r w:rsidDel="00582409">
            <w:rPr>
              <w:rFonts w:hint="eastAsia"/>
            </w:rPr>
            <w:delText>这样这个问题就转化成了以</w:delText>
          </w:r>
          <w:r w:rsidRPr="00302535" w:rsidDel="00582409">
            <w:rPr>
              <w:rFonts w:hint="eastAsia"/>
              <w:position w:val="-18"/>
            </w:rPr>
            <w:object w:dxaOrig="2200" w:dyaOrig="480" w14:anchorId="448C9942">
              <v:shape id="_x0000_i1458" type="#_x0000_t75" style="width:109.55pt;height:24.1pt" o:ole="">
                <v:imagedata r:id="rId671" o:title=""/>
              </v:shape>
              <o:OLEObject Type="Embed" ProgID="Equation.DSMT4" ShapeID="_x0000_i1458" DrawAspect="Content" ObjectID="_1818759659" r:id="rId862"/>
            </w:object>
          </w:r>
          <w:r w:rsidDel="00582409">
            <w:rPr>
              <w:rFonts w:hint="eastAsia"/>
            </w:rPr>
            <w:delText>为优化变量，以</w:delText>
          </w:r>
          <w:r w:rsidRPr="00602029" w:rsidDel="00582409">
            <w:rPr>
              <w:position w:val="-14"/>
            </w:rPr>
            <w:object w:dxaOrig="1820" w:dyaOrig="380" w14:anchorId="60E063D3">
              <v:shape id="_x0000_i1459" type="#_x0000_t75" style="width:90.8pt;height:18.8pt" o:ole="">
                <v:imagedata r:id="rId301" o:title=""/>
              </v:shape>
              <o:OLEObject Type="Embed" ProgID="Equation.DSMT4" ShapeID="_x0000_i1459" DrawAspect="Content" ObjectID="_1818759660" r:id="rId863"/>
            </w:object>
          </w:r>
          <w:r w:rsidDel="00582409">
            <w:rPr>
              <w:rFonts w:hint="eastAsia"/>
            </w:rPr>
            <w:delText>为约束条件，以</w:delText>
          </w:r>
          <w:r w:rsidRPr="00E36E43" w:rsidDel="00582409">
            <w:rPr>
              <w:rFonts w:hint="eastAsia"/>
              <w:position w:val="-14"/>
            </w:rPr>
            <w:object w:dxaOrig="1380" w:dyaOrig="400" w14:anchorId="1B62703E">
              <v:shape id="_x0000_i1460" type="#_x0000_t75" style="width:69.5pt;height:19.7pt" o:ole="">
                <v:imagedata r:id="rId308" o:title=""/>
              </v:shape>
              <o:OLEObject Type="Embed" ProgID="Equation.DSMT4" ShapeID="_x0000_i1460" DrawAspect="Content" ObjectID="_1818759661" r:id="rId864"/>
            </w:object>
          </w:r>
          <w:r w:rsidDel="00582409">
            <w:rPr>
              <w:rFonts w:hint="eastAsia"/>
            </w:rPr>
            <w:delText>目标函数的优化问题</w:delText>
          </w:r>
        </w:del>
      </w:moveTo>
    </w:p>
    <w:p w14:paraId="20D1BDCA" w14:textId="022A969C" w:rsidR="004562BC" w:rsidRPr="007E6862" w:rsidDel="00582409" w:rsidRDefault="004562BC" w:rsidP="004562BC">
      <w:pPr>
        <w:jc w:val="both"/>
        <w:rPr>
          <w:del w:id="1176" w:author="Noah Zheng" w:date="2025-09-07T08:13:00Z" w16du:dateUtc="2025-09-07T00:13:00Z"/>
          <w:moveTo w:id="1177" w:author="yukina minato" w:date="2025-09-07T04:53:00Z" w16du:dateUtc="2025-09-06T20:53:00Z"/>
        </w:rPr>
      </w:pPr>
    </w:p>
    <w:p w14:paraId="296ABEB5" w14:textId="36E083EA" w:rsidR="004562BC" w:rsidRPr="00E36E43" w:rsidDel="00582409" w:rsidRDefault="004562BC" w:rsidP="004562BC">
      <w:pPr>
        <w:rPr>
          <w:del w:id="1178" w:author="Noah Zheng" w:date="2025-09-07T08:13:00Z" w16du:dateUtc="2025-09-07T00:13:00Z"/>
          <w:moveTo w:id="1179" w:author="yukina minato" w:date="2025-09-07T04:53:00Z" w16du:dateUtc="2025-09-06T20:53:00Z"/>
        </w:rPr>
      </w:pPr>
    </w:p>
    <w:p w14:paraId="7F22F4CD" w14:textId="5E31660D" w:rsidR="004562BC" w:rsidRPr="00AF6B01" w:rsidDel="00582409" w:rsidRDefault="004562BC" w:rsidP="004562BC">
      <w:pPr>
        <w:rPr>
          <w:del w:id="1180" w:author="Noah Zheng" w:date="2025-09-07T08:13:00Z" w16du:dateUtc="2025-09-07T00:13:00Z"/>
          <w:moveTo w:id="1181" w:author="yukina minato" w:date="2025-09-07T04:53:00Z" w16du:dateUtc="2025-09-06T20:53:00Z"/>
        </w:rPr>
      </w:pPr>
    </w:p>
    <w:p w14:paraId="7B164E83" w14:textId="2824DA7D" w:rsidR="004562BC" w:rsidRPr="005B4CFC" w:rsidDel="00582409" w:rsidRDefault="004562BC" w:rsidP="004562BC">
      <w:pPr>
        <w:rPr>
          <w:del w:id="1182" w:author="Noah Zheng" w:date="2025-09-07T08:13:00Z" w16du:dateUtc="2025-09-07T00:13:00Z"/>
          <w:moveTo w:id="1183" w:author="yukina minato" w:date="2025-09-07T04:53:00Z" w16du:dateUtc="2025-09-06T20:53:00Z"/>
        </w:rPr>
      </w:pPr>
    </w:p>
    <w:p w14:paraId="21CEE31D" w14:textId="2DB33762" w:rsidR="004562BC" w:rsidRPr="00773A2F" w:rsidDel="00582409" w:rsidRDefault="004562BC" w:rsidP="004562BC">
      <w:pPr>
        <w:jc w:val="left"/>
        <w:rPr>
          <w:del w:id="1184" w:author="Noah Zheng" w:date="2025-09-07T08:13:00Z" w16du:dateUtc="2025-09-07T00:13:00Z"/>
          <w:moveTo w:id="1185" w:author="yukina minato" w:date="2025-09-07T04:53:00Z" w16du:dateUtc="2025-09-06T20:53:00Z"/>
        </w:rPr>
      </w:pPr>
      <w:moveTo w:id="1186" w:author="yukina minato" w:date="2025-09-07T04:53:00Z" w16du:dateUtc="2025-09-06T20:53:00Z">
        <w:del w:id="1187" w:author="Noah Zheng" w:date="2025-09-07T08:13:00Z" w16du:dateUtc="2025-09-07T00:13:00Z">
          <w:r w:rsidDel="00582409">
            <w:rPr>
              <w:rFonts w:hint="eastAsia"/>
            </w:rPr>
            <w:delText xml:space="preserve"> </w:delText>
          </w:r>
          <w:r w:rsidRPr="004A6B29" w:rsidDel="00582409">
            <w:rPr>
              <w:rFonts w:ascii="宋体" w:eastAsia="宋体" w:hAnsi="宋体" w:hint="eastAsia"/>
              <w:szCs w:val="24"/>
            </w:rPr>
            <w:delText>设</w:delText>
          </w:r>
          <w:r w:rsidRPr="004A6B29" w:rsidDel="00582409">
            <w:rPr>
              <w:rFonts w:ascii="宋体" w:eastAsia="宋体" w:hAnsi="宋体" w:hint="eastAsia"/>
              <w:position w:val="-6"/>
              <w:szCs w:val="24"/>
            </w:rPr>
            <w:object w:dxaOrig="139" w:dyaOrig="240" w14:anchorId="2A78C527">
              <v:shape id="_x0000_i1461" type="#_x0000_t75" style="width:6.9pt;height:11.9pt" o:ole="">
                <v:imagedata r:id="rId70" o:title=""/>
              </v:shape>
              <o:OLEObject Type="Embed" ProgID="Equation.DSMT4" ShapeID="_x0000_i1461" DrawAspect="Content" ObjectID="_1818759662" r:id="rId865"/>
            </w:object>
          </w:r>
          <w:r w:rsidRPr="004A6B29" w:rsidDel="00582409">
            <w:rPr>
              <w:rFonts w:ascii="宋体" w:eastAsia="宋体" w:hAnsi="宋体" w:hint="eastAsia"/>
              <w:szCs w:val="24"/>
            </w:rPr>
            <w:delText>为已经发现导弹的时间，</w:delText>
          </w:r>
          <w:r w:rsidDel="00582409">
            <w:rPr>
              <w:rFonts w:hint="eastAsia"/>
            </w:rPr>
            <w:delText xml:space="preserve"> </w:delText>
          </w:r>
          <w:r w:rsidDel="00582409">
            <w:rPr>
              <w:rFonts w:ascii="宋体" w:eastAsia="宋体" w:hAnsi="宋体" w:hint="eastAsia"/>
              <w:szCs w:val="24"/>
            </w:rPr>
            <w:delText>可以</w:delText>
          </w:r>
          <w:r w:rsidRPr="004A6B29" w:rsidDel="00582409">
            <w:rPr>
              <w:rFonts w:ascii="宋体" w:eastAsia="宋体" w:hAnsi="宋体" w:hint="eastAsia"/>
              <w:szCs w:val="24"/>
            </w:rPr>
            <w:delText>求出导弹</w:delText>
          </w:r>
          <w:r w:rsidRPr="002802A1" w:rsidDel="00582409">
            <w:rPr>
              <w:rFonts w:ascii="宋体" w:eastAsia="宋体" w:hAnsi="宋体" w:hint="eastAsia"/>
              <w:position w:val="-4"/>
              <w:szCs w:val="24"/>
            </w:rPr>
            <w:object w:dxaOrig="400" w:dyaOrig="260" w14:anchorId="76303FB5">
              <v:shape id="_x0000_i1462" type="#_x0000_t75" style="width:19.7pt;height:12.85pt" o:ole="">
                <v:imagedata r:id="rId227" o:title=""/>
              </v:shape>
              <o:OLEObject Type="Embed" ProgID="Equation.DSMT4" ShapeID="_x0000_i1462" DrawAspect="Content" ObjectID="_1818759663" r:id="rId866"/>
            </w:object>
          </w:r>
          <w:r w:rsidRPr="004A6B29" w:rsidDel="00582409">
            <w:rPr>
              <w:rFonts w:ascii="宋体" w:eastAsia="宋体" w:hAnsi="宋体" w:hint="eastAsia"/>
              <w:szCs w:val="24"/>
            </w:rPr>
            <w:delText>的轨迹参数方程</w:delText>
          </w:r>
          <w:r w:rsidDel="00582409">
            <w:rPr>
              <w:rFonts w:ascii="宋体" w:eastAsia="宋体" w:hAnsi="宋体" w:hint="eastAsia"/>
              <w:szCs w:val="24"/>
            </w:rPr>
            <w:delText>：</w:delText>
          </w:r>
        </w:del>
      </w:moveTo>
    </w:p>
    <w:p w14:paraId="18EB9C31" w14:textId="457B6402" w:rsidR="004562BC" w:rsidDel="00582409" w:rsidRDefault="004562BC" w:rsidP="004562BC">
      <w:pPr>
        <w:ind w:firstLineChars="200" w:firstLine="480"/>
        <w:rPr>
          <w:del w:id="1188" w:author="Noah Zheng" w:date="2025-09-07T08:13:00Z" w16du:dateUtc="2025-09-07T00:13:00Z"/>
          <w:moveTo w:id="1189" w:author="yukina minato" w:date="2025-09-07T04:53:00Z" w16du:dateUtc="2025-09-06T20:53:00Z"/>
          <w:rFonts w:ascii="宋体" w:eastAsia="宋体" w:hAnsi="宋体" w:hint="eastAsia"/>
          <w:szCs w:val="24"/>
        </w:rPr>
      </w:pPr>
      <w:moveTo w:id="1190" w:author="yukina minato" w:date="2025-09-07T04:53:00Z" w16du:dateUtc="2025-09-06T20:53:00Z">
        <w:del w:id="1191" w:author="Noah Zheng" w:date="2025-09-07T08:13:00Z" w16du:dateUtc="2025-09-07T00:13:00Z">
          <w:r w:rsidRPr="004A6B29" w:rsidDel="00582409">
            <w:rPr>
              <w:rFonts w:ascii="宋体" w:eastAsia="宋体" w:hAnsi="宋体" w:hint="eastAsia"/>
              <w:position w:val="-58"/>
              <w:szCs w:val="24"/>
            </w:rPr>
            <w:object w:dxaOrig="2720" w:dyaOrig="1280" w14:anchorId="3408FB17">
              <v:shape id="_x0000_i1463" type="#_x0000_t75" style="width:136.15pt;height:64.15pt" o:ole="">
                <v:imagedata r:id="rId74" o:title=""/>
              </v:shape>
              <o:OLEObject Type="Embed" ProgID="Equation.DSMT4" ShapeID="_x0000_i1463" DrawAspect="Content" ObjectID="_1818759664" r:id="rId867"/>
            </w:object>
          </w:r>
        </w:del>
      </w:moveTo>
    </w:p>
    <w:p w14:paraId="21D3B04F" w14:textId="0DD27D00" w:rsidR="004562BC" w:rsidDel="00582409" w:rsidRDefault="004562BC" w:rsidP="004562BC">
      <w:pPr>
        <w:jc w:val="left"/>
        <w:rPr>
          <w:del w:id="1192" w:author="Noah Zheng" w:date="2025-09-07T08:13:00Z" w16du:dateUtc="2025-09-07T00:13:00Z"/>
          <w:moveTo w:id="1193" w:author="yukina minato" w:date="2025-09-07T04:53:00Z" w16du:dateUtc="2025-09-06T20:53:00Z"/>
        </w:rPr>
      </w:pPr>
      <w:moveTo w:id="1194" w:author="yukina minato" w:date="2025-09-07T04:53:00Z" w16du:dateUtc="2025-09-06T20:53:00Z">
        <w:del w:id="1195" w:author="Noah Zheng" w:date="2025-09-07T08:13:00Z" w16du:dateUtc="2025-09-07T00:13:00Z">
          <w:r w:rsidDel="00582409">
            <w:rPr>
              <w:rFonts w:hint="eastAsia"/>
            </w:rPr>
            <w:delText xml:space="preserve">    </w:delText>
          </w:r>
          <w:r w:rsidDel="00582409">
            <w:rPr>
              <w:rFonts w:hint="eastAsia"/>
            </w:rPr>
            <w:delText>记无人机</w:delText>
          </w:r>
          <w:r w:rsidRPr="00D523F3" w:rsidDel="00582409">
            <w:rPr>
              <w:rFonts w:hint="eastAsia"/>
              <w:position w:val="-10"/>
            </w:rPr>
            <w:object w:dxaOrig="440" w:dyaOrig="320" w14:anchorId="57957067">
              <v:shape id="_x0000_i1464" type="#_x0000_t75" style="width:22.25pt;height:16.3pt" o:ole="">
                <v:imagedata r:id="rId565" o:title=""/>
              </v:shape>
              <o:OLEObject Type="Embed" ProgID="Equation.DSMT4" ShapeID="_x0000_i1464" DrawAspect="Content" ObjectID="_1818759665" r:id="rId868"/>
            </w:object>
          </w:r>
          <w:r w:rsidDel="00582409">
            <w:rPr>
              <w:rFonts w:hint="eastAsia"/>
            </w:rPr>
            <w:delText>投放第</w:delText>
          </w:r>
          <w:r w:rsidRPr="00E36E43" w:rsidDel="00582409">
            <w:rPr>
              <w:rFonts w:hint="eastAsia"/>
              <w:position w:val="-4"/>
            </w:rPr>
            <w:object w:dxaOrig="139" w:dyaOrig="260" w14:anchorId="1B061176">
              <v:shape id="_x0000_i1465" type="#_x0000_t75" style="width:6.9pt;height:12.85pt" o:ole="">
                <v:imagedata r:id="rId567" o:title=""/>
              </v:shape>
              <o:OLEObject Type="Embed" ProgID="Equation.DSMT4" ShapeID="_x0000_i1465" DrawAspect="Content" ObjectID="_1818759666" r:id="rId869"/>
            </w:object>
          </w:r>
          <w:r w:rsidDel="00582409">
            <w:rPr>
              <w:rFonts w:hint="eastAsia"/>
            </w:rPr>
            <w:delText>枚烟幕干扰弹的时间为</w:delText>
          </w:r>
          <w:r w:rsidRPr="00913F3B" w:rsidDel="00582409">
            <w:rPr>
              <w:rFonts w:hint="eastAsia"/>
              <w:position w:val="-12"/>
            </w:rPr>
            <w:object w:dxaOrig="420" w:dyaOrig="400" w14:anchorId="52D8A0E0">
              <v:shape id="_x0000_i1466" type="#_x0000_t75" style="width:20.65pt;height:19.7pt" o:ole="">
                <v:imagedata r:id="rId569" o:title=""/>
              </v:shape>
              <o:OLEObject Type="Embed" ProgID="Equation.DSMT4" ShapeID="_x0000_i1466" DrawAspect="Content" ObjectID="_1818759667" r:id="rId870"/>
            </w:object>
          </w:r>
          <w:r w:rsidDel="00582409">
            <w:rPr>
              <w:rFonts w:hint="eastAsia"/>
            </w:rPr>
            <w:delText>，起爆时间为</w:delText>
          </w:r>
          <w:r w:rsidRPr="00F41085" w:rsidDel="00582409">
            <w:rPr>
              <w:rFonts w:hint="eastAsia"/>
              <w:position w:val="-12"/>
            </w:rPr>
            <w:object w:dxaOrig="420" w:dyaOrig="400" w14:anchorId="5BA09661">
              <v:shape id="_x0000_i1467" type="#_x0000_t75" style="width:20.65pt;height:19.7pt" o:ole="">
                <v:imagedata r:id="rId571" o:title=""/>
              </v:shape>
              <o:OLEObject Type="Embed" ProgID="Equation.DSMT4" ShapeID="_x0000_i1467" DrawAspect="Content" ObjectID="_1818759668" r:id="rId871"/>
            </w:object>
          </w:r>
          <w:r w:rsidDel="00582409">
            <w:rPr>
              <w:rFonts w:hint="eastAsia"/>
            </w:rPr>
            <w:delText>，则起爆间隔</w:delText>
          </w:r>
          <w:r w:rsidRPr="00913F3B" w:rsidDel="00582409">
            <w:rPr>
              <w:rFonts w:hint="eastAsia"/>
              <w:position w:val="-16"/>
            </w:rPr>
            <w:object w:dxaOrig="1760" w:dyaOrig="440" w14:anchorId="3AB5DB62">
              <v:shape id="_x0000_i1468" type="#_x0000_t75" style="width:88.3pt;height:22.25pt" o:ole="">
                <v:imagedata r:id="rId573" o:title=""/>
              </v:shape>
              <o:OLEObject Type="Embed" ProgID="Equation.DSMT4" ShapeID="_x0000_i1468" DrawAspect="Content" ObjectID="_1818759669" r:id="rId872"/>
            </w:object>
          </w:r>
        </w:del>
      </w:moveTo>
    </w:p>
    <w:p w14:paraId="511F9C7E" w14:textId="3ECCAE84" w:rsidR="004562BC" w:rsidDel="00582409" w:rsidRDefault="004562BC" w:rsidP="004562BC">
      <w:pPr>
        <w:ind w:firstLineChars="200" w:firstLine="480"/>
        <w:jc w:val="left"/>
        <w:rPr>
          <w:del w:id="1196" w:author="Noah Zheng" w:date="2025-09-07T08:13:00Z" w16du:dateUtc="2025-09-07T00:13:00Z"/>
          <w:moveTo w:id="1197" w:author="yukina minato" w:date="2025-09-07T04:53:00Z" w16du:dateUtc="2025-09-06T20:53:00Z"/>
        </w:rPr>
      </w:pPr>
      <w:moveTo w:id="1198" w:author="yukina minato" w:date="2025-09-07T04:53:00Z" w16du:dateUtc="2025-09-06T20:53:00Z">
        <w:del w:id="1199" w:author="Noah Zheng" w:date="2025-09-07T08:13:00Z" w16du:dateUtc="2025-09-07T00:13:00Z">
          <w:r w:rsidDel="00582409">
            <w:rPr>
              <w:rFonts w:hint="eastAsia"/>
            </w:rPr>
            <w:delText>设无人机</w:delText>
          </w:r>
          <w:r w:rsidRPr="00BD3DF3" w:rsidDel="00582409">
            <w:rPr>
              <w:rFonts w:ascii="宋体" w:eastAsia="宋体" w:hAnsi="宋体" w:hint="eastAsia"/>
              <w:position w:val="-10"/>
              <w:szCs w:val="24"/>
            </w:rPr>
            <w:object w:dxaOrig="440" w:dyaOrig="320" w14:anchorId="6DAE17C4">
              <v:shape id="_x0000_i1469" type="#_x0000_t75" style="width:22.25pt;height:16.3pt" o:ole="">
                <v:imagedata r:id="rId575" o:title=""/>
              </v:shape>
              <o:OLEObject Type="Embed" ProgID="Equation.DSMT4" ShapeID="_x0000_i1469" DrawAspect="Content" ObjectID="_1818759670" r:id="rId873"/>
            </w:object>
          </w:r>
          <w:r w:rsidDel="00582409">
            <w:rPr>
              <w:rFonts w:hint="eastAsia"/>
            </w:rPr>
            <w:delText>的飞行速度为</w:delText>
          </w:r>
          <w:r w:rsidRPr="00BD3DF3" w:rsidDel="00582409">
            <w:rPr>
              <w:rFonts w:hint="eastAsia"/>
              <w:position w:val="-16"/>
            </w:rPr>
            <w:object w:dxaOrig="320" w:dyaOrig="400" w14:anchorId="4AD299E3">
              <v:shape id="_x0000_i1470" type="#_x0000_t75" style="width:16.3pt;height:19.7pt" o:ole="">
                <v:imagedata r:id="rId577" o:title=""/>
              </v:shape>
              <o:OLEObject Type="Embed" ProgID="Equation.DSMT4" ShapeID="_x0000_i1470" DrawAspect="Content" ObjectID="_1818759671" r:id="rId874"/>
            </w:object>
          </w:r>
          <w:r w:rsidDel="00582409">
            <w:rPr>
              <w:rFonts w:hint="eastAsia"/>
            </w:rPr>
            <w:delText>，飞行方向与</w:delText>
          </w:r>
          <w:r w:rsidRPr="00AC54C6" w:rsidDel="00582409">
            <w:rPr>
              <w:rFonts w:hint="eastAsia"/>
              <w:position w:val="-6"/>
            </w:rPr>
            <w:object w:dxaOrig="200" w:dyaOrig="220" w14:anchorId="0C6671A9">
              <v:shape id="_x0000_i1471" type="#_x0000_t75" style="width:10.35pt;height:10.35pt" o:ole="">
                <v:imagedata r:id="rId100" o:title=""/>
              </v:shape>
              <o:OLEObject Type="Embed" ProgID="Equation.DSMT4" ShapeID="_x0000_i1471" DrawAspect="Content" ObjectID="_1818759672" r:id="rId875"/>
            </w:object>
          </w:r>
          <w:r w:rsidDel="00582409">
            <w:rPr>
              <w:rFonts w:hint="eastAsia"/>
            </w:rPr>
            <w:delText>轴正方向夹角</w:delText>
          </w:r>
          <w:r w:rsidRPr="00BD3DF3" w:rsidDel="00582409">
            <w:rPr>
              <w:rFonts w:hint="eastAsia"/>
              <w:position w:val="-18"/>
            </w:rPr>
            <w:object w:dxaOrig="1120" w:dyaOrig="480" w14:anchorId="51230BDA">
              <v:shape id="_x0000_i1472" type="#_x0000_t75" style="width:55.7pt;height:24.1pt" o:ole="">
                <v:imagedata r:id="rId580" o:title=""/>
              </v:shape>
              <o:OLEObject Type="Embed" ProgID="Equation.DSMT4" ShapeID="_x0000_i1472" DrawAspect="Content" ObjectID="_1818759673" r:id="rId876"/>
            </w:object>
          </w:r>
          <w:r w:rsidDel="00582409">
            <w:rPr>
              <w:rFonts w:hint="eastAsia"/>
            </w:rPr>
            <w:delText>，无人机</w:delText>
          </w:r>
          <w:r w:rsidRPr="00A52F59" w:rsidDel="00582409">
            <w:rPr>
              <w:rFonts w:hint="eastAsia"/>
              <w:position w:val="-14"/>
            </w:rPr>
            <w:object w:dxaOrig="1880" w:dyaOrig="400" w14:anchorId="488A9185">
              <v:shape id="_x0000_i1473" type="#_x0000_t75" style="width:94.25pt;height:19.7pt" o:ole="">
                <v:imagedata r:id="rId365" o:title=""/>
              </v:shape>
              <o:OLEObject Type="Embed" ProgID="Equation.DSMT4" ShapeID="_x0000_i1473" DrawAspect="Content" ObjectID="_1818759674" r:id="rId877"/>
            </w:object>
          </w:r>
          <w:r w:rsidDel="00582409">
            <w:rPr>
              <w:rFonts w:hint="eastAsia"/>
            </w:rPr>
            <w:delText>的坐标为</w:delText>
          </w:r>
          <w:r w:rsidRPr="00D523F3" w:rsidDel="00582409">
            <w:rPr>
              <w:rFonts w:hint="eastAsia"/>
              <w:position w:val="-18"/>
            </w:rPr>
            <w:object w:dxaOrig="1560" w:dyaOrig="480" w14:anchorId="06FD87AB">
              <v:shape id="_x0000_i1474" type="#_x0000_t75" style="width:77.95pt;height:24.1pt" o:ole="">
                <v:imagedata r:id="rId583" o:title=""/>
              </v:shape>
              <o:OLEObject Type="Embed" ProgID="Equation.DSMT4" ShapeID="_x0000_i1474" DrawAspect="Content" ObjectID="_1818759675" r:id="rId878"/>
            </w:object>
          </w:r>
          <w:r w:rsidDel="00582409">
            <w:rPr>
              <w:rFonts w:hint="eastAsia"/>
            </w:rPr>
            <w:delText>；</w:delText>
          </w:r>
        </w:del>
      </w:moveTo>
    </w:p>
    <w:p w14:paraId="44C366CA" w14:textId="08C35331" w:rsidR="004562BC" w:rsidRPr="00BD3DF3" w:rsidDel="00582409" w:rsidRDefault="004562BC" w:rsidP="004562BC">
      <w:pPr>
        <w:ind w:firstLineChars="200" w:firstLine="480"/>
        <w:jc w:val="left"/>
        <w:rPr>
          <w:del w:id="1200" w:author="Noah Zheng" w:date="2025-09-07T08:13:00Z" w16du:dateUtc="2025-09-07T00:13:00Z"/>
          <w:moveTo w:id="1201" w:author="yukina minato" w:date="2025-09-07T04:53:00Z" w16du:dateUtc="2025-09-06T20:53:00Z"/>
        </w:rPr>
      </w:pPr>
      <w:moveTo w:id="1202" w:author="yukina minato" w:date="2025-09-07T04:53:00Z" w16du:dateUtc="2025-09-06T20:53:00Z">
        <w:del w:id="1203" w:author="Noah Zheng" w:date="2025-09-07T08:13:00Z" w16du:dateUtc="2025-09-07T00:13:00Z">
          <w:r w:rsidDel="00582409">
            <w:rPr>
              <w:rFonts w:hint="eastAsia"/>
            </w:rPr>
            <w:delText>从而得到：</w:delText>
          </w:r>
        </w:del>
      </w:moveTo>
    </w:p>
    <w:p w14:paraId="174B2522" w14:textId="4402CD4F" w:rsidR="004562BC" w:rsidRPr="008F2067" w:rsidDel="00582409" w:rsidRDefault="004562BC" w:rsidP="004562BC">
      <w:pPr>
        <w:ind w:firstLineChars="200" w:firstLine="480"/>
        <w:jc w:val="left"/>
        <w:rPr>
          <w:del w:id="1204" w:author="Noah Zheng" w:date="2025-09-07T08:13:00Z" w16du:dateUtc="2025-09-07T00:13:00Z"/>
          <w:moveTo w:id="1205" w:author="yukina minato" w:date="2025-09-07T04:53:00Z" w16du:dateUtc="2025-09-06T20:53:00Z"/>
          <w:rFonts w:ascii="宋体" w:eastAsia="宋体" w:hAnsi="宋体" w:hint="eastAsia"/>
          <w:szCs w:val="24"/>
        </w:rPr>
      </w:pPr>
      <w:moveTo w:id="1206" w:author="yukina minato" w:date="2025-09-07T04:53:00Z" w16du:dateUtc="2025-09-06T20:53:00Z">
        <w:del w:id="1207" w:author="Noah Zheng" w:date="2025-09-07T08:13:00Z" w16du:dateUtc="2025-09-07T00:13:00Z">
          <w:r w:rsidRPr="004A6B29" w:rsidDel="00582409">
            <w:rPr>
              <w:rFonts w:ascii="宋体" w:eastAsia="宋体" w:hAnsi="宋体" w:hint="eastAsia"/>
              <w:szCs w:val="24"/>
            </w:rPr>
            <w:delText>无人机</w:delText>
          </w:r>
          <w:r w:rsidRPr="00E36E43" w:rsidDel="00582409">
            <w:rPr>
              <w:rFonts w:ascii="宋体" w:eastAsia="宋体" w:hAnsi="宋体" w:hint="eastAsia"/>
              <w:position w:val="-10"/>
              <w:szCs w:val="24"/>
            </w:rPr>
            <w:object w:dxaOrig="440" w:dyaOrig="320" w14:anchorId="474A5142">
              <v:shape id="_x0000_i1475" type="#_x0000_t75" style="width:22.25pt;height:16.3pt" o:ole="">
                <v:imagedata r:id="rId585" o:title=""/>
              </v:shape>
              <o:OLEObject Type="Embed" ProgID="Equation.DSMT4" ShapeID="_x0000_i1475" DrawAspect="Content" ObjectID="_1818759676" r:id="rId879"/>
            </w:object>
          </w:r>
          <w:r w:rsidRPr="004A6B29" w:rsidDel="00582409">
            <w:rPr>
              <w:rFonts w:ascii="宋体" w:eastAsia="宋体" w:hAnsi="宋体" w:hint="eastAsia"/>
              <w:szCs w:val="24"/>
            </w:rPr>
            <w:delText>投放第</w:delText>
          </w:r>
          <w:r w:rsidRPr="00302535" w:rsidDel="00582409">
            <w:rPr>
              <w:rFonts w:ascii="宋体" w:eastAsia="宋体" w:hAnsi="宋体" w:hint="eastAsia"/>
              <w:position w:val="-4"/>
              <w:szCs w:val="24"/>
            </w:rPr>
            <w:object w:dxaOrig="139" w:dyaOrig="260" w14:anchorId="091C3C47">
              <v:shape id="_x0000_i1476" type="#_x0000_t75" style="width:6.9pt;height:12.85pt" o:ole="">
                <v:imagedata r:id="rId44" o:title=""/>
              </v:shape>
              <o:OLEObject Type="Embed" ProgID="Equation.DSMT4" ShapeID="_x0000_i1476" DrawAspect="Content" ObjectID="_1818759677" r:id="rId880"/>
            </w:object>
          </w:r>
          <w:r w:rsidRPr="004A6B29" w:rsidDel="00582409">
            <w:rPr>
              <w:rFonts w:ascii="宋体" w:eastAsia="宋体" w:hAnsi="宋体" w:hint="eastAsia"/>
              <w:szCs w:val="24"/>
            </w:rPr>
            <w:delText>枚烟幕干扰弹以及干扰弹起爆后形成的球状烟幕云团球心的轨迹参数方程</w:delText>
          </w:r>
          <w:r w:rsidDel="00582409">
            <w:rPr>
              <w:rFonts w:ascii="宋体" w:eastAsia="宋体" w:hAnsi="宋体" w:hint="eastAsia"/>
              <w:szCs w:val="24"/>
            </w:rPr>
            <w:delText>为：</w:delText>
          </w:r>
        </w:del>
      </w:moveTo>
    </w:p>
    <w:p w14:paraId="38DC4359" w14:textId="7EEBA973" w:rsidR="004562BC" w:rsidRPr="004A6B29" w:rsidDel="00582409" w:rsidRDefault="004562BC" w:rsidP="004562BC">
      <w:pPr>
        <w:ind w:firstLineChars="200" w:firstLine="480"/>
        <w:jc w:val="left"/>
        <w:rPr>
          <w:del w:id="1208" w:author="Noah Zheng" w:date="2025-09-07T08:13:00Z" w16du:dateUtc="2025-09-07T00:13:00Z"/>
          <w:moveTo w:id="1209" w:author="yukina minato" w:date="2025-09-07T04:53:00Z" w16du:dateUtc="2025-09-06T20:53:00Z"/>
          <w:rFonts w:ascii="宋体" w:eastAsia="宋体" w:hAnsi="宋体" w:hint="eastAsia"/>
          <w:szCs w:val="24"/>
        </w:rPr>
      </w:pPr>
      <w:moveTo w:id="1210" w:author="yukina minato" w:date="2025-09-07T04:53:00Z" w16du:dateUtc="2025-09-06T20:53:00Z">
        <w:del w:id="1211" w:author="Noah Zheng" w:date="2025-09-07T08:13:00Z" w16du:dateUtc="2025-09-07T00:13:00Z">
          <w:r w:rsidRPr="004A6B29" w:rsidDel="00582409">
            <w:rPr>
              <w:rFonts w:ascii="宋体" w:eastAsia="宋体" w:hAnsi="宋体" w:hint="eastAsia"/>
              <w:szCs w:val="24"/>
            </w:rPr>
            <w:delText>当</w:delText>
          </w:r>
          <w:r w:rsidRPr="004A6B29" w:rsidDel="00582409">
            <w:rPr>
              <w:rFonts w:ascii="宋体" w:eastAsia="宋体" w:hAnsi="宋体" w:hint="eastAsia"/>
              <w:position w:val="-18"/>
              <w:szCs w:val="24"/>
            </w:rPr>
            <w:object w:dxaOrig="1180" w:dyaOrig="480" w14:anchorId="1B412778">
              <v:shape id="_x0000_i1477" type="#_x0000_t75" style="width:59.15pt;height:24.1pt" o:ole="">
                <v:imagedata r:id="rId588" o:title=""/>
              </v:shape>
              <o:OLEObject Type="Embed" ProgID="Equation.DSMT4" ShapeID="_x0000_i1477" DrawAspect="Content" ObjectID="_1818759678" r:id="rId881"/>
            </w:object>
          </w:r>
          <w:r w:rsidRPr="004A6B29" w:rsidDel="00582409">
            <w:rPr>
              <w:rFonts w:ascii="宋体" w:eastAsia="宋体" w:hAnsi="宋体" w:hint="eastAsia"/>
              <w:szCs w:val="24"/>
            </w:rPr>
            <w:delText>时，轨迹参数方程为：</w:delText>
          </w:r>
        </w:del>
      </w:moveTo>
    </w:p>
    <w:p w14:paraId="7510776F" w14:textId="31D097D7" w:rsidR="004562BC" w:rsidRPr="004A6B29" w:rsidDel="00582409" w:rsidRDefault="004562BC" w:rsidP="004562BC">
      <w:pPr>
        <w:rPr>
          <w:del w:id="1212" w:author="Noah Zheng" w:date="2025-09-07T08:13:00Z" w16du:dateUtc="2025-09-07T00:13:00Z"/>
          <w:moveTo w:id="1213" w:author="yukina minato" w:date="2025-09-07T04:53:00Z" w16du:dateUtc="2025-09-06T20:53:00Z"/>
          <w:rFonts w:ascii="宋体" w:eastAsia="宋体" w:hAnsi="宋体" w:hint="eastAsia"/>
          <w:szCs w:val="24"/>
        </w:rPr>
      </w:pPr>
    </w:p>
    <w:p w14:paraId="13C2CFD1" w14:textId="5BC1CB3C" w:rsidR="004562BC" w:rsidRPr="00454340" w:rsidDel="00582409" w:rsidRDefault="004562BC" w:rsidP="004562BC">
      <w:pPr>
        <w:ind w:firstLineChars="200" w:firstLine="480"/>
        <w:rPr>
          <w:del w:id="1214" w:author="Noah Zheng" w:date="2025-09-07T08:13:00Z" w16du:dateUtc="2025-09-07T00:13:00Z"/>
          <w:moveTo w:id="1215" w:author="yukina minato" w:date="2025-09-07T04:53:00Z" w16du:dateUtc="2025-09-06T20:53:00Z"/>
        </w:rPr>
      </w:pPr>
      <w:moveTo w:id="1216" w:author="yukina minato" w:date="2025-09-07T04:53:00Z" w16du:dateUtc="2025-09-06T20:53:00Z">
        <w:del w:id="1217" w:author="Noah Zheng" w:date="2025-09-07T08:13:00Z" w16du:dateUtc="2025-09-07T00:13:00Z">
          <w:r w:rsidRPr="00BD3DF3" w:rsidDel="00582409">
            <w:rPr>
              <w:rFonts w:ascii="宋体" w:eastAsia="宋体" w:hAnsi="宋体" w:hint="eastAsia"/>
              <w:position w:val="-64"/>
              <w:szCs w:val="24"/>
            </w:rPr>
            <w:object w:dxaOrig="2560" w:dyaOrig="1400" w14:anchorId="2D93D87F">
              <v:shape id="_x0000_i1478" type="#_x0000_t75" style="width:127.7pt;height:70.45pt" o:ole="">
                <v:imagedata r:id="rId810" o:title=""/>
              </v:shape>
              <o:OLEObject Type="Embed" ProgID="Equation.DSMT4" ShapeID="_x0000_i1478" DrawAspect="Content" ObjectID="_1818759679" r:id="rId882"/>
            </w:object>
          </w:r>
        </w:del>
      </w:moveTo>
    </w:p>
    <w:p w14:paraId="33AB4D62" w14:textId="5745121E" w:rsidR="004562BC" w:rsidRPr="004A6B29" w:rsidDel="00582409" w:rsidRDefault="004562BC" w:rsidP="004562BC">
      <w:pPr>
        <w:ind w:firstLineChars="200" w:firstLine="480"/>
        <w:jc w:val="left"/>
        <w:rPr>
          <w:del w:id="1218" w:author="Noah Zheng" w:date="2025-09-07T08:13:00Z" w16du:dateUtc="2025-09-07T00:13:00Z"/>
          <w:moveTo w:id="1219" w:author="yukina minato" w:date="2025-09-07T04:53:00Z" w16du:dateUtc="2025-09-06T20:53:00Z"/>
          <w:rFonts w:ascii="宋体" w:eastAsia="宋体" w:hAnsi="宋体" w:hint="eastAsia"/>
          <w:szCs w:val="24"/>
        </w:rPr>
      </w:pPr>
      <w:moveTo w:id="1220" w:author="yukina minato" w:date="2025-09-07T04:53:00Z" w16du:dateUtc="2025-09-06T20:53:00Z">
        <w:del w:id="1221" w:author="Noah Zheng" w:date="2025-09-07T08:13:00Z" w16du:dateUtc="2025-09-07T00:13:00Z">
          <w:r w:rsidRPr="004A6B29" w:rsidDel="00582409">
            <w:rPr>
              <w:rFonts w:ascii="宋体" w:eastAsia="宋体" w:hAnsi="宋体" w:hint="eastAsia"/>
              <w:szCs w:val="24"/>
            </w:rPr>
            <w:delText>当</w:delText>
          </w:r>
          <w:r w:rsidRPr="004A6B29" w:rsidDel="00582409">
            <w:rPr>
              <w:rFonts w:ascii="宋体" w:eastAsia="宋体" w:hAnsi="宋体" w:hint="eastAsia"/>
              <w:position w:val="-12"/>
              <w:szCs w:val="24"/>
            </w:rPr>
            <w:object w:dxaOrig="1359" w:dyaOrig="400" w14:anchorId="1BE558EE">
              <v:shape id="_x0000_i1479" type="#_x0000_t75" style="width:67.6pt;height:19.7pt" o:ole="">
                <v:imagedata r:id="rId592" o:title=""/>
              </v:shape>
              <o:OLEObject Type="Embed" ProgID="Equation.DSMT4" ShapeID="_x0000_i1479" DrawAspect="Content" ObjectID="_1818759680" r:id="rId883"/>
            </w:object>
          </w:r>
          <w:r w:rsidRPr="004A6B29" w:rsidDel="00582409">
            <w:rPr>
              <w:rFonts w:ascii="宋体" w:eastAsia="宋体" w:hAnsi="宋体" w:hint="eastAsia"/>
              <w:szCs w:val="24"/>
            </w:rPr>
            <w:delText>时，轨迹参数方程为：</w:delText>
          </w:r>
        </w:del>
      </w:moveTo>
    </w:p>
    <w:p w14:paraId="4DC474E1" w14:textId="0D01BA80" w:rsidR="004562BC" w:rsidRPr="00D354FF" w:rsidDel="00582409" w:rsidRDefault="004562BC" w:rsidP="004562BC">
      <w:pPr>
        <w:ind w:firstLineChars="200" w:firstLine="480"/>
        <w:rPr>
          <w:del w:id="1222" w:author="Noah Zheng" w:date="2025-09-07T08:13:00Z" w16du:dateUtc="2025-09-07T00:13:00Z"/>
          <w:moveTo w:id="1223" w:author="yukina minato" w:date="2025-09-07T04:53:00Z" w16du:dateUtc="2025-09-06T20:53:00Z"/>
        </w:rPr>
      </w:pPr>
      <w:moveTo w:id="1224" w:author="yukina minato" w:date="2025-09-07T04:53:00Z" w16du:dateUtc="2025-09-06T20:53:00Z">
        <w:del w:id="1225" w:author="Noah Zheng" w:date="2025-09-07T08:13:00Z" w16du:dateUtc="2025-09-07T00:13:00Z">
          <w:r w:rsidRPr="00D354FF" w:rsidDel="00582409">
            <w:rPr>
              <w:rFonts w:ascii="宋体" w:eastAsia="宋体" w:hAnsi="宋体" w:hint="eastAsia"/>
              <w:position w:val="-78"/>
              <w:szCs w:val="24"/>
            </w:rPr>
            <w:object w:dxaOrig="2580" w:dyaOrig="1680" w14:anchorId="48915F4D">
              <v:shape id="_x0000_i1480" type="#_x0000_t75" style="width:129.3pt;height:84.85pt" o:ole="">
                <v:imagedata r:id="rId813" o:title=""/>
              </v:shape>
              <o:OLEObject Type="Embed" ProgID="Equation.DSMT4" ShapeID="_x0000_i1480" DrawAspect="Content" ObjectID="_1818759681" r:id="rId884"/>
            </w:object>
          </w:r>
        </w:del>
      </w:moveTo>
    </w:p>
    <w:p w14:paraId="04C4B222" w14:textId="6ACC3B42" w:rsidR="004562BC" w:rsidRPr="004A6B29" w:rsidDel="00582409" w:rsidRDefault="004562BC" w:rsidP="004562BC">
      <w:pPr>
        <w:ind w:firstLineChars="200" w:firstLine="480"/>
        <w:jc w:val="left"/>
        <w:rPr>
          <w:del w:id="1226" w:author="Noah Zheng" w:date="2025-09-07T08:13:00Z" w16du:dateUtc="2025-09-07T00:13:00Z"/>
          <w:moveTo w:id="1227" w:author="yukina minato" w:date="2025-09-07T04:53:00Z" w16du:dateUtc="2025-09-06T20:53:00Z"/>
          <w:rFonts w:ascii="宋体" w:eastAsia="宋体" w:hAnsi="宋体" w:hint="eastAsia"/>
          <w:szCs w:val="24"/>
        </w:rPr>
      </w:pPr>
      <w:moveTo w:id="1228" w:author="yukina minato" w:date="2025-09-07T04:53:00Z" w16du:dateUtc="2025-09-06T20:53:00Z">
        <w:del w:id="1229" w:author="Noah Zheng" w:date="2025-09-07T08:13:00Z" w16du:dateUtc="2025-09-07T00:13:00Z">
          <w:r w:rsidRPr="004A6B29" w:rsidDel="00582409">
            <w:rPr>
              <w:rFonts w:ascii="宋体" w:eastAsia="宋体" w:hAnsi="宋体" w:hint="eastAsia"/>
              <w:szCs w:val="24"/>
            </w:rPr>
            <w:delText>当</w:delText>
          </w:r>
          <w:r w:rsidRPr="004A6B29" w:rsidDel="00582409">
            <w:rPr>
              <w:rFonts w:ascii="宋体" w:eastAsia="宋体" w:hAnsi="宋体" w:hint="eastAsia"/>
              <w:position w:val="-12"/>
              <w:szCs w:val="24"/>
            </w:rPr>
            <w:object w:dxaOrig="1359" w:dyaOrig="400" w14:anchorId="0C01F9B2">
              <v:shape id="_x0000_i1481" type="#_x0000_t75" style="width:67.6pt;height:19.7pt" o:ole="">
                <v:imagedata r:id="rId598" o:title=""/>
              </v:shape>
              <o:OLEObject Type="Embed" ProgID="Equation.DSMT4" ShapeID="_x0000_i1481" DrawAspect="Content" ObjectID="_1818759682" r:id="rId885"/>
            </w:object>
          </w:r>
          <w:r w:rsidRPr="004A6B29" w:rsidDel="00582409">
            <w:rPr>
              <w:rFonts w:ascii="宋体" w:eastAsia="宋体" w:hAnsi="宋体" w:hint="eastAsia"/>
              <w:szCs w:val="24"/>
            </w:rPr>
            <w:delText>时，轨迹参数方程为：</w:delText>
          </w:r>
        </w:del>
      </w:moveTo>
    </w:p>
    <w:p w14:paraId="08F28664" w14:textId="28BFF7AF" w:rsidR="004562BC" w:rsidRPr="00D354FF" w:rsidDel="00582409" w:rsidRDefault="004562BC" w:rsidP="004562BC">
      <w:pPr>
        <w:ind w:firstLineChars="200" w:firstLine="480"/>
        <w:rPr>
          <w:del w:id="1230" w:author="Noah Zheng" w:date="2025-09-07T08:13:00Z" w16du:dateUtc="2025-09-07T00:13:00Z"/>
          <w:moveTo w:id="1231" w:author="yukina minato" w:date="2025-09-07T04:53:00Z" w16du:dateUtc="2025-09-06T20:53:00Z"/>
        </w:rPr>
      </w:pPr>
      <w:moveTo w:id="1232" w:author="yukina minato" w:date="2025-09-07T04:53:00Z" w16du:dateUtc="2025-09-06T20:53:00Z">
        <w:del w:id="1233" w:author="Noah Zheng" w:date="2025-09-07T08:13:00Z" w16du:dateUtc="2025-09-07T00:13:00Z">
          <w:r w:rsidRPr="00302535" w:rsidDel="00582409">
            <w:rPr>
              <w:rFonts w:ascii="宋体" w:eastAsia="宋体" w:hAnsi="宋体" w:hint="eastAsia"/>
              <w:position w:val="-74"/>
              <w:szCs w:val="24"/>
            </w:rPr>
            <w:object w:dxaOrig="3820" w:dyaOrig="1600" w14:anchorId="42D4EAA5">
              <v:shape id="_x0000_i1482" type="#_x0000_t75" style="width:191.25pt;height:79.85pt" o:ole="">
                <v:imagedata r:id="rId816" o:title=""/>
              </v:shape>
              <o:OLEObject Type="Embed" ProgID="Equation.DSMT4" ShapeID="_x0000_i1482" DrawAspect="Content" ObjectID="_1818759683" r:id="rId886"/>
            </w:object>
          </w:r>
        </w:del>
      </w:moveTo>
    </w:p>
    <w:p w14:paraId="5B1A5B1B" w14:textId="437FC959" w:rsidR="004562BC" w:rsidDel="00582409" w:rsidRDefault="004562BC" w:rsidP="004562BC">
      <w:pPr>
        <w:ind w:firstLineChars="200" w:firstLine="480"/>
        <w:jc w:val="both"/>
        <w:rPr>
          <w:del w:id="1234" w:author="Noah Zheng" w:date="2025-09-07T08:13:00Z" w16du:dateUtc="2025-09-07T00:13:00Z"/>
          <w:moveTo w:id="1235" w:author="yukina minato" w:date="2025-09-07T04:53:00Z" w16du:dateUtc="2025-09-06T20:53:00Z"/>
        </w:rPr>
      </w:pPr>
      <w:moveTo w:id="1236" w:author="yukina minato" w:date="2025-09-07T04:53:00Z" w16du:dateUtc="2025-09-06T20:53:00Z">
        <w:del w:id="1237" w:author="Noah Zheng" w:date="2025-09-07T08:13:00Z" w16du:dateUtc="2025-09-07T00:13:00Z">
          <w:r w:rsidDel="00582409">
            <w:rPr>
              <w:rFonts w:hint="eastAsia"/>
            </w:rPr>
            <w:delText>其中</w:delText>
          </w:r>
        </w:del>
      </w:moveTo>
    </w:p>
    <w:p w14:paraId="1D25FE2A" w14:textId="68A049F3" w:rsidR="004562BC" w:rsidDel="00582409" w:rsidRDefault="004562BC" w:rsidP="004562BC">
      <w:pPr>
        <w:ind w:firstLineChars="200" w:firstLine="480"/>
        <w:rPr>
          <w:del w:id="1238" w:author="Noah Zheng" w:date="2025-09-07T08:13:00Z" w16du:dateUtc="2025-09-07T00:13:00Z"/>
          <w:moveTo w:id="1239" w:author="yukina minato" w:date="2025-09-07T04:53:00Z" w16du:dateUtc="2025-09-06T20:53:00Z"/>
        </w:rPr>
      </w:pPr>
      <w:moveTo w:id="1240" w:author="yukina minato" w:date="2025-09-07T04:53:00Z" w16du:dateUtc="2025-09-06T20:53:00Z">
        <w:del w:id="1241" w:author="Noah Zheng" w:date="2025-09-07T08:13:00Z" w16du:dateUtc="2025-09-07T00:13:00Z">
          <w:r w:rsidRPr="004A6B29" w:rsidDel="00582409">
            <w:rPr>
              <w:rFonts w:ascii="宋体" w:eastAsia="宋体" w:hAnsi="宋体" w:hint="eastAsia"/>
              <w:position w:val="-30"/>
              <w:szCs w:val="24"/>
            </w:rPr>
            <w:object w:dxaOrig="2659" w:dyaOrig="859" w14:anchorId="7D3A92A1">
              <v:shape id="_x0000_i1483" type="#_x0000_t75" style="width:133.65pt;height:42.9pt" o:ole="">
                <v:imagedata r:id="rId818" o:title=""/>
              </v:shape>
              <o:OLEObject Type="Embed" ProgID="Equation.DSMT4" ShapeID="_x0000_i1483" DrawAspect="Content" ObjectID="_1818759684" r:id="rId887"/>
            </w:object>
          </w:r>
        </w:del>
      </w:moveTo>
    </w:p>
    <w:p w14:paraId="5594658D" w14:textId="657ACF76" w:rsidR="004562BC" w:rsidRPr="00302535" w:rsidDel="00582409" w:rsidRDefault="004562BC" w:rsidP="004562BC">
      <w:pPr>
        <w:ind w:firstLineChars="200" w:firstLine="480"/>
        <w:jc w:val="left"/>
        <w:rPr>
          <w:del w:id="1242" w:author="Noah Zheng" w:date="2025-09-07T08:13:00Z" w16du:dateUtc="2025-09-07T00:13:00Z"/>
          <w:moveTo w:id="1243" w:author="yukina minato" w:date="2025-09-07T04:53:00Z" w16du:dateUtc="2025-09-06T20:53:00Z"/>
        </w:rPr>
      </w:pPr>
      <w:moveTo w:id="1244" w:author="yukina minato" w:date="2025-09-07T04:53:00Z" w16du:dateUtc="2025-09-06T20:53:00Z">
        <w:del w:id="1245" w:author="Noah Zheng" w:date="2025-09-07T08:13:00Z" w16du:dateUtc="2025-09-07T00:13:00Z">
          <w:r w:rsidRPr="004A6B29" w:rsidDel="00582409">
            <w:rPr>
              <w:rFonts w:ascii="宋体" w:eastAsia="宋体" w:hAnsi="宋体" w:hint="eastAsia"/>
              <w:szCs w:val="24"/>
            </w:rPr>
            <w:delText>真目标圆柱上下圆周上的点</w:delText>
          </w:r>
          <w:r w:rsidRPr="004A6B29" w:rsidDel="00582409">
            <w:rPr>
              <w:rFonts w:ascii="宋体" w:eastAsia="宋体" w:hAnsi="宋体" w:hint="eastAsia"/>
              <w:position w:val="-14"/>
              <w:szCs w:val="24"/>
            </w:rPr>
            <w:object w:dxaOrig="1440" w:dyaOrig="400" w14:anchorId="4B1830C2">
              <v:shape id="_x0000_i1484" type="#_x0000_t75" style="width:1in;height:19.7pt" o:ole="">
                <v:imagedata r:id="rId138" o:title=""/>
              </v:shape>
              <o:OLEObject Type="Embed" ProgID="Equation.DSMT4" ShapeID="_x0000_i1484" DrawAspect="Content" ObjectID="_1818759685" r:id="rId888"/>
            </w:object>
          </w:r>
          <w:r w:rsidRPr="004A6B29" w:rsidDel="00582409">
            <w:rPr>
              <w:rFonts w:ascii="宋体" w:eastAsia="宋体" w:hAnsi="宋体" w:hint="eastAsia"/>
              <w:szCs w:val="24"/>
            </w:rPr>
            <w:delText>满足：</w:delText>
          </w:r>
        </w:del>
      </w:moveTo>
    </w:p>
    <w:p w14:paraId="3908B953" w14:textId="5383082D" w:rsidR="004562BC" w:rsidRPr="004A6B29" w:rsidDel="00582409" w:rsidRDefault="004562BC" w:rsidP="004562BC">
      <w:pPr>
        <w:rPr>
          <w:del w:id="1246" w:author="Noah Zheng" w:date="2025-09-07T08:13:00Z" w16du:dateUtc="2025-09-07T00:13:00Z"/>
          <w:moveTo w:id="1247" w:author="yukina minato" w:date="2025-09-07T04:53:00Z" w16du:dateUtc="2025-09-06T20:53:00Z"/>
          <w:rFonts w:ascii="宋体" w:eastAsia="宋体" w:hAnsi="宋体" w:hint="eastAsia"/>
          <w:szCs w:val="24"/>
        </w:rPr>
      </w:pPr>
      <w:moveTo w:id="1248" w:author="yukina minato" w:date="2025-09-07T04:53:00Z" w16du:dateUtc="2025-09-06T20:53:00Z">
        <w:del w:id="1249" w:author="Noah Zheng" w:date="2025-09-07T08:13:00Z" w16du:dateUtc="2025-09-07T00:13:00Z">
          <w:r w:rsidRPr="004A6B29" w:rsidDel="00582409">
            <w:rPr>
              <w:rFonts w:ascii="宋体" w:eastAsia="宋体" w:hAnsi="宋体" w:hint="eastAsia"/>
              <w:position w:val="-34"/>
              <w:szCs w:val="24"/>
            </w:rPr>
            <w:object w:dxaOrig="1660" w:dyaOrig="800" w14:anchorId="7A136F7E">
              <v:shape id="_x0000_i1485" type="#_x0000_t75" style="width:82.35pt;height:40.4pt" o:ole="">
                <v:imagedata r:id="rId250" o:title=""/>
              </v:shape>
              <o:OLEObject Type="Embed" ProgID="Equation.DSMT4" ShapeID="_x0000_i1485" DrawAspect="Content" ObjectID="_1818759686" r:id="rId889"/>
            </w:object>
          </w:r>
        </w:del>
      </w:moveTo>
    </w:p>
    <w:p w14:paraId="1EBA7C99" w14:textId="03A10119" w:rsidR="004562BC" w:rsidDel="00582409" w:rsidRDefault="004562BC" w:rsidP="004562BC">
      <w:pPr>
        <w:ind w:firstLineChars="200" w:firstLine="480"/>
        <w:rPr>
          <w:del w:id="1250" w:author="Noah Zheng" w:date="2025-09-07T08:13:00Z" w16du:dateUtc="2025-09-07T00:13:00Z"/>
          <w:moveTo w:id="1251" w:author="yukina minato" w:date="2025-09-07T04:53:00Z" w16du:dateUtc="2025-09-06T20:53:00Z"/>
          <w:rFonts w:ascii="宋体" w:eastAsia="宋体" w:hAnsi="宋体" w:hint="eastAsia"/>
          <w:szCs w:val="24"/>
        </w:rPr>
      </w:pPr>
      <w:moveTo w:id="1252" w:author="yukina minato" w:date="2025-09-07T04:53:00Z" w16du:dateUtc="2025-09-06T20:53:00Z">
        <w:del w:id="1253" w:author="Noah Zheng" w:date="2025-09-07T08:13:00Z" w16du:dateUtc="2025-09-07T00:13:00Z">
          <w:r w:rsidDel="00582409">
            <w:rPr>
              <w:rFonts w:hint="eastAsia"/>
            </w:rPr>
            <w:delText xml:space="preserve"> </w:delText>
          </w:r>
          <w:r w:rsidDel="00582409">
            <w:rPr>
              <w:rFonts w:hint="eastAsia"/>
            </w:rPr>
            <w:delText>设</w:delText>
          </w:r>
          <w:r w:rsidRPr="004A6B29" w:rsidDel="00582409">
            <w:rPr>
              <w:rFonts w:ascii="宋体" w:eastAsia="宋体" w:hAnsi="宋体" w:hint="eastAsia"/>
              <w:szCs w:val="24"/>
            </w:rPr>
            <w:delText>无人机</w:delText>
          </w:r>
          <w:r w:rsidRPr="00773A2F" w:rsidDel="00582409">
            <w:rPr>
              <w:rFonts w:ascii="宋体" w:eastAsia="宋体" w:hAnsi="宋体" w:hint="eastAsia"/>
              <w:position w:val="-10"/>
              <w:szCs w:val="24"/>
            </w:rPr>
            <w:object w:dxaOrig="440" w:dyaOrig="320" w14:anchorId="56A93FFD">
              <v:shape id="_x0000_i1486" type="#_x0000_t75" style="width:22.25pt;height:16.3pt" o:ole="">
                <v:imagedata r:id="rId611" o:title=""/>
              </v:shape>
              <o:OLEObject Type="Embed" ProgID="Equation.DSMT4" ShapeID="_x0000_i1486" DrawAspect="Content" ObjectID="_1818759687" r:id="rId890"/>
            </w:object>
          </w:r>
          <w:r w:rsidRPr="004A6B29" w:rsidDel="00582409">
            <w:rPr>
              <w:rFonts w:ascii="宋体" w:eastAsia="宋体" w:hAnsi="宋体" w:hint="eastAsia"/>
              <w:szCs w:val="24"/>
            </w:rPr>
            <w:delText>投放第</w:delText>
          </w:r>
          <w:r w:rsidRPr="00773A2F" w:rsidDel="00582409">
            <w:rPr>
              <w:rFonts w:ascii="宋体" w:eastAsia="宋体" w:hAnsi="宋体" w:hint="eastAsia"/>
              <w:position w:val="-4"/>
              <w:szCs w:val="24"/>
            </w:rPr>
            <w:object w:dxaOrig="139" w:dyaOrig="260" w14:anchorId="3608B9A2">
              <v:shape id="_x0000_i1487" type="#_x0000_t75" style="width:6.9pt;height:12.85pt" o:ole="">
                <v:imagedata r:id="rId613" o:title=""/>
              </v:shape>
              <o:OLEObject Type="Embed" ProgID="Equation.DSMT4" ShapeID="_x0000_i1487" DrawAspect="Content" ObjectID="_1818759688" r:id="rId891"/>
            </w:object>
          </w:r>
          <w:r w:rsidRPr="004A6B29" w:rsidDel="00582409">
            <w:rPr>
              <w:rFonts w:ascii="宋体" w:eastAsia="宋体" w:hAnsi="宋体" w:hint="eastAsia"/>
              <w:szCs w:val="24"/>
            </w:rPr>
            <w:delText>枚烟幕干扰弹</w:delText>
          </w:r>
          <w:r w:rsidDel="00582409">
            <w:rPr>
              <w:rFonts w:ascii="宋体" w:eastAsia="宋体" w:hAnsi="宋体" w:hint="eastAsia"/>
              <w:szCs w:val="24"/>
            </w:rPr>
            <w:delText>起爆后形成的</w:delText>
          </w:r>
          <w:r w:rsidDel="00582409">
            <w:rPr>
              <w:rFonts w:hint="eastAsia"/>
            </w:rPr>
            <w:delText>球状烟幕云团球心为：</w:delText>
          </w:r>
          <w:r w:rsidRPr="004A6B29" w:rsidDel="00582409">
            <w:rPr>
              <w:rFonts w:ascii="宋体" w:eastAsia="宋体" w:hAnsi="宋体" w:hint="eastAsia"/>
              <w:position w:val="-18"/>
              <w:szCs w:val="24"/>
            </w:rPr>
            <w:object w:dxaOrig="2140" w:dyaOrig="480" w14:anchorId="07C644D6">
              <v:shape id="_x0000_i1488" type="#_x0000_t75" style="width:107.05pt;height:24.1pt" o:ole="">
                <v:imagedata r:id="rId615" o:title=""/>
              </v:shape>
              <o:OLEObject Type="Embed" ProgID="Equation.DSMT4" ShapeID="_x0000_i1488" DrawAspect="Content" ObjectID="_1818759689" r:id="rId892"/>
            </w:object>
          </w:r>
        </w:del>
      </w:moveTo>
    </w:p>
    <w:p w14:paraId="734AAC15" w14:textId="52B3C6DE" w:rsidR="004562BC" w:rsidRPr="00773A2F" w:rsidDel="00582409" w:rsidRDefault="004562BC" w:rsidP="004562BC">
      <w:pPr>
        <w:ind w:firstLineChars="200" w:firstLine="480"/>
        <w:jc w:val="both"/>
        <w:rPr>
          <w:del w:id="1254" w:author="Noah Zheng" w:date="2025-09-07T08:13:00Z" w16du:dateUtc="2025-09-07T00:13:00Z"/>
          <w:moveTo w:id="1255" w:author="yukina minato" w:date="2025-09-07T04:53:00Z" w16du:dateUtc="2025-09-06T20:53:00Z"/>
        </w:rPr>
      </w:pPr>
    </w:p>
    <w:p w14:paraId="12B88BCE" w14:textId="7AEA24D6" w:rsidR="004562BC" w:rsidRPr="004A6B29" w:rsidDel="00582409" w:rsidRDefault="004562BC" w:rsidP="004562BC">
      <w:pPr>
        <w:ind w:firstLineChars="300" w:firstLine="720"/>
        <w:jc w:val="both"/>
        <w:rPr>
          <w:del w:id="1256" w:author="Noah Zheng" w:date="2025-09-07T08:13:00Z" w16du:dateUtc="2025-09-07T00:13:00Z"/>
          <w:moveTo w:id="1257" w:author="yukina minato" w:date="2025-09-07T04:53:00Z" w16du:dateUtc="2025-09-06T20:53:00Z"/>
          <w:rFonts w:ascii="宋体" w:eastAsia="宋体" w:hAnsi="宋体" w:hint="eastAsia"/>
          <w:szCs w:val="24"/>
        </w:rPr>
      </w:pPr>
      <w:moveTo w:id="1258" w:author="yukina minato" w:date="2025-09-07T04:53:00Z" w16du:dateUtc="2025-09-06T20:53:00Z">
        <w:del w:id="1259" w:author="Noah Zheng" w:date="2025-09-07T08:13:00Z" w16du:dateUtc="2025-09-07T00:13:00Z">
          <w:r w:rsidRPr="004A6B29" w:rsidDel="00582409">
            <w:rPr>
              <w:rFonts w:ascii="宋体" w:eastAsia="宋体" w:hAnsi="宋体" w:hint="eastAsia"/>
              <w:szCs w:val="24"/>
            </w:rPr>
            <w:delText>点</w:delText>
          </w:r>
          <w:r w:rsidRPr="004A6B29" w:rsidDel="00582409">
            <w:rPr>
              <w:rFonts w:ascii="宋体" w:eastAsia="宋体" w:hAnsi="宋体" w:hint="eastAsia"/>
              <w:position w:val="-6"/>
              <w:szCs w:val="24"/>
            </w:rPr>
            <w:object w:dxaOrig="279" w:dyaOrig="279" w14:anchorId="5C4B7612">
              <v:shape id="_x0000_i1489" type="#_x0000_t75" style="width:13.75pt;height:13.75pt" o:ole="">
                <v:imagedata r:id="rId142" o:title=""/>
              </v:shape>
              <o:OLEObject Type="Embed" ProgID="Equation.DSMT4" ShapeID="_x0000_i1489" DrawAspect="Content" ObjectID="_1818759690" r:id="rId893"/>
            </w:object>
          </w:r>
          <w:r w:rsidRPr="004A6B29" w:rsidDel="00582409">
            <w:rPr>
              <w:rFonts w:ascii="宋体" w:eastAsia="宋体" w:hAnsi="宋体" w:hint="eastAsia"/>
              <w:szCs w:val="24"/>
            </w:rPr>
            <w:delText>与点</w:delText>
          </w:r>
          <w:r w:rsidRPr="004A6B29" w:rsidDel="00582409">
            <w:rPr>
              <w:rFonts w:ascii="宋体" w:eastAsia="宋体" w:hAnsi="宋体" w:hint="eastAsia"/>
              <w:position w:val="-16"/>
              <w:szCs w:val="24"/>
            </w:rPr>
            <w:object w:dxaOrig="499" w:dyaOrig="400" w14:anchorId="55FD7072">
              <v:shape id="_x0000_i1490" type="#_x0000_t75" style="width:25.65pt;height:19.7pt" o:ole="">
                <v:imagedata r:id="rId618" o:title=""/>
              </v:shape>
              <o:OLEObject Type="Embed" ProgID="Equation.DSMT4" ShapeID="_x0000_i1490" DrawAspect="Content" ObjectID="_1818759691" r:id="rId894"/>
            </w:object>
          </w:r>
          <w:r w:rsidRPr="004A6B29" w:rsidDel="00582409">
            <w:rPr>
              <w:rFonts w:ascii="宋体" w:eastAsia="宋体" w:hAnsi="宋体" w:hint="eastAsia"/>
              <w:szCs w:val="24"/>
            </w:rPr>
            <w:delText>连线构成向量</w:delText>
          </w:r>
          <w:r w:rsidRPr="004A6B29" w:rsidDel="00582409">
            <w:rPr>
              <w:rFonts w:ascii="宋体" w:eastAsia="宋体" w:hAnsi="宋体" w:hint="eastAsia"/>
              <w:position w:val="-16"/>
              <w:szCs w:val="24"/>
            </w:rPr>
            <w:object w:dxaOrig="700" w:dyaOrig="440" w14:anchorId="76CFB26F">
              <v:shape id="_x0000_i1491" type="#_x0000_t75" style="width:35.05pt;height:22.25pt" o:ole="">
                <v:imagedata r:id="rId620" o:title=""/>
              </v:shape>
              <o:OLEObject Type="Embed" ProgID="Equation.DSMT4" ShapeID="_x0000_i1491" DrawAspect="Content" ObjectID="_1818759692" r:id="rId895"/>
            </w:object>
          </w:r>
          <w:r w:rsidRPr="004A6B29" w:rsidDel="00582409">
            <w:rPr>
              <w:rFonts w:ascii="宋体" w:eastAsia="宋体" w:hAnsi="宋体" w:hint="eastAsia"/>
              <w:szCs w:val="24"/>
            </w:rPr>
            <w:delText>，</w:delText>
          </w:r>
          <w:r w:rsidDel="00582409">
            <w:rPr>
              <w:rFonts w:ascii="宋体" w:eastAsia="宋体" w:hAnsi="宋体" w:hint="eastAsia"/>
              <w:szCs w:val="24"/>
            </w:rPr>
            <w:delText>且</w:delText>
          </w:r>
        </w:del>
      </w:moveTo>
    </w:p>
    <w:p w14:paraId="4CD82026" w14:textId="3C1D835A" w:rsidR="004562BC" w:rsidDel="00582409" w:rsidRDefault="004562BC" w:rsidP="004562BC">
      <w:pPr>
        <w:rPr>
          <w:del w:id="1260" w:author="Noah Zheng" w:date="2025-09-07T08:13:00Z" w16du:dateUtc="2025-09-07T00:13:00Z"/>
          <w:moveTo w:id="1261" w:author="yukina minato" w:date="2025-09-07T04:53:00Z" w16du:dateUtc="2025-09-06T20:53:00Z"/>
        </w:rPr>
      </w:pPr>
      <w:moveTo w:id="1262" w:author="yukina minato" w:date="2025-09-07T04:53:00Z" w16du:dateUtc="2025-09-06T20:53:00Z">
        <w:del w:id="1263" w:author="Noah Zheng" w:date="2025-09-07T08:13:00Z" w16du:dateUtc="2025-09-07T00:13:00Z">
          <w:r w:rsidRPr="004A6B29" w:rsidDel="00582409">
            <w:rPr>
              <w:rFonts w:ascii="宋体" w:eastAsia="宋体" w:hAnsi="宋体" w:hint="eastAsia"/>
              <w:position w:val="-18"/>
              <w:szCs w:val="24"/>
            </w:rPr>
            <w:object w:dxaOrig="3940" w:dyaOrig="480" w14:anchorId="18FD312E">
              <v:shape id="_x0000_i1492" type="#_x0000_t75" style="width:197.2pt;height:24.1pt" o:ole="">
                <v:imagedata r:id="rId622" o:title=""/>
              </v:shape>
              <o:OLEObject Type="Embed" ProgID="Equation.DSMT4" ShapeID="_x0000_i1492" DrawAspect="Content" ObjectID="_1818759693" r:id="rId896"/>
            </w:object>
          </w:r>
        </w:del>
      </w:moveTo>
    </w:p>
    <w:p w14:paraId="1A562221" w14:textId="4809C9B4" w:rsidR="004562BC" w:rsidRPr="004A6B29" w:rsidDel="00582409" w:rsidRDefault="004562BC" w:rsidP="004562BC">
      <w:pPr>
        <w:ind w:firstLineChars="300" w:firstLine="720"/>
        <w:jc w:val="left"/>
        <w:rPr>
          <w:del w:id="1264" w:author="Noah Zheng" w:date="2025-09-07T08:13:00Z" w16du:dateUtc="2025-09-07T00:13:00Z"/>
          <w:moveTo w:id="1265" w:author="yukina minato" w:date="2025-09-07T04:53:00Z" w16du:dateUtc="2025-09-06T20:53:00Z"/>
          <w:rFonts w:ascii="宋体" w:eastAsia="宋体" w:hAnsi="宋体" w:hint="eastAsia"/>
          <w:szCs w:val="24"/>
        </w:rPr>
      </w:pPr>
      <w:moveTo w:id="1266" w:author="yukina minato" w:date="2025-09-07T04:53:00Z" w16du:dateUtc="2025-09-06T20:53:00Z">
        <w:del w:id="1267" w:author="Noah Zheng" w:date="2025-09-07T08:13:00Z" w16du:dateUtc="2025-09-07T00:13:00Z">
          <w:r w:rsidDel="00582409">
            <w:rPr>
              <w:rFonts w:hint="eastAsia"/>
            </w:rPr>
            <w:delText>同时</w:delText>
          </w:r>
          <w:r w:rsidRPr="004A6B29" w:rsidDel="00582409">
            <w:rPr>
              <w:rFonts w:ascii="宋体" w:eastAsia="宋体" w:hAnsi="宋体" w:hint="eastAsia"/>
              <w:szCs w:val="24"/>
            </w:rPr>
            <w:delText>点</w:delText>
          </w:r>
          <w:r w:rsidRPr="004A6B29" w:rsidDel="00582409">
            <w:rPr>
              <w:rFonts w:ascii="宋体" w:eastAsia="宋体" w:hAnsi="宋体" w:hint="eastAsia"/>
              <w:position w:val="-6"/>
              <w:szCs w:val="24"/>
            </w:rPr>
            <w:object w:dxaOrig="279" w:dyaOrig="279" w14:anchorId="44547812">
              <v:shape id="_x0000_i1493" type="#_x0000_t75" style="width:13.75pt;height:13.75pt" o:ole="">
                <v:imagedata r:id="rId142" o:title=""/>
              </v:shape>
              <o:OLEObject Type="Embed" ProgID="Equation.DSMT4" ShapeID="_x0000_i1493" DrawAspect="Content" ObjectID="_1818759694" r:id="rId897"/>
            </w:object>
          </w:r>
          <w:r w:rsidRPr="004A6B29" w:rsidDel="00582409">
            <w:rPr>
              <w:rFonts w:ascii="宋体" w:eastAsia="宋体" w:hAnsi="宋体" w:hint="eastAsia"/>
              <w:szCs w:val="24"/>
            </w:rPr>
            <w:delText>与点</w:delText>
          </w:r>
          <w:r w:rsidRPr="004A6B29" w:rsidDel="00582409">
            <w:rPr>
              <w:rFonts w:ascii="宋体" w:eastAsia="宋体" w:hAnsi="宋体" w:hint="eastAsia"/>
              <w:position w:val="-12"/>
              <w:szCs w:val="24"/>
            </w:rPr>
            <w:object w:dxaOrig="360" w:dyaOrig="360" w14:anchorId="778F1384">
              <v:shape id="_x0000_i1494" type="#_x0000_t75" style="width:18.15pt;height:18.15pt" o:ole="">
                <v:imagedata r:id="rId151" o:title=""/>
              </v:shape>
              <o:OLEObject Type="Embed" ProgID="Equation.DSMT4" ShapeID="_x0000_i1494" DrawAspect="Content" ObjectID="_1818759695" r:id="rId898"/>
            </w:object>
          </w:r>
          <w:r w:rsidRPr="004A6B29" w:rsidDel="00582409">
            <w:rPr>
              <w:rFonts w:ascii="宋体" w:eastAsia="宋体" w:hAnsi="宋体" w:hint="eastAsia"/>
              <w:szCs w:val="24"/>
            </w:rPr>
            <w:delText>连线构成向量</w:delText>
          </w:r>
          <w:r w:rsidRPr="004A6B29" w:rsidDel="00582409">
            <w:rPr>
              <w:rFonts w:ascii="宋体" w:eastAsia="宋体" w:hAnsi="宋体" w:hint="eastAsia"/>
              <w:position w:val="-12"/>
              <w:szCs w:val="24"/>
            </w:rPr>
            <w:object w:dxaOrig="540" w:dyaOrig="400" w14:anchorId="46ECAC02">
              <v:shape id="_x0000_i1495" type="#_x0000_t75" style="width:26.6pt;height:19.7pt" o:ole="">
                <v:imagedata r:id="rId153" o:title=""/>
              </v:shape>
              <o:OLEObject Type="Embed" ProgID="Equation.DSMT4" ShapeID="_x0000_i1495" DrawAspect="Content" ObjectID="_1818759696" r:id="rId899"/>
            </w:object>
          </w:r>
          <w:r w:rsidRPr="004A6B29" w:rsidDel="00582409">
            <w:rPr>
              <w:rFonts w:ascii="宋体" w:eastAsia="宋体" w:hAnsi="宋体" w:hint="eastAsia"/>
              <w:szCs w:val="24"/>
            </w:rPr>
            <w:delText>，</w:delText>
          </w:r>
          <w:r w:rsidDel="00582409">
            <w:rPr>
              <w:rFonts w:ascii="宋体" w:eastAsia="宋体" w:hAnsi="宋体" w:hint="eastAsia"/>
              <w:szCs w:val="24"/>
            </w:rPr>
            <w:delText>且</w:delText>
          </w:r>
        </w:del>
      </w:moveTo>
    </w:p>
    <w:p w14:paraId="75681B09" w14:textId="2783DEA2" w:rsidR="004562BC" w:rsidDel="00582409" w:rsidRDefault="004562BC" w:rsidP="004562BC">
      <w:pPr>
        <w:ind w:firstLineChars="200" w:firstLine="480"/>
        <w:rPr>
          <w:del w:id="1268" w:author="Noah Zheng" w:date="2025-09-07T08:13:00Z" w16du:dateUtc="2025-09-07T00:13:00Z"/>
          <w:moveTo w:id="1269" w:author="yukina minato" w:date="2025-09-07T04:53:00Z" w16du:dateUtc="2025-09-06T20:53:00Z"/>
          <w:rFonts w:ascii="宋体" w:eastAsia="宋体" w:hAnsi="宋体" w:hint="eastAsia"/>
          <w:szCs w:val="24"/>
        </w:rPr>
      </w:pPr>
      <w:moveTo w:id="1270" w:author="yukina minato" w:date="2025-09-07T04:53:00Z" w16du:dateUtc="2025-09-06T20:53:00Z">
        <w:del w:id="1271" w:author="Noah Zheng" w:date="2025-09-07T08:13:00Z" w16du:dateUtc="2025-09-07T00:13:00Z">
          <w:r w:rsidRPr="004A6B29" w:rsidDel="00582409">
            <w:rPr>
              <w:rFonts w:ascii="宋体" w:eastAsia="宋体" w:hAnsi="宋体" w:hint="eastAsia"/>
              <w:position w:val="-20"/>
              <w:szCs w:val="24"/>
            </w:rPr>
            <w:object w:dxaOrig="3500" w:dyaOrig="520" w14:anchorId="008FA8B7">
              <v:shape id="_x0000_i1496" type="#_x0000_t75" style="width:175.6pt;height:25.65pt" o:ole="">
                <v:imagedata r:id="rId155" o:title=""/>
              </v:shape>
              <o:OLEObject Type="Embed" ProgID="Equation.DSMT4" ShapeID="_x0000_i1496" DrawAspect="Content" ObjectID="_1818759697" r:id="rId900"/>
            </w:object>
          </w:r>
        </w:del>
      </w:moveTo>
    </w:p>
    <w:p w14:paraId="35E21A50" w14:textId="050E728F" w:rsidR="004562BC" w:rsidRPr="004A6B29" w:rsidDel="00582409" w:rsidRDefault="004562BC" w:rsidP="004562BC">
      <w:pPr>
        <w:ind w:firstLineChars="300" w:firstLine="720"/>
        <w:jc w:val="left"/>
        <w:rPr>
          <w:del w:id="1272" w:author="Noah Zheng" w:date="2025-09-07T08:13:00Z" w16du:dateUtc="2025-09-07T00:13:00Z"/>
          <w:moveTo w:id="1273" w:author="yukina minato" w:date="2025-09-07T04:53:00Z" w16du:dateUtc="2025-09-06T20:53:00Z"/>
          <w:rFonts w:ascii="宋体" w:eastAsia="宋体" w:hAnsi="宋体" w:hint="eastAsia"/>
          <w:szCs w:val="24"/>
        </w:rPr>
      </w:pPr>
      <w:moveTo w:id="1274" w:author="yukina minato" w:date="2025-09-07T04:53:00Z" w16du:dateUtc="2025-09-06T20:53:00Z">
        <w:del w:id="1275" w:author="Noah Zheng" w:date="2025-09-07T08:13:00Z" w16du:dateUtc="2025-09-07T00:13:00Z">
          <w:r w:rsidRPr="004A6B29" w:rsidDel="00582409">
            <w:rPr>
              <w:rFonts w:ascii="宋体" w:eastAsia="宋体" w:hAnsi="宋体" w:hint="eastAsia"/>
              <w:szCs w:val="24"/>
            </w:rPr>
            <w:delText>从而得到球状烟幕中心点</w:delText>
          </w:r>
          <w:r w:rsidRPr="004A6B29" w:rsidDel="00582409">
            <w:rPr>
              <w:rFonts w:ascii="宋体" w:eastAsia="宋体" w:hAnsi="宋体" w:hint="eastAsia"/>
              <w:position w:val="-16"/>
              <w:szCs w:val="24"/>
            </w:rPr>
            <w:object w:dxaOrig="480" w:dyaOrig="400" w14:anchorId="22481BBF">
              <v:shape id="_x0000_i1497" type="#_x0000_t75" style="width:24.1pt;height:19.7pt" o:ole="">
                <v:imagedata r:id="rId46" o:title=""/>
              </v:shape>
              <o:OLEObject Type="Embed" ProgID="Equation.DSMT4" ShapeID="_x0000_i1497" DrawAspect="Content" ObjectID="_1818759698" r:id="rId901"/>
            </w:object>
          </w:r>
          <w:r w:rsidRPr="004A6B29" w:rsidDel="00582409">
            <w:rPr>
              <w:rFonts w:ascii="宋体" w:eastAsia="宋体" w:hAnsi="宋体" w:hint="eastAsia"/>
              <w:szCs w:val="24"/>
            </w:rPr>
            <w:delText>到直线</w:delText>
          </w:r>
          <w:r w:rsidRPr="004A6B29" w:rsidDel="00582409">
            <w:rPr>
              <w:rFonts w:ascii="宋体" w:eastAsia="宋体" w:hAnsi="宋体" w:hint="eastAsia"/>
              <w:position w:val="-12"/>
              <w:szCs w:val="24"/>
            </w:rPr>
            <w:object w:dxaOrig="520" w:dyaOrig="360" w14:anchorId="435D28C2">
              <v:shape id="_x0000_i1498" type="#_x0000_t75" style="width:25.65pt;height:18.15pt" o:ole="">
                <v:imagedata r:id="rId48" o:title=""/>
              </v:shape>
              <o:OLEObject Type="Embed" ProgID="Equation.DSMT4" ShapeID="_x0000_i1498" DrawAspect="Content" ObjectID="_1818759699" r:id="rId902"/>
            </w:object>
          </w:r>
          <w:r w:rsidRPr="004A6B29" w:rsidDel="00582409">
            <w:rPr>
              <w:rFonts w:ascii="宋体" w:eastAsia="宋体" w:hAnsi="宋体" w:hint="eastAsia"/>
              <w:szCs w:val="24"/>
            </w:rPr>
            <w:delText>距离</w:delText>
          </w:r>
        </w:del>
      </w:moveTo>
    </w:p>
    <w:p w14:paraId="3E183439" w14:textId="2AA6F0CF" w:rsidR="004562BC" w:rsidDel="00582409" w:rsidRDefault="004562BC" w:rsidP="004562BC">
      <w:pPr>
        <w:ind w:firstLineChars="200" w:firstLine="480"/>
        <w:rPr>
          <w:del w:id="1276" w:author="Noah Zheng" w:date="2025-09-07T08:13:00Z" w16du:dateUtc="2025-09-07T00:13:00Z"/>
          <w:moveTo w:id="1277" w:author="yukina minato" w:date="2025-09-07T04:53:00Z" w16du:dateUtc="2025-09-06T20:53:00Z"/>
        </w:rPr>
      </w:pPr>
      <w:moveTo w:id="1278" w:author="yukina minato" w:date="2025-09-07T04:53:00Z" w16du:dateUtc="2025-09-06T20:53:00Z">
        <w:del w:id="1279" w:author="Noah Zheng" w:date="2025-09-07T08:13:00Z" w16du:dateUtc="2025-09-07T00:13:00Z">
          <w:r w:rsidRPr="00302535" w:rsidDel="00582409">
            <w:rPr>
              <w:rFonts w:hint="eastAsia"/>
              <w:position w:val="-42"/>
            </w:rPr>
            <w:object w:dxaOrig="3620" w:dyaOrig="1040" w14:anchorId="67F16C8F">
              <v:shape id="_x0000_i1499" type="#_x0000_t75" style="width:180.95pt;height:52.3pt" o:ole="">
                <v:imagedata r:id="rId630" o:title=""/>
              </v:shape>
              <o:OLEObject Type="Embed" ProgID="Equation.DSMT4" ShapeID="_x0000_i1499" DrawAspect="Content" ObjectID="_1818759700" r:id="rId903"/>
            </w:object>
          </w:r>
        </w:del>
      </w:moveTo>
    </w:p>
    <w:p w14:paraId="41983B49" w14:textId="34751189" w:rsidR="004562BC" w:rsidDel="00582409" w:rsidRDefault="004562BC" w:rsidP="004562BC">
      <w:pPr>
        <w:ind w:firstLineChars="200" w:firstLine="480"/>
        <w:jc w:val="both"/>
        <w:rPr>
          <w:del w:id="1280" w:author="Noah Zheng" w:date="2025-09-07T08:13:00Z" w16du:dateUtc="2025-09-07T00:13:00Z"/>
          <w:moveTo w:id="1281" w:author="yukina minato" w:date="2025-09-07T04:53:00Z" w16du:dateUtc="2025-09-06T20:53:00Z"/>
        </w:rPr>
      </w:pPr>
      <w:moveTo w:id="1282" w:author="yukina minato" w:date="2025-09-07T04:53:00Z" w16du:dateUtc="2025-09-06T20:53:00Z">
        <w:del w:id="1283" w:author="Noah Zheng" w:date="2025-09-07T08:13:00Z" w16du:dateUtc="2025-09-07T00:13:00Z">
          <w:r w:rsidDel="00582409">
            <w:rPr>
              <w:rFonts w:hint="eastAsia"/>
            </w:rPr>
            <w:delText xml:space="preserve">  </w:delText>
          </w:r>
          <w:r w:rsidDel="00582409">
            <w:rPr>
              <w:rFonts w:hint="eastAsia"/>
            </w:rPr>
            <w:delText>其中</w:delText>
          </w:r>
        </w:del>
      </w:moveTo>
    </w:p>
    <w:p w14:paraId="08272B6D" w14:textId="2F8F6747" w:rsidR="004562BC" w:rsidRPr="00851375" w:rsidDel="00582409" w:rsidRDefault="004562BC" w:rsidP="004562BC">
      <w:pPr>
        <w:ind w:firstLineChars="300" w:firstLine="720"/>
        <w:rPr>
          <w:del w:id="1284" w:author="Noah Zheng" w:date="2025-09-07T08:13:00Z" w16du:dateUtc="2025-09-07T00:13:00Z"/>
          <w:moveTo w:id="1285" w:author="yukina minato" w:date="2025-09-07T04:53:00Z" w16du:dateUtc="2025-09-06T20:53:00Z"/>
        </w:rPr>
      </w:pPr>
      <w:moveTo w:id="1286" w:author="yukina minato" w:date="2025-09-07T04:53:00Z" w16du:dateUtc="2025-09-06T20:53:00Z">
        <w:del w:id="1287" w:author="Noah Zheng" w:date="2025-09-07T08:13:00Z" w16du:dateUtc="2025-09-07T00:13:00Z">
          <w:r w:rsidRPr="00DF37F8" w:rsidDel="00582409">
            <w:rPr>
              <w:rFonts w:hint="eastAsia"/>
              <w:position w:val="-18"/>
            </w:rPr>
            <w:object w:dxaOrig="2860" w:dyaOrig="480" w14:anchorId="33DE9672">
              <v:shape id="_x0000_i1500" type="#_x0000_t75" style="width:143.05pt;height:24.1pt" o:ole="">
                <v:imagedata r:id="rId836" o:title=""/>
              </v:shape>
              <o:OLEObject Type="Embed" ProgID="Equation.DSMT4" ShapeID="_x0000_i1500" DrawAspect="Content" ObjectID="_1818759701" r:id="rId904"/>
            </w:object>
          </w:r>
        </w:del>
      </w:moveTo>
    </w:p>
    <w:p w14:paraId="61B9A826" w14:textId="71F662FC" w:rsidR="004562BC" w:rsidDel="00582409" w:rsidRDefault="004562BC" w:rsidP="004562BC">
      <w:pPr>
        <w:rPr>
          <w:del w:id="1288" w:author="Noah Zheng" w:date="2025-09-07T08:13:00Z" w16du:dateUtc="2025-09-07T00:13:00Z"/>
          <w:moveTo w:id="1289" w:author="yukina minato" w:date="2025-09-07T04:53:00Z" w16du:dateUtc="2025-09-06T20:53:00Z"/>
          <w:rFonts w:ascii="宋体" w:eastAsia="宋体" w:hAnsi="宋体" w:hint="eastAsia"/>
          <w:szCs w:val="24"/>
        </w:rPr>
      </w:pPr>
      <w:moveTo w:id="1290" w:author="yukina minato" w:date="2025-09-07T04:53:00Z" w16du:dateUtc="2025-09-06T20:53:00Z">
        <w:del w:id="1291" w:author="Noah Zheng" w:date="2025-09-07T08:13:00Z" w16du:dateUtc="2025-09-07T00:13:00Z">
          <w:r w:rsidDel="00582409">
            <w:rPr>
              <w:rFonts w:ascii="宋体" w:eastAsia="宋体" w:hAnsi="宋体" w:hint="eastAsia"/>
              <w:szCs w:val="24"/>
            </w:rPr>
            <w:delText xml:space="preserve">   </w:delText>
          </w:r>
          <w:r w:rsidRPr="004A6B29" w:rsidDel="00582409">
            <w:rPr>
              <w:rFonts w:ascii="宋体" w:eastAsia="宋体" w:hAnsi="宋体" w:hint="eastAsia"/>
              <w:szCs w:val="24"/>
            </w:rPr>
            <w:delText>圆柱上下园周上的点和导弹所连线段与烟幕干扰弹起爆后形成的半</w:delText>
          </w:r>
          <w:r w:rsidDel="00582409">
            <w:rPr>
              <w:rFonts w:ascii="宋体" w:eastAsia="宋体" w:hAnsi="宋体" w:hint="eastAsia"/>
              <w:szCs w:val="24"/>
            </w:rPr>
            <w:delText>径</w:delText>
          </w:r>
        </w:del>
      </w:moveTo>
    </w:p>
    <w:p w14:paraId="2A749272" w14:textId="6B998A0D" w:rsidR="004562BC" w:rsidDel="00582409" w:rsidRDefault="004562BC" w:rsidP="004562BC">
      <w:pPr>
        <w:rPr>
          <w:del w:id="1292" w:author="Noah Zheng" w:date="2025-09-07T08:13:00Z" w16du:dateUtc="2025-09-07T00:13:00Z"/>
          <w:moveTo w:id="1293" w:author="yukina minato" w:date="2025-09-07T04:53:00Z" w16du:dateUtc="2025-09-06T20:53:00Z"/>
          <w:rFonts w:ascii="宋体" w:eastAsia="宋体" w:hAnsi="宋体" w:hint="eastAsia"/>
          <w:szCs w:val="24"/>
        </w:rPr>
      </w:pPr>
      <w:moveTo w:id="1294" w:author="yukina minato" w:date="2025-09-07T04:53:00Z" w16du:dateUtc="2025-09-06T20:53:00Z">
        <w:del w:id="1295" w:author="Noah Zheng" w:date="2025-09-07T08:13:00Z" w16du:dateUtc="2025-09-07T00:13:00Z">
          <w:r w:rsidRPr="004A6B29" w:rsidDel="00582409">
            <w:rPr>
              <w:rFonts w:ascii="宋体" w:eastAsia="宋体" w:hAnsi="宋体" w:hint="eastAsia"/>
              <w:position w:val="-6"/>
              <w:szCs w:val="24"/>
            </w:rPr>
            <w:object w:dxaOrig="859" w:dyaOrig="279" w14:anchorId="7D3E6DD9">
              <v:shape id="_x0000_i1501" type="#_x0000_t75" style="width:42.9pt;height:13.75pt" o:ole="">
                <v:imagedata r:id="rId161" o:title=""/>
              </v:shape>
              <o:OLEObject Type="Embed" ProgID="Equation.DSMT4" ShapeID="_x0000_i1501" DrawAspect="Content" ObjectID="_1818759702" r:id="rId905"/>
            </w:object>
          </w:r>
          <w:r w:rsidRPr="004A6B29" w:rsidDel="00582409">
            <w:rPr>
              <w:rFonts w:ascii="宋体" w:eastAsia="宋体" w:hAnsi="宋体" w:hint="eastAsia"/>
              <w:szCs w:val="24"/>
            </w:rPr>
            <w:delText>球状云团有公共点，只要保证球状烟幕中心点</w:delText>
          </w:r>
          <w:r w:rsidRPr="004A6B29" w:rsidDel="00582409">
            <w:rPr>
              <w:rFonts w:ascii="宋体" w:eastAsia="宋体" w:hAnsi="宋体" w:hint="eastAsia"/>
              <w:position w:val="-16"/>
              <w:szCs w:val="24"/>
            </w:rPr>
            <w:object w:dxaOrig="499" w:dyaOrig="400" w14:anchorId="5F092740">
              <v:shape id="_x0000_i1502" type="#_x0000_t75" style="width:25.65pt;height:19.7pt" o:ole="">
                <v:imagedata r:id="rId635" o:title=""/>
              </v:shape>
              <o:OLEObject Type="Embed" ProgID="Equation.DSMT4" ShapeID="_x0000_i1502" DrawAspect="Content" ObjectID="_1818759703" r:id="rId906"/>
            </w:object>
          </w:r>
          <w:r w:rsidRPr="004A6B29" w:rsidDel="00582409">
            <w:rPr>
              <w:rFonts w:ascii="宋体" w:eastAsia="宋体" w:hAnsi="宋体" w:hint="eastAsia"/>
              <w:szCs w:val="24"/>
            </w:rPr>
            <w:delText>到直线</w:delText>
          </w:r>
          <w:r w:rsidRPr="004A6B29" w:rsidDel="00582409">
            <w:rPr>
              <w:rFonts w:ascii="宋体" w:eastAsia="宋体" w:hAnsi="宋体" w:hint="eastAsia"/>
              <w:position w:val="-12"/>
              <w:szCs w:val="24"/>
            </w:rPr>
            <w:object w:dxaOrig="520" w:dyaOrig="360" w14:anchorId="7D33A12E">
              <v:shape id="_x0000_i1503" type="#_x0000_t75" style="width:25.65pt;height:18.15pt" o:ole="">
                <v:imagedata r:id="rId268" o:title=""/>
              </v:shape>
              <o:OLEObject Type="Embed" ProgID="Equation.DSMT4" ShapeID="_x0000_i1503" DrawAspect="Content" ObjectID="_1818759704" r:id="rId907"/>
            </w:object>
          </w:r>
          <w:r w:rsidRPr="004A6B29" w:rsidDel="00582409">
            <w:rPr>
              <w:rFonts w:ascii="宋体" w:eastAsia="宋体" w:hAnsi="宋体" w:hint="eastAsia"/>
              <w:szCs w:val="24"/>
            </w:rPr>
            <w:delText>距离</w:delText>
          </w:r>
        </w:del>
      </w:moveTo>
    </w:p>
    <w:p w14:paraId="5522F4AE" w14:textId="7554361D" w:rsidR="004562BC" w:rsidRPr="004A6B29" w:rsidDel="00582409" w:rsidRDefault="004562BC" w:rsidP="004562BC">
      <w:pPr>
        <w:jc w:val="left"/>
        <w:rPr>
          <w:del w:id="1296" w:author="Noah Zheng" w:date="2025-09-07T08:13:00Z" w16du:dateUtc="2025-09-07T00:13:00Z"/>
          <w:moveTo w:id="1297" w:author="yukina minato" w:date="2025-09-07T04:53:00Z" w16du:dateUtc="2025-09-06T20:53:00Z"/>
          <w:rFonts w:ascii="宋体" w:eastAsia="宋体" w:hAnsi="宋体" w:hint="eastAsia"/>
          <w:szCs w:val="24"/>
        </w:rPr>
      </w:pPr>
      <w:moveTo w:id="1298" w:author="yukina minato" w:date="2025-09-07T04:53:00Z" w16du:dateUtc="2025-09-06T20:53:00Z">
        <w:del w:id="1299" w:author="Noah Zheng" w:date="2025-09-07T08:13:00Z" w16du:dateUtc="2025-09-07T00:13:00Z">
          <w:r w:rsidRPr="004A6B29" w:rsidDel="00582409">
            <w:rPr>
              <w:rFonts w:ascii="宋体" w:eastAsia="宋体" w:hAnsi="宋体" w:hint="eastAsia"/>
              <w:szCs w:val="24"/>
            </w:rPr>
            <w:delText>不大于球半径</w:delText>
          </w:r>
          <w:r w:rsidRPr="004A6B29" w:rsidDel="00582409">
            <w:rPr>
              <w:rFonts w:ascii="宋体" w:eastAsia="宋体" w:hAnsi="宋体" w:hint="eastAsia"/>
              <w:position w:val="-4"/>
              <w:szCs w:val="24"/>
            </w:rPr>
            <w:object w:dxaOrig="240" w:dyaOrig="260" w14:anchorId="40BB673C">
              <v:shape id="_x0000_i1504" type="#_x0000_t75" style="width:11.9pt;height:12.85pt" o:ole="">
                <v:imagedata r:id="rId167" o:title=""/>
              </v:shape>
              <o:OLEObject Type="Embed" ProgID="Equation.DSMT4" ShapeID="_x0000_i1504" DrawAspect="Content" ObjectID="_1818759705" r:id="rId908"/>
            </w:object>
          </w:r>
          <w:r w:rsidRPr="004A6B29" w:rsidDel="00582409">
            <w:rPr>
              <w:rFonts w:ascii="宋体" w:eastAsia="宋体" w:hAnsi="宋体" w:hint="eastAsia"/>
              <w:szCs w:val="24"/>
            </w:rPr>
            <w:delText>，也即：</w:delText>
          </w:r>
        </w:del>
      </w:moveTo>
    </w:p>
    <w:p w14:paraId="3911AC2D" w14:textId="53258756" w:rsidR="004562BC" w:rsidDel="00582409" w:rsidRDefault="004562BC" w:rsidP="004562BC">
      <w:pPr>
        <w:rPr>
          <w:del w:id="1300" w:author="Noah Zheng" w:date="2025-09-07T08:13:00Z" w16du:dateUtc="2025-09-07T00:13:00Z"/>
          <w:moveTo w:id="1301" w:author="yukina minato" w:date="2025-09-07T04:53:00Z" w16du:dateUtc="2025-09-06T20:53:00Z"/>
          <w:rFonts w:ascii="宋体" w:eastAsia="宋体" w:hAnsi="宋体" w:hint="eastAsia"/>
          <w:szCs w:val="24"/>
        </w:rPr>
      </w:pPr>
      <w:moveTo w:id="1302" w:author="yukina minato" w:date="2025-09-07T04:53:00Z" w16du:dateUtc="2025-09-06T20:53:00Z">
        <w:del w:id="1303" w:author="Noah Zheng" w:date="2025-09-07T08:13:00Z" w16du:dateUtc="2025-09-07T00:13:00Z">
          <w:r w:rsidRPr="004A6B29" w:rsidDel="00582409">
            <w:rPr>
              <w:rFonts w:ascii="宋体" w:eastAsia="宋体" w:hAnsi="宋体" w:hint="eastAsia"/>
              <w:position w:val="-16"/>
              <w:szCs w:val="24"/>
            </w:rPr>
            <w:object w:dxaOrig="980" w:dyaOrig="400" w14:anchorId="707436A5">
              <v:shape id="_x0000_i1505" type="#_x0000_t75" style="width:49.75pt;height:19.7pt" o:ole="">
                <v:imagedata r:id="rId639" o:title=""/>
              </v:shape>
              <o:OLEObject Type="Embed" ProgID="Equation.DSMT4" ShapeID="_x0000_i1505" DrawAspect="Content" ObjectID="_1818759706" r:id="rId909"/>
            </w:object>
          </w:r>
        </w:del>
      </w:moveTo>
    </w:p>
    <w:p w14:paraId="76070293" w14:textId="62C44936" w:rsidR="004562BC" w:rsidDel="00582409" w:rsidRDefault="004562BC" w:rsidP="004562BC">
      <w:pPr>
        <w:jc w:val="both"/>
        <w:rPr>
          <w:del w:id="1304" w:author="Noah Zheng" w:date="2025-09-07T08:13:00Z" w16du:dateUtc="2025-09-07T00:13:00Z"/>
          <w:moveTo w:id="1305" w:author="yukina minato" w:date="2025-09-07T04:53:00Z" w16du:dateUtc="2025-09-06T20:53:00Z"/>
          <w:rFonts w:ascii="宋体" w:eastAsia="宋体" w:hAnsi="宋体" w:hint="eastAsia"/>
          <w:szCs w:val="24"/>
        </w:rPr>
      </w:pPr>
      <w:moveTo w:id="1306" w:author="yukina minato" w:date="2025-09-07T04:53:00Z" w16du:dateUtc="2025-09-06T20:53:00Z">
        <w:del w:id="1307" w:author="Noah Zheng" w:date="2025-09-07T08:13:00Z" w16du:dateUtc="2025-09-07T00:13:00Z">
          <w:r w:rsidDel="00582409">
            <w:rPr>
              <w:rFonts w:ascii="宋体" w:eastAsia="宋体" w:hAnsi="宋体" w:hint="eastAsia"/>
              <w:szCs w:val="24"/>
            </w:rPr>
            <w:delText xml:space="preserve">     从而</w:delText>
          </w:r>
        </w:del>
      </w:moveTo>
    </w:p>
    <w:p w14:paraId="05FAC581" w14:textId="1045165D" w:rsidR="004562BC" w:rsidRPr="004A6B29" w:rsidDel="00582409" w:rsidRDefault="004562BC" w:rsidP="004562BC">
      <w:pPr>
        <w:rPr>
          <w:del w:id="1308" w:author="Noah Zheng" w:date="2025-09-07T08:13:00Z" w16du:dateUtc="2025-09-07T00:13:00Z"/>
          <w:moveTo w:id="1309" w:author="yukina minato" w:date="2025-09-07T04:53:00Z" w16du:dateUtc="2025-09-06T20:53:00Z"/>
          <w:rFonts w:ascii="宋体" w:eastAsia="宋体" w:hAnsi="宋体" w:hint="eastAsia"/>
          <w:szCs w:val="24"/>
        </w:rPr>
      </w:pPr>
      <w:moveTo w:id="1310" w:author="yukina minato" w:date="2025-09-07T04:53:00Z" w16du:dateUtc="2025-09-06T20:53:00Z">
        <w:del w:id="1311" w:author="Noah Zheng" w:date="2025-09-07T08:13:00Z" w16du:dateUtc="2025-09-07T00:13:00Z">
          <w:r w:rsidRPr="00302535" w:rsidDel="00582409">
            <w:rPr>
              <w:rFonts w:hint="eastAsia"/>
              <w:position w:val="-18"/>
            </w:rPr>
            <w:object w:dxaOrig="2500" w:dyaOrig="480" w14:anchorId="35614D94">
              <v:shape id="_x0000_i1506" type="#_x0000_t75" style="width:125.2pt;height:24.1pt" o:ole="">
                <v:imagedata r:id="rId843" o:title=""/>
              </v:shape>
              <o:OLEObject Type="Embed" ProgID="Equation.DSMT4" ShapeID="_x0000_i1506" DrawAspect="Content" ObjectID="_1818759707" r:id="rId910"/>
            </w:object>
          </w:r>
        </w:del>
      </w:moveTo>
    </w:p>
    <w:p w14:paraId="0077A256" w14:textId="5CF261F7" w:rsidR="004562BC" w:rsidDel="00582409" w:rsidRDefault="004562BC" w:rsidP="004562BC">
      <w:pPr>
        <w:ind w:firstLineChars="300" w:firstLine="720"/>
        <w:jc w:val="left"/>
        <w:rPr>
          <w:del w:id="1312" w:author="Noah Zheng" w:date="2025-09-07T08:13:00Z" w16du:dateUtc="2025-09-07T00:13:00Z"/>
          <w:moveTo w:id="1313" w:author="yukina minato" w:date="2025-09-07T04:53:00Z" w16du:dateUtc="2025-09-06T20:53:00Z"/>
          <w:rFonts w:ascii="宋体" w:eastAsia="宋体" w:hAnsi="宋体" w:hint="eastAsia"/>
          <w:szCs w:val="24"/>
        </w:rPr>
      </w:pPr>
      <w:moveTo w:id="1314" w:author="yukina minato" w:date="2025-09-07T04:53:00Z" w16du:dateUtc="2025-09-06T20:53:00Z">
        <w:del w:id="1315" w:author="Noah Zheng" w:date="2025-09-07T08:13:00Z" w16du:dateUtc="2025-09-07T00:13:00Z">
          <w:r w:rsidDel="00582409">
            <w:rPr>
              <w:rFonts w:ascii="宋体" w:eastAsia="宋体" w:hAnsi="宋体" w:hint="eastAsia"/>
              <w:szCs w:val="24"/>
            </w:rPr>
            <w:delText>设</w:delText>
          </w:r>
          <w:r w:rsidRPr="004A6B29" w:rsidDel="00582409">
            <w:rPr>
              <w:rFonts w:ascii="宋体" w:eastAsia="宋体" w:hAnsi="宋体" w:hint="eastAsia"/>
              <w:szCs w:val="24"/>
            </w:rPr>
            <w:delText>满足</w:delText>
          </w:r>
          <w:r w:rsidRPr="004A6B29" w:rsidDel="00582409">
            <w:rPr>
              <w:rFonts w:ascii="宋体" w:eastAsia="宋体" w:hAnsi="宋体" w:hint="eastAsia"/>
              <w:position w:val="-16"/>
              <w:szCs w:val="24"/>
            </w:rPr>
            <w:object w:dxaOrig="980" w:dyaOrig="400" w14:anchorId="70EA077F">
              <v:shape id="_x0000_i1507" type="#_x0000_t75" style="width:49.75pt;height:19.7pt" o:ole="">
                <v:imagedata r:id="rId643" o:title=""/>
              </v:shape>
              <o:OLEObject Type="Embed" ProgID="Equation.DSMT4" ShapeID="_x0000_i1507" DrawAspect="Content" ObjectID="_1818759708" r:id="rId911"/>
            </w:object>
          </w:r>
          <w:r w:rsidRPr="004A6B29" w:rsidDel="00582409">
            <w:rPr>
              <w:rFonts w:ascii="宋体" w:eastAsia="宋体" w:hAnsi="宋体" w:hint="eastAsia"/>
              <w:szCs w:val="24"/>
            </w:rPr>
            <w:delText>的若干个时间段</w:delText>
          </w:r>
          <w:r w:rsidDel="00582409">
            <w:rPr>
              <w:rFonts w:ascii="宋体" w:eastAsia="宋体" w:hAnsi="宋体" w:hint="eastAsia"/>
              <w:szCs w:val="24"/>
            </w:rPr>
            <w:delText>为</w:delText>
          </w:r>
          <w:r w:rsidRPr="004A6B29" w:rsidDel="00582409">
            <w:rPr>
              <w:rFonts w:ascii="宋体" w:eastAsia="宋体" w:hAnsi="宋体" w:hint="eastAsia"/>
              <w:position w:val="-16"/>
              <w:szCs w:val="24"/>
            </w:rPr>
            <w:object w:dxaOrig="1180" w:dyaOrig="440" w14:anchorId="5D2E8015">
              <v:shape id="_x0000_i1508" type="#_x0000_t75" style="width:59.15pt;height:22.25pt" o:ole="">
                <v:imagedata r:id="rId181" o:title=""/>
              </v:shape>
              <o:OLEObject Type="Embed" ProgID="Equation.DSMT4" ShapeID="_x0000_i1508" DrawAspect="Content" ObjectID="_1818759709" r:id="rId912"/>
            </w:object>
          </w:r>
          <w:r w:rsidRPr="004A6B29" w:rsidDel="00582409">
            <w:rPr>
              <w:rFonts w:ascii="宋体" w:eastAsia="宋体" w:hAnsi="宋体" w:hint="eastAsia"/>
              <w:szCs w:val="24"/>
            </w:rPr>
            <w:delText>，则烟幕干扰</w:delText>
          </w:r>
          <w:r w:rsidDel="00582409">
            <w:rPr>
              <w:rFonts w:ascii="宋体" w:eastAsia="宋体" w:hAnsi="宋体" w:hint="eastAsia"/>
              <w:szCs w:val="24"/>
            </w:rPr>
            <w:delText>弹对</w:delText>
          </w:r>
          <w:r w:rsidRPr="00302535" w:rsidDel="00582409">
            <w:rPr>
              <w:rFonts w:ascii="宋体" w:eastAsia="宋体" w:hAnsi="宋体" w:hint="eastAsia"/>
              <w:position w:val="-12"/>
              <w:szCs w:val="24"/>
            </w:rPr>
            <w:object w:dxaOrig="360" w:dyaOrig="360" w14:anchorId="5BF483AA">
              <v:shape id="_x0000_i1509" type="#_x0000_t75" style="width:18.15pt;height:18.15pt" o:ole="">
                <v:imagedata r:id="rId183" o:title=""/>
              </v:shape>
              <o:OLEObject Type="Embed" ProgID="Equation.DSMT4" ShapeID="_x0000_i1509" DrawAspect="Content" ObjectID="_1818759710" r:id="rId913"/>
            </w:object>
          </w:r>
          <w:r w:rsidDel="00582409">
            <w:rPr>
              <w:rFonts w:ascii="宋体" w:eastAsia="宋体" w:hAnsi="宋体" w:hint="eastAsia"/>
              <w:szCs w:val="24"/>
            </w:rPr>
            <w:delText>的</w:delText>
          </w:r>
          <w:r w:rsidRPr="004A6B29" w:rsidDel="00582409">
            <w:rPr>
              <w:rFonts w:ascii="宋体" w:eastAsia="宋体" w:hAnsi="宋体" w:hint="eastAsia"/>
              <w:szCs w:val="24"/>
            </w:rPr>
            <w:delText>有效遮蔽时长</w:delText>
          </w:r>
          <w:r w:rsidRPr="004A6B29" w:rsidDel="00582409">
            <w:rPr>
              <w:rFonts w:ascii="宋体" w:eastAsia="宋体" w:hAnsi="宋体" w:hint="eastAsia"/>
              <w:position w:val="-6"/>
              <w:szCs w:val="24"/>
            </w:rPr>
            <w:object w:dxaOrig="300" w:dyaOrig="279" w14:anchorId="4E6BE906">
              <v:shape id="_x0000_i1510" type="#_x0000_t75" style="width:15.35pt;height:13.75pt" o:ole="">
                <v:imagedata r:id="rId185" o:title=""/>
              </v:shape>
              <o:OLEObject Type="Embed" ProgID="Equation.DSMT4" ShapeID="_x0000_i1510" DrawAspect="Content" ObjectID="_1818759711" r:id="rId914"/>
            </w:object>
          </w:r>
          <w:r w:rsidRPr="004A6B29" w:rsidDel="00582409">
            <w:rPr>
              <w:rFonts w:ascii="宋体" w:eastAsia="宋体" w:hAnsi="宋体" w:hint="eastAsia"/>
              <w:szCs w:val="24"/>
            </w:rPr>
            <w:delText>为</w:delText>
          </w:r>
        </w:del>
      </w:moveTo>
    </w:p>
    <w:p w14:paraId="089B60C3" w14:textId="2D56702A" w:rsidR="004562BC" w:rsidDel="00582409" w:rsidRDefault="004562BC" w:rsidP="004562BC">
      <w:pPr>
        <w:ind w:firstLineChars="400" w:firstLine="960"/>
        <w:rPr>
          <w:del w:id="1316" w:author="Noah Zheng" w:date="2025-09-07T08:13:00Z" w16du:dateUtc="2025-09-07T00:13:00Z"/>
          <w:moveTo w:id="1317" w:author="yukina minato" w:date="2025-09-07T04:53:00Z" w16du:dateUtc="2025-09-06T20:53:00Z"/>
          <w:rFonts w:ascii="宋体" w:eastAsia="宋体" w:hAnsi="宋体" w:hint="eastAsia"/>
          <w:szCs w:val="24"/>
        </w:rPr>
      </w:pPr>
      <w:moveTo w:id="1318" w:author="yukina minato" w:date="2025-09-07T04:53:00Z" w16du:dateUtc="2025-09-06T20:53:00Z">
        <w:del w:id="1319" w:author="Noah Zheng" w:date="2025-09-07T08:13:00Z" w16du:dateUtc="2025-09-07T00:13:00Z">
          <w:r w:rsidRPr="004A6B29" w:rsidDel="00582409">
            <w:rPr>
              <w:rFonts w:ascii="宋体" w:eastAsia="宋体" w:hAnsi="宋体" w:hint="eastAsia"/>
              <w:position w:val="-28"/>
              <w:szCs w:val="24"/>
            </w:rPr>
            <w:object w:dxaOrig="1120" w:dyaOrig="540" w14:anchorId="1CD763F9">
              <v:shape id="_x0000_i1511" type="#_x0000_t75" style="width:55.7pt;height:26.6pt" o:ole="">
                <v:imagedata r:id="rId279" o:title=""/>
              </v:shape>
              <o:OLEObject Type="Embed" ProgID="Equation.DSMT4" ShapeID="_x0000_i1511" DrawAspect="Content" ObjectID="_1818759712" r:id="rId915"/>
            </w:object>
          </w:r>
        </w:del>
      </w:moveTo>
    </w:p>
    <w:p w14:paraId="4BDBD010" w14:textId="6DB34A6D" w:rsidR="004562BC" w:rsidDel="00582409" w:rsidRDefault="004562BC" w:rsidP="004562BC">
      <w:pPr>
        <w:ind w:firstLineChars="200" w:firstLine="480"/>
        <w:jc w:val="left"/>
        <w:rPr>
          <w:del w:id="1320" w:author="Noah Zheng" w:date="2025-09-07T08:13:00Z" w16du:dateUtc="2025-09-07T00:13:00Z"/>
          <w:moveTo w:id="1321" w:author="yukina minato" w:date="2025-09-07T04:53:00Z" w16du:dateUtc="2025-09-06T20:53:00Z"/>
        </w:rPr>
      </w:pPr>
      <w:moveTo w:id="1322" w:author="yukina minato" w:date="2025-09-07T04:53:00Z" w16du:dateUtc="2025-09-06T20:53:00Z">
        <w:del w:id="1323" w:author="Noah Zheng" w:date="2025-09-07T08:13:00Z" w16du:dateUtc="2025-09-07T00:13:00Z">
          <w:r w:rsidDel="00582409">
            <w:rPr>
              <w:rFonts w:hint="eastAsia"/>
            </w:rPr>
            <w:delText>我们可以通过遗传算法对矩阵</w:delText>
          </w:r>
          <w:r w:rsidRPr="00302535" w:rsidDel="00582409">
            <w:rPr>
              <w:rFonts w:hint="eastAsia"/>
              <w:position w:val="-18"/>
            </w:rPr>
            <w:object w:dxaOrig="2200" w:dyaOrig="480" w14:anchorId="0E23044D">
              <v:shape id="_x0000_i1512" type="#_x0000_t75" style="width:109.55pt;height:24.1pt" o:ole="">
                <v:imagedata r:id="rId671" o:title=""/>
              </v:shape>
              <o:OLEObject Type="Embed" ProgID="Equation.DSMT4" ShapeID="_x0000_i1512" DrawAspect="Content" ObjectID="_1818759713" r:id="rId916"/>
            </w:object>
          </w:r>
          <w:r w:rsidDel="00582409">
            <w:rPr>
              <w:rFonts w:hint="eastAsia"/>
            </w:rPr>
            <w:delText>进行合理取值，这样，对于每一个矩阵</w:delText>
          </w:r>
          <w:r w:rsidRPr="00302535" w:rsidDel="00582409">
            <w:rPr>
              <w:rFonts w:hint="eastAsia"/>
              <w:position w:val="-4"/>
            </w:rPr>
            <w:object w:dxaOrig="279" w:dyaOrig="260" w14:anchorId="7068C454">
              <v:shape id="_x0000_i1513" type="#_x0000_t75" style="width:13.75pt;height:13.75pt" o:ole="">
                <v:imagedata r:id="rId283" o:title=""/>
              </v:shape>
              <o:OLEObject Type="Embed" ProgID="Equation.DSMT4" ShapeID="_x0000_i1513" DrawAspect="Content" ObjectID="_1818759714" r:id="rId917"/>
            </w:object>
          </w:r>
          <w:r w:rsidDel="00582409">
            <w:rPr>
              <w:rFonts w:hint="eastAsia"/>
            </w:rPr>
            <w:delText>，都能得到与之一一对应的有效遮蔽时长</w:delText>
          </w:r>
          <w:r w:rsidRPr="00302535" w:rsidDel="00582409">
            <w:rPr>
              <w:rFonts w:hint="eastAsia"/>
              <w:position w:val="-6"/>
            </w:rPr>
            <w:object w:dxaOrig="300" w:dyaOrig="279" w14:anchorId="7E40B9DB">
              <v:shape id="_x0000_i1514" type="#_x0000_t75" style="width:15.35pt;height:13.75pt" o:ole="">
                <v:imagedata r:id="rId285" o:title=""/>
              </v:shape>
              <o:OLEObject Type="Embed" ProgID="Equation.DSMT4" ShapeID="_x0000_i1514" DrawAspect="Content" ObjectID="_1818759715" r:id="rId918"/>
            </w:object>
          </w:r>
          <w:r w:rsidDel="00582409">
            <w:rPr>
              <w:rFonts w:hint="eastAsia"/>
            </w:rPr>
            <w:delText>，也就是说我们能得到</w:delText>
          </w:r>
          <w:r w:rsidRPr="00302535" w:rsidDel="00582409">
            <w:rPr>
              <w:rFonts w:hint="eastAsia"/>
              <w:position w:val="-6"/>
            </w:rPr>
            <w:object w:dxaOrig="300" w:dyaOrig="279" w14:anchorId="142703C4">
              <v:shape id="_x0000_i1515" type="#_x0000_t75" style="width:15.35pt;height:13.75pt" o:ole="">
                <v:imagedata r:id="rId287" o:title=""/>
              </v:shape>
              <o:OLEObject Type="Embed" ProgID="Equation.DSMT4" ShapeID="_x0000_i1515" DrawAspect="Content" ObjectID="_1818759716" r:id="rId919"/>
            </w:object>
          </w:r>
          <w:r w:rsidDel="00582409">
            <w:rPr>
              <w:rFonts w:hint="eastAsia"/>
            </w:rPr>
            <w:delText>关于矩阵</w:delText>
          </w:r>
          <w:r w:rsidRPr="00302535" w:rsidDel="00582409">
            <w:rPr>
              <w:rFonts w:hint="eastAsia"/>
              <w:position w:val="-18"/>
            </w:rPr>
            <w:object w:dxaOrig="2200" w:dyaOrig="480" w14:anchorId="37C83DC3">
              <v:shape id="_x0000_i1516" type="#_x0000_t75" style="width:109.55pt;height:24.1pt" o:ole="">
                <v:imagedata r:id="rId671" o:title=""/>
              </v:shape>
              <o:OLEObject Type="Embed" ProgID="Equation.DSMT4" ShapeID="_x0000_i1516" DrawAspect="Content" ObjectID="_1818759717" r:id="rId920"/>
            </w:object>
          </w:r>
          <w:r w:rsidDel="00582409">
            <w:rPr>
              <w:rFonts w:hint="eastAsia"/>
            </w:rPr>
            <w:delText>的函数，也即：</w:delText>
          </w:r>
        </w:del>
      </w:moveTo>
    </w:p>
    <w:p w14:paraId="4AC9D622" w14:textId="06464A02" w:rsidR="004562BC" w:rsidDel="00582409" w:rsidRDefault="004562BC" w:rsidP="004562BC">
      <w:pPr>
        <w:ind w:firstLineChars="200" w:firstLine="480"/>
        <w:rPr>
          <w:del w:id="1324" w:author="Noah Zheng" w:date="2025-09-07T08:13:00Z" w16du:dateUtc="2025-09-07T00:13:00Z"/>
          <w:moveTo w:id="1325" w:author="yukina minato" w:date="2025-09-07T04:53:00Z" w16du:dateUtc="2025-09-06T20:53:00Z"/>
        </w:rPr>
      </w:pPr>
      <w:moveTo w:id="1326" w:author="yukina minato" w:date="2025-09-07T04:53:00Z" w16du:dateUtc="2025-09-06T20:53:00Z">
        <w:del w:id="1327" w:author="Noah Zheng" w:date="2025-09-07T08:13:00Z" w16du:dateUtc="2025-09-07T00:13:00Z">
          <w:r w:rsidRPr="007E6862" w:rsidDel="00582409">
            <w:rPr>
              <w:rFonts w:hint="eastAsia"/>
              <w:position w:val="-34"/>
            </w:rPr>
            <w:object w:dxaOrig="3180" w:dyaOrig="800" w14:anchorId="17F6273A">
              <v:shape id="_x0000_i1517" type="#_x0000_t75" style="width:159.35pt;height:40.4pt" o:ole="">
                <v:imagedata r:id="rId855" o:title=""/>
              </v:shape>
              <o:OLEObject Type="Embed" ProgID="Equation.DSMT4" ShapeID="_x0000_i1517" DrawAspect="Content" ObjectID="_1818759718" r:id="rId921"/>
            </w:object>
          </w:r>
        </w:del>
      </w:moveTo>
    </w:p>
    <w:p w14:paraId="3C28B01E" w14:textId="4CFE1266" w:rsidR="004562BC" w:rsidDel="00582409" w:rsidRDefault="004562BC" w:rsidP="004562BC">
      <w:pPr>
        <w:ind w:firstLineChars="200" w:firstLine="480"/>
        <w:jc w:val="both"/>
        <w:rPr>
          <w:del w:id="1328" w:author="Noah Zheng" w:date="2025-09-07T08:13:00Z" w16du:dateUtc="2025-09-07T00:13:00Z"/>
          <w:moveTo w:id="1329" w:author="yukina minato" w:date="2025-09-07T04:53:00Z" w16du:dateUtc="2025-09-06T20:53:00Z"/>
        </w:rPr>
      </w:pPr>
      <w:moveTo w:id="1330" w:author="yukina minato" w:date="2025-09-07T04:53:00Z" w16du:dateUtc="2025-09-06T20:53:00Z">
        <w:del w:id="1331" w:author="Noah Zheng" w:date="2025-09-07T08:13:00Z" w16du:dateUtc="2025-09-07T00:13:00Z">
          <w:r w:rsidDel="00582409">
            <w:rPr>
              <w:rFonts w:hint="eastAsia"/>
            </w:rPr>
            <w:delText>设</w:delText>
          </w:r>
          <w:r w:rsidRPr="00602029" w:rsidDel="00582409">
            <w:rPr>
              <w:position w:val="-12"/>
            </w:rPr>
            <w:object w:dxaOrig="600" w:dyaOrig="360" w14:anchorId="594B9730">
              <v:shape id="_x0000_i1518" type="#_x0000_t75" style="width:30.05pt;height:18.15pt" o:ole="">
                <v:imagedata r:id="rId294" o:title=""/>
              </v:shape>
              <o:OLEObject Type="Embed" ProgID="Equation.DSMT4" ShapeID="_x0000_i1518" DrawAspect="Content" ObjectID="_1818759719" r:id="rId922"/>
            </w:object>
          </w:r>
          <w:r w:rsidDel="00582409">
            <w:rPr>
              <w:rFonts w:hint="eastAsia"/>
            </w:rPr>
            <w:delText>为矩阵</w:delText>
          </w:r>
          <w:r w:rsidRPr="00602029" w:rsidDel="00582409">
            <w:rPr>
              <w:position w:val="-4"/>
            </w:rPr>
            <w:object w:dxaOrig="279" w:dyaOrig="260" w14:anchorId="43F3F257">
              <v:shape id="_x0000_i1519" type="#_x0000_t75" style="width:13.75pt;height:12.85pt" o:ole="">
                <v:imagedata r:id="rId296" o:title=""/>
              </v:shape>
              <o:OLEObject Type="Embed" ProgID="Equation.DSMT4" ShapeID="_x0000_i1519" DrawAspect="Content" ObjectID="_1818759720" r:id="rId923"/>
            </w:object>
          </w:r>
          <w:r w:rsidDel="00582409">
            <w:rPr>
              <w:rFonts w:hint="eastAsia"/>
            </w:rPr>
            <w:delText>中参数的下确界组成的矩阵，</w:delText>
          </w:r>
          <w:r w:rsidRPr="00602029" w:rsidDel="00582409">
            <w:rPr>
              <w:position w:val="-14"/>
            </w:rPr>
            <w:object w:dxaOrig="600" w:dyaOrig="380" w14:anchorId="00A4CEA6">
              <v:shape id="_x0000_i1520" type="#_x0000_t75" style="width:30.05pt;height:18.8pt" o:ole="">
                <v:imagedata r:id="rId298" o:title=""/>
              </v:shape>
              <o:OLEObject Type="Embed" ProgID="Equation.DSMT4" ShapeID="_x0000_i1520" DrawAspect="Content" ObjectID="_1818759721" r:id="rId924"/>
            </w:object>
          </w:r>
          <w:r w:rsidDel="00582409">
            <w:rPr>
              <w:rFonts w:hint="eastAsia"/>
            </w:rPr>
            <w:delText>为矩阵</w:delText>
          </w:r>
          <w:r w:rsidRPr="00602029" w:rsidDel="00582409">
            <w:rPr>
              <w:position w:val="-4"/>
            </w:rPr>
            <w:object w:dxaOrig="279" w:dyaOrig="260" w14:anchorId="4D985E04">
              <v:shape id="_x0000_i1521" type="#_x0000_t75" style="width:13.75pt;height:12.85pt" o:ole="">
                <v:imagedata r:id="rId296" o:title=""/>
              </v:shape>
              <o:OLEObject Type="Embed" ProgID="Equation.DSMT4" ShapeID="_x0000_i1521" DrawAspect="Content" ObjectID="_1818759722" r:id="rId925"/>
            </w:object>
          </w:r>
          <w:r w:rsidDel="00582409">
            <w:rPr>
              <w:rFonts w:hint="eastAsia"/>
            </w:rPr>
            <w:delText>中参数的上确界组成的矩阵，也即：</w:delText>
          </w:r>
        </w:del>
      </w:moveTo>
    </w:p>
    <w:p w14:paraId="7FF93999" w14:textId="30DB14CE" w:rsidR="004562BC" w:rsidDel="00582409" w:rsidRDefault="004562BC" w:rsidP="004562BC">
      <w:pPr>
        <w:ind w:firstLineChars="200" w:firstLine="480"/>
        <w:rPr>
          <w:del w:id="1332" w:author="Noah Zheng" w:date="2025-09-07T08:13:00Z" w16du:dateUtc="2025-09-07T00:13:00Z"/>
          <w:moveTo w:id="1333" w:author="yukina minato" w:date="2025-09-07T04:53:00Z" w16du:dateUtc="2025-09-06T20:53:00Z"/>
        </w:rPr>
      </w:pPr>
      <w:moveTo w:id="1334" w:author="yukina minato" w:date="2025-09-07T04:53:00Z" w16du:dateUtc="2025-09-06T20:53:00Z">
        <w:del w:id="1335" w:author="Noah Zheng" w:date="2025-09-07T08:13:00Z" w16du:dateUtc="2025-09-07T00:13:00Z">
          <w:r w:rsidRPr="00602029" w:rsidDel="00582409">
            <w:rPr>
              <w:position w:val="-14"/>
            </w:rPr>
            <w:object w:dxaOrig="1820" w:dyaOrig="380" w14:anchorId="695BA3A2">
              <v:shape id="_x0000_i1522" type="#_x0000_t75" style="width:90.8pt;height:18.8pt" o:ole="">
                <v:imagedata r:id="rId301" o:title=""/>
              </v:shape>
              <o:OLEObject Type="Embed" ProgID="Equation.DSMT4" ShapeID="_x0000_i1522" DrawAspect="Content" ObjectID="_1818759723" r:id="rId926"/>
            </w:object>
          </w:r>
        </w:del>
      </w:moveTo>
    </w:p>
    <w:p w14:paraId="1723A675" w14:textId="5FB9FB1A" w:rsidR="004562BC" w:rsidDel="00582409" w:rsidRDefault="004562BC" w:rsidP="004562BC">
      <w:pPr>
        <w:ind w:firstLineChars="200" w:firstLine="480"/>
        <w:jc w:val="both"/>
        <w:rPr>
          <w:del w:id="1336" w:author="Noah Zheng" w:date="2025-09-07T08:13:00Z" w16du:dateUtc="2025-09-07T00:13:00Z"/>
          <w:moveTo w:id="1337" w:author="yukina minato" w:date="2025-09-07T04:53:00Z" w16du:dateUtc="2025-09-06T20:53:00Z"/>
        </w:rPr>
      </w:pPr>
    </w:p>
    <w:p w14:paraId="4DB5A45B" w14:textId="356CFEB0" w:rsidR="004562BC" w:rsidRPr="00E36E43" w:rsidDel="00582409" w:rsidRDefault="004562BC" w:rsidP="004562BC">
      <w:pPr>
        <w:rPr>
          <w:del w:id="1338" w:author="Noah Zheng" w:date="2025-09-07T08:13:00Z" w16du:dateUtc="2025-09-07T00:13:00Z"/>
          <w:moveTo w:id="1339" w:author="yukina minato" w:date="2025-09-07T04:53:00Z" w16du:dateUtc="2025-09-06T20:53:00Z"/>
        </w:rPr>
      </w:pPr>
      <w:moveTo w:id="1340" w:author="yukina minato" w:date="2025-09-07T04:53:00Z" w16du:dateUtc="2025-09-06T20:53:00Z">
        <w:del w:id="1341" w:author="Noah Zheng" w:date="2025-09-07T08:13:00Z" w16du:dateUtc="2025-09-07T00:13:00Z">
          <w:r w:rsidDel="00582409">
            <w:rPr>
              <w:rFonts w:hint="eastAsia"/>
            </w:rPr>
            <w:delText>这样这个问题就转化成了以</w:delText>
          </w:r>
          <w:r w:rsidRPr="00302535" w:rsidDel="00582409">
            <w:rPr>
              <w:rFonts w:hint="eastAsia"/>
              <w:position w:val="-18"/>
            </w:rPr>
            <w:object w:dxaOrig="2200" w:dyaOrig="480" w14:anchorId="7BA15D88">
              <v:shape id="_x0000_i1523" type="#_x0000_t75" style="width:109.55pt;height:24.1pt" o:ole="">
                <v:imagedata r:id="rId671" o:title=""/>
              </v:shape>
              <o:OLEObject Type="Embed" ProgID="Equation.DSMT4" ShapeID="_x0000_i1523" DrawAspect="Content" ObjectID="_1818759724" r:id="rId927"/>
            </w:object>
          </w:r>
          <w:r w:rsidDel="00582409">
            <w:rPr>
              <w:rFonts w:hint="eastAsia"/>
            </w:rPr>
            <w:delText>为优化变量，以</w:delText>
          </w:r>
          <w:r w:rsidRPr="00602029" w:rsidDel="00582409">
            <w:rPr>
              <w:position w:val="-14"/>
            </w:rPr>
            <w:object w:dxaOrig="1820" w:dyaOrig="380" w14:anchorId="788E28E2">
              <v:shape id="_x0000_i1524" type="#_x0000_t75" style="width:90.8pt;height:18.8pt" o:ole="">
                <v:imagedata r:id="rId301" o:title=""/>
              </v:shape>
              <o:OLEObject Type="Embed" ProgID="Equation.DSMT4" ShapeID="_x0000_i1524" DrawAspect="Content" ObjectID="_1818759725" r:id="rId928"/>
            </w:object>
          </w:r>
          <w:r w:rsidDel="00582409">
            <w:rPr>
              <w:rFonts w:hint="eastAsia"/>
            </w:rPr>
            <w:delText>为约束条件，以</w:delText>
          </w:r>
          <w:r w:rsidRPr="00E36E43" w:rsidDel="00582409">
            <w:rPr>
              <w:rFonts w:hint="eastAsia"/>
              <w:position w:val="-14"/>
            </w:rPr>
            <w:object w:dxaOrig="1380" w:dyaOrig="400" w14:anchorId="00C35753">
              <v:shape id="_x0000_i1525" type="#_x0000_t75" style="width:69.5pt;height:19.7pt" o:ole="">
                <v:imagedata r:id="rId308" o:title=""/>
              </v:shape>
              <o:OLEObject Type="Embed" ProgID="Equation.DSMT4" ShapeID="_x0000_i1525" DrawAspect="Content" ObjectID="_1818759726" r:id="rId929"/>
            </w:object>
          </w:r>
          <w:r w:rsidDel="00582409">
            <w:rPr>
              <w:rFonts w:hint="eastAsia"/>
            </w:rPr>
            <w:delText>目标函数的优化问题</w:delText>
          </w:r>
        </w:del>
      </w:moveTo>
    </w:p>
    <w:moveToRangeEnd w:id="1019"/>
    <w:p w14:paraId="33D34FEB" w14:textId="317371C4" w:rsidR="004562BC" w:rsidRPr="004562BC" w:rsidDel="00582409" w:rsidRDefault="004562BC">
      <w:pPr>
        <w:rPr>
          <w:del w:id="1342" w:author="Noah Zheng" w:date="2025-09-07T08:13:00Z" w16du:dateUtc="2025-09-07T00:13:00Z"/>
          <w:rFonts w:hint="eastAsia"/>
          <w:rPrChange w:id="1343" w:author="yukina minato" w:date="2025-09-07T04:53:00Z" w16du:dateUtc="2025-09-06T20:53:00Z">
            <w:rPr>
              <w:del w:id="1344" w:author="Noah Zheng" w:date="2025-09-07T08:13:00Z" w16du:dateUtc="2025-09-07T00:13:00Z"/>
              <w:rFonts w:ascii="宋体" w:eastAsia="宋体" w:hAnsi="宋体" w:hint="eastAsia"/>
            </w:rPr>
          </w:rPrChange>
        </w:rPr>
        <w:pPrChange w:id="1345" w:author="yukina minato" w:date="2025-09-07T04:53:00Z" w16du:dateUtc="2025-09-06T20:53:00Z">
          <w:pPr>
            <w:pStyle w:val="af3"/>
            <w:spacing w:line="360" w:lineRule="auto"/>
            <w:ind w:leftChars="100" w:left="240"/>
          </w:pPr>
        </w:pPrChange>
      </w:pPr>
    </w:p>
    <w:p w14:paraId="564ADAB8" w14:textId="448308BB" w:rsidR="00F8289C" w:rsidRPr="005B4CFC" w:rsidRDefault="00F8289C" w:rsidP="00F8289C">
      <w:pPr>
        <w:pStyle w:val="af3"/>
        <w:spacing w:line="360" w:lineRule="auto"/>
        <w:ind w:leftChars="100" w:left="240"/>
        <w:rPr>
          <w:rFonts w:ascii="宋体" w:eastAsia="宋体" w:hAnsi="宋体" w:hint="eastAsia"/>
        </w:rPr>
      </w:pPr>
      <w:r>
        <w:rPr>
          <w:rFonts w:hint="eastAsia"/>
        </w:rPr>
        <w:t>5.5.2</w:t>
      </w:r>
      <w:ins w:id="1346" w:author="Noah Zheng" w:date="2025-09-07T08:53:00Z" w16du:dateUtc="2025-09-07T00:53:00Z">
        <w:r w:rsidR="00411877">
          <w:rPr>
            <w:rFonts w:hint="eastAsia"/>
          </w:rPr>
          <w:t>最优化</w:t>
        </w:r>
        <w:r w:rsidR="00411877">
          <w:rPr>
            <w:rFonts w:ascii="宋体" w:eastAsia="宋体" w:hAnsi="宋体" w:hint="eastAsia"/>
          </w:rPr>
          <w:t>模型</w:t>
        </w:r>
        <w:r w:rsidR="00411877" w:rsidRPr="00302535">
          <w:rPr>
            <w:rFonts w:hint="eastAsia"/>
          </w:rPr>
          <w:t>GA-4</w:t>
        </w:r>
      </w:ins>
      <w:del w:id="1347" w:author="Noah Zheng" w:date="2025-09-07T08:53:00Z" w16du:dateUtc="2025-09-07T00:53:00Z">
        <w:r w:rsidDel="00411877">
          <w:rPr>
            <w:rFonts w:ascii="宋体" w:eastAsia="宋体" w:hAnsi="宋体" w:hint="eastAsia"/>
          </w:rPr>
          <w:delText>模型</w:delText>
        </w:r>
      </w:del>
      <w:r>
        <w:rPr>
          <w:rFonts w:ascii="宋体" w:eastAsia="宋体" w:hAnsi="宋体" w:hint="eastAsia"/>
        </w:rPr>
        <w:t>的求解</w:t>
      </w:r>
    </w:p>
    <w:p w14:paraId="1A88C3C8" w14:textId="7C8438C2" w:rsidR="001C338D" w:rsidRDefault="001C338D" w:rsidP="001C338D">
      <w:pPr>
        <w:ind w:firstLineChars="200" w:firstLine="480"/>
        <w:jc w:val="both"/>
        <w:rPr>
          <w:ins w:id="1348" w:author="Noah Zheng" w:date="2025-09-07T10:02:00Z" w16du:dateUtc="2025-09-07T02:02:00Z"/>
        </w:rPr>
      </w:pPr>
      <w:ins w:id="1349" w:author="Noah Zheng" w:date="2025-09-07T10:02:00Z" w16du:dateUtc="2025-09-07T02:02:00Z">
        <w:r>
          <w:rPr>
            <w:rFonts w:hint="eastAsia"/>
          </w:rPr>
          <w:t>第</w:t>
        </w:r>
        <w:r>
          <w:rPr>
            <w:rFonts w:hint="eastAsia"/>
          </w:rPr>
          <w:t>五</w:t>
        </w:r>
        <w:r>
          <w:rPr>
            <w:rFonts w:hint="eastAsia"/>
          </w:rPr>
          <w:t>问的求解沿用第二问建立的遗传框架，基础步骤与算法流程均保持不变。下面只列出第四问遗传算法（</w:t>
        </w:r>
        <w:r>
          <w:rPr>
            <w:rFonts w:hint="eastAsia"/>
          </w:rPr>
          <w:t>GA</w:t>
        </w:r>
        <w:r>
          <w:rPr>
            <w:rFonts w:hint="eastAsia"/>
          </w:rPr>
          <w:t>）与第二问中不同的关键参数和基本要点。</w:t>
        </w:r>
      </w:ins>
    </w:p>
    <w:p w14:paraId="0BCB94F8" w14:textId="77777777" w:rsidR="001C338D" w:rsidRDefault="001C338D" w:rsidP="001C338D">
      <w:pPr>
        <w:jc w:val="both"/>
        <w:rPr>
          <w:ins w:id="1350" w:author="Noah Zheng" w:date="2025-09-07T10:02:00Z" w16du:dateUtc="2025-09-07T02:02:00Z"/>
          <w:rFonts w:hint="eastAsia"/>
        </w:rPr>
      </w:pPr>
    </w:p>
    <w:tbl>
      <w:tblPr>
        <w:tblStyle w:val="12"/>
        <w:tblW w:w="0" w:type="auto"/>
        <w:jc w:val="center"/>
        <w:tblLayout w:type="fixed"/>
        <w:tblLook w:val="04A0" w:firstRow="1" w:lastRow="0" w:firstColumn="1" w:lastColumn="0" w:noHBand="0" w:noVBand="1"/>
      </w:tblPr>
      <w:tblGrid>
        <w:gridCol w:w="2778"/>
        <w:gridCol w:w="2778"/>
        <w:tblGridChange w:id="1351">
          <w:tblGrid>
            <w:gridCol w:w="2778"/>
            <w:gridCol w:w="2778"/>
          </w:tblGrid>
        </w:tblGridChange>
      </w:tblGrid>
      <w:tr w:rsidR="001C338D" w:rsidRPr="009D78CF" w14:paraId="4D91EB86" w14:textId="77777777" w:rsidTr="00302535">
        <w:trPr>
          <w:cnfStyle w:val="100000000000" w:firstRow="1" w:lastRow="0" w:firstColumn="0" w:lastColumn="0" w:oddVBand="0" w:evenVBand="0" w:oddHBand="0" w:evenHBand="0" w:firstRowFirstColumn="0" w:firstRowLastColumn="0" w:lastRowFirstColumn="0" w:lastRowLastColumn="0"/>
          <w:jc w:val="center"/>
          <w:ins w:id="1352" w:author="Noah Zheng" w:date="2025-09-07T10:02:00Z" w16du:dateUtc="2025-09-07T02:02:00Z"/>
        </w:trPr>
        <w:tc>
          <w:tcPr>
            <w:cnfStyle w:val="001000000000" w:firstRow="0" w:lastRow="0" w:firstColumn="1" w:lastColumn="0" w:oddVBand="0" w:evenVBand="0" w:oddHBand="0" w:evenHBand="0" w:firstRowFirstColumn="0" w:firstRowLastColumn="0" w:lastRowFirstColumn="0" w:lastRowLastColumn="0"/>
            <w:tcW w:w="2778" w:type="dxa"/>
          </w:tcPr>
          <w:p w14:paraId="1C1EA23F" w14:textId="77777777" w:rsidR="001C338D" w:rsidRPr="009D78CF" w:rsidRDefault="001C338D" w:rsidP="00302535">
            <w:pPr>
              <w:keepNext/>
              <w:keepLines/>
              <w:spacing w:before="120" w:after="120"/>
              <w:rPr>
                <w:ins w:id="1353" w:author="Noah Zheng" w:date="2025-09-07T10:02:00Z" w16du:dateUtc="2025-09-07T02:02:00Z"/>
                <w:rFonts w:hint="eastAsia"/>
              </w:rPr>
            </w:pPr>
            <w:ins w:id="1354" w:author="Noah Zheng" w:date="2025-09-07T10:02:00Z" w16du:dateUtc="2025-09-07T02:02:00Z">
              <w:r>
                <w:rPr>
                  <w:rFonts w:hint="eastAsia"/>
                </w:rPr>
                <w:lastRenderedPageBreak/>
                <w:t>实数编码对象</w:t>
              </w:r>
            </w:ins>
          </w:p>
        </w:tc>
        <w:tc>
          <w:tcPr>
            <w:tcW w:w="2778" w:type="dxa"/>
          </w:tcPr>
          <w:p w14:paraId="5E430E8C" w14:textId="27B8E82F" w:rsidR="001C338D" w:rsidRPr="009D78CF" w:rsidRDefault="001C338D" w:rsidP="00302535">
            <w:pPr>
              <w:keepNext/>
              <w:keepLines/>
              <w:spacing w:before="120" w:after="120"/>
              <w:cnfStyle w:val="100000000000" w:firstRow="1" w:lastRow="0" w:firstColumn="0" w:lastColumn="0" w:oddVBand="0" w:evenVBand="0" w:oddHBand="0" w:evenHBand="0" w:firstRowFirstColumn="0" w:firstRowLastColumn="0" w:lastRowFirstColumn="0" w:lastRowLastColumn="0"/>
              <w:rPr>
                <w:ins w:id="1355" w:author="Noah Zheng" w:date="2025-09-07T10:02:00Z" w16du:dateUtc="2025-09-07T02:02:00Z"/>
                <w:rFonts w:hint="eastAsia"/>
              </w:rPr>
            </w:pPr>
            <w:ins w:id="1356" w:author="Noah Zheng" w:date="2025-09-07T10:02:00Z" w16du:dateUtc="2025-09-07T02:02:00Z">
              <w:r>
                <w:rPr>
                  <w:rFonts w:hint="eastAsia"/>
                </w:rPr>
                <w:t>目标函数</w:t>
              </w:r>
              <w:r w:rsidRPr="00302535">
                <w:rPr>
                  <w:position w:val="-12"/>
                </w:rPr>
                <w:object w:dxaOrig="300" w:dyaOrig="360" w14:anchorId="1054A69E">
                  <v:shape id="_x0000_i6855" type="#_x0000_t75" style="width:15.05pt;height:18.15pt" o:ole="">
                    <v:imagedata r:id="rId930" o:title=""/>
                  </v:shape>
                  <o:OLEObject Type="Embed" ProgID="Equation.DSMT4" ShapeID="_x0000_i6855" DrawAspect="Content" ObjectID="_1818759727" r:id="rId931"/>
                </w:object>
              </w:r>
              <w:r>
                <w:rPr>
                  <w:rFonts w:hint="eastAsia"/>
                </w:rPr>
                <w:t>决策变量</w:t>
              </w:r>
            </w:ins>
          </w:p>
        </w:tc>
      </w:tr>
      <w:tr w:rsidR="001C338D" w:rsidRPr="00302535" w14:paraId="53331B53" w14:textId="77777777" w:rsidTr="00302535">
        <w:trPr>
          <w:cnfStyle w:val="000000100000" w:firstRow="0" w:lastRow="0" w:firstColumn="0" w:lastColumn="0" w:oddVBand="0" w:evenVBand="0" w:oddHBand="1" w:evenHBand="0" w:firstRowFirstColumn="0" w:firstRowLastColumn="0" w:lastRowFirstColumn="0" w:lastRowLastColumn="0"/>
          <w:jc w:val="center"/>
          <w:ins w:id="1357" w:author="Noah Zheng" w:date="2025-09-07T10:02:00Z" w16du:dateUtc="2025-09-07T02:02:00Z"/>
        </w:trPr>
        <w:tc>
          <w:tcPr>
            <w:cnfStyle w:val="001000000000" w:firstRow="0" w:lastRow="0" w:firstColumn="1" w:lastColumn="0" w:oddVBand="0" w:evenVBand="0" w:oddHBand="0" w:evenHBand="0" w:firstRowFirstColumn="0" w:firstRowLastColumn="0" w:lastRowFirstColumn="0" w:lastRowLastColumn="0"/>
            <w:tcW w:w="2778" w:type="dxa"/>
          </w:tcPr>
          <w:p w14:paraId="72054546" w14:textId="77777777" w:rsidR="001C338D" w:rsidRPr="00302535" w:rsidRDefault="001C338D" w:rsidP="00302535">
            <w:pPr>
              <w:keepNext/>
              <w:keepLines/>
              <w:spacing w:before="120" w:after="120"/>
              <w:rPr>
                <w:ins w:id="1358" w:author="Noah Zheng" w:date="2025-09-07T10:02:00Z" w16du:dateUtc="2025-09-07T02:02:00Z"/>
                <w:b w:val="0"/>
                <w:bCs w:val="0"/>
              </w:rPr>
            </w:pPr>
            <w:ins w:id="1359" w:author="Noah Zheng" w:date="2025-09-07T10:02:00Z" w16du:dateUtc="2025-09-07T02:02:00Z">
              <w:r>
                <w:rPr>
                  <w:rFonts w:hint="eastAsia"/>
                  <w:b w:val="0"/>
                  <w:bCs w:val="0"/>
                </w:rPr>
                <w:t>种群数目</w:t>
              </w:r>
            </w:ins>
          </w:p>
        </w:tc>
        <w:tc>
          <w:tcPr>
            <w:tcW w:w="2778" w:type="dxa"/>
          </w:tcPr>
          <w:p w14:paraId="4F3F8737" w14:textId="0A5CEBC8" w:rsidR="001C338D" w:rsidRPr="00302535" w:rsidRDefault="001C338D" w:rsidP="00302535">
            <w:pPr>
              <w:keepNext/>
              <w:keepLines/>
              <w:spacing w:before="120" w:after="120"/>
              <w:cnfStyle w:val="000000100000" w:firstRow="0" w:lastRow="0" w:firstColumn="0" w:lastColumn="0" w:oddVBand="0" w:evenVBand="0" w:oddHBand="1" w:evenHBand="0" w:firstRowFirstColumn="0" w:firstRowLastColumn="0" w:lastRowFirstColumn="0" w:lastRowLastColumn="0"/>
              <w:rPr>
                <w:ins w:id="1360" w:author="Noah Zheng" w:date="2025-09-07T10:02:00Z" w16du:dateUtc="2025-09-07T02:02:00Z"/>
                <w:rFonts w:hint="eastAsia"/>
                <w:bCs/>
              </w:rPr>
            </w:pPr>
            <w:ins w:id="1361" w:author="Noah Zheng" w:date="2025-09-07T10:03:00Z" w16du:dateUtc="2025-09-07T02:03:00Z">
              <w:r>
                <w:rPr>
                  <w:rFonts w:hint="eastAsia"/>
                  <w:bCs/>
                </w:rPr>
                <w:t>10</w:t>
              </w:r>
            </w:ins>
            <w:ins w:id="1362" w:author="Noah Zheng" w:date="2025-09-07T10:02:00Z" w16du:dateUtc="2025-09-07T02:02:00Z">
              <w:r>
                <w:rPr>
                  <w:rFonts w:hint="eastAsia"/>
                  <w:bCs/>
                </w:rPr>
                <w:t>00</w:t>
              </w:r>
            </w:ins>
          </w:p>
        </w:tc>
      </w:tr>
      <w:tr w:rsidR="001C338D" w:rsidRPr="004F7724" w14:paraId="2AA7A56D" w14:textId="77777777" w:rsidTr="00302535">
        <w:trPr>
          <w:jc w:val="center"/>
          <w:ins w:id="1363" w:author="Noah Zheng" w:date="2025-09-07T10:02:00Z" w16du:dateUtc="2025-09-07T02:02:00Z"/>
        </w:trPr>
        <w:tc>
          <w:tcPr>
            <w:cnfStyle w:val="001000000000" w:firstRow="0" w:lastRow="0" w:firstColumn="1" w:lastColumn="0" w:oddVBand="0" w:evenVBand="0" w:oddHBand="0" w:evenHBand="0" w:firstRowFirstColumn="0" w:firstRowLastColumn="0" w:lastRowFirstColumn="0" w:lastRowLastColumn="0"/>
            <w:tcW w:w="2778" w:type="dxa"/>
          </w:tcPr>
          <w:p w14:paraId="6AAC30E4" w14:textId="77777777" w:rsidR="001C338D" w:rsidRPr="00302535" w:rsidRDefault="001C338D" w:rsidP="00302535">
            <w:pPr>
              <w:keepNext/>
              <w:keepLines/>
              <w:spacing w:before="120" w:after="120"/>
              <w:rPr>
                <w:ins w:id="1364" w:author="Noah Zheng" w:date="2025-09-07T10:02:00Z" w16du:dateUtc="2025-09-07T02:02:00Z"/>
                <w:b w:val="0"/>
                <w:bCs w:val="0"/>
              </w:rPr>
            </w:pPr>
            <w:ins w:id="1365" w:author="Noah Zheng" w:date="2025-09-07T10:02:00Z" w16du:dateUtc="2025-09-07T02:02:00Z">
              <w:r>
                <w:rPr>
                  <w:rFonts w:hint="eastAsia"/>
                  <w:b w:val="0"/>
                  <w:bCs w:val="0"/>
                </w:rPr>
                <w:t>迭代次数</w:t>
              </w:r>
            </w:ins>
          </w:p>
        </w:tc>
        <w:tc>
          <w:tcPr>
            <w:tcW w:w="2778" w:type="dxa"/>
          </w:tcPr>
          <w:p w14:paraId="6ADC90B0" w14:textId="0394B907" w:rsidR="001C338D" w:rsidRPr="004F7724" w:rsidRDefault="001C338D" w:rsidP="00302535">
            <w:pPr>
              <w:keepNext/>
              <w:keepLines/>
              <w:spacing w:before="120" w:after="120"/>
              <w:cnfStyle w:val="000000000000" w:firstRow="0" w:lastRow="0" w:firstColumn="0" w:lastColumn="0" w:oddVBand="0" w:evenVBand="0" w:oddHBand="0" w:evenHBand="0" w:firstRowFirstColumn="0" w:firstRowLastColumn="0" w:lastRowFirstColumn="0" w:lastRowLastColumn="0"/>
              <w:rPr>
                <w:ins w:id="1366" w:author="Noah Zheng" w:date="2025-09-07T10:02:00Z" w16du:dateUtc="2025-09-07T02:02:00Z"/>
                <w:rFonts w:hint="eastAsia"/>
              </w:rPr>
            </w:pPr>
            <w:ins w:id="1367" w:author="Noah Zheng" w:date="2025-09-07T10:03:00Z" w16du:dateUtc="2025-09-07T02:03:00Z">
              <w:r>
                <w:rPr>
                  <w:rFonts w:hint="eastAsia"/>
                </w:rPr>
                <w:t>40</w:t>
              </w:r>
            </w:ins>
            <w:ins w:id="1368" w:author="Noah Zheng" w:date="2025-09-07T10:02:00Z" w16du:dateUtc="2025-09-07T02:02:00Z">
              <w:r>
                <w:rPr>
                  <w:rFonts w:hint="eastAsia"/>
                </w:rPr>
                <w:t>0</w:t>
              </w:r>
            </w:ins>
          </w:p>
        </w:tc>
      </w:tr>
      <w:tr w:rsidR="001C338D" w:rsidRPr="004F7724" w14:paraId="331AFF75" w14:textId="77777777" w:rsidTr="00302535">
        <w:trPr>
          <w:cnfStyle w:val="000000100000" w:firstRow="0" w:lastRow="0" w:firstColumn="0" w:lastColumn="0" w:oddVBand="0" w:evenVBand="0" w:oddHBand="1" w:evenHBand="0" w:firstRowFirstColumn="0" w:firstRowLastColumn="0" w:lastRowFirstColumn="0" w:lastRowLastColumn="0"/>
          <w:jc w:val="center"/>
          <w:ins w:id="1369" w:author="Noah Zheng" w:date="2025-09-07T10:02:00Z" w16du:dateUtc="2025-09-07T02:02:00Z"/>
        </w:trPr>
        <w:tc>
          <w:tcPr>
            <w:cnfStyle w:val="001000000000" w:firstRow="0" w:lastRow="0" w:firstColumn="1" w:lastColumn="0" w:oddVBand="0" w:evenVBand="0" w:oddHBand="0" w:evenHBand="0" w:firstRowFirstColumn="0" w:firstRowLastColumn="0" w:lastRowFirstColumn="0" w:lastRowLastColumn="0"/>
            <w:tcW w:w="2778" w:type="dxa"/>
          </w:tcPr>
          <w:p w14:paraId="7C82193D" w14:textId="77777777" w:rsidR="001C338D" w:rsidRPr="00302535" w:rsidRDefault="001C338D" w:rsidP="00302535">
            <w:pPr>
              <w:keepNext/>
              <w:keepLines/>
              <w:spacing w:before="120" w:after="120"/>
              <w:rPr>
                <w:ins w:id="1370" w:author="Noah Zheng" w:date="2025-09-07T10:02:00Z" w16du:dateUtc="2025-09-07T02:02:00Z"/>
                <w:b w:val="0"/>
                <w:bCs w:val="0"/>
              </w:rPr>
            </w:pPr>
            <w:ins w:id="1371" w:author="Noah Zheng" w:date="2025-09-07T10:02:00Z" w16du:dateUtc="2025-09-07T02:02:00Z">
              <w:r>
                <w:rPr>
                  <w:rFonts w:hint="eastAsia"/>
                  <w:b w:val="0"/>
                  <w:bCs w:val="0"/>
                </w:rPr>
                <w:t>线性交叉指数</w:t>
              </w:r>
            </w:ins>
          </w:p>
        </w:tc>
        <w:tc>
          <w:tcPr>
            <w:tcW w:w="2778" w:type="dxa"/>
          </w:tcPr>
          <w:p w14:paraId="260F46C7" w14:textId="0096E90A" w:rsidR="001C338D" w:rsidRPr="004F7724" w:rsidRDefault="001C338D" w:rsidP="00302535">
            <w:pPr>
              <w:keepNext/>
              <w:keepLines/>
              <w:spacing w:before="120" w:after="120"/>
              <w:cnfStyle w:val="000000100000" w:firstRow="0" w:lastRow="0" w:firstColumn="0" w:lastColumn="0" w:oddVBand="0" w:evenVBand="0" w:oddHBand="1" w:evenHBand="0" w:firstRowFirstColumn="0" w:firstRowLastColumn="0" w:lastRowFirstColumn="0" w:lastRowLastColumn="0"/>
              <w:rPr>
                <w:ins w:id="1372" w:author="Noah Zheng" w:date="2025-09-07T10:02:00Z" w16du:dateUtc="2025-09-07T02:02:00Z"/>
                <w:rFonts w:hint="eastAsia"/>
              </w:rPr>
            </w:pPr>
            <w:ins w:id="1373" w:author="Noah Zheng" w:date="2025-09-07T10:02:00Z" w16du:dateUtc="2025-09-07T02:02:00Z">
              <w:r>
                <w:rPr>
                  <w:rFonts w:hint="eastAsia"/>
                </w:rPr>
                <w:t>0.8</w:t>
              </w:r>
            </w:ins>
            <w:ins w:id="1374" w:author="Noah Zheng" w:date="2025-09-07T10:03:00Z" w16du:dateUtc="2025-09-07T02:03:00Z">
              <w:r>
                <w:rPr>
                  <w:rFonts w:hint="eastAsia"/>
                </w:rPr>
                <w:t>8</w:t>
              </w:r>
            </w:ins>
          </w:p>
        </w:tc>
      </w:tr>
      <w:tr w:rsidR="001C338D" w:rsidRPr="004F7724" w14:paraId="0E05C615" w14:textId="77777777" w:rsidTr="00302535">
        <w:trPr>
          <w:jc w:val="center"/>
          <w:ins w:id="1375" w:author="Noah Zheng" w:date="2025-09-07T10:02:00Z" w16du:dateUtc="2025-09-07T02:02:00Z"/>
        </w:trPr>
        <w:tc>
          <w:tcPr>
            <w:cnfStyle w:val="001000000000" w:firstRow="0" w:lastRow="0" w:firstColumn="1" w:lastColumn="0" w:oddVBand="0" w:evenVBand="0" w:oddHBand="0" w:evenHBand="0" w:firstRowFirstColumn="0" w:firstRowLastColumn="0" w:lastRowFirstColumn="0" w:lastRowLastColumn="0"/>
            <w:tcW w:w="2778" w:type="dxa"/>
          </w:tcPr>
          <w:p w14:paraId="2DC70A11" w14:textId="77777777" w:rsidR="001C338D" w:rsidRPr="00302535" w:rsidRDefault="001C338D" w:rsidP="00302535">
            <w:pPr>
              <w:keepNext/>
              <w:keepLines/>
              <w:spacing w:before="120" w:after="120"/>
              <w:rPr>
                <w:ins w:id="1376" w:author="Noah Zheng" w:date="2025-09-07T10:02:00Z" w16du:dateUtc="2025-09-07T02:02:00Z"/>
                <w:b w:val="0"/>
                <w:bCs w:val="0"/>
              </w:rPr>
            </w:pPr>
            <w:ins w:id="1377" w:author="Noah Zheng" w:date="2025-09-07T10:02:00Z" w16du:dateUtc="2025-09-07T02:02:00Z">
              <w:r>
                <w:rPr>
                  <w:rFonts w:hint="eastAsia"/>
                  <w:b w:val="0"/>
                  <w:bCs w:val="0"/>
                </w:rPr>
                <w:t>基因变异概率</w:t>
              </w:r>
            </w:ins>
          </w:p>
        </w:tc>
        <w:tc>
          <w:tcPr>
            <w:tcW w:w="2778" w:type="dxa"/>
          </w:tcPr>
          <w:p w14:paraId="47D9EA7E" w14:textId="77777777" w:rsidR="001C338D" w:rsidRPr="004F7724" w:rsidRDefault="001C338D" w:rsidP="00302535">
            <w:pPr>
              <w:keepNext/>
              <w:keepLines/>
              <w:spacing w:before="120" w:after="120"/>
              <w:cnfStyle w:val="000000000000" w:firstRow="0" w:lastRow="0" w:firstColumn="0" w:lastColumn="0" w:oddVBand="0" w:evenVBand="0" w:oddHBand="0" w:evenHBand="0" w:firstRowFirstColumn="0" w:firstRowLastColumn="0" w:lastRowFirstColumn="0" w:lastRowLastColumn="0"/>
              <w:rPr>
                <w:ins w:id="1378" w:author="Noah Zheng" w:date="2025-09-07T10:02:00Z" w16du:dateUtc="2025-09-07T02:02:00Z"/>
                <w:rFonts w:hint="eastAsia"/>
              </w:rPr>
            </w:pPr>
            <w:ins w:id="1379" w:author="Noah Zheng" w:date="2025-09-07T10:02:00Z" w16du:dateUtc="2025-09-07T02:02:00Z">
              <w:r>
                <w:rPr>
                  <w:rFonts w:hint="eastAsia"/>
                </w:rPr>
                <w:t>0.25</w:t>
              </w:r>
            </w:ins>
          </w:p>
        </w:tc>
      </w:tr>
    </w:tbl>
    <w:p w14:paraId="10B5ACFF" w14:textId="77AC0581" w:rsidR="00F8289C" w:rsidRPr="00773A2F" w:rsidDel="004562BC" w:rsidRDefault="00F8289C" w:rsidP="00F8289C">
      <w:pPr>
        <w:jc w:val="left"/>
        <w:rPr>
          <w:moveFrom w:id="1380" w:author="yukina minato" w:date="2025-09-07T04:53:00Z" w16du:dateUtc="2025-09-06T20:53:00Z"/>
        </w:rPr>
      </w:pPr>
      <w:moveFromRangeStart w:id="1381" w:author="yukina minato" w:date="2025-09-07T04:53:00Z" w:name="move208113205"/>
      <w:moveFrom w:id="1382" w:author="yukina minato" w:date="2025-09-07T04:53:00Z" w16du:dateUtc="2025-09-06T20:53:00Z">
        <w:r w:rsidDel="004562BC">
          <w:rPr>
            <w:rFonts w:hint="eastAsia"/>
          </w:rPr>
          <w:t xml:space="preserve"> </w:t>
        </w:r>
        <w:r w:rsidRPr="004A6B29" w:rsidDel="004562BC">
          <w:rPr>
            <w:rFonts w:ascii="宋体" w:eastAsia="宋体" w:hAnsi="宋体" w:hint="eastAsia"/>
            <w:szCs w:val="24"/>
          </w:rPr>
          <w:t>设</w:t>
        </w:r>
        <w:r w:rsidRPr="004A6B29" w:rsidDel="004562BC">
          <w:rPr>
            <w:rFonts w:ascii="宋体" w:eastAsia="宋体" w:hAnsi="宋体" w:hint="eastAsia"/>
            <w:position w:val="-6"/>
            <w:szCs w:val="24"/>
          </w:rPr>
          <w:object w:dxaOrig="139" w:dyaOrig="240" w14:anchorId="48DD262C">
            <v:shape id="_x0000_i1526" type="#_x0000_t75" style="width:6.9pt;height:11.9pt" o:ole="">
              <v:imagedata r:id="rId70" o:title=""/>
            </v:shape>
            <o:OLEObject Type="Embed" ProgID="Equation.DSMT4" ShapeID="_x0000_i1526" DrawAspect="Content" ObjectID="_1818759728" r:id="rId932"/>
          </w:object>
        </w:r>
        <w:r w:rsidRPr="004A6B29" w:rsidDel="004562BC">
          <w:rPr>
            <w:rFonts w:ascii="宋体" w:eastAsia="宋体" w:hAnsi="宋体" w:hint="eastAsia"/>
            <w:szCs w:val="24"/>
          </w:rPr>
          <w:t>为已经发现导弹的时间，</w:t>
        </w:r>
        <w:r w:rsidDel="004562BC">
          <w:rPr>
            <w:rFonts w:hint="eastAsia"/>
          </w:rPr>
          <w:t xml:space="preserve"> </w:t>
        </w:r>
        <w:r w:rsidDel="004562BC">
          <w:rPr>
            <w:rFonts w:ascii="宋体" w:eastAsia="宋体" w:hAnsi="宋体" w:hint="eastAsia"/>
            <w:szCs w:val="24"/>
          </w:rPr>
          <w:t>可以</w:t>
        </w:r>
        <w:r w:rsidRPr="004A6B29" w:rsidDel="004562BC">
          <w:rPr>
            <w:rFonts w:ascii="宋体" w:eastAsia="宋体" w:hAnsi="宋体" w:hint="eastAsia"/>
            <w:szCs w:val="24"/>
          </w:rPr>
          <w:t>求出导弹</w:t>
        </w:r>
        <w:r w:rsidRPr="002802A1" w:rsidDel="004562BC">
          <w:rPr>
            <w:rFonts w:ascii="宋体" w:eastAsia="宋体" w:hAnsi="宋体" w:hint="eastAsia"/>
            <w:position w:val="-4"/>
            <w:szCs w:val="24"/>
          </w:rPr>
          <w:object w:dxaOrig="400" w:dyaOrig="260" w14:anchorId="670E4ECF">
            <v:shape id="_x0000_i1527" type="#_x0000_t75" style="width:19.7pt;height:12.85pt" o:ole="">
              <v:imagedata r:id="rId227" o:title=""/>
            </v:shape>
            <o:OLEObject Type="Embed" ProgID="Equation.DSMT4" ShapeID="_x0000_i1527" DrawAspect="Content" ObjectID="_1818759729" r:id="rId933"/>
          </w:object>
        </w:r>
        <w:r w:rsidRPr="004A6B29" w:rsidDel="004562BC">
          <w:rPr>
            <w:rFonts w:ascii="宋体" w:eastAsia="宋体" w:hAnsi="宋体" w:hint="eastAsia"/>
            <w:szCs w:val="24"/>
          </w:rPr>
          <w:t>的轨迹参数方程</w:t>
        </w:r>
        <w:r w:rsidDel="004562BC">
          <w:rPr>
            <w:rFonts w:ascii="宋体" w:eastAsia="宋体" w:hAnsi="宋体" w:hint="eastAsia"/>
            <w:szCs w:val="24"/>
          </w:rPr>
          <w:t>：</w:t>
        </w:r>
      </w:moveFrom>
    </w:p>
    <w:p w14:paraId="24BA788C" w14:textId="63E593C3" w:rsidR="00F8289C" w:rsidDel="004562BC" w:rsidRDefault="00F8289C" w:rsidP="00F8289C">
      <w:pPr>
        <w:ind w:firstLineChars="200" w:firstLine="480"/>
        <w:rPr>
          <w:moveFrom w:id="1383" w:author="yukina minato" w:date="2025-09-07T04:53:00Z" w16du:dateUtc="2025-09-06T20:53:00Z"/>
          <w:rFonts w:ascii="宋体" w:eastAsia="宋体" w:hAnsi="宋体" w:hint="eastAsia"/>
          <w:szCs w:val="24"/>
        </w:rPr>
      </w:pPr>
      <w:moveFrom w:id="1384" w:author="yukina minato" w:date="2025-09-07T04:53:00Z" w16du:dateUtc="2025-09-06T20:53:00Z">
        <w:r w:rsidRPr="004A6B29" w:rsidDel="004562BC">
          <w:rPr>
            <w:rFonts w:ascii="宋体" w:eastAsia="宋体" w:hAnsi="宋体" w:hint="eastAsia"/>
            <w:position w:val="-58"/>
            <w:szCs w:val="24"/>
          </w:rPr>
          <w:object w:dxaOrig="2720" w:dyaOrig="1280" w14:anchorId="2AF23976">
            <v:shape id="_x0000_i1528" type="#_x0000_t75" style="width:136.15pt;height:64.15pt" o:ole="">
              <v:imagedata r:id="rId74" o:title=""/>
            </v:shape>
            <o:OLEObject Type="Embed" ProgID="Equation.DSMT4" ShapeID="_x0000_i1528" DrawAspect="Content" ObjectID="_1818759730" r:id="rId934"/>
          </w:object>
        </w:r>
      </w:moveFrom>
    </w:p>
    <w:p w14:paraId="20AF5865" w14:textId="409172AE" w:rsidR="00F8289C" w:rsidDel="004562BC" w:rsidRDefault="00F8289C" w:rsidP="00F8289C">
      <w:pPr>
        <w:jc w:val="left"/>
        <w:rPr>
          <w:moveFrom w:id="1385" w:author="yukina minato" w:date="2025-09-07T04:53:00Z" w16du:dateUtc="2025-09-06T20:53:00Z"/>
        </w:rPr>
      </w:pPr>
      <w:moveFrom w:id="1386" w:author="yukina minato" w:date="2025-09-07T04:53:00Z" w16du:dateUtc="2025-09-06T20:53:00Z">
        <w:r w:rsidDel="004562BC">
          <w:rPr>
            <w:rFonts w:hint="eastAsia"/>
          </w:rPr>
          <w:t xml:space="preserve">    </w:t>
        </w:r>
        <w:r w:rsidDel="004562BC">
          <w:rPr>
            <w:rFonts w:hint="eastAsia"/>
          </w:rPr>
          <w:t>记无人机</w:t>
        </w:r>
        <w:r w:rsidRPr="00D523F3" w:rsidDel="004562BC">
          <w:rPr>
            <w:rFonts w:hint="eastAsia"/>
            <w:position w:val="-10"/>
          </w:rPr>
          <w:object w:dxaOrig="440" w:dyaOrig="320" w14:anchorId="29932AAD">
            <v:shape id="_x0000_i1529" type="#_x0000_t75" style="width:22.25pt;height:16.3pt" o:ole="">
              <v:imagedata r:id="rId565" o:title=""/>
            </v:shape>
            <o:OLEObject Type="Embed" ProgID="Equation.DSMT4" ShapeID="_x0000_i1529" DrawAspect="Content" ObjectID="_1818759731" r:id="rId935"/>
          </w:object>
        </w:r>
        <w:r w:rsidDel="004562BC">
          <w:rPr>
            <w:rFonts w:hint="eastAsia"/>
          </w:rPr>
          <w:t>投放第</w:t>
        </w:r>
        <w:r w:rsidRPr="00E36E43" w:rsidDel="004562BC">
          <w:rPr>
            <w:rFonts w:hint="eastAsia"/>
            <w:position w:val="-4"/>
          </w:rPr>
          <w:object w:dxaOrig="139" w:dyaOrig="260" w14:anchorId="0DD8FB47">
            <v:shape id="_x0000_i1530" type="#_x0000_t75" style="width:6.9pt;height:12.85pt" o:ole="">
              <v:imagedata r:id="rId567" o:title=""/>
            </v:shape>
            <o:OLEObject Type="Embed" ProgID="Equation.DSMT4" ShapeID="_x0000_i1530" DrawAspect="Content" ObjectID="_1818759732" r:id="rId936"/>
          </w:object>
        </w:r>
        <w:r w:rsidDel="004562BC">
          <w:rPr>
            <w:rFonts w:hint="eastAsia"/>
          </w:rPr>
          <w:t>枚烟幕干扰弹的时间为</w:t>
        </w:r>
        <w:r w:rsidRPr="00913F3B" w:rsidDel="004562BC">
          <w:rPr>
            <w:rFonts w:hint="eastAsia"/>
            <w:position w:val="-12"/>
          </w:rPr>
          <w:object w:dxaOrig="420" w:dyaOrig="400" w14:anchorId="582C90C2">
            <v:shape id="_x0000_i1531" type="#_x0000_t75" style="width:20.65pt;height:19.7pt" o:ole="">
              <v:imagedata r:id="rId569" o:title=""/>
            </v:shape>
            <o:OLEObject Type="Embed" ProgID="Equation.DSMT4" ShapeID="_x0000_i1531" DrawAspect="Content" ObjectID="_1818759733" r:id="rId937"/>
          </w:object>
        </w:r>
        <w:r w:rsidDel="004562BC">
          <w:rPr>
            <w:rFonts w:hint="eastAsia"/>
          </w:rPr>
          <w:t>，起爆时间为</w:t>
        </w:r>
        <w:r w:rsidRPr="00F41085" w:rsidDel="004562BC">
          <w:rPr>
            <w:rFonts w:hint="eastAsia"/>
            <w:position w:val="-12"/>
          </w:rPr>
          <w:object w:dxaOrig="420" w:dyaOrig="400" w14:anchorId="40BA44A2">
            <v:shape id="_x0000_i1532" type="#_x0000_t75" style="width:20.65pt;height:19.7pt" o:ole="">
              <v:imagedata r:id="rId571" o:title=""/>
            </v:shape>
            <o:OLEObject Type="Embed" ProgID="Equation.DSMT4" ShapeID="_x0000_i1532" DrawAspect="Content" ObjectID="_1818759734" r:id="rId938"/>
          </w:object>
        </w:r>
        <w:r w:rsidDel="004562BC">
          <w:rPr>
            <w:rFonts w:hint="eastAsia"/>
          </w:rPr>
          <w:t>，则起爆间隔</w:t>
        </w:r>
        <w:r w:rsidRPr="00913F3B" w:rsidDel="004562BC">
          <w:rPr>
            <w:rFonts w:hint="eastAsia"/>
            <w:position w:val="-16"/>
          </w:rPr>
          <w:object w:dxaOrig="1760" w:dyaOrig="440" w14:anchorId="44E7D2BE">
            <v:shape id="_x0000_i1533" type="#_x0000_t75" style="width:88.3pt;height:22.25pt" o:ole="">
              <v:imagedata r:id="rId573" o:title=""/>
            </v:shape>
            <o:OLEObject Type="Embed" ProgID="Equation.DSMT4" ShapeID="_x0000_i1533" DrawAspect="Content" ObjectID="_1818759735" r:id="rId939"/>
          </w:object>
        </w:r>
      </w:moveFrom>
    </w:p>
    <w:p w14:paraId="01DEE3C0" w14:textId="17A215C7" w:rsidR="00F8289C" w:rsidDel="004562BC" w:rsidRDefault="00F8289C" w:rsidP="00F8289C">
      <w:pPr>
        <w:ind w:firstLineChars="200" w:firstLine="480"/>
        <w:jc w:val="left"/>
        <w:rPr>
          <w:moveFrom w:id="1387" w:author="yukina minato" w:date="2025-09-07T04:53:00Z" w16du:dateUtc="2025-09-06T20:53:00Z"/>
        </w:rPr>
      </w:pPr>
      <w:moveFrom w:id="1388" w:author="yukina minato" w:date="2025-09-07T04:53:00Z" w16du:dateUtc="2025-09-06T20:53:00Z">
        <w:r w:rsidDel="004562BC">
          <w:rPr>
            <w:rFonts w:hint="eastAsia"/>
          </w:rPr>
          <w:t>设无人机</w:t>
        </w:r>
        <w:r w:rsidRPr="00BD3DF3" w:rsidDel="004562BC">
          <w:rPr>
            <w:rFonts w:ascii="宋体" w:eastAsia="宋体" w:hAnsi="宋体" w:hint="eastAsia"/>
            <w:position w:val="-10"/>
            <w:szCs w:val="24"/>
          </w:rPr>
          <w:object w:dxaOrig="440" w:dyaOrig="320" w14:anchorId="0C8C9F57">
            <v:shape id="_x0000_i1534" type="#_x0000_t75" style="width:22.25pt;height:16.3pt" o:ole="">
              <v:imagedata r:id="rId575" o:title=""/>
            </v:shape>
            <o:OLEObject Type="Embed" ProgID="Equation.DSMT4" ShapeID="_x0000_i1534" DrawAspect="Content" ObjectID="_1818759736" r:id="rId940"/>
          </w:object>
        </w:r>
        <w:r w:rsidDel="004562BC">
          <w:rPr>
            <w:rFonts w:hint="eastAsia"/>
          </w:rPr>
          <w:t>的飞行速度为</w:t>
        </w:r>
        <w:r w:rsidRPr="00BD3DF3" w:rsidDel="004562BC">
          <w:rPr>
            <w:rFonts w:hint="eastAsia"/>
            <w:position w:val="-16"/>
          </w:rPr>
          <w:object w:dxaOrig="320" w:dyaOrig="400" w14:anchorId="09C977B1">
            <v:shape id="_x0000_i1535" type="#_x0000_t75" style="width:16.3pt;height:19.7pt" o:ole="">
              <v:imagedata r:id="rId577" o:title=""/>
            </v:shape>
            <o:OLEObject Type="Embed" ProgID="Equation.DSMT4" ShapeID="_x0000_i1535" DrawAspect="Content" ObjectID="_1818759737" r:id="rId941"/>
          </w:object>
        </w:r>
        <w:r w:rsidDel="004562BC">
          <w:rPr>
            <w:rFonts w:hint="eastAsia"/>
          </w:rPr>
          <w:t>，飞行方向与</w:t>
        </w:r>
        <w:r w:rsidRPr="00AC54C6" w:rsidDel="004562BC">
          <w:rPr>
            <w:rFonts w:hint="eastAsia"/>
            <w:position w:val="-6"/>
          </w:rPr>
          <w:object w:dxaOrig="200" w:dyaOrig="220" w14:anchorId="110185CA">
            <v:shape id="_x0000_i1536" type="#_x0000_t75" style="width:10.35pt;height:10.35pt" o:ole="">
              <v:imagedata r:id="rId100" o:title=""/>
            </v:shape>
            <o:OLEObject Type="Embed" ProgID="Equation.DSMT4" ShapeID="_x0000_i1536" DrawAspect="Content" ObjectID="_1818759738" r:id="rId942"/>
          </w:object>
        </w:r>
        <w:r w:rsidDel="004562BC">
          <w:rPr>
            <w:rFonts w:hint="eastAsia"/>
          </w:rPr>
          <w:t>轴正方向夹角</w:t>
        </w:r>
        <w:r w:rsidRPr="00BD3DF3" w:rsidDel="004562BC">
          <w:rPr>
            <w:rFonts w:hint="eastAsia"/>
            <w:position w:val="-18"/>
          </w:rPr>
          <w:object w:dxaOrig="1120" w:dyaOrig="480" w14:anchorId="02764A9D">
            <v:shape id="_x0000_i1537" type="#_x0000_t75" style="width:55.7pt;height:24.1pt" o:ole="">
              <v:imagedata r:id="rId580" o:title=""/>
            </v:shape>
            <o:OLEObject Type="Embed" ProgID="Equation.DSMT4" ShapeID="_x0000_i1537" DrawAspect="Content" ObjectID="_1818759739" r:id="rId943"/>
          </w:object>
        </w:r>
        <w:r w:rsidDel="004562BC">
          <w:rPr>
            <w:rFonts w:hint="eastAsia"/>
          </w:rPr>
          <w:t>，无人机</w:t>
        </w:r>
        <w:r w:rsidRPr="00A52F59" w:rsidDel="004562BC">
          <w:rPr>
            <w:rFonts w:hint="eastAsia"/>
            <w:position w:val="-14"/>
          </w:rPr>
          <w:object w:dxaOrig="1880" w:dyaOrig="400" w14:anchorId="0F190D4E">
            <v:shape id="_x0000_i1538" type="#_x0000_t75" style="width:94.25pt;height:19.7pt" o:ole="">
              <v:imagedata r:id="rId365" o:title=""/>
            </v:shape>
            <o:OLEObject Type="Embed" ProgID="Equation.DSMT4" ShapeID="_x0000_i1538" DrawAspect="Content" ObjectID="_1818759740" r:id="rId944"/>
          </w:object>
        </w:r>
        <w:r w:rsidDel="004562BC">
          <w:rPr>
            <w:rFonts w:hint="eastAsia"/>
          </w:rPr>
          <w:t>的坐标为</w:t>
        </w:r>
        <w:r w:rsidRPr="00D523F3" w:rsidDel="004562BC">
          <w:rPr>
            <w:rFonts w:hint="eastAsia"/>
            <w:position w:val="-18"/>
          </w:rPr>
          <w:object w:dxaOrig="1560" w:dyaOrig="480" w14:anchorId="4F201984">
            <v:shape id="_x0000_i1539" type="#_x0000_t75" style="width:77.95pt;height:24.1pt" o:ole="">
              <v:imagedata r:id="rId583" o:title=""/>
            </v:shape>
            <o:OLEObject Type="Embed" ProgID="Equation.DSMT4" ShapeID="_x0000_i1539" DrawAspect="Content" ObjectID="_1818759741" r:id="rId945"/>
          </w:object>
        </w:r>
        <w:r w:rsidDel="004562BC">
          <w:rPr>
            <w:rFonts w:hint="eastAsia"/>
          </w:rPr>
          <w:t>；</w:t>
        </w:r>
      </w:moveFrom>
    </w:p>
    <w:p w14:paraId="5ED3F40C" w14:textId="2DBEF27D" w:rsidR="00F8289C" w:rsidRPr="00BD3DF3" w:rsidDel="004562BC" w:rsidRDefault="00F8289C" w:rsidP="00F8289C">
      <w:pPr>
        <w:ind w:firstLineChars="200" w:firstLine="480"/>
        <w:jc w:val="left"/>
        <w:rPr>
          <w:moveFrom w:id="1389" w:author="yukina minato" w:date="2025-09-07T04:53:00Z" w16du:dateUtc="2025-09-06T20:53:00Z"/>
        </w:rPr>
      </w:pPr>
      <w:moveFrom w:id="1390" w:author="yukina minato" w:date="2025-09-07T04:53:00Z" w16du:dateUtc="2025-09-06T20:53:00Z">
        <w:r w:rsidDel="004562BC">
          <w:rPr>
            <w:rFonts w:hint="eastAsia"/>
          </w:rPr>
          <w:t>从而得到：</w:t>
        </w:r>
      </w:moveFrom>
    </w:p>
    <w:p w14:paraId="04464C27" w14:textId="5327411B" w:rsidR="00F8289C" w:rsidRPr="008F2067" w:rsidDel="004562BC" w:rsidRDefault="00F8289C" w:rsidP="00F8289C">
      <w:pPr>
        <w:ind w:firstLineChars="200" w:firstLine="480"/>
        <w:jc w:val="left"/>
        <w:rPr>
          <w:moveFrom w:id="1391" w:author="yukina minato" w:date="2025-09-07T04:53:00Z" w16du:dateUtc="2025-09-06T20:53:00Z"/>
          <w:rFonts w:ascii="宋体" w:eastAsia="宋体" w:hAnsi="宋体" w:hint="eastAsia"/>
          <w:szCs w:val="24"/>
        </w:rPr>
      </w:pPr>
      <w:moveFrom w:id="1392" w:author="yukina minato" w:date="2025-09-07T04:53:00Z" w16du:dateUtc="2025-09-06T20:53:00Z">
        <w:r w:rsidRPr="004A6B29" w:rsidDel="004562BC">
          <w:rPr>
            <w:rFonts w:ascii="宋体" w:eastAsia="宋体" w:hAnsi="宋体" w:hint="eastAsia"/>
            <w:szCs w:val="24"/>
          </w:rPr>
          <w:t>无人机</w:t>
        </w:r>
        <w:r w:rsidRPr="00E36E43" w:rsidDel="004562BC">
          <w:rPr>
            <w:rFonts w:ascii="宋体" w:eastAsia="宋体" w:hAnsi="宋体" w:hint="eastAsia"/>
            <w:position w:val="-10"/>
            <w:szCs w:val="24"/>
          </w:rPr>
          <w:object w:dxaOrig="440" w:dyaOrig="320" w14:anchorId="1D7FC5EE">
            <v:shape id="_x0000_i1540" type="#_x0000_t75" style="width:22.25pt;height:16.3pt" o:ole="">
              <v:imagedata r:id="rId585" o:title=""/>
            </v:shape>
            <o:OLEObject Type="Embed" ProgID="Equation.DSMT4" ShapeID="_x0000_i1540" DrawAspect="Content" ObjectID="_1818759742" r:id="rId946"/>
          </w:object>
        </w:r>
        <w:r w:rsidRPr="004A6B29" w:rsidDel="004562BC">
          <w:rPr>
            <w:rFonts w:ascii="宋体" w:eastAsia="宋体" w:hAnsi="宋体" w:hint="eastAsia"/>
            <w:szCs w:val="24"/>
          </w:rPr>
          <w:t>投放第</w:t>
        </w:r>
        <w:r w:rsidRPr="00302535" w:rsidDel="004562BC">
          <w:rPr>
            <w:rFonts w:ascii="宋体" w:eastAsia="宋体" w:hAnsi="宋体" w:hint="eastAsia"/>
            <w:position w:val="-4"/>
            <w:szCs w:val="24"/>
          </w:rPr>
          <w:object w:dxaOrig="139" w:dyaOrig="260" w14:anchorId="49D9014B">
            <v:shape id="_x0000_i1541" type="#_x0000_t75" style="width:6.9pt;height:12.85pt" o:ole="">
              <v:imagedata r:id="rId44" o:title=""/>
            </v:shape>
            <o:OLEObject Type="Embed" ProgID="Equation.DSMT4" ShapeID="_x0000_i1541" DrawAspect="Content" ObjectID="_1818759743" r:id="rId947"/>
          </w:object>
        </w:r>
        <w:r w:rsidRPr="004A6B29" w:rsidDel="004562BC">
          <w:rPr>
            <w:rFonts w:ascii="宋体" w:eastAsia="宋体" w:hAnsi="宋体" w:hint="eastAsia"/>
            <w:szCs w:val="24"/>
          </w:rPr>
          <w:t>枚烟幕干扰弹以及干扰弹起爆后形成的球状烟幕云团球心的轨迹参数方程</w:t>
        </w:r>
        <w:r w:rsidDel="004562BC">
          <w:rPr>
            <w:rFonts w:ascii="宋体" w:eastAsia="宋体" w:hAnsi="宋体" w:hint="eastAsia"/>
            <w:szCs w:val="24"/>
          </w:rPr>
          <w:t>为：</w:t>
        </w:r>
      </w:moveFrom>
    </w:p>
    <w:p w14:paraId="17E42BD8" w14:textId="62FBDC5A" w:rsidR="00F8289C" w:rsidRPr="004A6B29" w:rsidDel="004562BC" w:rsidRDefault="00F8289C" w:rsidP="00F8289C">
      <w:pPr>
        <w:ind w:firstLineChars="200" w:firstLine="480"/>
        <w:jc w:val="left"/>
        <w:rPr>
          <w:moveFrom w:id="1393" w:author="yukina minato" w:date="2025-09-07T04:53:00Z" w16du:dateUtc="2025-09-06T20:53:00Z"/>
          <w:rFonts w:ascii="宋体" w:eastAsia="宋体" w:hAnsi="宋体" w:hint="eastAsia"/>
          <w:szCs w:val="24"/>
        </w:rPr>
      </w:pPr>
      <w:moveFrom w:id="1394" w:author="yukina minato" w:date="2025-09-07T04:53:00Z" w16du:dateUtc="2025-09-06T20:53:00Z">
        <w:r w:rsidRPr="004A6B29" w:rsidDel="004562BC">
          <w:rPr>
            <w:rFonts w:ascii="宋体" w:eastAsia="宋体" w:hAnsi="宋体" w:hint="eastAsia"/>
            <w:szCs w:val="24"/>
          </w:rPr>
          <w:t>当</w:t>
        </w:r>
        <w:r w:rsidRPr="004A6B29" w:rsidDel="004562BC">
          <w:rPr>
            <w:rFonts w:ascii="宋体" w:eastAsia="宋体" w:hAnsi="宋体" w:hint="eastAsia"/>
            <w:position w:val="-18"/>
            <w:szCs w:val="24"/>
          </w:rPr>
          <w:object w:dxaOrig="1180" w:dyaOrig="480" w14:anchorId="25137F2D">
            <v:shape id="_x0000_i1542" type="#_x0000_t75" style="width:59.15pt;height:24.1pt" o:ole="">
              <v:imagedata r:id="rId588" o:title=""/>
            </v:shape>
            <o:OLEObject Type="Embed" ProgID="Equation.DSMT4" ShapeID="_x0000_i1542" DrawAspect="Content" ObjectID="_1818759744" r:id="rId948"/>
          </w:object>
        </w:r>
        <w:r w:rsidRPr="004A6B29" w:rsidDel="004562BC">
          <w:rPr>
            <w:rFonts w:ascii="宋体" w:eastAsia="宋体" w:hAnsi="宋体" w:hint="eastAsia"/>
            <w:szCs w:val="24"/>
          </w:rPr>
          <w:t>时，轨迹参数方程为：</w:t>
        </w:r>
      </w:moveFrom>
    </w:p>
    <w:p w14:paraId="2772AF5F" w14:textId="73415603" w:rsidR="00F8289C" w:rsidRPr="004A6B29" w:rsidDel="004562BC" w:rsidRDefault="00F8289C" w:rsidP="00F8289C">
      <w:pPr>
        <w:rPr>
          <w:moveFrom w:id="1395" w:author="yukina minato" w:date="2025-09-07T04:53:00Z" w16du:dateUtc="2025-09-06T20:53:00Z"/>
          <w:rFonts w:ascii="宋体" w:eastAsia="宋体" w:hAnsi="宋体" w:hint="eastAsia"/>
          <w:szCs w:val="24"/>
        </w:rPr>
      </w:pPr>
    </w:p>
    <w:p w14:paraId="75BEA84C" w14:textId="675D1854" w:rsidR="00F8289C" w:rsidRPr="00454340" w:rsidDel="004562BC" w:rsidRDefault="00F8289C" w:rsidP="00F8289C">
      <w:pPr>
        <w:ind w:firstLineChars="200" w:firstLine="480"/>
        <w:rPr>
          <w:moveFrom w:id="1396" w:author="yukina minato" w:date="2025-09-07T04:53:00Z" w16du:dateUtc="2025-09-06T20:53:00Z"/>
        </w:rPr>
      </w:pPr>
      <w:moveFrom w:id="1397" w:author="yukina minato" w:date="2025-09-07T04:53:00Z" w16du:dateUtc="2025-09-06T20:53:00Z">
        <w:r w:rsidRPr="00BD3DF3" w:rsidDel="004562BC">
          <w:rPr>
            <w:rFonts w:ascii="宋体" w:eastAsia="宋体" w:hAnsi="宋体" w:hint="eastAsia"/>
            <w:position w:val="-64"/>
            <w:szCs w:val="24"/>
          </w:rPr>
          <w:object w:dxaOrig="2560" w:dyaOrig="1400" w14:anchorId="7802AE85">
            <v:shape id="_x0000_i1543" type="#_x0000_t75" style="width:127.7pt;height:70.45pt" o:ole="">
              <v:imagedata r:id="rId810" o:title=""/>
            </v:shape>
            <o:OLEObject Type="Embed" ProgID="Equation.DSMT4" ShapeID="_x0000_i1543" DrawAspect="Content" ObjectID="_1818759745" r:id="rId949"/>
          </w:object>
        </w:r>
      </w:moveFrom>
    </w:p>
    <w:p w14:paraId="2E4B752E" w14:textId="7DA5F3F8" w:rsidR="00F8289C" w:rsidRPr="004A6B29" w:rsidDel="004562BC" w:rsidRDefault="00F8289C" w:rsidP="00F8289C">
      <w:pPr>
        <w:ind w:firstLineChars="200" w:firstLine="480"/>
        <w:jc w:val="left"/>
        <w:rPr>
          <w:moveFrom w:id="1398" w:author="yukina minato" w:date="2025-09-07T04:53:00Z" w16du:dateUtc="2025-09-06T20:53:00Z"/>
          <w:rFonts w:ascii="宋体" w:eastAsia="宋体" w:hAnsi="宋体" w:hint="eastAsia"/>
          <w:szCs w:val="24"/>
        </w:rPr>
      </w:pPr>
      <w:moveFrom w:id="1399" w:author="yukina minato" w:date="2025-09-07T04:53:00Z" w16du:dateUtc="2025-09-06T20:53:00Z">
        <w:r w:rsidRPr="004A6B29" w:rsidDel="004562BC">
          <w:rPr>
            <w:rFonts w:ascii="宋体" w:eastAsia="宋体" w:hAnsi="宋体" w:hint="eastAsia"/>
            <w:szCs w:val="24"/>
          </w:rPr>
          <w:t>当</w:t>
        </w:r>
        <w:r w:rsidRPr="004A6B29" w:rsidDel="004562BC">
          <w:rPr>
            <w:rFonts w:ascii="宋体" w:eastAsia="宋体" w:hAnsi="宋体" w:hint="eastAsia"/>
            <w:position w:val="-12"/>
            <w:szCs w:val="24"/>
          </w:rPr>
          <w:object w:dxaOrig="1359" w:dyaOrig="400" w14:anchorId="19EE27F8">
            <v:shape id="_x0000_i1544" type="#_x0000_t75" style="width:67.6pt;height:19.7pt" o:ole="">
              <v:imagedata r:id="rId592" o:title=""/>
            </v:shape>
            <o:OLEObject Type="Embed" ProgID="Equation.DSMT4" ShapeID="_x0000_i1544" DrawAspect="Content" ObjectID="_1818759746" r:id="rId950"/>
          </w:object>
        </w:r>
        <w:r w:rsidRPr="004A6B29" w:rsidDel="004562BC">
          <w:rPr>
            <w:rFonts w:ascii="宋体" w:eastAsia="宋体" w:hAnsi="宋体" w:hint="eastAsia"/>
            <w:szCs w:val="24"/>
          </w:rPr>
          <w:t>时，轨迹参数方程为：</w:t>
        </w:r>
      </w:moveFrom>
    </w:p>
    <w:p w14:paraId="1FDB2C12" w14:textId="3F4C4FB6" w:rsidR="00F8289C" w:rsidRPr="00D354FF" w:rsidDel="004562BC" w:rsidRDefault="00F8289C" w:rsidP="00F8289C">
      <w:pPr>
        <w:ind w:firstLineChars="200" w:firstLine="480"/>
        <w:rPr>
          <w:moveFrom w:id="1400" w:author="yukina minato" w:date="2025-09-07T04:53:00Z" w16du:dateUtc="2025-09-06T20:53:00Z"/>
        </w:rPr>
      </w:pPr>
      <w:moveFrom w:id="1401" w:author="yukina minato" w:date="2025-09-07T04:53:00Z" w16du:dateUtc="2025-09-06T20:53:00Z">
        <w:r w:rsidRPr="00D354FF" w:rsidDel="004562BC">
          <w:rPr>
            <w:rFonts w:ascii="宋体" w:eastAsia="宋体" w:hAnsi="宋体" w:hint="eastAsia"/>
            <w:position w:val="-78"/>
            <w:szCs w:val="24"/>
          </w:rPr>
          <w:object w:dxaOrig="2580" w:dyaOrig="1680" w14:anchorId="60800E1D">
            <v:shape id="_x0000_i1545" type="#_x0000_t75" style="width:129.3pt;height:84.85pt" o:ole="">
              <v:imagedata r:id="rId813" o:title=""/>
            </v:shape>
            <o:OLEObject Type="Embed" ProgID="Equation.DSMT4" ShapeID="_x0000_i1545" DrawAspect="Content" ObjectID="_1818759747" r:id="rId951"/>
          </w:object>
        </w:r>
      </w:moveFrom>
    </w:p>
    <w:p w14:paraId="36367785" w14:textId="0B47DB61" w:rsidR="00F8289C" w:rsidRPr="004A6B29" w:rsidDel="004562BC" w:rsidRDefault="00F8289C" w:rsidP="00F8289C">
      <w:pPr>
        <w:ind w:firstLineChars="200" w:firstLine="480"/>
        <w:jc w:val="left"/>
        <w:rPr>
          <w:moveFrom w:id="1402" w:author="yukina minato" w:date="2025-09-07T04:53:00Z" w16du:dateUtc="2025-09-06T20:53:00Z"/>
          <w:rFonts w:ascii="宋体" w:eastAsia="宋体" w:hAnsi="宋体" w:hint="eastAsia"/>
          <w:szCs w:val="24"/>
        </w:rPr>
      </w:pPr>
      <w:moveFrom w:id="1403" w:author="yukina minato" w:date="2025-09-07T04:53:00Z" w16du:dateUtc="2025-09-06T20:53:00Z">
        <w:r w:rsidRPr="004A6B29" w:rsidDel="004562BC">
          <w:rPr>
            <w:rFonts w:ascii="宋体" w:eastAsia="宋体" w:hAnsi="宋体" w:hint="eastAsia"/>
            <w:szCs w:val="24"/>
          </w:rPr>
          <w:t>当</w:t>
        </w:r>
        <w:r w:rsidRPr="004A6B29" w:rsidDel="004562BC">
          <w:rPr>
            <w:rFonts w:ascii="宋体" w:eastAsia="宋体" w:hAnsi="宋体" w:hint="eastAsia"/>
            <w:position w:val="-12"/>
            <w:szCs w:val="24"/>
          </w:rPr>
          <w:object w:dxaOrig="1359" w:dyaOrig="400" w14:anchorId="2BAA5124">
            <v:shape id="_x0000_i1546" type="#_x0000_t75" style="width:67.6pt;height:19.7pt" o:ole="">
              <v:imagedata r:id="rId598" o:title=""/>
            </v:shape>
            <o:OLEObject Type="Embed" ProgID="Equation.DSMT4" ShapeID="_x0000_i1546" DrawAspect="Content" ObjectID="_1818759748" r:id="rId952"/>
          </w:object>
        </w:r>
        <w:r w:rsidRPr="004A6B29" w:rsidDel="004562BC">
          <w:rPr>
            <w:rFonts w:ascii="宋体" w:eastAsia="宋体" w:hAnsi="宋体" w:hint="eastAsia"/>
            <w:szCs w:val="24"/>
          </w:rPr>
          <w:t>时，轨迹参数方程为：</w:t>
        </w:r>
      </w:moveFrom>
    </w:p>
    <w:p w14:paraId="62940002" w14:textId="1913A39F" w:rsidR="00F8289C" w:rsidRPr="00D354FF" w:rsidDel="004562BC" w:rsidRDefault="00F8289C" w:rsidP="00F8289C">
      <w:pPr>
        <w:ind w:firstLineChars="200" w:firstLine="480"/>
        <w:rPr>
          <w:moveFrom w:id="1404" w:author="yukina minato" w:date="2025-09-07T04:53:00Z" w16du:dateUtc="2025-09-06T20:53:00Z"/>
        </w:rPr>
      </w:pPr>
      <w:moveFrom w:id="1405" w:author="yukina minato" w:date="2025-09-07T04:53:00Z" w16du:dateUtc="2025-09-06T20:53:00Z">
        <w:r w:rsidRPr="00302535" w:rsidDel="004562BC">
          <w:rPr>
            <w:rFonts w:ascii="宋体" w:eastAsia="宋体" w:hAnsi="宋体" w:hint="eastAsia"/>
            <w:position w:val="-74"/>
            <w:szCs w:val="24"/>
          </w:rPr>
          <w:object w:dxaOrig="3820" w:dyaOrig="1600" w14:anchorId="3FF7AD6B">
            <v:shape id="_x0000_i1547" type="#_x0000_t75" style="width:191.25pt;height:79.85pt" o:ole="">
              <v:imagedata r:id="rId816" o:title=""/>
            </v:shape>
            <o:OLEObject Type="Embed" ProgID="Equation.DSMT4" ShapeID="_x0000_i1547" DrawAspect="Content" ObjectID="_1818759749" r:id="rId953"/>
          </w:object>
        </w:r>
      </w:moveFrom>
    </w:p>
    <w:p w14:paraId="62D12CA2" w14:textId="34516BDA" w:rsidR="00F8289C" w:rsidDel="004562BC" w:rsidRDefault="00F8289C" w:rsidP="00F8289C">
      <w:pPr>
        <w:ind w:firstLineChars="200" w:firstLine="480"/>
        <w:jc w:val="both"/>
        <w:rPr>
          <w:moveFrom w:id="1406" w:author="yukina minato" w:date="2025-09-07T04:53:00Z" w16du:dateUtc="2025-09-06T20:53:00Z"/>
        </w:rPr>
      </w:pPr>
      <w:moveFrom w:id="1407" w:author="yukina minato" w:date="2025-09-07T04:53:00Z" w16du:dateUtc="2025-09-06T20:53:00Z">
        <w:r w:rsidDel="004562BC">
          <w:rPr>
            <w:rFonts w:hint="eastAsia"/>
          </w:rPr>
          <w:t>其中</w:t>
        </w:r>
      </w:moveFrom>
    </w:p>
    <w:p w14:paraId="0DAA2FE0" w14:textId="1DEFC4D7" w:rsidR="00F8289C" w:rsidDel="004562BC" w:rsidRDefault="00F8289C" w:rsidP="00F8289C">
      <w:pPr>
        <w:ind w:firstLineChars="200" w:firstLine="480"/>
        <w:rPr>
          <w:moveFrom w:id="1408" w:author="yukina minato" w:date="2025-09-07T04:53:00Z" w16du:dateUtc="2025-09-06T20:53:00Z"/>
        </w:rPr>
      </w:pPr>
      <w:moveFrom w:id="1409" w:author="yukina minato" w:date="2025-09-07T04:53:00Z" w16du:dateUtc="2025-09-06T20:53:00Z">
        <w:r w:rsidRPr="004A6B29" w:rsidDel="004562BC">
          <w:rPr>
            <w:rFonts w:ascii="宋体" w:eastAsia="宋体" w:hAnsi="宋体" w:hint="eastAsia"/>
            <w:position w:val="-30"/>
            <w:szCs w:val="24"/>
          </w:rPr>
          <w:object w:dxaOrig="2659" w:dyaOrig="859" w14:anchorId="1BC4A575">
            <v:shape id="_x0000_i1548" type="#_x0000_t75" style="width:133.65pt;height:42.9pt" o:ole="">
              <v:imagedata r:id="rId818" o:title=""/>
            </v:shape>
            <o:OLEObject Type="Embed" ProgID="Equation.DSMT4" ShapeID="_x0000_i1548" DrawAspect="Content" ObjectID="_1818759750" r:id="rId954"/>
          </w:object>
        </w:r>
      </w:moveFrom>
    </w:p>
    <w:p w14:paraId="54FB62DD" w14:textId="02E7A388" w:rsidR="00F8289C" w:rsidRPr="00302535" w:rsidDel="004562BC" w:rsidRDefault="00F8289C" w:rsidP="00F8289C">
      <w:pPr>
        <w:ind w:firstLineChars="200" w:firstLine="480"/>
        <w:jc w:val="left"/>
        <w:rPr>
          <w:moveFrom w:id="1410" w:author="yukina minato" w:date="2025-09-07T04:53:00Z" w16du:dateUtc="2025-09-06T20:53:00Z"/>
        </w:rPr>
      </w:pPr>
      <w:moveFrom w:id="1411" w:author="yukina minato" w:date="2025-09-07T04:53:00Z" w16du:dateUtc="2025-09-06T20:53:00Z">
        <w:r w:rsidRPr="004A6B29" w:rsidDel="004562BC">
          <w:rPr>
            <w:rFonts w:ascii="宋体" w:eastAsia="宋体" w:hAnsi="宋体" w:hint="eastAsia"/>
            <w:szCs w:val="24"/>
          </w:rPr>
          <w:t>真目标圆柱上下圆周上的点</w:t>
        </w:r>
        <w:r w:rsidRPr="004A6B29" w:rsidDel="004562BC">
          <w:rPr>
            <w:rFonts w:ascii="宋体" w:eastAsia="宋体" w:hAnsi="宋体" w:hint="eastAsia"/>
            <w:position w:val="-14"/>
            <w:szCs w:val="24"/>
          </w:rPr>
          <w:object w:dxaOrig="1440" w:dyaOrig="400" w14:anchorId="620C4D32">
            <v:shape id="_x0000_i1549" type="#_x0000_t75" style="width:1in;height:19.7pt" o:ole="">
              <v:imagedata r:id="rId138" o:title=""/>
            </v:shape>
            <o:OLEObject Type="Embed" ProgID="Equation.DSMT4" ShapeID="_x0000_i1549" DrawAspect="Content" ObjectID="_1818759751" r:id="rId955"/>
          </w:object>
        </w:r>
        <w:r w:rsidRPr="004A6B29" w:rsidDel="004562BC">
          <w:rPr>
            <w:rFonts w:ascii="宋体" w:eastAsia="宋体" w:hAnsi="宋体" w:hint="eastAsia"/>
            <w:szCs w:val="24"/>
          </w:rPr>
          <w:t>满足：</w:t>
        </w:r>
      </w:moveFrom>
    </w:p>
    <w:p w14:paraId="4B0CA4DB" w14:textId="4B23223E" w:rsidR="00F8289C" w:rsidRPr="004A6B29" w:rsidDel="004562BC" w:rsidRDefault="00F8289C" w:rsidP="00F8289C">
      <w:pPr>
        <w:rPr>
          <w:moveFrom w:id="1412" w:author="yukina minato" w:date="2025-09-07T04:53:00Z" w16du:dateUtc="2025-09-06T20:53:00Z"/>
          <w:rFonts w:ascii="宋体" w:eastAsia="宋体" w:hAnsi="宋体" w:hint="eastAsia"/>
          <w:szCs w:val="24"/>
        </w:rPr>
      </w:pPr>
      <w:moveFrom w:id="1413" w:author="yukina minato" w:date="2025-09-07T04:53:00Z" w16du:dateUtc="2025-09-06T20:53:00Z">
        <w:r w:rsidRPr="004A6B29" w:rsidDel="004562BC">
          <w:rPr>
            <w:rFonts w:ascii="宋体" w:eastAsia="宋体" w:hAnsi="宋体" w:hint="eastAsia"/>
            <w:position w:val="-34"/>
            <w:szCs w:val="24"/>
          </w:rPr>
          <w:object w:dxaOrig="1660" w:dyaOrig="800" w14:anchorId="0CFA7340">
            <v:shape id="_x0000_i1550" type="#_x0000_t75" style="width:82.35pt;height:40.4pt" o:ole="">
              <v:imagedata r:id="rId250" o:title=""/>
            </v:shape>
            <o:OLEObject Type="Embed" ProgID="Equation.DSMT4" ShapeID="_x0000_i1550" DrawAspect="Content" ObjectID="_1818759752" r:id="rId956"/>
          </w:object>
        </w:r>
      </w:moveFrom>
    </w:p>
    <w:p w14:paraId="3F1D46F7" w14:textId="06032851" w:rsidR="00F8289C" w:rsidDel="004562BC" w:rsidRDefault="00F8289C" w:rsidP="00F8289C">
      <w:pPr>
        <w:ind w:firstLineChars="200" w:firstLine="480"/>
        <w:rPr>
          <w:moveFrom w:id="1414" w:author="yukina minato" w:date="2025-09-07T04:53:00Z" w16du:dateUtc="2025-09-06T20:53:00Z"/>
          <w:rFonts w:ascii="宋体" w:eastAsia="宋体" w:hAnsi="宋体" w:hint="eastAsia"/>
          <w:szCs w:val="24"/>
        </w:rPr>
      </w:pPr>
      <w:moveFrom w:id="1415" w:author="yukina minato" w:date="2025-09-07T04:53:00Z" w16du:dateUtc="2025-09-06T20:53:00Z">
        <w:r w:rsidDel="004562BC">
          <w:rPr>
            <w:rFonts w:hint="eastAsia"/>
          </w:rPr>
          <w:t xml:space="preserve"> </w:t>
        </w:r>
        <w:r w:rsidDel="004562BC">
          <w:rPr>
            <w:rFonts w:hint="eastAsia"/>
          </w:rPr>
          <w:t>设</w:t>
        </w:r>
        <w:r w:rsidRPr="004A6B29" w:rsidDel="004562BC">
          <w:rPr>
            <w:rFonts w:ascii="宋体" w:eastAsia="宋体" w:hAnsi="宋体" w:hint="eastAsia"/>
            <w:szCs w:val="24"/>
          </w:rPr>
          <w:t>无人机</w:t>
        </w:r>
        <w:r w:rsidRPr="00773A2F" w:rsidDel="004562BC">
          <w:rPr>
            <w:rFonts w:ascii="宋体" w:eastAsia="宋体" w:hAnsi="宋体" w:hint="eastAsia"/>
            <w:position w:val="-10"/>
            <w:szCs w:val="24"/>
          </w:rPr>
          <w:object w:dxaOrig="440" w:dyaOrig="320" w14:anchorId="7F2409EE">
            <v:shape id="_x0000_i1551" type="#_x0000_t75" style="width:22.25pt;height:16.3pt" o:ole="">
              <v:imagedata r:id="rId611" o:title=""/>
            </v:shape>
            <o:OLEObject Type="Embed" ProgID="Equation.DSMT4" ShapeID="_x0000_i1551" DrawAspect="Content" ObjectID="_1818759753" r:id="rId957"/>
          </w:object>
        </w:r>
        <w:r w:rsidRPr="004A6B29" w:rsidDel="004562BC">
          <w:rPr>
            <w:rFonts w:ascii="宋体" w:eastAsia="宋体" w:hAnsi="宋体" w:hint="eastAsia"/>
            <w:szCs w:val="24"/>
          </w:rPr>
          <w:t>投放第</w:t>
        </w:r>
        <w:r w:rsidRPr="00773A2F" w:rsidDel="004562BC">
          <w:rPr>
            <w:rFonts w:ascii="宋体" w:eastAsia="宋体" w:hAnsi="宋体" w:hint="eastAsia"/>
            <w:position w:val="-4"/>
            <w:szCs w:val="24"/>
          </w:rPr>
          <w:object w:dxaOrig="139" w:dyaOrig="260" w14:anchorId="249DEBB2">
            <v:shape id="_x0000_i1552" type="#_x0000_t75" style="width:6.9pt;height:12.85pt" o:ole="">
              <v:imagedata r:id="rId613" o:title=""/>
            </v:shape>
            <o:OLEObject Type="Embed" ProgID="Equation.DSMT4" ShapeID="_x0000_i1552" DrawAspect="Content" ObjectID="_1818759754" r:id="rId958"/>
          </w:object>
        </w:r>
        <w:r w:rsidRPr="004A6B29" w:rsidDel="004562BC">
          <w:rPr>
            <w:rFonts w:ascii="宋体" w:eastAsia="宋体" w:hAnsi="宋体" w:hint="eastAsia"/>
            <w:szCs w:val="24"/>
          </w:rPr>
          <w:t>枚烟幕干扰弹</w:t>
        </w:r>
        <w:r w:rsidDel="004562BC">
          <w:rPr>
            <w:rFonts w:ascii="宋体" w:eastAsia="宋体" w:hAnsi="宋体" w:hint="eastAsia"/>
            <w:szCs w:val="24"/>
          </w:rPr>
          <w:t>起爆后形成的</w:t>
        </w:r>
        <w:r w:rsidDel="004562BC">
          <w:rPr>
            <w:rFonts w:hint="eastAsia"/>
          </w:rPr>
          <w:t>球状烟幕云团球心为：</w:t>
        </w:r>
        <w:r w:rsidRPr="004A6B29" w:rsidDel="004562BC">
          <w:rPr>
            <w:rFonts w:ascii="宋体" w:eastAsia="宋体" w:hAnsi="宋体" w:hint="eastAsia"/>
            <w:position w:val="-18"/>
            <w:szCs w:val="24"/>
          </w:rPr>
          <w:object w:dxaOrig="2140" w:dyaOrig="480" w14:anchorId="5967C56F">
            <v:shape id="_x0000_i1553" type="#_x0000_t75" style="width:107.05pt;height:24.1pt" o:ole="">
              <v:imagedata r:id="rId615" o:title=""/>
            </v:shape>
            <o:OLEObject Type="Embed" ProgID="Equation.DSMT4" ShapeID="_x0000_i1553" DrawAspect="Content" ObjectID="_1818759755" r:id="rId959"/>
          </w:object>
        </w:r>
      </w:moveFrom>
    </w:p>
    <w:p w14:paraId="613850AA" w14:textId="422E5084" w:rsidR="00F8289C" w:rsidRPr="00773A2F" w:rsidDel="004562BC" w:rsidRDefault="00F8289C" w:rsidP="00F8289C">
      <w:pPr>
        <w:ind w:firstLineChars="200" w:firstLine="480"/>
        <w:jc w:val="both"/>
        <w:rPr>
          <w:moveFrom w:id="1416" w:author="yukina minato" w:date="2025-09-07T04:53:00Z" w16du:dateUtc="2025-09-06T20:53:00Z"/>
        </w:rPr>
      </w:pPr>
    </w:p>
    <w:p w14:paraId="487B68EB" w14:textId="4988F40D" w:rsidR="00F8289C" w:rsidRPr="004A6B29" w:rsidDel="004562BC" w:rsidRDefault="00F8289C" w:rsidP="00F8289C">
      <w:pPr>
        <w:ind w:firstLineChars="300" w:firstLine="720"/>
        <w:jc w:val="both"/>
        <w:rPr>
          <w:moveFrom w:id="1417" w:author="yukina minato" w:date="2025-09-07T04:53:00Z" w16du:dateUtc="2025-09-06T20:53:00Z"/>
          <w:rFonts w:ascii="宋体" w:eastAsia="宋体" w:hAnsi="宋体" w:hint="eastAsia"/>
          <w:szCs w:val="24"/>
        </w:rPr>
      </w:pPr>
      <w:moveFrom w:id="1418" w:author="yukina minato" w:date="2025-09-07T04:53:00Z" w16du:dateUtc="2025-09-06T20:53:00Z">
        <w:r w:rsidRPr="004A6B29" w:rsidDel="004562BC">
          <w:rPr>
            <w:rFonts w:ascii="宋体" w:eastAsia="宋体" w:hAnsi="宋体" w:hint="eastAsia"/>
            <w:szCs w:val="24"/>
          </w:rPr>
          <w:t>点</w:t>
        </w:r>
        <w:r w:rsidRPr="004A6B29" w:rsidDel="004562BC">
          <w:rPr>
            <w:rFonts w:ascii="宋体" w:eastAsia="宋体" w:hAnsi="宋体" w:hint="eastAsia"/>
            <w:position w:val="-6"/>
            <w:szCs w:val="24"/>
          </w:rPr>
          <w:object w:dxaOrig="279" w:dyaOrig="279" w14:anchorId="7D0E0EE2">
            <v:shape id="_x0000_i1554" type="#_x0000_t75" style="width:13.75pt;height:13.75pt" o:ole="">
              <v:imagedata r:id="rId142" o:title=""/>
            </v:shape>
            <o:OLEObject Type="Embed" ProgID="Equation.DSMT4" ShapeID="_x0000_i1554" DrawAspect="Content" ObjectID="_1818759756" r:id="rId960"/>
          </w:object>
        </w:r>
        <w:r w:rsidRPr="004A6B29" w:rsidDel="004562BC">
          <w:rPr>
            <w:rFonts w:ascii="宋体" w:eastAsia="宋体" w:hAnsi="宋体" w:hint="eastAsia"/>
            <w:szCs w:val="24"/>
          </w:rPr>
          <w:t>与点</w:t>
        </w:r>
        <w:r w:rsidRPr="004A6B29" w:rsidDel="004562BC">
          <w:rPr>
            <w:rFonts w:ascii="宋体" w:eastAsia="宋体" w:hAnsi="宋体" w:hint="eastAsia"/>
            <w:position w:val="-16"/>
            <w:szCs w:val="24"/>
          </w:rPr>
          <w:object w:dxaOrig="499" w:dyaOrig="400" w14:anchorId="1F5DF2F5">
            <v:shape id="_x0000_i1555" type="#_x0000_t75" style="width:25.65pt;height:19.7pt" o:ole="">
              <v:imagedata r:id="rId618" o:title=""/>
            </v:shape>
            <o:OLEObject Type="Embed" ProgID="Equation.DSMT4" ShapeID="_x0000_i1555" DrawAspect="Content" ObjectID="_1818759757" r:id="rId961"/>
          </w:object>
        </w:r>
        <w:r w:rsidRPr="004A6B29" w:rsidDel="004562BC">
          <w:rPr>
            <w:rFonts w:ascii="宋体" w:eastAsia="宋体" w:hAnsi="宋体" w:hint="eastAsia"/>
            <w:szCs w:val="24"/>
          </w:rPr>
          <w:t>连线构成向量</w:t>
        </w:r>
        <w:r w:rsidRPr="004A6B29" w:rsidDel="004562BC">
          <w:rPr>
            <w:rFonts w:ascii="宋体" w:eastAsia="宋体" w:hAnsi="宋体" w:hint="eastAsia"/>
            <w:position w:val="-16"/>
            <w:szCs w:val="24"/>
          </w:rPr>
          <w:object w:dxaOrig="700" w:dyaOrig="440" w14:anchorId="723E6868">
            <v:shape id="_x0000_i1556" type="#_x0000_t75" style="width:35.05pt;height:22.25pt" o:ole="">
              <v:imagedata r:id="rId620" o:title=""/>
            </v:shape>
            <o:OLEObject Type="Embed" ProgID="Equation.DSMT4" ShapeID="_x0000_i1556" DrawAspect="Content" ObjectID="_1818759758" r:id="rId962"/>
          </w:object>
        </w:r>
        <w:r w:rsidRPr="004A6B29" w:rsidDel="004562BC">
          <w:rPr>
            <w:rFonts w:ascii="宋体" w:eastAsia="宋体" w:hAnsi="宋体" w:hint="eastAsia"/>
            <w:szCs w:val="24"/>
          </w:rPr>
          <w:t>，</w:t>
        </w:r>
        <w:r w:rsidDel="004562BC">
          <w:rPr>
            <w:rFonts w:ascii="宋体" w:eastAsia="宋体" w:hAnsi="宋体" w:hint="eastAsia"/>
            <w:szCs w:val="24"/>
          </w:rPr>
          <w:t>且</w:t>
        </w:r>
      </w:moveFrom>
    </w:p>
    <w:p w14:paraId="4174CD12" w14:textId="3FC43B04" w:rsidR="00F8289C" w:rsidDel="004562BC" w:rsidRDefault="00F8289C" w:rsidP="00F8289C">
      <w:pPr>
        <w:rPr>
          <w:moveFrom w:id="1419" w:author="yukina minato" w:date="2025-09-07T04:53:00Z" w16du:dateUtc="2025-09-06T20:53:00Z"/>
        </w:rPr>
      </w:pPr>
      <w:moveFrom w:id="1420" w:author="yukina minato" w:date="2025-09-07T04:53:00Z" w16du:dateUtc="2025-09-06T20:53:00Z">
        <w:r w:rsidRPr="004A6B29" w:rsidDel="004562BC">
          <w:rPr>
            <w:rFonts w:ascii="宋体" w:eastAsia="宋体" w:hAnsi="宋体" w:hint="eastAsia"/>
            <w:position w:val="-18"/>
            <w:szCs w:val="24"/>
          </w:rPr>
          <w:object w:dxaOrig="3940" w:dyaOrig="480" w14:anchorId="5F3861F4">
            <v:shape id="_x0000_i1557" type="#_x0000_t75" style="width:197.2pt;height:24.1pt" o:ole="">
              <v:imagedata r:id="rId622" o:title=""/>
            </v:shape>
            <o:OLEObject Type="Embed" ProgID="Equation.DSMT4" ShapeID="_x0000_i1557" DrawAspect="Content" ObjectID="_1818759759" r:id="rId963"/>
          </w:object>
        </w:r>
      </w:moveFrom>
    </w:p>
    <w:p w14:paraId="38EC133E" w14:textId="1C8B37ED" w:rsidR="00F8289C" w:rsidRPr="004A6B29" w:rsidDel="004562BC" w:rsidRDefault="00F8289C" w:rsidP="00F8289C">
      <w:pPr>
        <w:ind w:firstLineChars="300" w:firstLine="720"/>
        <w:jc w:val="left"/>
        <w:rPr>
          <w:moveFrom w:id="1421" w:author="yukina minato" w:date="2025-09-07T04:53:00Z" w16du:dateUtc="2025-09-06T20:53:00Z"/>
          <w:rFonts w:ascii="宋体" w:eastAsia="宋体" w:hAnsi="宋体" w:hint="eastAsia"/>
          <w:szCs w:val="24"/>
        </w:rPr>
      </w:pPr>
      <w:moveFrom w:id="1422" w:author="yukina minato" w:date="2025-09-07T04:53:00Z" w16du:dateUtc="2025-09-06T20:53:00Z">
        <w:r w:rsidDel="004562BC">
          <w:rPr>
            <w:rFonts w:hint="eastAsia"/>
          </w:rPr>
          <w:t>同时</w:t>
        </w:r>
        <w:r w:rsidRPr="004A6B29" w:rsidDel="004562BC">
          <w:rPr>
            <w:rFonts w:ascii="宋体" w:eastAsia="宋体" w:hAnsi="宋体" w:hint="eastAsia"/>
            <w:szCs w:val="24"/>
          </w:rPr>
          <w:t>点</w:t>
        </w:r>
        <w:r w:rsidRPr="004A6B29" w:rsidDel="004562BC">
          <w:rPr>
            <w:rFonts w:ascii="宋体" w:eastAsia="宋体" w:hAnsi="宋体" w:hint="eastAsia"/>
            <w:position w:val="-6"/>
            <w:szCs w:val="24"/>
          </w:rPr>
          <w:object w:dxaOrig="279" w:dyaOrig="279" w14:anchorId="1112B75E">
            <v:shape id="_x0000_i1558" type="#_x0000_t75" style="width:13.75pt;height:13.75pt" o:ole="">
              <v:imagedata r:id="rId142" o:title=""/>
            </v:shape>
            <o:OLEObject Type="Embed" ProgID="Equation.DSMT4" ShapeID="_x0000_i1558" DrawAspect="Content" ObjectID="_1818759760" r:id="rId964"/>
          </w:object>
        </w:r>
        <w:r w:rsidRPr="004A6B29" w:rsidDel="004562BC">
          <w:rPr>
            <w:rFonts w:ascii="宋体" w:eastAsia="宋体" w:hAnsi="宋体" w:hint="eastAsia"/>
            <w:szCs w:val="24"/>
          </w:rPr>
          <w:t>与点</w:t>
        </w:r>
        <w:r w:rsidRPr="004A6B29" w:rsidDel="004562BC">
          <w:rPr>
            <w:rFonts w:ascii="宋体" w:eastAsia="宋体" w:hAnsi="宋体" w:hint="eastAsia"/>
            <w:position w:val="-12"/>
            <w:szCs w:val="24"/>
          </w:rPr>
          <w:object w:dxaOrig="360" w:dyaOrig="360" w14:anchorId="16114FF1">
            <v:shape id="_x0000_i1559" type="#_x0000_t75" style="width:18.15pt;height:18.15pt" o:ole="">
              <v:imagedata r:id="rId151" o:title=""/>
            </v:shape>
            <o:OLEObject Type="Embed" ProgID="Equation.DSMT4" ShapeID="_x0000_i1559" DrawAspect="Content" ObjectID="_1818759761" r:id="rId965"/>
          </w:object>
        </w:r>
        <w:r w:rsidRPr="004A6B29" w:rsidDel="004562BC">
          <w:rPr>
            <w:rFonts w:ascii="宋体" w:eastAsia="宋体" w:hAnsi="宋体" w:hint="eastAsia"/>
            <w:szCs w:val="24"/>
          </w:rPr>
          <w:t>连线构成向量</w:t>
        </w:r>
        <w:r w:rsidRPr="004A6B29" w:rsidDel="004562BC">
          <w:rPr>
            <w:rFonts w:ascii="宋体" w:eastAsia="宋体" w:hAnsi="宋体" w:hint="eastAsia"/>
            <w:position w:val="-12"/>
            <w:szCs w:val="24"/>
          </w:rPr>
          <w:object w:dxaOrig="540" w:dyaOrig="400" w14:anchorId="31348C45">
            <v:shape id="_x0000_i1560" type="#_x0000_t75" style="width:26.6pt;height:19.7pt" o:ole="">
              <v:imagedata r:id="rId153" o:title=""/>
            </v:shape>
            <o:OLEObject Type="Embed" ProgID="Equation.DSMT4" ShapeID="_x0000_i1560" DrawAspect="Content" ObjectID="_1818759762" r:id="rId966"/>
          </w:object>
        </w:r>
        <w:r w:rsidRPr="004A6B29" w:rsidDel="004562BC">
          <w:rPr>
            <w:rFonts w:ascii="宋体" w:eastAsia="宋体" w:hAnsi="宋体" w:hint="eastAsia"/>
            <w:szCs w:val="24"/>
          </w:rPr>
          <w:t>，</w:t>
        </w:r>
        <w:r w:rsidDel="004562BC">
          <w:rPr>
            <w:rFonts w:ascii="宋体" w:eastAsia="宋体" w:hAnsi="宋体" w:hint="eastAsia"/>
            <w:szCs w:val="24"/>
          </w:rPr>
          <w:t>且</w:t>
        </w:r>
      </w:moveFrom>
    </w:p>
    <w:p w14:paraId="53AAF3FC" w14:textId="0871038C" w:rsidR="00F8289C" w:rsidDel="004562BC" w:rsidRDefault="00F8289C" w:rsidP="00F8289C">
      <w:pPr>
        <w:ind w:firstLineChars="200" w:firstLine="480"/>
        <w:rPr>
          <w:moveFrom w:id="1423" w:author="yukina minato" w:date="2025-09-07T04:53:00Z" w16du:dateUtc="2025-09-06T20:53:00Z"/>
          <w:rFonts w:ascii="宋体" w:eastAsia="宋体" w:hAnsi="宋体" w:hint="eastAsia"/>
          <w:szCs w:val="24"/>
        </w:rPr>
      </w:pPr>
      <w:moveFrom w:id="1424" w:author="yukina minato" w:date="2025-09-07T04:53:00Z" w16du:dateUtc="2025-09-06T20:53:00Z">
        <w:r w:rsidRPr="004A6B29" w:rsidDel="004562BC">
          <w:rPr>
            <w:rFonts w:ascii="宋体" w:eastAsia="宋体" w:hAnsi="宋体" w:hint="eastAsia"/>
            <w:position w:val="-20"/>
            <w:szCs w:val="24"/>
          </w:rPr>
          <w:object w:dxaOrig="3500" w:dyaOrig="520" w14:anchorId="47F603FD">
            <v:shape id="_x0000_i1561" type="#_x0000_t75" style="width:175.6pt;height:25.65pt" o:ole="">
              <v:imagedata r:id="rId155" o:title=""/>
            </v:shape>
            <o:OLEObject Type="Embed" ProgID="Equation.DSMT4" ShapeID="_x0000_i1561" DrawAspect="Content" ObjectID="_1818759763" r:id="rId967"/>
          </w:object>
        </w:r>
      </w:moveFrom>
    </w:p>
    <w:p w14:paraId="605EE8CE" w14:textId="0723D54E" w:rsidR="00F8289C" w:rsidRPr="004A6B29" w:rsidDel="004562BC" w:rsidRDefault="00F8289C" w:rsidP="00F8289C">
      <w:pPr>
        <w:ind w:firstLineChars="300" w:firstLine="720"/>
        <w:jc w:val="left"/>
        <w:rPr>
          <w:moveFrom w:id="1425" w:author="yukina minato" w:date="2025-09-07T04:53:00Z" w16du:dateUtc="2025-09-06T20:53:00Z"/>
          <w:rFonts w:ascii="宋体" w:eastAsia="宋体" w:hAnsi="宋体" w:hint="eastAsia"/>
          <w:szCs w:val="24"/>
        </w:rPr>
      </w:pPr>
      <w:moveFrom w:id="1426" w:author="yukina minato" w:date="2025-09-07T04:53:00Z" w16du:dateUtc="2025-09-06T20:53:00Z">
        <w:r w:rsidRPr="004A6B29" w:rsidDel="004562BC">
          <w:rPr>
            <w:rFonts w:ascii="宋体" w:eastAsia="宋体" w:hAnsi="宋体" w:hint="eastAsia"/>
            <w:szCs w:val="24"/>
          </w:rPr>
          <w:t>从而得到球状烟幕中心点</w:t>
        </w:r>
        <w:r w:rsidRPr="004A6B29" w:rsidDel="004562BC">
          <w:rPr>
            <w:rFonts w:ascii="宋体" w:eastAsia="宋体" w:hAnsi="宋体" w:hint="eastAsia"/>
            <w:position w:val="-16"/>
            <w:szCs w:val="24"/>
          </w:rPr>
          <w:object w:dxaOrig="480" w:dyaOrig="400" w14:anchorId="4403E158">
            <v:shape id="_x0000_i1562" type="#_x0000_t75" style="width:24.1pt;height:19.7pt" o:ole="">
              <v:imagedata r:id="rId46" o:title=""/>
            </v:shape>
            <o:OLEObject Type="Embed" ProgID="Equation.DSMT4" ShapeID="_x0000_i1562" DrawAspect="Content" ObjectID="_1818759764" r:id="rId968"/>
          </w:object>
        </w:r>
        <w:r w:rsidRPr="004A6B29" w:rsidDel="004562BC">
          <w:rPr>
            <w:rFonts w:ascii="宋体" w:eastAsia="宋体" w:hAnsi="宋体" w:hint="eastAsia"/>
            <w:szCs w:val="24"/>
          </w:rPr>
          <w:t>到直线</w:t>
        </w:r>
        <w:r w:rsidRPr="004A6B29" w:rsidDel="004562BC">
          <w:rPr>
            <w:rFonts w:ascii="宋体" w:eastAsia="宋体" w:hAnsi="宋体" w:hint="eastAsia"/>
            <w:position w:val="-12"/>
            <w:szCs w:val="24"/>
          </w:rPr>
          <w:object w:dxaOrig="520" w:dyaOrig="360" w14:anchorId="63E8BE0A">
            <v:shape id="_x0000_i1563" type="#_x0000_t75" style="width:25.65pt;height:18.15pt" o:ole="">
              <v:imagedata r:id="rId48" o:title=""/>
            </v:shape>
            <o:OLEObject Type="Embed" ProgID="Equation.DSMT4" ShapeID="_x0000_i1563" DrawAspect="Content" ObjectID="_1818759765" r:id="rId969"/>
          </w:object>
        </w:r>
        <w:r w:rsidRPr="004A6B29" w:rsidDel="004562BC">
          <w:rPr>
            <w:rFonts w:ascii="宋体" w:eastAsia="宋体" w:hAnsi="宋体" w:hint="eastAsia"/>
            <w:szCs w:val="24"/>
          </w:rPr>
          <w:t>距离</w:t>
        </w:r>
      </w:moveFrom>
    </w:p>
    <w:p w14:paraId="34161402" w14:textId="28B29CCC" w:rsidR="00F8289C" w:rsidDel="004562BC" w:rsidRDefault="00F8289C" w:rsidP="00F8289C">
      <w:pPr>
        <w:ind w:firstLineChars="200" w:firstLine="480"/>
        <w:rPr>
          <w:moveFrom w:id="1427" w:author="yukina minato" w:date="2025-09-07T04:53:00Z" w16du:dateUtc="2025-09-06T20:53:00Z"/>
        </w:rPr>
      </w:pPr>
      <w:moveFrom w:id="1428" w:author="yukina minato" w:date="2025-09-07T04:53:00Z" w16du:dateUtc="2025-09-06T20:53:00Z">
        <w:r w:rsidRPr="00302535" w:rsidDel="004562BC">
          <w:rPr>
            <w:rFonts w:hint="eastAsia"/>
            <w:position w:val="-42"/>
          </w:rPr>
          <w:object w:dxaOrig="3620" w:dyaOrig="1040" w14:anchorId="72CF7400">
            <v:shape id="_x0000_i1564" type="#_x0000_t75" style="width:180.95pt;height:52.3pt" o:ole="">
              <v:imagedata r:id="rId630" o:title=""/>
            </v:shape>
            <o:OLEObject Type="Embed" ProgID="Equation.DSMT4" ShapeID="_x0000_i1564" DrawAspect="Content" ObjectID="_1818759766" r:id="rId970"/>
          </w:object>
        </w:r>
      </w:moveFrom>
    </w:p>
    <w:p w14:paraId="4E0A5D27" w14:textId="60DF6948" w:rsidR="00F8289C" w:rsidDel="004562BC" w:rsidRDefault="00F8289C" w:rsidP="00F8289C">
      <w:pPr>
        <w:ind w:firstLineChars="200" w:firstLine="480"/>
        <w:jc w:val="both"/>
        <w:rPr>
          <w:moveFrom w:id="1429" w:author="yukina minato" w:date="2025-09-07T04:53:00Z" w16du:dateUtc="2025-09-06T20:53:00Z"/>
        </w:rPr>
      </w:pPr>
      <w:moveFrom w:id="1430" w:author="yukina minato" w:date="2025-09-07T04:53:00Z" w16du:dateUtc="2025-09-06T20:53:00Z">
        <w:r w:rsidDel="004562BC">
          <w:rPr>
            <w:rFonts w:hint="eastAsia"/>
          </w:rPr>
          <w:t xml:space="preserve">  </w:t>
        </w:r>
        <w:r w:rsidDel="004562BC">
          <w:rPr>
            <w:rFonts w:hint="eastAsia"/>
          </w:rPr>
          <w:t>其中</w:t>
        </w:r>
      </w:moveFrom>
    </w:p>
    <w:p w14:paraId="7EA4857E" w14:textId="1B30685D" w:rsidR="00F8289C" w:rsidRPr="00851375" w:rsidDel="004562BC" w:rsidRDefault="00F8289C" w:rsidP="006B50AD">
      <w:pPr>
        <w:ind w:firstLineChars="300" w:firstLine="720"/>
        <w:rPr>
          <w:moveFrom w:id="1431" w:author="yukina minato" w:date="2025-09-07T04:53:00Z" w16du:dateUtc="2025-09-06T20:53:00Z"/>
        </w:rPr>
      </w:pPr>
      <w:moveFrom w:id="1432" w:author="yukina minato" w:date="2025-09-07T04:53:00Z" w16du:dateUtc="2025-09-06T20:53:00Z">
        <w:r w:rsidRPr="00DF37F8" w:rsidDel="004562BC">
          <w:rPr>
            <w:rFonts w:hint="eastAsia"/>
            <w:position w:val="-18"/>
          </w:rPr>
          <w:object w:dxaOrig="2860" w:dyaOrig="480" w14:anchorId="1BA21332">
            <v:shape id="_x0000_i1565" type="#_x0000_t75" style="width:143.05pt;height:24.1pt" o:ole="">
              <v:imagedata r:id="rId836" o:title=""/>
            </v:shape>
            <o:OLEObject Type="Embed" ProgID="Equation.DSMT4" ShapeID="_x0000_i1565" DrawAspect="Content" ObjectID="_1818759767" r:id="rId971"/>
          </w:object>
        </w:r>
      </w:moveFrom>
    </w:p>
    <w:p w14:paraId="08A23B4C" w14:textId="2F44CD2F" w:rsidR="00F8289C" w:rsidDel="004562BC" w:rsidRDefault="00F8289C" w:rsidP="00F8289C">
      <w:pPr>
        <w:rPr>
          <w:moveFrom w:id="1433" w:author="yukina minato" w:date="2025-09-07T04:53:00Z" w16du:dateUtc="2025-09-06T20:53:00Z"/>
          <w:rFonts w:ascii="宋体" w:eastAsia="宋体" w:hAnsi="宋体" w:hint="eastAsia"/>
          <w:szCs w:val="24"/>
        </w:rPr>
      </w:pPr>
      <w:moveFrom w:id="1434" w:author="yukina minato" w:date="2025-09-07T04:53:00Z" w16du:dateUtc="2025-09-06T20:53:00Z">
        <w:r w:rsidDel="004562BC">
          <w:rPr>
            <w:rFonts w:ascii="宋体" w:eastAsia="宋体" w:hAnsi="宋体" w:hint="eastAsia"/>
            <w:szCs w:val="24"/>
          </w:rPr>
          <w:t xml:space="preserve">   </w:t>
        </w:r>
        <w:r w:rsidRPr="004A6B29" w:rsidDel="004562BC">
          <w:rPr>
            <w:rFonts w:ascii="宋体" w:eastAsia="宋体" w:hAnsi="宋体" w:hint="eastAsia"/>
            <w:szCs w:val="24"/>
          </w:rPr>
          <w:t>圆柱上下园周上的点和导弹所连线段与烟幕干扰弹起爆后形成的半</w:t>
        </w:r>
        <w:r w:rsidDel="004562BC">
          <w:rPr>
            <w:rFonts w:ascii="宋体" w:eastAsia="宋体" w:hAnsi="宋体" w:hint="eastAsia"/>
            <w:szCs w:val="24"/>
          </w:rPr>
          <w:t>径</w:t>
        </w:r>
      </w:moveFrom>
    </w:p>
    <w:p w14:paraId="52C98449" w14:textId="60076855" w:rsidR="00F8289C" w:rsidDel="004562BC" w:rsidRDefault="00F8289C" w:rsidP="00F8289C">
      <w:pPr>
        <w:rPr>
          <w:moveFrom w:id="1435" w:author="yukina minato" w:date="2025-09-07T04:53:00Z" w16du:dateUtc="2025-09-06T20:53:00Z"/>
          <w:rFonts w:ascii="宋体" w:eastAsia="宋体" w:hAnsi="宋体" w:hint="eastAsia"/>
          <w:szCs w:val="24"/>
        </w:rPr>
      </w:pPr>
      <w:moveFrom w:id="1436" w:author="yukina minato" w:date="2025-09-07T04:53:00Z" w16du:dateUtc="2025-09-06T20:53:00Z">
        <w:r w:rsidRPr="004A6B29" w:rsidDel="004562BC">
          <w:rPr>
            <w:rFonts w:ascii="宋体" w:eastAsia="宋体" w:hAnsi="宋体" w:hint="eastAsia"/>
            <w:position w:val="-6"/>
            <w:szCs w:val="24"/>
          </w:rPr>
          <w:object w:dxaOrig="859" w:dyaOrig="279" w14:anchorId="33C72DEC">
            <v:shape id="_x0000_i1566" type="#_x0000_t75" style="width:42.9pt;height:13.75pt" o:ole="">
              <v:imagedata r:id="rId161" o:title=""/>
            </v:shape>
            <o:OLEObject Type="Embed" ProgID="Equation.DSMT4" ShapeID="_x0000_i1566" DrawAspect="Content" ObjectID="_1818759768" r:id="rId972"/>
          </w:object>
        </w:r>
        <w:r w:rsidRPr="004A6B29" w:rsidDel="004562BC">
          <w:rPr>
            <w:rFonts w:ascii="宋体" w:eastAsia="宋体" w:hAnsi="宋体" w:hint="eastAsia"/>
            <w:szCs w:val="24"/>
          </w:rPr>
          <w:t>球状云团有公共点，只要保证球状烟幕中心点</w:t>
        </w:r>
        <w:r w:rsidRPr="004A6B29" w:rsidDel="004562BC">
          <w:rPr>
            <w:rFonts w:ascii="宋体" w:eastAsia="宋体" w:hAnsi="宋体" w:hint="eastAsia"/>
            <w:position w:val="-16"/>
            <w:szCs w:val="24"/>
          </w:rPr>
          <w:object w:dxaOrig="499" w:dyaOrig="400" w14:anchorId="7B397885">
            <v:shape id="_x0000_i1567" type="#_x0000_t75" style="width:25.65pt;height:19.7pt" o:ole="">
              <v:imagedata r:id="rId635" o:title=""/>
            </v:shape>
            <o:OLEObject Type="Embed" ProgID="Equation.DSMT4" ShapeID="_x0000_i1567" DrawAspect="Content" ObjectID="_1818759769" r:id="rId973"/>
          </w:object>
        </w:r>
        <w:r w:rsidRPr="004A6B29" w:rsidDel="004562BC">
          <w:rPr>
            <w:rFonts w:ascii="宋体" w:eastAsia="宋体" w:hAnsi="宋体" w:hint="eastAsia"/>
            <w:szCs w:val="24"/>
          </w:rPr>
          <w:t>到直线</w:t>
        </w:r>
        <w:r w:rsidRPr="004A6B29" w:rsidDel="004562BC">
          <w:rPr>
            <w:rFonts w:ascii="宋体" w:eastAsia="宋体" w:hAnsi="宋体" w:hint="eastAsia"/>
            <w:position w:val="-12"/>
            <w:szCs w:val="24"/>
          </w:rPr>
          <w:object w:dxaOrig="520" w:dyaOrig="360" w14:anchorId="66D17296">
            <v:shape id="_x0000_i1568" type="#_x0000_t75" style="width:25.65pt;height:18.15pt" o:ole="">
              <v:imagedata r:id="rId268" o:title=""/>
            </v:shape>
            <o:OLEObject Type="Embed" ProgID="Equation.DSMT4" ShapeID="_x0000_i1568" DrawAspect="Content" ObjectID="_1818759770" r:id="rId974"/>
          </w:object>
        </w:r>
        <w:r w:rsidRPr="004A6B29" w:rsidDel="004562BC">
          <w:rPr>
            <w:rFonts w:ascii="宋体" w:eastAsia="宋体" w:hAnsi="宋体" w:hint="eastAsia"/>
            <w:szCs w:val="24"/>
          </w:rPr>
          <w:t>距离</w:t>
        </w:r>
      </w:moveFrom>
    </w:p>
    <w:p w14:paraId="17E4CEC5" w14:textId="318C071C" w:rsidR="00F8289C" w:rsidRPr="004A6B29" w:rsidDel="004562BC" w:rsidRDefault="00F8289C" w:rsidP="00F8289C">
      <w:pPr>
        <w:jc w:val="left"/>
        <w:rPr>
          <w:moveFrom w:id="1437" w:author="yukina minato" w:date="2025-09-07T04:53:00Z" w16du:dateUtc="2025-09-06T20:53:00Z"/>
          <w:rFonts w:ascii="宋体" w:eastAsia="宋体" w:hAnsi="宋体" w:hint="eastAsia"/>
          <w:szCs w:val="24"/>
        </w:rPr>
      </w:pPr>
      <w:moveFrom w:id="1438" w:author="yukina minato" w:date="2025-09-07T04:53:00Z" w16du:dateUtc="2025-09-06T20:53:00Z">
        <w:r w:rsidRPr="004A6B29" w:rsidDel="004562BC">
          <w:rPr>
            <w:rFonts w:ascii="宋体" w:eastAsia="宋体" w:hAnsi="宋体" w:hint="eastAsia"/>
            <w:szCs w:val="24"/>
          </w:rPr>
          <w:t>不大于球半径</w:t>
        </w:r>
        <w:r w:rsidRPr="004A6B29" w:rsidDel="004562BC">
          <w:rPr>
            <w:rFonts w:ascii="宋体" w:eastAsia="宋体" w:hAnsi="宋体" w:hint="eastAsia"/>
            <w:position w:val="-4"/>
            <w:szCs w:val="24"/>
          </w:rPr>
          <w:object w:dxaOrig="240" w:dyaOrig="260" w14:anchorId="0C25D078">
            <v:shape id="_x0000_i1569" type="#_x0000_t75" style="width:11.9pt;height:12.85pt" o:ole="">
              <v:imagedata r:id="rId167" o:title=""/>
            </v:shape>
            <o:OLEObject Type="Embed" ProgID="Equation.DSMT4" ShapeID="_x0000_i1569" DrawAspect="Content" ObjectID="_1818759771" r:id="rId975"/>
          </w:object>
        </w:r>
        <w:r w:rsidRPr="004A6B29" w:rsidDel="004562BC">
          <w:rPr>
            <w:rFonts w:ascii="宋体" w:eastAsia="宋体" w:hAnsi="宋体" w:hint="eastAsia"/>
            <w:szCs w:val="24"/>
          </w:rPr>
          <w:t>，也即：</w:t>
        </w:r>
      </w:moveFrom>
    </w:p>
    <w:p w14:paraId="3FDD24C6" w14:textId="1549BA43" w:rsidR="00F8289C" w:rsidDel="004562BC" w:rsidRDefault="00F8289C" w:rsidP="00F8289C">
      <w:pPr>
        <w:rPr>
          <w:moveFrom w:id="1439" w:author="yukina minato" w:date="2025-09-07T04:53:00Z" w16du:dateUtc="2025-09-06T20:53:00Z"/>
          <w:rFonts w:ascii="宋体" w:eastAsia="宋体" w:hAnsi="宋体" w:hint="eastAsia"/>
          <w:szCs w:val="24"/>
        </w:rPr>
      </w:pPr>
      <w:moveFrom w:id="1440" w:author="yukina minato" w:date="2025-09-07T04:53:00Z" w16du:dateUtc="2025-09-06T20:53:00Z">
        <w:r w:rsidRPr="004A6B29" w:rsidDel="004562BC">
          <w:rPr>
            <w:rFonts w:ascii="宋体" w:eastAsia="宋体" w:hAnsi="宋体" w:hint="eastAsia"/>
            <w:position w:val="-16"/>
            <w:szCs w:val="24"/>
          </w:rPr>
          <w:object w:dxaOrig="980" w:dyaOrig="400" w14:anchorId="21BB3542">
            <v:shape id="_x0000_i1570" type="#_x0000_t75" style="width:49.75pt;height:19.7pt" o:ole="">
              <v:imagedata r:id="rId639" o:title=""/>
            </v:shape>
            <o:OLEObject Type="Embed" ProgID="Equation.DSMT4" ShapeID="_x0000_i1570" DrawAspect="Content" ObjectID="_1818759772" r:id="rId976"/>
          </w:object>
        </w:r>
      </w:moveFrom>
    </w:p>
    <w:p w14:paraId="21D8852A" w14:textId="73574EA9" w:rsidR="00F8289C" w:rsidDel="004562BC" w:rsidRDefault="00F8289C" w:rsidP="00F8289C">
      <w:pPr>
        <w:jc w:val="both"/>
        <w:rPr>
          <w:moveFrom w:id="1441" w:author="yukina minato" w:date="2025-09-07T04:53:00Z" w16du:dateUtc="2025-09-06T20:53:00Z"/>
          <w:rFonts w:ascii="宋体" w:eastAsia="宋体" w:hAnsi="宋体" w:hint="eastAsia"/>
          <w:szCs w:val="24"/>
        </w:rPr>
      </w:pPr>
      <w:moveFrom w:id="1442" w:author="yukina minato" w:date="2025-09-07T04:53:00Z" w16du:dateUtc="2025-09-06T20:53:00Z">
        <w:r w:rsidDel="004562BC">
          <w:rPr>
            <w:rFonts w:ascii="宋体" w:eastAsia="宋体" w:hAnsi="宋体" w:hint="eastAsia"/>
            <w:szCs w:val="24"/>
          </w:rPr>
          <w:t xml:space="preserve">     从而</w:t>
        </w:r>
      </w:moveFrom>
    </w:p>
    <w:p w14:paraId="0A796FCE" w14:textId="037A287B" w:rsidR="00F8289C" w:rsidRPr="004A6B29" w:rsidDel="004562BC" w:rsidRDefault="00F8289C" w:rsidP="00F8289C">
      <w:pPr>
        <w:rPr>
          <w:moveFrom w:id="1443" w:author="yukina minato" w:date="2025-09-07T04:53:00Z" w16du:dateUtc="2025-09-06T20:53:00Z"/>
          <w:rFonts w:ascii="宋体" w:eastAsia="宋体" w:hAnsi="宋体" w:hint="eastAsia"/>
          <w:szCs w:val="24"/>
        </w:rPr>
      </w:pPr>
      <w:moveFrom w:id="1444" w:author="yukina minato" w:date="2025-09-07T04:53:00Z" w16du:dateUtc="2025-09-06T20:53:00Z">
        <w:r w:rsidRPr="00302535" w:rsidDel="004562BC">
          <w:rPr>
            <w:rFonts w:hint="eastAsia"/>
            <w:position w:val="-18"/>
          </w:rPr>
          <w:object w:dxaOrig="2500" w:dyaOrig="480" w14:anchorId="25F6D828">
            <v:shape id="_x0000_i1571" type="#_x0000_t75" style="width:125.2pt;height:24.1pt" o:ole="">
              <v:imagedata r:id="rId843" o:title=""/>
            </v:shape>
            <o:OLEObject Type="Embed" ProgID="Equation.DSMT4" ShapeID="_x0000_i1571" DrawAspect="Content" ObjectID="_1818759773" r:id="rId977"/>
          </w:object>
        </w:r>
      </w:moveFrom>
    </w:p>
    <w:p w14:paraId="6FC2F99D" w14:textId="717C40AD" w:rsidR="00F8289C" w:rsidDel="004562BC" w:rsidRDefault="00F8289C" w:rsidP="006B50AD">
      <w:pPr>
        <w:ind w:firstLineChars="300" w:firstLine="720"/>
        <w:jc w:val="left"/>
        <w:rPr>
          <w:moveFrom w:id="1445" w:author="yukina minato" w:date="2025-09-07T04:53:00Z" w16du:dateUtc="2025-09-06T20:53:00Z"/>
          <w:rFonts w:ascii="宋体" w:eastAsia="宋体" w:hAnsi="宋体" w:hint="eastAsia"/>
          <w:szCs w:val="24"/>
        </w:rPr>
      </w:pPr>
      <w:moveFrom w:id="1446" w:author="yukina minato" w:date="2025-09-07T04:53:00Z" w16du:dateUtc="2025-09-06T20:53:00Z">
        <w:r w:rsidDel="004562BC">
          <w:rPr>
            <w:rFonts w:ascii="宋体" w:eastAsia="宋体" w:hAnsi="宋体" w:hint="eastAsia"/>
            <w:szCs w:val="24"/>
          </w:rPr>
          <w:t>设</w:t>
        </w:r>
        <w:r w:rsidRPr="004A6B29" w:rsidDel="004562BC">
          <w:rPr>
            <w:rFonts w:ascii="宋体" w:eastAsia="宋体" w:hAnsi="宋体" w:hint="eastAsia"/>
            <w:szCs w:val="24"/>
          </w:rPr>
          <w:t>满足</w:t>
        </w:r>
        <w:r w:rsidRPr="004A6B29" w:rsidDel="004562BC">
          <w:rPr>
            <w:rFonts w:ascii="宋体" w:eastAsia="宋体" w:hAnsi="宋体" w:hint="eastAsia"/>
            <w:position w:val="-16"/>
            <w:szCs w:val="24"/>
          </w:rPr>
          <w:object w:dxaOrig="980" w:dyaOrig="400" w14:anchorId="09CF2C55">
            <v:shape id="_x0000_i1572" type="#_x0000_t75" style="width:49.75pt;height:19.7pt" o:ole="">
              <v:imagedata r:id="rId643" o:title=""/>
            </v:shape>
            <o:OLEObject Type="Embed" ProgID="Equation.DSMT4" ShapeID="_x0000_i1572" DrawAspect="Content" ObjectID="_1818759774" r:id="rId978"/>
          </w:object>
        </w:r>
        <w:r w:rsidRPr="004A6B29" w:rsidDel="004562BC">
          <w:rPr>
            <w:rFonts w:ascii="宋体" w:eastAsia="宋体" w:hAnsi="宋体" w:hint="eastAsia"/>
            <w:szCs w:val="24"/>
          </w:rPr>
          <w:t>的若干个时间段</w:t>
        </w:r>
        <w:r w:rsidDel="004562BC">
          <w:rPr>
            <w:rFonts w:ascii="宋体" w:eastAsia="宋体" w:hAnsi="宋体" w:hint="eastAsia"/>
            <w:szCs w:val="24"/>
          </w:rPr>
          <w:t>为</w:t>
        </w:r>
        <w:r w:rsidRPr="004A6B29" w:rsidDel="004562BC">
          <w:rPr>
            <w:rFonts w:ascii="宋体" w:eastAsia="宋体" w:hAnsi="宋体" w:hint="eastAsia"/>
            <w:position w:val="-16"/>
            <w:szCs w:val="24"/>
          </w:rPr>
          <w:object w:dxaOrig="1180" w:dyaOrig="440" w14:anchorId="6BE47C63">
            <v:shape id="_x0000_i1573" type="#_x0000_t75" style="width:59.15pt;height:22.25pt" o:ole="">
              <v:imagedata r:id="rId181" o:title=""/>
            </v:shape>
            <o:OLEObject Type="Embed" ProgID="Equation.DSMT4" ShapeID="_x0000_i1573" DrawAspect="Content" ObjectID="_1818759775" r:id="rId979"/>
          </w:object>
        </w:r>
        <w:r w:rsidRPr="004A6B29" w:rsidDel="004562BC">
          <w:rPr>
            <w:rFonts w:ascii="宋体" w:eastAsia="宋体" w:hAnsi="宋体" w:hint="eastAsia"/>
            <w:szCs w:val="24"/>
          </w:rPr>
          <w:t>，则烟幕干扰</w:t>
        </w:r>
        <w:r w:rsidDel="004562BC">
          <w:rPr>
            <w:rFonts w:ascii="宋体" w:eastAsia="宋体" w:hAnsi="宋体" w:hint="eastAsia"/>
            <w:szCs w:val="24"/>
          </w:rPr>
          <w:t>弹对</w:t>
        </w:r>
        <w:r w:rsidRPr="00302535" w:rsidDel="004562BC">
          <w:rPr>
            <w:rFonts w:ascii="宋体" w:eastAsia="宋体" w:hAnsi="宋体" w:hint="eastAsia"/>
            <w:position w:val="-12"/>
            <w:szCs w:val="24"/>
          </w:rPr>
          <w:object w:dxaOrig="360" w:dyaOrig="360" w14:anchorId="3784D50E">
            <v:shape id="_x0000_i1574" type="#_x0000_t75" style="width:18.15pt;height:18.15pt" o:ole="">
              <v:imagedata r:id="rId183" o:title=""/>
            </v:shape>
            <o:OLEObject Type="Embed" ProgID="Equation.DSMT4" ShapeID="_x0000_i1574" DrawAspect="Content" ObjectID="_1818759776" r:id="rId980"/>
          </w:object>
        </w:r>
        <w:r w:rsidDel="004562BC">
          <w:rPr>
            <w:rFonts w:ascii="宋体" w:eastAsia="宋体" w:hAnsi="宋体" w:hint="eastAsia"/>
            <w:szCs w:val="24"/>
          </w:rPr>
          <w:t>的</w:t>
        </w:r>
        <w:r w:rsidRPr="004A6B29" w:rsidDel="004562BC">
          <w:rPr>
            <w:rFonts w:ascii="宋体" w:eastAsia="宋体" w:hAnsi="宋体" w:hint="eastAsia"/>
            <w:szCs w:val="24"/>
          </w:rPr>
          <w:t>有效遮蔽时长</w:t>
        </w:r>
        <w:r w:rsidRPr="004A6B29" w:rsidDel="004562BC">
          <w:rPr>
            <w:rFonts w:ascii="宋体" w:eastAsia="宋体" w:hAnsi="宋体" w:hint="eastAsia"/>
            <w:position w:val="-6"/>
            <w:szCs w:val="24"/>
          </w:rPr>
          <w:object w:dxaOrig="300" w:dyaOrig="279" w14:anchorId="7DEE53EC">
            <v:shape id="_x0000_i1575" type="#_x0000_t75" style="width:15.35pt;height:13.75pt" o:ole="">
              <v:imagedata r:id="rId185" o:title=""/>
            </v:shape>
            <o:OLEObject Type="Embed" ProgID="Equation.DSMT4" ShapeID="_x0000_i1575" DrawAspect="Content" ObjectID="_1818759777" r:id="rId981"/>
          </w:object>
        </w:r>
        <w:r w:rsidRPr="004A6B29" w:rsidDel="004562BC">
          <w:rPr>
            <w:rFonts w:ascii="宋体" w:eastAsia="宋体" w:hAnsi="宋体" w:hint="eastAsia"/>
            <w:szCs w:val="24"/>
          </w:rPr>
          <w:t>为</w:t>
        </w:r>
      </w:moveFrom>
    </w:p>
    <w:p w14:paraId="25EEFCB0" w14:textId="477E729E" w:rsidR="00F8289C" w:rsidDel="004562BC" w:rsidRDefault="00F8289C" w:rsidP="00F8289C">
      <w:pPr>
        <w:ind w:firstLineChars="400" w:firstLine="960"/>
        <w:rPr>
          <w:moveFrom w:id="1447" w:author="yukina minato" w:date="2025-09-07T04:53:00Z" w16du:dateUtc="2025-09-06T20:53:00Z"/>
          <w:rFonts w:ascii="宋体" w:eastAsia="宋体" w:hAnsi="宋体" w:hint="eastAsia"/>
          <w:szCs w:val="24"/>
        </w:rPr>
      </w:pPr>
      <w:moveFrom w:id="1448" w:author="yukina minato" w:date="2025-09-07T04:53:00Z" w16du:dateUtc="2025-09-06T20:53:00Z">
        <w:r w:rsidRPr="004A6B29" w:rsidDel="004562BC">
          <w:rPr>
            <w:rFonts w:ascii="宋体" w:eastAsia="宋体" w:hAnsi="宋体" w:hint="eastAsia"/>
            <w:position w:val="-28"/>
            <w:szCs w:val="24"/>
          </w:rPr>
          <w:object w:dxaOrig="1120" w:dyaOrig="540" w14:anchorId="3B167CC5">
            <v:shape id="_x0000_i1576" type="#_x0000_t75" style="width:55.7pt;height:26.6pt" o:ole="">
              <v:imagedata r:id="rId279" o:title=""/>
            </v:shape>
            <o:OLEObject Type="Embed" ProgID="Equation.DSMT4" ShapeID="_x0000_i1576" DrawAspect="Content" ObjectID="_1818759778" r:id="rId982"/>
          </w:object>
        </w:r>
      </w:moveFrom>
    </w:p>
    <w:p w14:paraId="5C60C121" w14:textId="18588EEC" w:rsidR="00F8289C" w:rsidDel="004562BC" w:rsidRDefault="00F8289C" w:rsidP="00F8289C">
      <w:pPr>
        <w:ind w:firstLineChars="200" w:firstLine="480"/>
        <w:jc w:val="left"/>
        <w:rPr>
          <w:moveFrom w:id="1449" w:author="yukina minato" w:date="2025-09-07T04:53:00Z" w16du:dateUtc="2025-09-06T20:53:00Z"/>
        </w:rPr>
      </w:pPr>
      <w:moveFrom w:id="1450" w:author="yukina minato" w:date="2025-09-07T04:53:00Z" w16du:dateUtc="2025-09-06T20:53:00Z">
        <w:r w:rsidDel="004562BC">
          <w:rPr>
            <w:rFonts w:hint="eastAsia"/>
          </w:rPr>
          <w:t>我们可以通过遗传算法对矩阵</w:t>
        </w:r>
        <w:r w:rsidRPr="00302535" w:rsidDel="004562BC">
          <w:rPr>
            <w:rFonts w:hint="eastAsia"/>
            <w:position w:val="-18"/>
          </w:rPr>
          <w:object w:dxaOrig="2200" w:dyaOrig="480" w14:anchorId="68BD6B1B">
            <v:shape id="_x0000_i1577" type="#_x0000_t75" style="width:109.55pt;height:24.1pt" o:ole="">
              <v:imagedata r:id="rId671" o:title=""/>
            </v:shape>
            <o:OLEObject Type="Embed" ProgID="Equation.DSMT4" ShapeID="_x0000_i1577" DrawAspect="Content" ObjectID="_1818759779" r:id="rId983"/>
          </w:object>
        </w:r>
        <w:r w:rsidDel="004562BC">
          <w:rPr>
            <w:rFonts w:hint="eastAsia"/>
          </w:rPr>
          <w:t>进行合理取值，这样，对于每一个矩阵</w:t>
        </w:r>
        <w:r w:rsidRPr="00302535" w:rsidDel="004562BC">
          <w:rPr>
            <w:rFonts w:hint="eastAsia"/>
            <w:position w:val="-4"/>
          </w:rPr>
          <w:object w:dxaOrig="279" w:dyaOrig="260" w14:anchorId="45C2C6F8">
            <v:shape id="_x0000_i1578" type="#_x0000_t75" style="width:13.75pt;height:13.75pt" o:ole="">
              <v:imagedata r:id="rId283" o:title=""/>
            </v:shape>
            <o:OLEObject Type="Embed" ProgID="Equation.DSMT4" ShapeID="_x0000_i1578" DrawAspect="Content" ObjectID="_1818759780" r:id="rId984"/>
          </w:object>
        </w:r>
        <w:r w:rsidDel="004562BC">
          <w:rPr>
            <w:rFonts w:hint="eastAsia"/>
          </w:rPr>
          <w:t>，都能得到与之一一对应的有效遮蔽时长</w:t>
        </w:r>
        <w:r w:rsidRPr="00302535" w:rsidDel="004562BC">
          <w:rPr>
            <w:rFonts w:hint="eastAsia"/>
            <w:position w:val="-6"/>
          </w:rPr>
          <w:object w:dxaOrig="300" w:dyaOrig="279" w14:anchorId="5C5801F7">
            <v:shape id="_x0000_i1579" type="#_x0000_t75" style="width:15.35pt;height:13.75pt" o:ole="">
              <v:imagedata r:id="rId285" o:title=""/>
            </v:shape>
            <o:OLEObject Type="Embed" ProgID="Equation.DSMT4" ShapeID="_x0000_i1579" DrawAspect="Content" ObjectID="_1818759781" r:id="rId985"/>
          </w:object>
        </w:r>
        <w:r w:rsidDel="004562BC">
          <w:rPr>
            <w:rFonts w:hint="eastAsia"/>
          </w:rPr>
          <w:t>，也就是说我们能得到</w:t>
        </w:r>
        <w:r w:rsidRPr="00302535" w:rsidDel="004562BC">
          <w:rPr>
            <w:rFonts w:hint="eastAsia"/>
            <w:position w:val="-6"/>
          </w:rPr>
          <w:object w:dxaOrig="300" w:dyaOrig="279" w14:anchorId="375053D2">
            <v:shape id="_x0000_i1580" type="#_x0000_t75" style="width:15.35pt;height:13.75pt" o:ole="">
              <v:imagedata r:id="rId287" o:title=""/>
            </v:shape>
            <o:OLEObject Type="Embed" ProgID="Equation.DSMT4" ShapeID="_x0000_i1580" DrawAspect="Content" ObjectID="_1818759782" r:id="rId986"/>
          </w:object>
        </w:r>
        <w:r w:rsidDel="004562BC">
          <w:rPr>
            <w:rFonts w:hint="eastAsia"/>
          </w:rPr>
          <w:t>关于矩阵</w:t>
        </w:r>
        <w:r w:rsidRPr="00302535" w:rsidDel="004562BC">
          <w:rPr>
            <w:rFonts w:hint="eastAsia"/>
            <w:position w:val="-18"/>
          </w:rPr>
          <w:object w:dxaOrig="2200" w:dyaOrig="480" w14:anchorId="1FAC7921">
            <v:shape id="_x0000_i1581" type="#_x0000_t75" style="width:109.55pt;height:24.1pt" o:ole="">
              <v:imagedata r:id="rId671" o:title=""/>
            </v:shape>
            <o:OLEObject Type="Embed" ProgID="Equation.DSMT4" ShapeID="_x0000_i1581" DrawAspect="Content" ObjectID="_1818759783" r:id="rId987"/>
          </w:object>
        </w:r>
        <w:r w:rsidDel="004562BC">
          <w:rPr>
            <w:rFonts w:hint="eastAsia"/>
          </w:rPr>
          <w:t>的函数，也即：</w:t>
        </w:r>
      </w:moveFrom>
    </w:p>
    <w:p w14:paraId="06DDFCFD" w14:textId="2201469D" w:rsidR="00F8289C" w:rsidDel="004562BC" w:rsidRDefault="00F8289C" w:rsidP="00F8289C">
      <w:pPr>
        <w:ind w:firstLineChars="200" w:firstLine="480"/>
        <w:rPr>
          <w:moveFrom w:id="1451" w:author="yukina minato" w:date="2025-09-07T04:53:00Z" w16du:dateUtc="2025-09-06T20:53:00Z"/>
        </w:rPr>
      </w:pPr>
      <w:moveFrom w:id="1452" w:author="yukina minato" w:date="2025-09-07T04:53:00Z" w16du:dateUtc="2025-09-06T20:53:00Z">
        <w:r w:rsidRPr="007E6862" w:rsidDel="004562BC">
          <w:rPr>
            <w:rFonts w:hint="eastAsia"/>
            <w:position w:val="-34"/>
          </w:rPr>
          <w:object w:dxaOrig="3180" w:dyaOrig="800" w14:anchorId="36AFB8A9">
            <v:shape id="_x0000_i1582" type="#_x0000_t75" style="width:159.35pt;height:40.4pt" o:ole="">
              <v:imagedata r:id="rId855" o:title=""/>
            </v:shape>
            <o:OLEObject Type="Embed" ProgID="Equation.DSMT4" ShapeID="_x0000_i1582" DrawAspect="Content" ObjectID="_1818759784" r:id="rId988"/>
          </w:object>
        </w:r>
      </w:moveFrom>
    </w:p>
    <w:p w14:paraId="0D3F1BE7" w14:textId="3F402850" w:rsidR="00F8289C" w:rsidDel="004562BC" w:rsidRDefault="00F8289C" w:rsidP="00F8289C">
      <w:pPr>
        <w:ind w:firstLineChars="200" w:firstLine="480"/>
        <w:jc w:val="both"/>
        <w:rPr>
          <w:moveFrom w:id="1453" w:author="yukina minato" w:date="2025-09-07T04:53:00Z" w16du:dateUtc="2025-09-06T20:53:00Z"/>
        </w:rPr>
      </w:pPr>
      <w:moveFrom w:id="1454" w:author="yukina minato" w:date="2025-09-07T04:53:00Z" w16du:dateUtc="2025-09-06T20:53:00Z">
        <w:r w:rsidDel="004562BC">
          <w:rPr>
            <w:rFonts w:hint="eastAsia"/>
          </w:rPr>
          <w:t>设</w:t>
        </w:r>
        <w:r w:rsidRPr="00602029" w:rsidDel="004562BC">
          <w:rPr>
            <w:position w:val="-12"/>
          </w:rPr>
          <w:object w:dxaOrig="600" w:dyaOrig="360" w14:anchorId="0E4C04CA">
            <v:shape id="_x0000_i1583" type="#_x0000_t75" style="width:30.05pt;height:18.15pt" o:ole="">
              <v:imagedata r:id="rId294" o:title=""/>
            </v:shape>
            <o:OLEObject Type="Embed" ProgID="Equation.DSMT4" ShapeID="_x0000_i1583" DrawAspect="Content" ObjectID="_1818759785" r:id="rId989"/>
          </w:object>
        </w:r>
        <w:r w:rsidDel="004562BC">
          <w:rPr>
            <w:rFonts w:hint="eastAsia"/>
          </w:rPr>
          <w:t>为矩阵</w:t>
        </w:r>
        <w:r w:rsidRPr="00602029" w:rsidDel="004562BC">
          <w:rPr>
            <w:position w:val="-4"/>
          </w:rPr>
          <w:object w:dxaOrig="279" w:dyaOrig="260" w14:anchorId="1560613F">
            <v:shape id="_x0000_i1584" type="#_x0000_t75" style="width:13.75pt;height:12.85pt" o:ole="">
              <v:imagedata r:id="rId296" o:title=""/>
            </v:shape>
            <o:OLEObject Type="Embed" ProgID="Equation.DSMT4" ShapeID="_x0000_i1584" DrawAspect="Content" ObjectID="_1818759786" r:id="rId990"/>
          </w:object>
        </w:r>
        <w:r w:rsidDel="004562BC">
          <w:rPr>
            <w:rFonts w:hint="eastAsia"/>
          </w:rPr>
          <w:t>中参数的下确界组成的矩阵，</w:t>
        </w:r>
        <w:r w:rsidRPr="00602029" w:rsidDel="004562BC">
          <w:rPr>
            <w:position w:val="-14"/>
          </w:rPr>
          <w:object w:dxaOrig="600" w:dyaOrig="380" w14:anchorId="2D7F79A4">
            <v:shape id="_x0000_i1585" type="#_x0000_t75" style="width:30.05pt;height:18.8pt" o:ole="">
              <v:imagedata r:id="rId298" o:title=""/>
            </v:shape>
            <o:OLEObject Type="Embed" ProgID="Equation.DSMT4" ShapeID="_x0000_i1585" DrawAspect="Content" ObjectID="_1818759787" r:id="rId991"/>
          </w:object>
        </w:r>
        <w:r w:rsidDel="004562BC">
          <w:rPr>
            <w:rFonts w:hint="eastAsia"/>
          </w:rPr>
          <w:t>为矩阵</w:t>
        </w:r>
        <w:r w:rsidRPr="00602029" w:rsidDel="004562BC">
          <w:rPr>
            <w:position w:val="-4"/>
          </w:rPr>
          <w:object w:dxaOrig="279" w:dyaOrig="260" w14:anchorId="0E6A548F">
            <v:shape id="_x0000_i1586" type="#_x0000_t75" style="width:13.75pt;height:12.85pt" o:ole="">
              <v:imagedata r:id="rId296" o:title=""/>
            </v:shape>
            <o:OLEObject Type="Embed" ProgID="Equation.DSMT4" ShapeID="_x0000_i1586" DrawAspect="Content" ObjectID="_1818759788" r:id="rId992"/>
          </w:object>
        </w:r>
        <w:r w:rsidDel="004562BC">
          <w:rPr>
            <w:rFonts w:hint="eastAsia"/>
          </w:rPr>
          <w:t>中参数的上确界组成的矩阵，也即：</w:t>
        </w:r>
      </w:moveFrom>
    </w:p>
    <w:p w14:paraId="491E23EA" w14:textId="11EE72BD" w:rsidR="00F8289C" w:rsidDel="004562BC" w:rsidRDefault="00F8289C" w:rsidP="00F8289C">
      <w:pPr>
        <w:ind w:firstLineChars="200" w:firstLine="480"/>
        <w:rPr>
          <w:moveFrom w:id="1455" w:author="yukina minato" w:date="2025-09-07T04:53:00Z" w16du:dateUtc="2025-09-06T20:53:00Z"/>
        </w:rPr>
      </w:pPr>
      <w:moveFrom w:id="1456" w:author="yukina minato" w:date="2025-09-07T04:53:00Z" w16du:dateUtc="2025-09-06T20:53:00Z">
        <w:r w:rsidRPr="00602029" w:rsidDel="004562BC">
          <w:rPr>
            <w:position w:val="-14"/>
          </w:rPr>
          <w:object w:dxaOrig="1820" w:dyaOrig="380" w14:anchorId="203AAC78">
            <v:shape id="_x0000_i1587" type="#_x0000_t75" style="width:90.8pt;height:18.8pt" o:ole="">
              <v:imagedata r:id="rId301" o:title=""/>
            </v:shape>
            <o:OLEObject Type="Embed" ProgID="Equation.DSMT4" ShapeID="_x0000_i1587" DrawAspect="Content" ObjectID="_1818759789" r:id="rId993"/>
          </w:object>
        </w:r>
      </w:moveFrom>
    </w:p>
    <w:p w14:paraId="2454AE49" w14:textId="03B46580" w:rsidR="00F8289C" w:rsidDel="004562BC" w:rsidRDefault="00F8289C" w:rsidP="00F8289C">
      <w:pPr>
        <w:ind w:firstLineChars="200" w:firstLine="480"/>
        <w:jc w:val="both"/>
        <w:rPr>
          <w:moveFrom w:id="1457" w:author="yukina minato" w:date="2025-09-07T04:53:00Z" w16du:dateUtc="2025-09-06T20:53:00Z"/>
        </w:rPr>
      </w:pPr>
    </w:p>
    <w:p w14:paraId="5FAEFE09" w14:textId="71C091F2" w:rsidR="00F8289C" w:rsidRPr="00E36E43" w:rsidDel="004562BC" w:rsidRDefault="00F8289C" w:rsidP="00F8289C">
      <w:pPr>
        <w:rPr>
          <w:moveFrom w:id="1458" w:author="yukina minato" w:date="2025-09-07T04:53:00Z" w16du:dateUtc="2025-09-06T20:53:00Z"/>
        </w:rPr>
      </w:pPr>
      <w:moveFrom w:id="1459" w:author="yukina minato" w:date="2025-09-07T04:53:00Z" w16du:dateUtc="2025-09-06T20:53:00Z">
        <w:r w:rsidDel="004562BC">
          <w:rPr>
            <w:rFonts w:hint="eastAsia"/>
          </w:rPr>
          <w:t>这样这个问题就转化成了以</w:t>
        </w:r>
        <w:r w:rsidRPr="00302535" w:rsidDel="004562BC">
          <w:rPr>
            <w:rFonts w:hint="eastAsia"/>
            <w:position w:val="-18"/>
          </w:rPr>
          <w:object w:dxaOrig="2200" w:dyaOrig="480" w14:anchorId="05F74C1E">
            <v:shape id="_x0000_i1588" type="#_x0000_t75" style="width:109.55pt;height:24.1pt" o:ole="">
              <v:imagedata r:id="rId671" o:title=""/>
            </v:shape>
            <o:OLEObject Type="Embed" ProgID="Equation.DSMT4" ShapeID="_x0000_i1588" DrawAspect="Content" ObjectID="_1818759790" r:id="rId994"/>
          </w:object>
        </w:r>
        <w:r w:rsidDel="004562BC">
          <w:rPr>
            <w:rFonts w:hint="eastAsia"/>
          </w:rPr>
          <w:t>为优化变量，以</w:t>
        </w:r>
        <w:r w:rsidRPr="00602029" w:rsidDel="004562BC">
          <w:rPr>
            <w:position w:val="-14"/>
          </w:rPr>
          <w:object w:dxaOrig="1820" w:dyaOrig="380" w14:anchorId="7B2FCA2D">
            <v:shape id="_x0000_i1589" type="#_x0000_t75" style="width:90.8pt;height:18.8pt" o:ole="">
              <v:imagedata r:id="rId301" o:title=""/>
            </v:shape>
            <o:OLEObject Type="Embed" ProgID="Equation.DSMT4" ShapeID="_x0000_i1589" DrawAspect="Content" ObjectID="_1818759791" r:id="rId995"/>
          </w:object>
        </w:r>
        <w:r w:rsidDel="004562BC">
          <w:rPr>
            <w:rFonts w:hint="eastAsia"/>
          </w:rPr>
          <w:t>为约束条件，以</w:t>
        </w:r>
        <w:r w:rsidRPr="00E36E43" w:rsidDel="004562BC">
          <w:rPr>
            <w:rFonts w:hint="eastAsia"/>
            <w:position w:val="-14"/>
          </w:rPr>
          <w:object w:dxaOrig="1380" w:dyaOrig="400" w14:anchorId="736C11C9">
            <v:shape id="_x0000_i1590" type="#_x0000_t75" style="width:69.5pt;height:19.7pt" o:ole="">
              <v:imagedata r:id="rId308" o:title=""/>
            </v:shape>
            <o:OLEObject Type="Embed" ProgID="Equation.DSMT4" ShapeID="_x0000_i1590" DrawAspect="Content" ObjectID="_1818759792" r:id="rId996"/>
          </w:object>
        </w:r>
        <w:r w:rsidDel="004562BC">
          <w:rPr>
            <w:rFonts w:hint="eastAsia"/>
          </w:rPr>
          <w:t>目标函数的优化问题</w:t>
        </w:r>
      </w:moveFrom>
    </w:p>
    <w:p w14:paraId="57547F1A" w14:textId="03ABE355" w:rsidR="00F8289C" w:rsidRPr="007E6862" w:rsidDel="004562BC" w:rsidRDefault="00F8289C" w:rsidP="00F8289C">
      <w:pPr>
        <w:jc w:val="both"/>
        <w:rPr>
          <w:moveFrom w:id="1460" w:author="yukina minato" w:date="2025-09-07T04:53:00Z" w16du:dateUtc="2025-09-06T20:53:00Z"/>
        </w:rPr>
      </w:pPr>
    </w:p>
    <w:p w14:paraId="5F9CEE7F" w14:textId="743CF570" w:rsidR="00F8289C" w:rsidRPr="00E36E43" w:rsidDel="004562BC" w:rsidRDefault="00F8289C" w:rsidP="00F8289C">
      <w:pPr>
        <w:rPr>
          <w:moveFrom w:id="1461" w:author="yukina minato" w:date="2025-09-07T04:53:00Z" w16du:dateUtc="2025-09-06T20:53:00Z"/>
        </w:rPr>
      </w:pPr>
    </w:p>
    <w:p w14:paraId="2276671D" w14:textId="61A0C76A" w:rsidR="00F8289C" w:rsidRPr="00AF6B01" w:rsidDel="004562BC" w:rsidRDefault="00F8289C" w:rsidP="00F8289C">
      <w:pPr>
        <w:rPr>
          <w:moveFrom w:id="1462" w:author="yukina minato" w:date="2025-09-07T04:53:00Z" w16du:dateUtc="2025-09-06T20:53:00Z"/>
        </w:rPr>
      </w:pPr>
    </w:p>
    <w:p w14:paraId="4F3ECD3E" w14:textId="700F25EA" w:rsidR="00F8289C" w:rsidRPr="005B4CFC" w:rsidDel="004562BC" w:rsidRDefault="00F8289C" w:rsidP="00F8289C">
      <w:pPr>
        <w:rPr>
          <w:moveFrom w:id="1463" w:author="yukina minato" w:date="2025-09-07T04:53:00Z" w16du:dateUtc="2025-09-06T20:53:00Z"/>
        </w:rPr>
      </w:pPr>
    </w:p>
    <w:p w14:paraId="3754998B" w14:textId="16C359AD" w:rsidR="00F8289C" w:rsidRPr="00773A2F" w:rsidDel="004562BC" w:rsidRDefault="00F8289C" w:rsidP="00F8289C">
      <w:pPr>
        <w:jc w:val="left"/>
        <w:rPr>
          <w:moveFrom w:id="1464" w:author="yukina minato" w:date="2025-09-07T04:53:00Z" w16du:dateUtc="2025-09-06T20:53:00Z"/>
        </w:rPr>
      </w:pPr>
      <w:moveFrom w:id="1465" w:author="yukina minato" w:date="2025-09-07T04:53:00Z" w16du:dateUtc="2025-09-06T20:53:00Z">
        <w:r w:rsidDel="004562BC">
          <w:rPr>
            <w:rFonts w:hint="eastAsia"/>
          </w:rPr>
          <w:t xml:space="preserve"> </w:t>
        </w:r>
        <w:r w:rsidRPr="004A6B29" w:rsidDel="004562BC">
          <w:rPr>
            <w:rFonts w:ascii="宋体" w:eastAsia="宋体" w:hAnsi="宋体" w:hint="eastAsia"/>
            <w:szCs w:val="24"/>
          </w:rPr>
          <w:t>设</w:t>
        </w:r>
        <w:r w:rsidRPr="004A6B29" w:rsidDel="004562BC">
          <w:rPr>
            <w:rFonts w:ascii="宋体" w:eastAsia="宋体" w:hAnsi="宋体" w:hint="eastAsia"/>
            <w:position w:val="-6"/>
            <w:szCs w:val="24"/>
          </w:rPr>
          <w:object w:dxaOrig="139" w:dyaOrig="240" w14:anchorId="13F34C86">
            <v:shape id="_x0000_i1591" type="#_x0000_t75" style="width:6.9pt;height:11.9pt" o:ole="">
              <v:imagedata r:id="rId70" o:title=""/>
            </v:shape>
            <o:OLEObject Type="Embed" ProgID="Equation.DSMT4" ShapeID="_x0000_i1591" DrawAspect="Content" ObjectID="_1818759793" r:id="rId997"/>
          </w:object>
        </w:r>
        <w:r w:rsidRPr="004A6B29" w:rsidDel="004562BC">
          <w:rPr>
            <w:rFonts w:ascii="宋体" w:eastAsia="宋体" w:hAnsi="宋体" w:hint="eastAsia"/>
            <w:szCs w:val="24"/>
          </w:rPr>
          <w:t>为已经发现导弹的时间，</w:t>
        </w:r>
        <w:r w:rsidDel="004562BC">
          <w:rPr>
            <w:rFonts w:hint="eastAsia"/>
          </w:rPr>
          <w:t xml:space="preserve"> </w:t>
        </w:r>
        <w:r w:rsidDel="004562BC">
          <w:rPr>
            <w:rFonts w:ascii="宋体" w:eastAsia="宋体" w:hAnsi="宋体" w:hint="eastAsia"/>
            <w:szCs w:val="24"/>
          </w:rPr>
          <w:t>可以</w:t>
        </w:r>
        <w:r w:rsidRPr="004A6B29" w:rsidDel="004562BC">
          <w:rPr>
            <w:rFonts w:ascii="宋体" w:eastAsia="宋体" w:hAnsi="宋体" w:hint="eastAsia"/>
            <w:szCs w:val="24"/>
          </w:rPr>
          <w:t>求出导弹</w:t>
        </w:r>
        <w:r w:rsidRPr="002802A1" w:rsidDel="004562BC">
          <w:rPr>
            <w:rFonts w:ascii="宋体" w:eastAsia="宋体" w:hAnsi="宋体" w:hint="eastAsia"/>
            <w:position w:val="-4"/>
            <w:szCs w:val="24"/>
          </w:rPr>
          <w:object w:dxaOrig="400" w:dyaOrig="260" w14:anchorId="77CB77EF">
            <v:shape id="_x0000_i1592" type="#_x0000_t75" style="width:19.7pt;height:12.85pt" o:ole="">
              <v:imagedata r:id="rId227" o:title=""/>
            </v:shape>
            <o:OLEObject Type="Embed" ProgID="Equation.DSMT4" ShapeID="_x0000_i1592" DrawAspect="Content" ObjectID="_1818759794" r:id="rId998"/>
          </w:object>
        </w:r>
        <w:r w:rsidRPr="004A6B29" w:rsidDel="004562BC">
          <w:rPr>
            <w:rFonts w:ascii="宋体" w:eastAsia="宋体" w:hAnsi="宋体" w:hint="eastAsia"/>
            <w:szCs w:val="24"/>
          </w:rPr>
          <w:t>的轨迹参数方程</w:t>
        </w:r>
        <w:r w:rsidDel="004562BC">
          <w:rPr>
            <w:rFonts w:ascii="宋体" w:eastAsia="宋体" w:hAnsi="宋体" w:hint="eastAsia"/>
            <w:szCs w:val="24"/>
          </w:rPr>
          <w:t>：</w:t>
        </w:r>
      </w:moveFrom>
    </w:p>
    <w:p w14:paraId="4393310D" w14:textId="7D12CAD5" w:rsidR="00F8289C" w:rsidDel="004562BC" w:rsidRDefault="00F8289C" w:rsidP="00F8289C">
      <w:pPr>
        <w:ind w:firstLineChars="200" w:firstLine="480"/>
        <w:rPr>
          <w:moveFrom w:id="1466" w:author="yukina minato" w:date="2025-09-07T04:53:00Z" w16du:dateUtc="2025-09-06T20:53:00Z"/>
          <w:rFonts w:ascii="宋体" w:eastAsia="宋体" w:hAnsi="宋体" w:hint="eastAsia"/>
          <w:szCs w:val="24"/>
        </w:rPr>
      </w:pPr>
      <w:moveFrom w:id="1467" w:author="yukina minato" w:date="2025-09-07T04:53:00Z" w16du:dateUtc="2025-09-06T20:53:00Z">
        <w:r w:rsidRPr="004A6B29" w:rsidDel="004562BC">
          <w:rPr>
            <w:rFonts w:ascii="宋体" w:eastAsia="宋体" w:hAnsi="宋体" w:hint="eastAsia"/>
            <w:position w:val="-58"/>
            <w:szCs w:val="24"/>
          </w:rPr>
          <w:object w:dxaOrig="2720" w:dyaOrig="1280" w14:anchorId="53C5020F">
            <v:shape id="_x0000_i1593" type="#_x0000_t75" style="width:136.15pt;height:64.15pt" o:ole="">
              <v:imagedata r:id="rId74" o:title=""/>
            </v:shape>
            <o:OLEObject Type="Embed" ProgID="Equation.DSMT4" ShapeID="_x0000_i1593" DrawAspect="Content" ObjectID="_1818759795" r:id="rId999"/>
          </w:object>
        </w:r>
      </w:moveFrom>
    </w:p>
    <w:p w14:paraId="00CDAB79" w14:textId="41FCBF91" w:rsidR="00F8289C" w:rsidDel="004562BC" w:rsidRDefault="00F8289C" w:rsidP="00F8289C">
      <w:pPr>
        <w:jc w:val="left"/>
        <w:rPr>
          <w:moveFrom w:id="1468" w:author="yukina minato" w:date="2025-09-07T04:53:00Z" w16du:dateUtc="2025-09-06T20:53:00Z"/>
        </w:rPr>
      </w:pPr>
      <w:moveFrom w:id="1469" w:author="yukina minato" w:date="2025-09-07T04:53:00Z" w16du:dateUtc="2025-09-06T20:53:00Z">
        <w:r w:rsidDel="004562BC">
          <w:rPr>
            <w:rFonts w:hint="eastAsia"/>
          </w:rPr>
          <w:t xml:space="preserve">    </w:t>
        </w:r>
        <w:r w:rsidDel="004562BC">
          <w:rPr>
            <w:rFonts w:hint="eastAsia"/>
          </w:rPr>
          <w:t>记无人机</w:t>
        </w:r>
        <w:r w:rsidRPr="00D523F3" w:rsidDel="004562BC">
          <w:rPr>
            <w:rFonts w:hint="eastAsia"/>
            <w:position w:val="-10"/>
          </w:rPr>
          <w:object w:dxaOrig="440" w:dyaOrig="320" w14:anchorId="47ECEB91">
            <v:shape id="_x0000_i1594" type="#_x0000_t75" style="width:22.25pt;height:16.3pt" o:ole="">
              <v:imagedata r:id="rId565" o:title=""/>
            </v:shape>
            <o:OLEObject Type="Embed" ProgID="Equation.DSMT4" ShapeID="_x0000_i1594" DrawAspect="Content" ObjectID="_1818759796" r:id="rId1000"/>
          </w:object>
        </w:r>
        <w:r w:rsidDel="004562BC">
          <w:rPr>
            <w:rFonts w:hint="eastAsia"/>
          </w:rPr>
          <w:t>投放第</w:t>
        </w:r>
        <w:r w:rsidRPr="00E36E43" w:rsidDel="004562BC">
          <w:rPr>
            <w:rFonts w:hint="eastAsia"/>
            <w:position w:val="-4"/>
          </w:rPr>
          <w:object w:dxaOrig="139" w:dyaOrig="260" w14:anchorId="6715E5A7">
            <v:shape id="_x0000_i1595" type="#_x0000_t75" style="width:6.9pt;height:12.85pt" o:ole="">
              <v:imagedata r:id="rId567" o:title=""/>
            </v:shape>
            <o:OLEObject Type="Embed" ProgID="Equation.DSMT4" ShapeID="_x0000_i1595" DrawAspect="Content" ObjectID="_1818759797" r:id="rId1001"/>
          </w:object>
        </w:r>
        <w:r w:rsidDel="004562BC">
          <w:rPr>
            <w:rFonts w:hint="eastAsia"/>
          </w:rPr>
          <w:t>枚烟幕干扰弹的时间为</w:t>
        </w:r>
        <w:r w:rsidRPr="00913F3B" w:rsidDel="004562BC">
          <w:rPr>
            <w:rFonts w:hint="eastAsia"/>
            <w:position w:val="-12"/>
          </w:rPr>
          <w:object w:dxaOrig="420" w:dyaOrig="400" w14:anchorId="4E18188D">
            <v:shape id="_x0000_i1596" type="#_x0000_t75" style="width:20.65pt;height:19.7pt" o:ole="">
              <v:imagedata r:id="rId569" o:title=""/>
            </v:shape>
            <o:OLEObject Type="Embed" ProgID="Equation.DSMT4" ShapeID="_x0000_i1596" DrawAspect="Content" ObjectID="_1818759798" r:id="rId1002"/>
          </w:object>
        </w:r>
        <w:r w:rsidDel="004562BC">
          <w:rPr>
            <w:rFonts w:hint="eastAsia"/>
          </w:rPr>
          <w:t>，起爆时间为</w:t>
        </w:r>
        <w:r w:rsidRPr="00F41085" w:rsidDel="004562BC">
          <w:rPr>
            <w:rFonts w:hint="eastAsia"/>
            <w:position w:val="-12"/>
          </w:rPr>
          <w:object w:dxaOrig="420" w:dyaOrig="400" w14:anchorId="0D72ADBF">
            <v:shape id="_x0000_i1597" type="#_x0000_t75" style="width:20.65pt;height:19.7pt" o:ole="">
              <v:imagedata r:id="rId571" o:title=""/>
            </v:shape>
            <o:OLEObject Type="Embed" ProgID="Equation.DSMT4" ShapeID="_x0000_i1597" DrawAspect="Content" ObjectID="_1818759799" r:id="rId1003"/>
          </w:object>
        </w:r>
        <w:r w:rsidDel="004562BC">
          <w:rPr>
            <w:rFonts w:hint="eastAsia"/>
          </w:rPr>
          <w:t>，则起爆间隔</w:t>
        </w:r>
        <w:r w:rsidRPr="00913F3B" w:rsidDel="004562BC">
          <w:rPr>
            <w:rFonts w:hint="eastAsia"/>
            <w:position w:val="-16"/>
          </w:rPr>
          <w:object w:dxaOrig="1760" w:dyaOrig="440" w14:anchorId="038027AC">
            <v:shape id="_x0000_i1598" type="#_x0000_t75" style="width:88.3pt;height:22.25pt" o:ole="">
              <v:imagedata r:id="rId573" o:title=""/>
            </v:shape>
            <o:OLEObject Type="Embed" ProgID="Equation.DSMT4" ShapeID="_x0000_i1598" DrawAspect="Content" ObjectID="_1818759800" r:id="rId1004"/>
          </w:object>
        </w:r>
      </w:moveFrom>
    </w:p>
    <w:p w14:paraId="6D37FC13" w14:textId="6791EAA5" w:rsidR="00F8289C" w:rsidDel="004562BC" w:rsidRDefault="00F8289C" w:rsidP="00F8289C">
      <w:pPr>
        <w:ind w:firstLineChars="200" w:firstLine="480"/>
        <w:jc w:val="left"/>
        <w:rPr>
          <w:moveFrom w:id="1470" w:author="yukina minato" w:date="2025-09-07T04:53:00Z" w16du:dateUtc="2025-09-06T20:53:00Z"/>
        </w:rPr>
      </w:pPr>
      <w:moveFrom w:id="1471" w:author="yukina minato" w:date="2025-09-07T04:53:00Z" w16du:dateUtc="2025-09-06T20:53:00Z">
        <w:r w:rsidDel="004562BC">
          <w:rPr>
            <w:rFonts w:hint="eastAsia"/>
          </w:rPr>
          <w:t>设无人机</w:t>
        </w:r>
        <w:r w:rsidRPr="00BD3DF3" w:rsidDel="004562BC">
          <w:rPr>
            <w:rFonts w:ascii="宋体" w:eastAsia="宋体" w:hAnsi="宋体" w:hint="eastAsia"/>
            <w:position w:val="-10"/>
            <w:szCs w:val="24"/>
          </w:rPr>
          <w:object w:dxaOrig="440" w:dyaOrig="320" w14:anchorId="667E9632">
            <v:shape id="_x0000_i1599" type="#_x0000_t75" style="width:22.25pt;height:16.3pt" o:ole="">
              <v:imagedata r:id="rId575" o:title=""/>
            </v:shape>
            <o:OLEObject Type="Embed" ProgID="Equation.DSMT4" ShapeID="_x0000_i1599" DrawAspect="Content" ObjectID="_1818759801" r:id="rId1005"/>
          </w:object>
        </w:r>
        <w:r w:rsidDel="004562BC">
          <w:rPr>
            <w:rFonts w:hint="eastAsia"/>
          </w:rPr>
          <w:t>的飞行速度为</w:t>
        </w:r>
        <w:r w:rsidRPr="00BD3DF3" w:rsidDel="004562BC">
          <w:rPr>
            <w:rFonts w:hint="eastAsia"/>
            <w:position w:val="-16"/>
          </w:rPr>
          <w:object w:dxaOrig="320" w:dyaOrig="400" w14:anchorId="2154FC85">
            <v:shape id="_x0000_i1600" type="#_x0000_t75" style="width:16.3pt;height:19.7pt" o:ole="">
              <v:imagedata r:id="rId577" o:title=""/>
            </v:shape>
            <o:OLEObject Type="Embed" ProgID="Equation.DSMT4" ShapeID="_x0000_i1600" DrawAspect="Content" ObjectID="_1818759802" r:id="rId1006"/>
          </w:object>
        </w:r>
        <w:r w:rsidDel="004562BC">
          <w:rPr>
            <w:rFonts w:hint="eastAsia"/>
          </w:rPr>
          <w:t>，飞行方向与</w:t>
        </w:r>
        <w:r w:rsidRPr="00AC54C6" w:rsidDel="004562BC">
          <w:rPr>
            <w:rFonts w:hint="eastAsia"/>
            <w:position w:val="-6"/>
          </w:rPr>
          <w:object w:dxaOrig="200" w:dyaOrig="220" w14:anchorId="54683390">
            <v:shape id="_x0000_i1601" type="#_x0000_t75" style="width:10.35pt;height:10.35pt" o:ole="">
              <v:imagedata r:id="rId100" o:title=""/>
            </v:shape>
            <o:OLEObject Type="Embed" ProgID="Equation.DSMT4" ShapeID="_x0000_i1601" DrawAspect="Content" ObjectID="_1818759803" r:id="rId1007"/>
          </w:object>
        </w:r>
        <w:r w:rsidDel="004562BC">
          <w:rPr>
            <w:rFonts w:hint="eastAsia"/>
          </w:rPr>
          <w:t>轴正方向夹角</w:t>
        </w:r>
        <w:r w:rsidRPr="00BD3DF3" w:rsidDel="004562BC">
          <w:rPr>
            <w:rFonts w:hint="eastAsia"/>
            <w:position w:val="-18"/>
          </w:rPr>
          <w:object w:dxaOrig="1120" w:dyaOrig="480" w14:anchorId="3C8EEC76">
            <v:shape id="_x0000_i1602" type="#_x0000_t75" style="width:55.7pt;height:24.1pt" o:ole="">
              <v:imagedata r:id="rId580" o:title=""/>
            </v:shape>
            <o:OLEObject Type="Embed" ProgID="Equation.DSMT4" ShapeID="_x0000_i1602" DrawAspect="Content" ObjectID="_1818759804" r:id="rId1008"/>
          </w:object>
        </w:r>
        <w:r w:rsidDel="004562BC">
          <w:rPr>
            <w:rFonts w:hint="eastAsia"/>
          </w:rPr>
          <w:t>，无人机</w:t>
        </w:r>
        <w:r w:rsidRPr="00A52F59" w:rsidDel="004562BC">
          <w:rPr>
            <w:rFonts w:hint="eastAsia"/>
            <w:position w:val="-14"/>
          </w:rPr>
          <w:object w:dxaOrig="1880" w:dyaOrig="400" w14:anchorId="521239D7">
            <v:shape id="_x0000_i1603" type="#_x0000_t75" style="width:94.25pt;height:19.7pt" o:ole="">
              <v:imagedata r:id="rId365" o:title=""/>
            </v:shape>
            <o:OLEObject Type="Embed" ProgID="Equation.DSMT4" ShapeID="_x0000_i1603" DrawAspect="Content" ObjectID="_1818759805" r:id="rId1009"/>
          </w:object>
        </w:r>
        <w:r w:rsidDel="004562BC">
          <w:rPr>
            <w:rFonts w:hint="eastAsia"/>
          </w:rPr>
          <w:t>的坐标为</w:t>
        </w:r>
        <w:r w:rsidRPr="00D523F3" w:rsidDel="004562BC">
          <w:rPr>
            <w:rFonts w:hint="eastAsia"/>
            <w:position w:val="-18"/>
          </w:rPr>
          <w:object w:dxaOrig="1560" w:dyaOrig="480" w14:anchorId="2041D82E">
            <v:shape id="_x0000_i1604" type="#_x0000_t75" style="width:77.95pt;height:24.1pt" o:ole="">
              <v:imagedata r:id="rId583" o:title=""/>
            </v:shape>
            <o:OLEObject Type="Embed" ProgID="Equation.DSMT4" ShapeID="_x0000_i1604" DrawAspect="Content" ObjectID="_1818759806" r:id="rId1010"/>
          </w:object>
        </w:r>
        <w:r w:rsidDel="004562BC">
          <w:rPr>
            <w:rFonts w:hint="eastAsia"/>
          </w:rPr>
          <w:t>；</w:t>
        </w:r>
      </w:moveFrom>
    </w:p>
    <w:p w14:paraId="17CE4ACF" w14:textId="2DDEC0DB" w:rsidR="00F8289C" w:rsidRPr="00BD3DF3" w:rsidDel="004562BC" w:rsidRDefault="00F8289C" w:rsidP="00F8289C">
      <w:pPr>
        <w:ind w:firstLineChars="200" w:firstLine="480"/>
        <w:jc w:val="left"/>
        <w:rPr>
          <w:moveFrom w:id="1472" w:author="yukina minato" w:date="2025-09-07T04:53:00Z" w16du:dateUtc="2025-09-06T20:53:00Z"/>
        </w:rPr>
      </w:pPr>
      <w:moveFrom w:id="1473" w:author="yukina minato" w:date="2025-09-07T04:53:00Z" w16du:dateUtc="2025-09-06T20:53:00Z">
        <w:r w:rsidDel="004562BC">
          <w:rPr>
            <w:rFonts w:hint="eastAsia"/>
          </w:rPr>
          <w:t>从而得到：</w:t>
        </w:r>
      </w:moveFrom>
    </w:p>
    <w:p w14:paraId="6018A769" w14:textId="089224BC" w:rsidR="00F8289C" w:rsidRPr="008F2067" w:rsidDel="004562BC" w:rsidRDefault="00F8289C" w:rsidP="00F8289C">
      <w:pPr>
        <w:ind w:firstLineChars="200" w:firstLine="480"/>
        <w:jc w:val="left"/>
        <w:rPr>
          <w:moveFrom w:id="1474" w:author="yukina minato" w:date="2025-09-07T04:53:00Z" w16du:dateUtc="2025-09-06T20:53:00Z"/>
          <w:rFonts w:ascii="宋体" w:eastAsia="宋体" w:hAnsi="宋体" w:hint="eastAsia"/>
          <w:szCs w:val="24"/>
        </w:rPr>
      </w:pPr>
      <w:moveFrom w:id="1475" w:author="yukina minato" w:date="2025-09-07T04:53:00Z" w16du:dateUtc="2025-09-06T20:53:00Z">
        <w:r w:rsidRPr="004A6B29" w:rsidDel="004562BC">
          <w:rPr>
            <w:rFonts w:ascii="宋体" w:eastAsia="宋体" w:hAnsi="宋体" w:hint="eastAsia"/>
            <w:szCs w:val="24"/>
          </w:rPr>
          <w:t>无人机</w:t>
        </w:r>
        <w:r w:rsidRPr="00E36E43" w:rsidDel="004562BC">
          <w:rPr>
            <w:rFonts w:ascii="宋体" w:eastAsia="宋体" w:hAnsi="宋体" w:hint="eastAsia"/>
            <w:position w:val="-10"/>
            <w:szCs w:val="24"/>
          </w:rPr>
          <w:object w:dxaOrig="440" w:dyaOrig="320" w14:anchorId="190F25D8">
            <v:shape id="_x0000_i1605" type="#_x0000_t75" style="width:22.25pt;height:16.3pt" o:ole="">
              <v:imagedata r:id="rId585" o:title=""/>
            </v:shape>
            <o:OLEObject Type="Embed" ProgID="Equation.DSMT4" ShapeID="_x0000_i1605" DrawAspect="Content" ObjectID="_1818759807" r:id="rId1011"/>
          </w:object>
        </w:r>
        <w:r w:rsidRPr="004A6B29" w:rsidDel="004562BC">
          <w:rPr>
            <w:rFonts w:ascii="宋体" w:eastAsia="宋体" w:hAnsi="宋体" w:hint="eastAsia"/>
            <w:szCs w:val="24"/>
          </w:rPr>
          <w:t>投放第</w:t>
        </w:r>
        <w:r w:rsidRPr="00302535" w:rsidDel="004562BC">
          <w:rPr>
            <w:rFonts w:ascii="宋体" w:eastAsia="宋体" w:hAnsi="宋体" w:hint="eastAsia"/>
            <w:position w:val="-4"/>
            <w:szCs w:val="24"/>
          </w:rPr>
          <w:object w:dxaOrig="139" w:dyaOrig="260" w14:anchorId="752B8DBB">
            <v:shape id="_x0000_i1606" type="#_x0000_t75" style="width:6.9pt;height:12.85pt" o:ole="">
              <v:imagedata r:id="rId44" o:title=""/>
            </v:shape>
            <o:OLEObject Type="Embed" ProgID="Equation.DSMT4" ShapeID="_x0000_i1606" DrawAspect="Content" ObjectID="_1818759808" r:id="rId1012"/>
          </w:object>
        </w:r>
        <w:r w:rsidRPr="004A6B29" w:rsidDel="004562BC">
          <w:rPr>
            <w:rFonts w:ascii="宋体" w:eastAsia="宋体" w:hAnsi="宋体" w:hint="eastAsia"/>
            <w:szCs w:val="24"/>
          </w:rPr>
          <w:t>枚烟幕干扰弹以及干扰弹起爆后形成的球状烟幕云团球心的轨迹参数方程</w:t>
        </w:r>
        <w:r w:rsidDel="004562BC">
          <w:rPr>
            <w:rFonts w:ascii="宋体" w:eastAsia="宋体" w:hAnsi="宋体" w:hint="eastAsia"/>
            <w:szCs w:val="24"/>
          </w:rPr>
          <w:t>为：</w:t>
        </w:r>
      </w:moveFrom>
    </w:p>
    <w:p w14:paraId="2CDB5A89" w14:textId="7B98E167" w:rsidR="00F8289C" w:rsidRPr="004A6B29" w:rsidDel="004562BC" w:rsidRDefault="00F8289C" w:rsidP="00F8289C">
      <w:pPr>
        <w:ind w:firstLineChars="200" w:firstLine="480"/>
        <w:jc w:val="left"/>
        <w:rPr>
          <w:moveFrom w:id="1476" w:author="yukina minato" w:date="2025-09-07T04:53:00Z" w16du:dateUtc="2025-09-06T20:53:00Z"/>
          <w:rFonts w:ascii="宋体" w:eastAsia="宋体" w:hAnsi="宋体" w:hint="eastAsia"/>
          <w:szCs w:val="24"/>
        </w:rPr>
      </w:pPr>
      <w:moveFrom w:id="1477" w:author="yukina minato" w:date="2025-09-07T04:53:00Z" w16du:dateUtc="2025-09-06T20:53:00Z">
        <w:r w:rsidRPr="004A6B29" w:rsidDel="004562BC">
          <w:rPr>
            <w:rFonts w:ascii="宋体" w:eastAsia="宋体" w:hAnsi="宋体" w:hint="eastAsia"/>
            <w:szCs w:val="24"/>
          </w:rPr>
          <w:t>当</w:t>
        </w:r>
        <w:r w:rsidRPr="004A6B29" w:rsidDel="004562BC">
          <w:rPr>
            <w:rFonts w:ascii="宋体" w:eastAsia="宋体" w:hAnsi="宋体" w:hint="eastAsia"/>
            <w:position w:val="-18"/>
            <w:szCs w:val="24"/>
          </w:rPr>
          <w:object w:dxaOrig="1180" w:dyaOrig="480" w14:anchorId="22E93CF7">
            <v:shape id="_x0000_i1607" type="#_x0000_t75" style="width:59.15pt;height:24.1pt" o:ole="">
              <v:imagedata r:id="rId588" o:title=""/>
            </v:shape>
            <o:OLEObject Type="Embed" ProgID="Equation.DSMT4" ShapeID="_x0000_i1607" DrawAspect="Content" ObjectID="_1818759809" r:id="rId1013"/>
          </w:object>
        </w:r>
        <w:r w:rsidRPr="004A6B29" w:rsidDel="004562BC">
          <w:rPr>
            <w:rFonts w:ascii="宋体" w:eastAsia="宋体" w:hAnsi="宋体" w:hint="eastAsia"/>
            <w:szCs w:val="24"/>
          </w:rPr>
          <w:t>时，轨迹参数方程为：</w:t>
        </w:r>
      </w:moveFrom>
    </w:p>
    <w:p w14:paraId="762D091E" w14:textId="330C1C70" w:rsidR="00F8289C" w:rsidRPr="004A6B29" w:rsidDel="004562BC" w:rsidRDefault="00F8289C" w:rsidP="00F8289C">
      <w:pPr>
        <w:rPr>
          <w:moveFrom w:id="1478" w:author="yukina minato" w:date="2025-09-07T04:53:00Z" w16du:dateUtc="2025-09-06T20:53:00Z"/>
          <w:rFonts w:ascii="宋体" w:eastAsia="宋体" w:hAnsi="宋体" w:hint="eastAsia"/>
          <w:szCs w:val="24"/>
        </w:rPr>
      </w:pPr>
    </w:p>
    <w:p w14:paraId="38C3AB73" w14:textId="601A4AD3" w:rsidR="00F8289C" w:rsidRPr="00454340" w:rsidDel="004562BC" w:rsidRDefault="00F8289C" w:rsidP="00F8289C">
      <w:pPr>
        <w:ind w:firstLineChars="200" w:firstLine="480"/>
        <w:rPr>
          <w:moveFrom w:id="1479" w:author="yukina minato" w:date="2025-09-07T04:53:00Z" w16du:dateUtc="2025-09-06T20:53:00Z"/>
        </w:rPr>
      </w:pPr>
      <w:moveFrom w:id="1480" w:author="yukina minato" w:date="2025-09-07T04:53:00Z" w16du:dateUtc="2025-09-06T20:53:00Z">
        <w:r w:rsidRPr="00BD3DF3" w:rsidDel="004562BC">
          <w:rPr>
            <w:rFonts w:ascii="宋体" w:eastAsia="宋体" w:hAnsi="宋体" w:hint="eastAsia"/>
            <w:position w:val="-64"/>
            <w:szCs w:val="24"/>
          </w:rPr>
          <w:object w:dxaOrig="2560" w:dyaOrig="1400" w14:anchorId="68D49749">
            <v:shape id="_x0000_i1608" type="#_x0000_t75" style="width:127.7pt;height:70.45pt" o:ole="">
              <v:imagedata r:id="rId810" o:title=""/>
            </v:shape>
            <o:OLEObject Type="Embed" ProgID="Equation.DSMT4" ShapeID="_x0000_i1608" DrawAspect="Content" ObjectID="_1818759810" r:id="rId1014"/>
          </w:object>
        </w:r>
      </w:moveFrom>
    </w:p>
    <w:p w14:paraId="459535D1" w14:textId="461A2383" w:rsidR="00F8289C" w:rsidRPr="004A6B29" w:rsidDel="004562BC" w:rsidRDefault="00F8289C" w:rsidP="00F8289C">
      <w:pPr>
        <w:ind w:firstLineChars="200" w:firstLine="480"/>
        <w:jc w:val="left"/>
        <w:rPr>
          <w:moveFrom w:id="1481" w:author="yukina minato" w:date="2025-09-07T04:53:00Z" w16du:dateUtc="2025-09-06T20:53:00Z"/>
          <w:rFonts w:ascii="宋体" w:eastAsia="宋体" w:hAnsi="宋体" w:hint="eastAsia"/>
          <w:szCs w:val="24"/>
        </w:rPr>
      </w:pPr>
      <w:moveFrom w:id="1482" w:author="yukina minato" w:date="2025-09-07T04:53:00Z" w16du:dateUtc="2025-09-06T20:53:00Z">
        <w:r w:rsidRPr="004A6B29" w:rsidDel="004562BC">
          <w:rPr>
            <w:rFonts w:ascii="宋体" w:eastAsia="宋体" w:hAnsi="宋体" w:hint="eastAsia"/>
            <w:szCs w:val="24"/>
          </w:rPr>
          <w:t>当</w:t>
        </w:r>
        <w:r w:rsidRPr="004A6B29" w:rsidDel="004562BC">
          <w:rPr>
            <w:rFonts w:ascii="宋体" w:eastAsia="宋体" w:hAnsi="宋体" w:hint="eastAsia"/>
            <w:position w:val="-12"/>
            <w:szCs w:val="24"/>
          </w:rPr>
          <w:object w:dxaOrig="1359" w:dyaOrig="400" w14:anchorId="3EBCB744">
            <v:shape id="_x0000_i1609" type="#_x0000_t75" style="width:67.6pt;height:19.7pt" o:ole="">
              <v:imagedata r:id="rId592" o:title=""/>
            </v:shape>
            <o:OLEObject Type="Embed" ProgID="Equation.DSMT4" ShapeID="_x0000_i1609" DrawAspect="Content" ObjectID="_1818759811" r:id="rId1015"/>
          </w:object>
        </w:r>
        <w:r w:rsidRPr="004A6B29" w:rsidDel="004562BC">
          <w:rPr>
            <w:rFonts w:ascii="宋体" w:eastAsia="宋体" w:hAnsi="宋体" w:hint="eastAsia"/>
            <w:szCs w:val="24"/>
          </w:rPr>
          <w:t>时，轨迹参数方程为：</w:t>
        </w:r>
      </w:moveFrom>
    </w:p>
    <w:p w14:paraId="083E6101" w14:textId="1F1CB979" w:rsidR="00F8289C" w:rsidRPr="00D354FF" w:rsidDel="004562BC" w:rsidRDefault="00F8289C" w:rsidP="00F8289C">
      <w:pPr>
        <w:ind w:firstLineChars="200" w:firstLine="480"/>
        <w:rPr>
          <w:moveFrom w:id="1483" w:author="yukina minato" w:date="2025-09-07T04:53:00Z" w16du:dateUtc="2025-09-06T20:53:00Z"/>
        </w:rPr>
      </w:pPr>
      <w:moveFrom w:id="1484" w:author="yukina minato" w:date="2025-09-07T04:53:00Z" w16du:dateUtc="2025-09-06T20:53:00Z">
        <w:r w:rsidRPr="00D354FF" w:rsidDel="004562BC">
          <w:rPr>
            <w:rFonts w:ascii="宋体" w:eastAsia="宋体" w:hAnsi="宋体" w:hint="eastAsia"/>
            <w:position w:val="-78"/>
            <w:szCs w:val="24"/>
          </w:rPr>
          <w:object w:dxaOrig="2580" w:dyaOrig="1680" w14:anchorId="68CF8D2F">
            <v:shape id="_x0000_i1610" type="#_x0000_t75" style="width:129.3pt;height:84.85pt" o:ole="">
              <v:imagedata r:id="rId813" o:title=""/>
            </v:shape>
            <o:OLEObject Type="Embed" ProgID="Equation.DSMT4" ShapeID="_x0000_i1610" DrawAspect="Content" ObjectID="_1818759812" r:id="rId1016"/>
          </w:object>
        </w:r>
      </w:moveFrom>
    </w:p>
    <w:p w14:paraId="5C1C212E" w14:textId="37151AB9" w:rsidR="00F8289C" w:rsidRPr="004A6B29" w:rsidDel="004562BC" w:rsidRDefault="00F8289C" w:rsidP="00F8289C">
      <w:pPr>
        <w:ind w:firstLineChars="200" w:firstLine="480"/>
        <w:jc w:val="left"/>
        <w:rPr>
          <w:moveFrom w:id="1485" w:author="yukina minato" w:date="2025-09-07T04:53:00Z" w16du:dateUtc="2025-09-06T20:53:00Z"/>
          <w:rFonts w:ascii="宋体" w:eastAsia="宋体" w:hAnsi="宋体" w:hint="eastAsia"/>
          <w:szCs w:val="24"/>
        </w:rPr>
      </w:pPr>
      <w:moveFrom w:id="1486" w:author="yukina minato" w:date="2025-09-07T04:53:00Z" w16du:dateUtc="2025-09-06T20:53:00Z">
        <w:r w:rsidRPr="004A6B29" w:rsidDel="004562BC">
          <w:rPr>
            <w:rFonts w:ascii="宋体" w:eastAsia="宋体" w:hAnsi="宋体" w:hint="eastAsia"/>
            <w:szCs w:val="24"/>
          </w:rPr>
          <w:t>当</w:t>
        </w:r>
        <w:r w:rsidRPr="004A6B29" w:rsidDel="004562BC">
          <w:rPr>
            <w:rFonts w:ascii="宋体" w:eastAsia="宋体" w:hAnsi="宋体" w:hint="eastAsia"/>
            <w:position w:val="-12"/>
            <w:szCs w:val="24"/>
          </w:rPr>
          <w:object w:dxaOrig="1359" w:dyaOrig="400" w14:anchorId="7D6829F9">
            <v:shape id="_x0000_i1611" type="#_x0000_t75" style="width:67.6pt;height:19.7pt" o:ole="">
              <v:imagedata r:id="rId598" o:title=""/>
            </v:shape>
            <o:OLEObject Type="Embed" ProgID="Equation.DSMT4" ShapeID="_x0000_i1611" DrawAspect="Content" ObjectID="_1818759813" r:id="rId1017"/>
          </w:object>
        </w:r>
        <w:r w:rsidRPr="004A6B29" w:rsidDel="004562BC">
          <w:rPr>
            <w:rFonts w:ascii="宋体" w:eastAsia="宋体" w:hAnsi="宋体" w:hint="eastAsia"/>
            <w:szCs w:val="24"/>
          </w:rPr>
          <w:t>时，轨迹参数方程为：</w:t>
        </w:r>
      </w:moveFrom>
    </w:p>
    <w:p w14:paraId="3E31B5EE" w14:textId="30237AC7" w:rsidR="00F8289C" w:rsidRPr="00D354FF" w:rsidDel="004562BC" w:rsidRDefault="00F8289C" w:rsidP="00F8289C">
      <w:pPr>
        <w:ind w:firstLineChars="200" w:firstLine="480"/>
        <w:rPr>
          <w:moveFrom w:id="1487" w:author="yukina minato" w:date="2025-09-07T04:53:00Z" w16du:dateUtc="2025-09-06T20:53:00Z"/>
        </w:rPr>
      </w:pPr>
      <w:moveFrom w:id="1488" w:author="yukina minato" w:date="2025-09-07T04:53:00Z" w16du:dateUtc="2025-09-06T20:53:00Z">
        <w:r w:rsidRPr="00302535" w:rsidDel="004562BC">
          <w:rPr>
            <w:rFonts w:ascii="宋体" w:eastAsia="宋体" w:hAnsi="宋体" w:hint="eastAsia"/>
            <w:position w:val="-74"/>
            <w:szCs w:val="24"/>
          </w:rPr>
          <w:object w:dxaOrig="3820" w:dyaOrig="1600" w14:anchorId="201F36DC">
            <v:shape id="_x0000_i1612" type="#_x0000_t75" style="width:191.25pt;height:79.85pt" o:ole="">
              <v:imagedata r:id="rId816" o:title=""/>
            </v:shape>
            <o:OLEObject Type="Embed" ProgID="Equation.DSMT4" ShapeID="_x0000_i1612" DrawAspect="Content" ObjectID="_1818759814" r:id="rId1018"/>
          </w:object>
        </w:r>
      </w:moveFrom>
    </w:p>
    <w:p w14:paraId="141D4B99" w14:textId="4F1EB185" w:rsidR="00F8289C" w:rsidDel="004562BC" w:rsidRDefault="00F8289C" w:rsidP="00F8289C">
      <w:pPr>
        <w:ind w:firstLineChars="200" w:firstLine="480"/>
        <w:jc w:val="both"/>
        <w:rPr>
          <w:moveFrom w:id="1489" w:author="yukina minato" w:date="2025-09-07T04:53:00Z" w16du:dateUtc="2025-09-06T20:53:00Z"/>
        </w:rPr>
      </w:pPr>
      <w:moveFrom w:id="1490" w:author="yukina minato" w:date="2025-09-07T04:53:00Z" w16du:dateUtc="2025-09-06T20:53:00Z">
        <w:r w:rsidDel="004562BC">
          <w:rPr>
            <w:rFonts w:hint="eastAsia"/>
          </w:rPr>
          <w:t>其中</w:t>
        </w:r>
      </w:moveFrom>
    </w:p>
    <w:p w14:paraId="42E9E1C8" w14:textId="6D19BC25" w:rsidR="00F8289C" w:rsidDel="004562BC" w:rsidRDefault="00F8289C" w:rsidP="00F8289C">
      <w:pPr>
        <w:ind w:firstLineChars="200" w:firstLine="480"/>
        <w:rPr>
          <w:moveFrom w:id="1491" w:author="yukina minato" w:date="2025-09-07T04:53:00Z" w16du:dateUtc="2025-09-06T20:53:00Z"/>
        </w:rPr>
      </w:pPr>
      <w:moveFrom w:id="1492" w:author="yukina minato" w:date="2025-09-07T04:53:00Z" w16du:dateUtc="2025-09-06T20:53:00Z">
        <w:r w:rsidRPr="004A6B29" w:rsidDel="004562BC">
          <w:rPr>
            <w:rFonts w:ascii="宋体" w:eastAsia="宋体" w:hAnsi="宋体" w:hint="eastAsia"/>
            <w:position w:val="-30"/>
            <w:szCs w:val="24"/>
          </w:rPr>
          <w:object w:dxaOrig="2659" w:dyaOrig="859" w14:anchorId="68886412">
            <v:shape id="_x0000_i1613" type="#_x0000_t75" style="width:133.65pt;height:42.9pt" o:ole="">
              <v:imagedata r:id="rId818" o:title=""/>
            </v:shape>
            <o:OLEObject Type="Embed" ProgID="Equation.DSMT4" ShapeID="_x0000_i1613" DrawAspect="Content" ObjectID="_1818759815" r:id="rId1019"/>
          </w:object>
        </w:r>
      </w:moveFrom>
    </w:p>
    <w:p w14:paraId="21878E26" w14:textId="07EC630A" w:rsidR="00F8289C" w:rsidRPr="00302535" w:rsidDel="004562BC" w:rsidRDefault="00F8289C" w:rsidP="00F8289C">
      <w:pPr>
        <w:ind w:firstLineChars="200" w:firstLine="480"/>
        <w:jc w:val="left"/>
        <w:rPr>
          <w:moveFrom w:id="1493" w:author="yukina minato" w:date="2025-09-07T04:53:00Z" w16du:dateUtc="2025-09-06T20:53:00Z"/>
        </w:rPr>
      </w:pPr>
      <w:moveFrom w:id="1494" w:author="yukina minato" w:date="2025-09-07T04:53:00Z" w16du:dateUtc="2025-09-06T20:53:00Z">
        <w:r w:rsidRPr="004A6B29" w:rsidDel="004562BC">
          <w:rPr>
            <w:rFonts w:ascii="宋体" w:eastAsia="宋体" w:hAnsi="宋体" w:hint="eastAsia"/>
            <w:szCs w:val="24"/>
          </w:rPr>
          <w:t>真目标圆柱上下圆周上的点</w:t>
        </w:r>
        <w:r w:rsidRPr="004A6B29" w:rsidDel="004562BC">
          <w:rPr>
            <w:rFonts w:ascii="宋体" w:eastAsia="宋体" w:hAnsi="宋体" w:hint="eastAsia"/>
            <w:position w:val="-14"/>
            <w:szCs w:val="24"/>
          </w:rPr>
          <w:object w:dxaOrig="1440" w:dyaOrig="400" w14:anchorId="5373F1B0">
            <v:shape id="_x0000_i1614" type="#_x0000_t75" style="width:1in;height:19.7pt" o:ole="">
              <v:imagedata r:id="rId138" o:title=""/>
            </v:shape>
            <o:OLEObject Type="Embed" ProgID="Equation.DSMT4" ShapeID="_x0000_i1614" DrawAspect="Content" ObjectID="_1818759816" r:id="rId1020"/>
          </w:object>
        </w:r>
        <w:r w:rsidRPr="004A6B29" w:rsidDel="004562BC">
          <w:rPr>
            <w:rFonts w:ascii="宋体" w:eastAsia="宋体" w:hAnsi="宋体" w:hint="eastAsia"/>
            <w:szCs w:val="24"/>
          </w:rPr>
          <w:t>满足：</w:t>
        </w:r>
      </w:moveFrom>
    </w:p>
    <w:p w14:paraId="68650F22" w14:textId="3AE30C78" w:rsidR="00F8289C" w:rsidRPr="004A6B29" w:rsidDel="004562BC" w:rsidRDefault="00F8289C" w:rsidP="00F8289C">
      <w:pPr>
        <w:rPr>
          <w:moveFrom w:id="1495" w:author="yukina minato" w:date="2025-09-07T04:53:00Z" w16du:dateUtc="2025-09-06T20:53:00Z"/>
          <w:rFonts w:ascii="宋体" w:eastAsia="宋体" w:hAnsi="宋体" w:hint="eastAsia"/>
          <w:szCs w:val="24"/>
        </w:rPr>
      </w:pPr>
      <w:moveFrom w:id="1496" w:author="yukina minato" w:date="2025-09-07T04:53:00Z" w16du:dateUtc="2025-09-06T20:53:00Z">
        <w:r w:rsidRPr="004A6B29" w:rsidDel="004562BC">
          <w:rPr>
            <w:rFonts w:ascii="宋体" w:eastAsia="宋体" w:hAnsi="宋体" w:hint="eastAsia"/>
            <w:position w:val="-34"/>
            <w:szCs w:val="24"/>
          </w:rPr>
          <w:object w:dxaOrig="1660" w:dyaOrig="800" w14:anchorId="220BBD0A">
            <v:shape id="_x0000_i1615" type="#_x0000_t75" style="width:82.35pt;height:40.4pt" o:ole="">
              <v:imagedata r:id="rId250" o:title=""/>
            </v:shape>
            <o:OLEObject Type="Embed" ProgID="Equation.DSMT4" ShapeID="_x0000_i1615" DrawAspect="Content" ObjectID="_1818759817" r:id="rId1021"/>
          </w:object>
        </w:r>
      </w:moveFrom>
    </w:p>
    <w:p w14:paraId="0802888F" w14:textId="29C8F573" w:rsidR="00F8289C" w:rsidDel="004562BC" w:rsidRDefault="00F8289C" w:rsidP="00F8289C">
      <w:pPr>
        <w:ind w:firstLineChars="200" w:firstLine="480"/>
        <w:rPr>
          <w:moveFrom w:id="1497" w:author="yukina minato" w:date="2025-09-07T04:53:00Z" w16du:dateUtc="2025-09-06T20:53:00Z"/>
          <w:rFonts w:ascii="宋体" w:eastAsia="宋体" w:hAnsi="宋体" w:hint="eastAsia"/>
          <w:szCs w:val="24"/>
        </w:rPr>
      </w:pPr>
      <w:moveFrom w:id="1498" w:author="yukina minato" w:date="2025-09-07T04:53:00Z" w16du:dateUtc="2025-09-06T20:53:00Z">
        <w:r w:rsidDel="004562BC">
          <w:rPr>
            <w:rFonts w:hint="eastAsia"/>
          </w:rPr>
          <w:t xml:space="preserve"> </w:t>
        </w:r>
        <w:r w:rsidDel="004562BC">
          <w:rPr>
            <w:rFonts w:hint="eastAsia"/>
          </w:rPr>
          <w:t>设</w:t>
        </w:r>
        <w:r w:rsidRPr="004A6B29" w:rsidDel="004562BC">
          <w:rPr>
            <w:rFonts w:ascii="宋体" w:eastAsia="宋体" w:hAnsi="宋体" w:hint="eastAsia"/>
            <w:szCs w:val="24"/>
          </w:rPr>
          <w:t>无人机</w:t>
        </w:r>
        <w:r w:rsidRPr="00773A2F" w:rsidDel="004562BC">
          <w:rPr>
            <w:rFonts w:ascii="宋体" w:eastAsia="宋体" w:hAnsi="宋体" w:hint="eastAsia"/>
            <w:position w:val="-10"/>
            <w:szCs w:val="24"/>
          </w:rPr>
          <w:object w:dxaOrig="440" w:dyaOrig="320" w14:anchorId="375FE2C7">
            <v:shape id="_x0000_i1616" type="#_x0000_t75" style="width:22.25pt;height:16.3pt" o:ole="">
              <v:imagedata r:id="rId611" o:title=""/>
            </v:shape>
            <o:OLEObject Type="Embed" ProgID="Equation.DSMT4" ShapeID="_x0000_i1616" DrawAspect="Content" ObjectID="_1818759818" r:id="rId1022"/>
          </w:object>
        </w:r>
        <w:r w:rsidRPr="004A6B29" w:rsidDel="004562BC">
          <w:rPr>
            <w:rFonts w:ascii="宋体" w:eastAsia="宋体" w:hAnsi="宋体" w:hint="eastAsia"/>
            <w:szCs w:val="24"/>
          </w:rPr>
          <w:t>投放第</w:t>
        </w:r>
        <w:r w:rsidRPr="00773A2F" w:rsidDel="004562BC">
          <w:rPr>
            <w:rFonts w:ascii="宋体" w:eastAsia="宋体" w:hAnsi="宋体" w:hint="eastAsia"/>
            <w:position w:val="-4"/>
            <w:szCs w:val="24"/>
          </w:rPr>
          <w:object w:dxaOrig="139" w:dyaOrig="260" w14:anchorId="748BC455">
            <v:shape id="_x0000_i1617" type="#_x0000_t75" style="width:6.9pt;height:12.85pt" o:ole="">
              <v:imagedata r:id="rId613" o:title=""/>
            </v:shape>
            <o:OLEObject Type="Embed" ProgID="Equation.DSMT4" ShapeID="_x0000_i1617" DrawAspect="Content" ObjectID="_1818759819" r:id="rId1023"/>
          </w:object>
        </w:r>
        <w:r w:rsidRPr="004A6B29" w:rsidDel="004562BC">
          <w:rPr>
            <w:rFonts w:ascii="宋体" w:eastAsia="宋体" w:hAnsi="宋体" w:hint="eastAsia"/>
            <w:szCs w:val="24"/>
          </w:rPr>
          <w:t>枚烟幕干扰弹</w:t>
        </w:r>
        <w:r w:rsidDel="004562BC">
          <w:rPr>
            <w:rFonts w:ascii="宋体" w:eastAsia="宋体" w:hAnsi="宋体" w:hint="eastAsia"/>
            <w:szCs w:val="24"/>
          </w:rPr>
          <w:t>起爆后形成的</w:t>
        </w:r>
        <w:r w:rsidDel="004562BC">
          <w:rPr>
            <w:rFonts w:hint="eastAsia"/>
          </w:rPr>
          <w:t>球状烟幕云团球心为：</w:t>
        </w:r>
        <w:r w:rsidRPr="004A6B29" w:rsidDel="004562BC">
          <w:rPr>
            <w:rFonts w:ascii="宋体" w:eastAsia="宋体" w:hAnsi="宋体" w:hint="eastAsia"/>
            <w:position w:val="-18"/>
            <w:szCs w:val="24"/>
          </w:rPr>
          <w:object w:dxaOrig="2140" w:dyaOrig="480" w14:anchorId="30F7DB21">
            <v:shape id="_x0000_i1618" type="#_x0000_t75" style="width:107.05pt;height:24.1pt" o:ole="">
              <v:imagedata r:id="rId615" o:title=""/>
            </v:shape>
            <o:OLEObject Type="Embed" ProgID="Equation.DSMT4" ShapeID="_x0000_i1618" DrawAspect="Content" ObjectID="_1818759820" r:id="rId1024"/>
          </w:object>
        </w:r>
      </w:moveFrom>
    </w:p>
    <w:p w14:paraId="643D9D6E" w14:textId="1D7D1917" w:rsidR="00F8289C" w:rsidRPr="00773A2F" w:rsidDel="004562BC" w:rsidRDefault="00F8289C" w:rsidP="00F8289C">
      <w:pPr>
        <w:ind w:firstLineChars="200" w:firstLine="480"/>
        <w:jc w:val="both"/>
        <w:rPr>
          <w:moveFrom w:id="1499" w:author="yukina minato" w:date="2025-09-07T04:53:00Z" w16du:dateUtc="2025-09-06T20:53:00Z"/>
        </w:rPr>
      </w:pPr>
    </w:p>
    <w:p w14:paraId="2ACD69BE" w14:textId="3ACDD355" w:rsidR="00F8289C" w:rsidRPr="004A6B29" w:rsidDel="004562BC" w:rsidRDefault="00F8289C" w:rsidP="00F8289C">
      <w:pPr>
        <w:ind w:firstLineChars="300" w:firstLine="720"/>
        <w:jc w:val="both"/>
        <w:rPr>
          <w:moveFrom w:id="1500" w:author="yukina minato" w:date="2025-09-07T04:53:00Z" w16du:dateUtc="2025-09-06T20:53:00Z"/>
          <w:rFonts w:ascii="宋体" w:eastAsia="宋体" w:hAnsi="宋体" w:hint="eastAsia"/>
          <w:szCs w:val="24"/>
        </w:rPr>
      </w:pPr>
      <w:moveFrom w:id="1501" w:author="yukina minato" w:date="2025-09-07T04:53:00Z" w16du:dateUtc="2025-09-06T20:53:00Z">
        <w:r w:rsidRPr="004A6B29" w:rsidDel="004562BC">
          <w:rPr>
            <w:rFonts w:ascii="宋体" w:eastAsia="宋体" w:hAnsi="宋体" w:hint="eastAsia"/>
            <w:szCs w:val="24"/>
          </w:rPr>
          <w:t>点</w:t>
        </w:r>
        <w:r w:rsidRPr="004A6B29" w:rsidDel="004562BC">
          <w:rPr>
            <w:rFonts w:ascii="宋体" w:eastAsia="宋体" w:hAnsi="宋体" w:hint="eastAsia"/>
            <w:position w:val="-6"/>
            <w:szCs w:val="24"/>
          </w:rPr>
          <w:object w:dxaOrig="279" w:dyaOrig="279" w14:anchorId="2F9E4A58">
            <v:shape id="_x0000_i1619" type="#_x0000_t75" style="width:13.75pt;height:13.75pt" o:ole="">
              <v:imagedata r:id="rId142" o:title=""/>
            </v:shape>
            <o:OLEObject Type="Embed" ProgID="Equation.DSMT4" ShapeID="_x0000_i1619" DrawAspect="Content" ObjectID="_1818759821" r:id="rId1025"/>
          </w:object>
        </w:r>
        <w:r w:rsidRPr="004A6B29" w:rsidDel="004562BC">
          <w:rPr>
            <w:rFonts w:ascii="宋体" w:eastAsia="宋体" w:hAnsi="宋体" w:hint="eastAsia"/>
            <w:szCs w:val="24"/>
          </w:rPr>
          <w:t>与点</w:t>
        </w:r>
        <w:r w:rsidRPr="004A6B29" w:rsidDel="004562BC">
          <w:rPr>
            <w:rFonts w:ascii="宋体" w:eastAsia="宋体" w:hAnsi="宋体" w:hint="eastAsia"/>
            <w:position w:val="-16"/>
            <w:szCs w:val="24"/>
          </w:rPr>
          <w:object w:dxaOrig="499" w:dyaOrig="400" w14:anchorId="6696E523">
            <v:shape id="_x0000_i1620" type="#_x0000_t75" style="width:25.65pt;height:19.7pt" o:ole="">
              <v:imagedata r:id="rId618" o:title=""/>
            </v:shape>
            <o:OLEObject Type="Embed" ProgID="Equation.DSMT4" ShapeID="_x0000_i1620" DrawAspect="Content" ObjectID="_1818759822" r:id="rId1026"/>
          </w:object>
        </w:r>
        <w:r w:rsidRPr="004A6B29" w:rsidDel="004562BC">
          <w:rPr>
            <w:rFonts w:ascii="宋体" w:eastAsia="宋体" w:hAnsi="宋体" w:hint="eastAsia"/>
            <w:szCs w:val="24"/>
          </w:rPr>
          <w:t>连线构成向量</w:t>
        </w:r>
        <w:r w:rsidRPr="004A6B29" w:rsidDel="004562BC">
          <w:rPr>
            <w:rFonts w:ascii="宋体" w:eastAsia="宋体" w:hAnsi="宋体" w:hint="eastAsia"/>
            <w:position w:val="-16"/>
            <w:szCs w:val="24"/>
          </w:rPr>
          <w:object w:dxaOrig="700" w:dyaOrig="440" w14:anchorId="45E16162">
            <v:shape id="_x0000_i1621" type="#_x0000_t75" style="width:35.05pt;height:22.25pt" o:ole="">
              <v:imagedata r:id="rId620" o:title=""/>
            </v:shape>
            <o:OLEObject Type="Embed" ProgID="Equation.DSMT4" ShapeID="_x0000_i1621" DrawAspect="Content" ObjectID="_1818759823" r:id="rId1027"/>
          </w:object>
        </w:r>
        <w:r w:rsidRPr="004A6B29" w:rsidDel="004562BC">
          <w:rPr>
            <w:rFonts w:ascii="宋体" w:eastAsia="宋体" w:hAnsi="宋体" w:hint="eastAsia"/>
            <w:szCs w:val="24"/>
          </w:rPr>
          <w:t>，</w:t>
        </w:r>
        <w:r w:rsidDel="004562BC">
          <w:rPr>
            <w:rFonts w:ascii="宋体" w:eastAsia="宋体" w:hAnsi="宋体" w:hint="eastAsia"/>
            <w:szCs w:val="24"/>
          </w:rPr>
          <w:t>且</w:t>
        </w:r>
      </w:moveFrom>
    </w:p>
    <w:p w14:paraId="255E5D44" w14:textId="634E8455" w:rsidR="00F8289C" w:rsidDel="004562BC" w:rsidRDefault="00F8289C" w:rsidP="00F8289C">
      <w:pPr>
        <w:rPr>
          <w:moveFrom w:id="1502" w:author="yukina minato" w:date="2025-09-07T04:53:00Z" w16du:dateUtc="2025-09-06T20:53:00Z"/>
        </w:rPr>
      </w:pPr>
      <w:moveFrom w:id="1503" w:author="yukina minato" w:date="2025-09-07T04:53:00Z" w16du:dateUtc="2025-09-06T20:53:00Z">
        <w:r w:rsidRPr="004A6B29" w:rsidDel="004562BC">
          <w:rPr>
            <w:rFonts w:ascii="宋体" w:eastAsia="宋体" w:hAnsi="宋体" w:hint="eastAsia"/>
            <w:position w:val="-18"/>
            <w:szCs w:val="24"/>
          </w:rPr>
          <w:object w:dxaOrig="3940" w:dyaOrig="480" w14:anchorId="7261B521">
            <v:shape id="_x0000_i1622" type="#_x0000_t75" style="width:197.2pt;height:24.1pt" o:ole="">
              <v:imagedata r:id="rId622" o:title=""/>
            </v:shape>
            <o:OLEObject Type="Embed" ProgID="Equation.DSMT4" ShapeID="_x0000_i1622" DrawAspect="Content" ObjectID="_1818759824" r:id="rId1028"/>
          </w:object>
        </w:r>
      </w:moveFrom>
    </w:p>
    <w:p w14:paraId="302CB8DE" w14:textId="614DC23E" w:rsidR="00F8289C" w:rsidRPr="004A6B29" w:rsidDel="004562BC" w:rsidRDefault="00F8289C" w:rsidP="00F8289C">
      <w:pPr>
        <w:ind w:firstLineChars="300" w:firstLine="720"/>
        <w:jc w:val="left"/>
        <w:rPr>
          <w:moveFrom w:id="1504" w:author="yukina minato" w:date="2025-09-07T04:53:00Z" w16du:dateUtc="2025-09-06T20:53:00Z"/>
          <w:rFonts w:ascii="宋体" w:eastAsia="宋体" w:hAnsi="宋体" w:hint="eastAsia"/>
          <w:szCs w:val="24"/>
        </w:rPr>
      </w:pPr>
      <w:moveFrom w:id="1505" w:author="yukina minato" w:date="2025-09-07T04:53:00Z" w16du:dateUtc="2025-09-06T20:53:00Z">
        <w:r w:rsidDel="004562BC">
          <w:rPr>
            <w:rFonts w:hint="eastAsia"/>
          </w:rPr>
          <w:t>同时</w:t>
        </w:r>
        <w:r w:rsidRPr="004A6B29" w:rsidDel="004562BC">
          <w:rPr>
            <w:rFonts w:ascii="宋体" w:eastAsia="宋体" w:hAnsi="宋体" w:hint="eastAsia"/>
            <w:szCs w:val="24"/>
          </w:rPr>
          <w:t>点</w:t>
        </w:r>
        <w:r w:rsidRPr="004A6B29" w:rsidDel="004562BC">
          <w:rPr>
            <w:rFonts w:ascii="宋体" w:eastAsia="宋体" w:hAnsi="宋体" w:hint="eastAsia"/>
            <w:position w:val="-6"/>
            <w:szCs w:val="24"/>
          </w:rPr>
          <w:object w:dxaOrig="279" w:dyaOrig="279" w14:anchorId="296EAC99">
            <v:shape id="_x0000_i1623" type="#_x0000_t75" style="width:13.75pt;height:13.75pt" o:ole="">
              <v:imagedata r:id="rId142" o:title=""/>
            </v:shape>
            <o:OLEObject Type="Embed" ProgID="Equation.DSMT4" ShapeID="_x0000_i1623" DrawAspect="Content" ObjectID="_1818759825" r:id="rId1029"/>
          </w:object>
        </w:r>
        <w:r w:rsidRPr="004A6B29" w:rsidDel="004562BC">
          <w:rPr>
            <w:rFonts w:ascii="宋体" w:eastAsia="宋体" w:hAnsi="宋体" w:hint="eastAsia"/>
            <w:szCs w:val="24"/>
          </w:rPr>
          <w:t>与点</w:t>
        </w:r>
        <w:r w:rsidRPr="004A6B29" w:rsidDel="004562BC">
          <w:rPr>
            <w:rFonts w:ascii="宋体" w:eastAsia="宋体" w:hAnsi="宋体" w:hint="eastAsia"/>
            <w:position w:val="-12"/>
            <w:szCs w:val="24"/>
          </w:rPr>
          <w:object w:dxaOrig="360" w:dyaOrig="360" w14:anchorId="15E03BEE">
            <v:shape id="_x0000_i1624" type="#_x0000_t75" style="width:18.15pt;height:18.15pt" o:ole="">
              <v:imagedata r:id="rId151" o:title=""/>
            </v:shape>
            <o:OLEObject Type="Embed" ProgID="Equation.DSMT4" ShapeID="_x0000_i1624" DrawAspect="Content" ObjectID="_1818759826" r:id="rId1030"/>
          </w:object>
        </w:r>
        <w:r w:rsidRPr="004A6B29" w:rsidDel="004562BC">
          <w:rPr>
            <w:rFonts w:ascii="宋体" w:eastAsia="宋体" w:hAnsi="宋体" w:hint="eastAsia"/>
            <w:szCs w:val="24"/>
          </w:rPr>
          <w:t>连线构成向量</w:t>
        </w:r>
        <w:r w:rsidRPr="004A6B29" w:rsidDel="004562BC">
          <w:rPr>
            <w:rFonts w:ascii="宋体" w:eastAsia="宋体" w:hAnsi="宋体" w:hint="eastAsia"/>
            <w:position w:val="-12"/>
            <w:szCs w:val="24"/>
          </w:rPr>
          <w:object w:dxaOrig="540" w:dyaOrig="400" w14:anchorId="5667E4D6">
            <v:shape id="_x0000_i1625" type="#_x0000_t75" style="width:26.6pt;height:19.7pt" o:ole="">
              <v:imagedata r:id="rId153" o:title=""/>
            </v:shape>
            <o:OLEObject Type="Embed" ProgID="Equation.DSMT4" ShapeID="_x0000_i1625" DrawAspect="Content" ObjectID="_1818759827" r:id="rId1031"/>
          </w:object>
        </w:r>
        <w:r w:rsidRPr="004A6B29" w:rsidDel="004562BC">
          <w:rPr>
            <w:rFonts w:ascii="宋体" w:eastAsia="宋体" w:hAnsi="宋体" w:hint="eastAsia"/>
            <w:szCs w:val="24"/>
          </w:rPr>
          <w:t>，</w:t>
        </w:r>
        <w:r w:rsidDel="004562BC">
          <w:rPr>
            <w:rFonts w:ascii="宋体" w:eastAsia="宋体" w:hAnsi="宋体" w:hint="eastAsia"/>
            <w:szCs w:val="24"/>
          </w:rPr>
          <w:t>且</w:t>
        </w:r>
      </w:moveFrom>
    </w:p>
    <w:p w14:paraId="3EBCFB35" w14:textId="00E5A543" w:rsidR="00F8289C" w:rsidDel="004562BC" w:rsidRDefault="00F8289C" w:rsidP="00F8289C">
      <w:pPr>
        <w:ind w:firstLineChars="200" w:firstLine="480"/>
        <w:rPr>
          <w:moveFrom w:id="1506" w:author="yukina minato" w:date="2025-09-07T04:53:00Z" w16du:dateUtc="2025-09-06T20:53:00Z"/>
          <w:rFonts w:ascii="宋体" w:eastAsia="宋体" w:hAnsi="宋体" w:hint="eastAsia"/>
          <w:szCs w:val="24"/>
        </w:rPr>
      </w:pPr>
      <w:moveFrom w:id="1507" w:author="yukina minato" w:date="2025-09-07T04:53:00Z" w16du:dateUtc="2025-09-06T20:53:00Z">
        <w:r w:rsidRPr="004A6B29" w:rsidDel="004562BC">
          <w:rPr>
            <w:rFonts w:ascii="宋体" w:eastAsia="宋体" w:hAnsi="宋体" w:hint="eastAsia"/>
            <w:position w:val="-20"/>
            <w:szCs w:val="24"/>
          </w:rPr>
          <w:object w:dxaOrig="3500" w:dyaOrig="520" w14:anchorId="6AC2DB9A">
            <v:shape id="_x0000_i1626" type="#_x0000_t75" style="width:175.6pt;height:25.65pt" o:ole="">
              <v:imagedata r:id="rId155" o:title=""/>
            </v:shape>
            <o:OLEObject Type="Embed" ProgID="Equation.DSMT4" ShapeID="_x0000_i1626" DrawAspect="Content" ObjectID="_1818759828" r:id="rId1032"/>
          </w:object>
        </w:r>
      </w:moveFrom>
    </w:p>
    <w:p w14:paraId="72FE02EF" w14:textId="71DA2439" w:rsidR="00F8289C" w:rsidRPr="004A6B29" w:rsidDel="004562BC" w:rsidRDefault="00F8289C" w:rsidP="00F8289C">
      <w:pPr>
        <w:ind w:firstLineChars="300" w:firstLine="720"/>
        <w:jc w:val="left"/>
        <w:rPr>
          <w:moveFrom w:id="1508" w:author="yukina minato" w:date="2025-09-07T04:53:00Z" w16du:dateUtc="2025-09-06T20:53:00Z"/>
          <w:rFonts w:ascii="宋体" w:eastAsia="宋体" w:hAnsi="宋体" w:hint="eastAsia"/>
          <w:szCs w:val="24"/>
        </w:rPr>
      </w:pPr>
      <w:moveFrom w:id="1509" w:author="yukina minato" w:date="2025-09-07T04:53:00Z" w16du:dateUtc="2025-09-06T20:53:00Z">
        <w:r w:rsidRPr="004A6B29" w:rsidDel="004562BC">
          <w:rPr>
            <w:rFonts w:ascii="宋体" w:eastAsia="宋体" w:hAnsi="宋体" w:hint="eastAsia"/>
            <w:szCs w:val="24"/>
          </w:rPr>
          <w:t>从而得到球状烟幕中心点</w:t>
        </w:r>
        <w:r w:rsidRPr="004A6B29" w:rsidDel="004562BC">
          <w:rPr>
            <w:rFonts w:ascii="宋体" w:eastAsia="宋体" w:hAnsi="宋体" w:hint="eastAsia"/>
            <w:position w:val="-16"/>
            <w:szCs w:val="24"/>
          </w:rPr>
          <w:object w:dxaOrig="480" w:dyaOrig="400" w14:anchorId="506F986F">
            <v:shape id="_x0000_i1627" type="#_x0000_t75" style="width:24.1pt;height:19.7pt" o:ole="">
              <v:imagedata r:id="rId46" o:title=""/>
            </v:shape>
            <o:OLEObject Type="Embed" ProgID="Equation.DSMT4" ShapeID="_x0000_i1627" DrawAspect="Content" ObjectID="_1818759829" r:id="rId1033"/>
          </w:object>
        </w:r>
        <w:r w:rsidRPr="004A6B29" w:rsidDel="004562BC">
          <w:rPr>
            <w:rFonts w:ascii="宋体" w:eastAsia="宋体" w:hAnsi="宋体" w:hint="eastAsia"/>
            <w:szCs w:val="24"/>
          </w:rPr>
          <w:t>到直线</w:t>
        </w:r>
        <w:r w:rsidRPr="004A6B29" w:rsidDel="004562BC">
          <w:rPr>
            <w:rFonts w:ascii="宋体" w:eastAsia="宋体" w:hAnsi="宋体" w:hint="eastAsia"/>
            <w:position w:val="-12"/>
            <w:szCs w:val="24"/>
          </w:rPr>
          <w:object w:dxaOrig="520" w:dyaOrig="360" w14:anchorId="6437ACF8">
            <v:shape id="_x0000_i1628" type="#_x0000_t75" style="width:25.65pt;height:18.15pt" o:ole="">
              <v:imagedata r:id="rId48" o:title=""/>
            </v:shape>
            <o:OLEObject Type="Embed" ProgID="Equation.DSMT4" ShapeID="_x0000_i1628" DrawAspect="Content" ObjectID="_1818759830" r:id="rId1034"/>
          </w:object>
        </w:r>
        <w:r w:rsidRPr="004A6B29" w:rsidDel="004562BC">
          <w:rPr>
            <w:rFonts w:ascii="宋体" w:eastAsia="宋体" w:hAnsi="宋体" w:hint="eastAsia"/>
            <w:szCs w:val="24"/>
          </w:rPr>
          <w:t>距离</w:t>
        </w:r>
      </w:moveFrom>
    </w:p>
    <w:p w14:paraId="15C36D22" w14:textId="7132F0DF" w:rsidR="00F8289C" w:rsidDel="004562BC" w:rsidRDefault="00F8289C" w:rsidP="00F8289C">
      <w:pPr>
        <w:ind w:firstLineChars="200" w:firstLine="480"/>
        <w:rPr>
          <w:moveFrom w:id="1510" w:author="yukina minato" w:date="2025-09-07T04:53:00Z" w16du:dateUtc="2025-09-06T20:53:00Z"/>
        </w:rPr>
      </w:pPr>
      <w:moveFrom w:id="1511" w:author="yukina minato" w:date="2025-09-07T04:53:00Z" w16du:dateUtc="2025-09-06T20:53:00Z">
        <w:r w:rsidRPr="00302535" w:rsidDel="004562BC">
          <w:rPr>
            <w:rFonts w:hint="eastAsia"/>
            <w:position w:val="-42"/>
          </w:rPr>
          <w:object w:dxaOrig="3620" w:dyaOrig="1040" w14:anchorId="46F38D58">
            <v:shape id="_x0000_i1629" type="#_x0000_t75" style="width:180.95pt;height:52.3pt" o:ole="">
              <v:imagedata r:id="rId630" o:title=""/>
            </v:shape>
            <o:OLEObject Type="Embed" ProgID="Equation.DSMT4" ShapeID="_x0000_i1629" DrawAspect="Content" ObjectID="_1818759831" r:id="rId1035"/>
          </w:object>
        </w:r>
      </w:moveFrom>
    </w:p>
    <w:p w14:paraId="053E70D2" w14:textId="39818128" w:rsidR="00F8289C" w:rsidDel="004562BC" w:rsidRDefault="00F8289C" w:rsidP="00F8289C">
      <w:pPr>
        <w:ind w:firstLineChars="200" w:firstLine="480"/>
        <w:jc w:val="both"/>
        <w:rPr>
          <w:moveFrom w:id="1512" w:author="yukina minato" w:date="2025-09-07T04:53:00Z" w16du:dateUtc="2025-09-06T20:53:00Z"/>
        </w:rPr>
      </w:pPr>
      <w:moveFrom w:id="1513" w:author="yukina minato" w:date="2025-09-07T04:53:00Z" w16du:dateUtc="2025-09-06T20:53:00Z">
        <w:r w:rsidDel="004562BC">
          <w:rPr>
            <w:rFonts w:hint="eastAsia"/>
          </w:rPr>
          <w:t xml:space="preserve">  </w:t>
        </w:r>
        <w:r w:rsidDel="004562BC">
          <w:rPr>
            <w:rFonts w:hint="eastAsia"/>
          </w:rPr>
          <w:t>其中</w:t>
        </w:r>
      </w:moveFrom>
    </w:p>
    <w:p w14:paraId="477AD5FF" w14:textId="282AB90C" w:rsidR="00F8289C" w:rsidRPr="00851375" w:rsidDel="004562BC" w:rsidRDefault="00F8289C" w:rsidP="006B50AD">
      <w:pPr>
        <w:ind w:firstLineChars="300" w:firstLine="720"/>
        <w:rPr>
          <w:moveFrom w:id="1514" w:author="yukina minato" w:date="2025-09-07T04:53:00Z" w16du:dateUtc="2025-09-06T20:53:00Z"/>
        </w:rPr>
      </w:pPr>
      <w:moveFrom w:id="1515" w:author="yukina minato" w:date="2025-09-07T04:53:00Z" w16du:dateUtc="2025-09-06T20:53:00Z">
        <w:r w:rsidRPr="00DF37F8" w:rsidDel="004562BC">
          <w:rPr>
            <w:rFonts w:hint="eastAsia"/>
            <w:position w:val="-18"/>
          </w:rPr>
          <w:object w:dxaOrig="2860" w:dyaOrig="480" w14:anchorId="08824E5A">
            <v:shape id="_x0000_i1630" type="#_x0000_t75" style="width:143.05pt;height:24.1pt" o:ole="">
              <v:imagedata r:id="rId836" o:title=""/>
            </v:shape>
            <o:OLEObject Type="Embed" ProgID="Equation.DSMT4" ShapeID="_x0000_i1630" DrawAspect="Content" ObjectID="_1818759832" r:id="rId1036"/>
          </w:object>
        </w:r>
      </w:moveFrom>
    </w:p>
    <w:p w14:paraId="4E7069D5" w14:textId="32E2D390" w:rsidR="00F8289C" w:rsidDel="004562BC" w:rsidRDefault="00F8289C" w:rsidP="00F8289C">
      <w:pPr>
        <w:rPr>
          <w:moveFrom w:id="1516" w:author="yukina minato" w:date="2025-09-07T04:53:00Z" w16du:dateUtc="2025-09-06T20:53:00Z"/>
          <w:rFonts w:ascii="宋体" w:eastAsia="宋体" w:hAnsi="宋体" w:hint="eastAsia"/>
          <w:szCs w:val="24"/>
        </w:rPr>
      </w:pPr>
      <w:moveFrom w:id="1517" w:author="yukina minato" w:date="2025-09-07T04:53:00Z" w16du:dateUtc="2025-09-06T20:53:00Z">
        <w:r w:rsidDel="004562BC">
          <w:rPr>
            <w:rFonts w:ascii="宋体" w:eastAsia="宋体" w:hAnsi="宋体" w:hint="eastAsia"/>
            <w:szCs w:val="24"/>
          </w:rPr>
          <w:t xml:space="preserve">   </w:t>
        </w:r>
        <w:r w:rsidRPr="004A6B29" w:rsidDel="004562BC">
          <w:rPr>
            <w:rFonts w:ascii="宋体" w:eastAsia="宋体" w:hAnsi="宋体" w:hint="eastAsia"/>
            <w:szCs w:val="24"/>
          </w:rPr>
          <w:t>圆柱上下园周上的点和导弹所连线段与烟幕干扰弹起爆后形成的半</w:t>
        </w:r>
        <w:r w:rsidDel="004562BC">
          <w:rPr>
            <w:rFonts w:ascii="宋体" w:eastAsia="宋体" w:hAnsi="宋体" w:hint="eastAsia"/>
            <w:szCs w:val="24"/>
          </w:rPr>
          <w:t>径</w:t>
        </w:r>
      </w:moveFrom>
    </w:p>
    <w:p w14:paraId="4998F42F" w14:textId="3DAB698C" w:rsidR="00F8289C" w:rsidDel="004562BC" w:rsidRDefault="00F8289C" w:rsidP="00F8289C">
      <w:pPr>
        <w:rPr>
          <w:moveFrom w:id="1518" w:author="yukina minato" w:date="2025-09-07T04:53:00Z" w16du:dateUtc="2025-09-06T20:53:00Z"/>
          <w:rFonts w:ascii="宋体" w:eastAsia="宋体" w:hAnsi="宋体" w:hint="eastAsia"/>
          <w:szCs w:val="24"/>
        </w:rPr>
      </w:pPr>
      <w:moveFrom w:id="1519" w:author="yukina minato" w:date="2025-09-07T04:53:00Z" w16du:dateUtc="2025-09-06T20:53:00Z">
        <w:r w:rsidRPr="004A6B29" w:rsidDel="004562BC">
          <w:rPr>
            <w:rFonts w:ascii="宋体" w:eastAsia="宋体" w:hAnsi="宋体" w:hint="eastAsia"/>
            <w:position w:val="-6"/>
            <w:szCs w:val="24"/>
          </w:rPr>
          <w:object w:dxaOrig="859" w:dyaOrig="279" w14:anchorId="0A047CF5">
            <v:shape id="_x0000_i1631" type="#_x0000_t75" style="width:42.9pt;height:13.75pt" o:ole="">
              <v:imagedata r:id="rId161" o:title=""/>
            </v:shape>
            <o:OLEObject Type="Embed" ProgID="Equation.DSMT4" ShapeID="_x0000_i1631" DrawAspect="Content" ObjectID="_1818759833" r:id="rId1037"/>
          </w:object>
        </w:r>
        <w:r w:rsidRPr="004A6B29" w:rsidDel="004562BC">
          <w:rPr>
            <w:rFonts w:ascii="宋体" w:eastAsia="宋体" w:hAnsi="宋体" w:hint="eastAsia"/>
            <w:szCs w:val="24"/>
          </w:rPr>
          <w:t>球状云团有公共点，只要保证球状烟幕中心点</w:t>
        </w:r>
        <w:r w:rsidRPr="004A6B29" w:rsidDel="004562BC">
          <w:rPr>
            <w:rFonts w:ascii="宋体" w:eastAsia="宋体" w:hAnsi="宋体" w:hint="eastAsia"/>
            <w:position w:val="-16"/>
            <w:szCs w:val="24"/>
          </w:rPr>
          <w:object w:dxaOrig="499" w:dyaOrig="400" w14:anchorId="693A8790">
            <v:shape id="_x0000_i1632" type="#_x0000_t75" style="width:25.65pt;height:19.7pt" o:ole="">
              <v:imagedata r:id="rId635" o:title=""/>
            </v:shape>
            <o:OLEObject Type="Embed" ProgID="Equation.DSMT4" ShapeID="_x0000_i1632" DrawAspect="Content" ObjectID="_1818759834" r:id="rId1038"/>
          </w:object>
        </w:r>
        <w:r w:rsidRPr="004A6B29" w:rsidDel="004562BC">
          <w:rPr>
            <w:rFonts w:ascii="宋体" w:eastAsia="宋体" w:hAnsi="宋体" w:hint="eastAsia"/>
            <w:szCs w:val="24"/>
          </w:rPr>
          <w:t>到直线</w:t>
        </w:r>
        <w:r w:rsidRPr="004A6B29" w:rsidDel="004562BC">
          <w:rPr>
            <w:rFonts w:ascii="宋体" w:eastAsia="宋体" w:hAnsi="宋体" w:hint="eastAsia"/>
            <w:position w:val="-12"/>
            <w:szCs w:val="24"/>
          </w:rPr>
          <w:object w:dxaOrig="520" w:dyaOrig="360" w14:anchorId="056F80DF">
            <v:shape id="_x0000_i1633" type="#_x0000_t75" style="width:25.65pt;height:18.15pt" o:ole="">
              <v:imagedata r:id="rId268" o:title=""/>
            </v:shape>
            <o:OLEObject Type="Embed" ProgID="Equation.DSMT4" ShapeID="_x0000_i1633" DrawAspect="Content" ObjectID="_1818759835" r:id="rId1039"/>
          </w:object>
        </w:r>
        <w:r w:rsidRPr="004A6B29" w:rsidDel="004562BC">
          <w:rPr>
            <w:rFonts w:ascii="宋体" w:eastAsia="宋体" w:hAnsi="宋体" w:hint="eastAsia"/>
            <w:szCs w:val="24"/>
          </w:rPr>
          <w:t>距离</w:t>
        </w:r>
      </w:moveFrom>
    </w:p>
    <w:p w14:paraId="0BDC86D2" w14:textId="2FC02423" w:rsidR="00F8289C" w:rsidRPr="004A6B29" w:rsidDel="004562BC" w:rsidRDefault="00F8289C" w:rsidP="00F8289C">
      <w:pPr>
        <w:jc w:val="left"/>
        <w:rPr>
          <w:moveFrom w:id="1520" w:author="yukina minato" w:date="2025-09-07T04:53:00Z" w16du:dateUtc="2025-09-06T20:53:00Z"/>
          <w:rFonts w:ascii="宋体" w:eastAsia="宋体" w:hAnsi="宋体" w:hint="eastAsia"/>
          <w:szCs w:val="24"/>
        </w:rPr>
      </w:pPr>
      <w:moveFrom w:id="1521" w:author="yukina minato" w:date="2025-09-07T04:53:00Z" w16du:dateUtc="2025-09-06T20:53:00Z">
        <w:r w:rsidRPr="004A6B29" w:rsidDel="004562BC">
          <w:rPr>
            <w:rFonts w:ascii="宋体" w:eastAsia="宋体" w:hAnsi="宋体" w:hint="eastAsia"/>
            <w:szCs w:val="24"/>
          </w:rPr>
          <w:t>不大于球半径</w:t>
        </w:r>
        <w:r w:rsidRPr="004A6B29" w:rsidDel="004562BC">
          <w:rPr>
            <w:rFonts w:ascii="宋体" w:eastAsia="宋体" w:hAnsi="宋体" w:hint="eastAsia"/>
            <w:position w:val="-4"/>
            <w:szCs w:val="24"/>
          </w:rPr>
          <w:object w:dxaOrig="240" w:dyaOrig="260" w14:anchorId="21AFB185">
            <v:shape id="_x0000_i1634" type="#_x0000_t75" style="width:11.9pt;height:12.85pt" o:ole="">
              <v:imagedata r:id="rId167" o:title=""/>
            </v:shape>
            <o:OLEObject Type="Embed" ProgID="Equation.DSMT4" ShapeID="_x0000_i1634" DrawAspect="Content" ObjectID="_1818759836" r:id="rId1040"/>
          </w:object>
        </w:r>
        <w:r w:rsidRPr="004A6B29" w:rsidDel="004562BC">
          <w:rPr>
            <w:rFonts w:ascii="宋体" w:eastAsia="宋体" w:hAnsi="宋体" w:hint="eastAsia"/>
            <w:szCs w:val="24"/>
          </w:rPr>
          <w:t>，也即：</w:t>
        </w:r>
      </w:moveFrom>
    </w:p>
    <w:p w14:paraId="262CCE4D" w14:textId="7BB97E4F" w:rsidR="00F8289C" w:rsidDel="004562BC" w:rsidRDefault="00F8289C" w:rsidP="00F8289C">
      <w:pPr>
        <w:rPr>
          <w:moveFrom w:id="1522" w:author="yukina minato" w:date="2025-09-07T04:53:00Z" w16du:dateUtc="2025-09-06T20:53:00Z"/>
          <w:rFonts w:ascii="宋体" w:eastAsia="宋体" w:hAnsi="宋体" w:hint="eastAsia"/>
          <w:szCs w:val="24"/>
        </w:rPr>
      </w:pPr>
      <w:moveFrom w:id="1523" w:author="yukina minato" w:date="2025-09-07T04:53:00Z" w16du:dateUtc="2025-09-06T20:53:00Z">
        <w:r w:rsidRPr="004A6B29" w:rsidDel="004562BC">
          <w:rPr>
            <w:rFonts w:ascii="宋体" w:eastAsia="宋体" w:hAnsi="宋体" w:hint="eastAsia"/>
            <w:position w:val="-16"/>
            <w:szCs w:val="24"/>
          </w:rPr>
          <w:object w:dxaOrig="980" w:dyaOrig="400" w14:anchorId="6C3A123B">
            <v:shape id="_x0000_i1635" type="#_x0000_t75" style="width:49.75pt;height:19.7pt" o:ole="">
              <v:imagedata r:id="rId639" o:title=""/>
            </v:shape>
            <o:OLEObject Type="Embed" ProgID="Equation.DSMT4" ShapeID="_x0000_i1635" DrawAspect="Content" ObjectID="_1818759837" r:id="rId1041"/>
          </w:object>
        </w:r>
      </w:moveFrom>
    </w:p>
    <w:p w14:paraId="1FF339AA" w14:textId="4FC18542" w:rsidR="00F8289C" w:rsidDel="004562BC" w:rsidRDefault="00F8289C" w:rsidP="00F8289C">
      <w:pPr>
        <w:jc w:val="both"/>
        <w:rPr>
          <w:moveFrom w:id="1524" w:author="yukina minato" w:date="2025-09-07T04:53:00Z" w16du:dateUtc="2025-09-06T20:53:00Z"/>
          <w:rFonts w:ascii="宋体" w:eastAsia="宋体" w:hAnsi="宋体" w:hint="eastAsia"/>
          <w:szCs w:val="24"/>
        </w:rPr>
      </w:pPr>
      <w:moveFrom w:id="1525" w:author="yukina minato" w:date="2025-09-07T04:53:00Z" w16du:dateUtc="2025-09-06T20:53:00Z">
        <w:r w:rsidDel="004562BC">
          <w:rPr>
            <w:rFonts w:ascii="宋体" w:eastAsia="宋体" w:hAnsi="宋体" w:hint="eastAsia"/>
            <w:szCs w:val="24"/>
          </w:rPr>
          <w:t xml:space="preserve">     从而</w:t>
        </w:r>
      </w:moveFrom>
    </w:p>
    <w:p w14:paraId="50F7F27E" w14:textId="6E8D2097" w:rsidR="00F8289C" w:rsidRPr="004A6B29" w:rsidDel="004562BC" w:rsidRDefault="00F8289C" w:rsidP="00F8289C">
      <w:pPr>
        <w:rPr>
          <w:moveFrom w:id="1526" w:author="yukina minato" w:date="2025-09-07T04:53:00Z" w16du:dateUtc="2025-09-06T20:53:00Z"/>
          <w:rFonts w:ascii="宋体" w:eastAsia="宋体" w:hAnsi="宋体" w:hint="eastAsia"/>
          <w:szCs w:val="24"/>
        </w:rPr>
      </w:pPr>
      <w:moveFrom w:id="1527" w:author="yukina minato" w:date="2025-09-07T04:53:00Z" w16du:dateUtc="2025-09-06T20:53:00Z">
        <w:r w:rsidRPr="00302535" w:rsidDel="004562BC">
          <w:rPr>
            <w:rFonts w:hint="eastAsia"/>
            <w:position w:val="-18"/>
          </w:rPr>
          <w:object w:dxaOrig="2500" w:dyaOrig="480" w14:anchorId="0ADA5640">
            <v:shape id="_x0000_i1636" type="#_x0000_t75" style="width:125.2pt;height:24.1pt" o:ole="">
              <v:imagedata r:id="rId843" o:title=""/>
            </v:shape>
            <o:OLEObject Type="Embed" ProgID="Equation.DSMT4" ShapeID="_x0000_i1636" DrawAspect="Content" ObjectID="_1818759838" r:id="rId1042"/>
          </w:object>
        </w:r>
      </w:moveFrom>
    </w:p>
    <w:p w14:paraId="531EAD67" w14:textId="245FB65E" w:rsidR="00F8289C" w:rsidDel="004562BC" w:rsidRDefault="00F8289C" w:rsidP="006B50AD">
      <w:pPr>
        <w:ind w:firstLineChars="300" w:firstLine="720"/>
        <w:jc w:val="left"/>
        <w:rPr>
          <w:moveFrom w:id="1528" w:author="yukina minato" w:date="2025-09-07T04:53:00Z" w16du:dateUtc="2025-09-06T20:53:00Z"/>
          <w:rFonts w:ascii="宋体" w:eastAsia="宋体" w:hAnsi="宋体" w:hint="eastAsia"/>
          <w:szCs w:val="24"/>
        </w:rPr>
      </w:pPr>
      <w:moveFrom w:id="1529" w:author="yukina minato" w:date="2025-09-07T04:53:00Z" w16du:dateUtc="2025-09-06T20:53:00Z">
        <w:r w:rsidDel="004562BC">
          <w:rPr>
            <w:rFonts w:ascii="宋体" w:eastAsia="宋体" w:hAnsi="宋体" w:hint="eastAsia"/>
            <w:szCs w:val="24"/>
          </w:rPr>
          <w:t>设</w:t>
        </w:r>
        <w:r w:rsidRPr="004A6B29" w:rsidDel="004562BC">
          <w:rPr>
            <w:rFonts w:ascii="宋体" w:eastAsia="宋体" w:hAnsi="宋体" w:hint="eastAsia"/>
            <w:szCs w:val="24"/>
          </w:rPr>
          <w:t>满足</w:t>
        </w:r>
        <w:r w:rsidRPr="004A6B29" w:rsidDel="004562BC">
          <w:rPr>
            <w:rFonts w:ascii="宋体" w:eastAsia="宋体" w:hAnsi="宋体" w:hint="eastAsia"/>
            <w:position w:val="-16"/>
            <w:szCs w:val="24"/>
          </w:rPr>
          <w:object w:dxaOrig="980" w:dyaOrig="400" w14:anchorId="752B8F9E">
            <v:shape id="_x0000_i1637" type="#_x0000_t75" style="width:49.75pt;height:19.7pt" o:ole="">
              <v:imagedata r:id="rId643" o:title=""/>
            </v:shape>
            <o:OLEObject Type="Embed" ProgID="Equation.DSMT4" ShapeID="_x0000_i1637" DrawAspect="Content" ObjectID="_1818759839" r:id="rId1043"/>
          </w:object>
        </w:r>
        <w:r w:rsidRPr="004A6B29" w:rsidDel="004562BC">
          <w:rPr>
            <w:rFonts w:ascii="宋体" w:eastAsia="宋体" w:hAnsi="宋体" w:hint="eastAsia"/>
            <w:szCs w:val="24"/>
          </w:rPr>
          <w:t>的若干个时间段</w:t>
        </w:r>
        <w:r w:rsidDel="004562BC">
          <w:rPr>
            <w:rFonts w:ascii="宋体" w:eastAsia="宋体" w:hAnsi="宋体" w:hint="eastAsia"/>
            <w:szCs w:val="24"/>
          </w:rPr>
          <w:t>为</w:t>
        </w:r>
        <w:r w:rsidRPr="004A6B29" w:rsidDel="004562BC">
          <w:rPr>
            <w:rFonts w:ascii="宋体" w:eastAsia="宋体" w:hAnsi="宋体" w:hint="eastAsia"/>
            <w:position w:val="-16"/>
            <w:szCs w:val="24"/>
          </w:rPr>
          <w:object w:dxaOrig="1180" w:dyaOrig="440" w14:anchorId="23318D59">
            <v:shape id="_x0000_i1638" type="#_x0000_t75" style="width:59.15pt;height:22.25pt" o:ole="">
              <v:imagedata r:id="rId181" o:title=""/>
            </v:shape>
            <o:OLEObject Type="Embed" ProgID="Equation.DSMT4" ShapeID="_x0000_i1638" DrawAspect="Content" ObjectID="_1818759840" r:id="rId1044"/>
          </w:object>
        </w:r>
        <w:r w:rsidRPr="004A6B29" w:rsidDel="004562BC">
          <w:rPr>
            <w:rFonts w:ascii="宋体" w:eastAsia="宋体" w:hAnsi="宋体" w:hint="eastAsia"/>
            <w:szCs w:val="24"/>
          </w:rPr>
          <w:t>，则烟幕干扰</w:t>
        </w:r>
        <w:r w:rsidDel="004562BC">
          <w:rPr>
            <w:rFonts w:ascii="宋体" w:eastAsia="宋体" w:hAnsi="宋体" w:hint="eastAsia"/>
            <w:szCs w:val="24"/>
          </w:rPr>
          <w:t>弹对</w:t>
        </w:r>
        <w:r w:rsidRPr="00302535" w:rsidDel="004562BC">
          <w:rPr>
            <w:rFonts w:ascii="宋体" w:eastAsia="宋体" w:hAnsi="宋体" w:hint="eastAsia"/>
            <w:position w:val="-12"/>
            <w:szCs w:val="24"/>
          </w:rPr>
          <w:object w:dxaOrig="360" w:dyaOrig="360" w14:anchorId="3F084701">
            <v:shape id="_x0000_i1639" type="#_x0000_t75" style="width:18.15pt;height:18.15pt" o:ole="">
              <v:imagedata r:id="rId183" o:title=""/>
            </v:shape>
            <o:OLEObject Type="Embed" ProgID="Equation.DSMT4" ShapeID="_x0000_i1639" DrawAspect="Content" ObjectID="_1818759841" r:id="rId1045"/>
          </w:object>
        </w:r>
        <w:r w:rsidDel="004562BC">
          <w:rPr>
            <w:rFonts w:ascii="宋体" w:eastAsia="宋体" w:hAnsi="宋体" w:hint="eastAsia"/>
            <w:szCs w:val="24"/>
          </w:rPr>
          <w:t>的</w:t>
        </w:r>
        <w:r w:rsidRPr="004A6B29" w:rsidDel="004562BC">
          <w:rPr>
            <w:rFonts w:ascii="宋体" w:eastAsia="宋体" w:hAnsi="宋体" w:hint="eastAsia"/>
            <w:szCs w:val="24"/>
          </w:rPr>
          <w:t>有效遮蔽时长</w:t>
        </w:r>
        <w:r w:rsidRPr="004A6B29" w:rsidDel="004562BC">
          <w:rPr>
            <w:rFonts w:ascii="宋体" w:eastAsia="宋体" w:hAnsi="宋体" w:hint="eastAsia"/>
            <w:position w:val="-6"/>
            <w:szCs w:val="24"/>
          </w:rPr>
          <w:object w:dxaOrig="300" w:dyaOrig="279" w14:anchorId="3B98C9A1">
            <v:shape id="_x0000_i1640" type="#_x0000_t75" style="width:15.35pt;height:13.75pt" o:ole="">
              <v:imagedata r:id="rId185" o:title=""/>
            </v:shape>
            <o:OLEObject Type="Embed" ProgID="Equation.DSMT4" ShapeID="_x0000_i1640" DrawAspect="Content" ObjectID="_1818759842" r:id="rId1046"/>
          </w:object>
        </w:r>
        <w:r w:rsidRPr="004A6B29" w:rsidDel="004562BC">
          <w:rPr>
            <w:rFonts w:ascii="宋体" w:eastAsia="宋体" w:hAnsi="宋体" w:hint="eastAsia"/>
            <w:szCs w:val="24"/>
          </w:rPr>
          <w:t>为</w:t>
        </w:r>
      </w:moveFrom>
    </w:p>
    <w:p w14:paraId="5AEF3C41" w14:textId="626B209C" w:rsidR="00F8289C" w:rsidDel="004562BC" w:rsidRDefault="00F8289C" w:rsidP="00F8289C">
      <w:pPr>
        <w:ind w:firstLineChars="400" w:firstLine="960"/>
        <w:rPr>
          <w:moveFrom w:id="1530" w:author="yukina minato" w:date="2025-09-07T04:53:00Z" w16du:dateUtc="2025-09-06T20:53:00Z"/>
          <w:rFonts w:ascii="宋体" w:eastAsia="宋体" w:hAnsi="宋体" w:hint="eastAsia"/>
          <w:szCs w:val="24"/>
        </w:rPr>
      </w:pPr>
      <w:moveFrom w:id="1531" w:author="yukina minato" w:date="2025-09-07T04:53:00Z" w16du:dateUtc="2025-09-06T20:53:00Z">
        <w:r w:rsidRPr="004A6B29" w:rsidDel="004562BC">
          <w:rPr>
            <w:rFonts w:ascii="宋体" w:eastAsia="宋体" w:hAnsi="宋体" w:hint="eastAsia"/>
            <w:position w:val="-28"/>
            <w:szCs w:val="24"/>
          </w:rPr>
          <w:object w:dxaOrig="1120" w:dyaOrig="540" w14:anchorId="6F7BFE47">
            <v:shape id="_x0000_i1641" type="#_x0000_t75" style="width:55.7pt;height:26.6pt" o:ole="">
              <v:imagedata r:id="rId279" o:title=""/>
            </v:shape>
            <o:OLEObject Type="Embed" ProgID="Equation.DSMT4" ShapeID="_x0000_i1641" DrawAspect="Content" ObjectID="_1818759843" r:id="rId1047"/>
          </w:object>
        </w:r>
      </w:moveFrom>
    </w:p>
    <w:p w14:paraId="26E782C6" w14:textId="4CD3B570" w:rsidR="00F8289C" w:rsidDel="004562BC" w:rsidRDefault="00F8289C" w:rsidP="00F8289C">
      <w:pPr>
        <w:ind w:firstLineChars="200" w:firstLine="480"/>
        <w:jc w:val="left"/>
        <w:rPr>
          <w:moveFrom w:id="1532" w:author="yukina minato" w:date="2025-09-07T04:53:00Z" w16du:dateUtc="2025-09-06T20:53:00Z"/>
        </w:rPr>
      </w:pPr>
      <w:moveFrom w:id="1533" w:author="yukina minato" w:date="2025-09-07T04:53:00Z" w16du:dateUtc="2025-09-06T20:53:00Z">
        <w:r w:rsidDel="004562BC">
          <w:rPr>
            <w:rFonts w:hint="eastAsia"/>
          </w:rPr>
          <w:t>我们可以通过遗传算法对矩阵</w:t>
        </w:r>
        <w:r w:rsidRPr="00302535" w:rsidDel="004562BC">
          <w:rPr>
            <w:rFonts w:hint="eastAsia"/>
            <w:position w:val="-18"/>
          </w:rPr>
          <w:object w:dxaOrig="2200" w:dyaOrig="480" w14:anchorId="02D6CD01">
            <v:shape id="_x0000_i1642" type="#_x0000_t75" style="width:109.55pt;height:24.1pt" o:ole="">
              <v:imagedata r:id="rId671" o:title=""/>
            </v:shape>
            <o:OLEObject Type="Embed" ProgID="Equation.DSMT4" ShapeID="_x0000_i1642" DrawAspect="Content" ObjectID="_1818759844" r:id="rId1048"/>
          </w:object>
        </w:r>
        <w:r w:rsidDel="004562BC">
          <w:rPr>
            <w:rFonts w:hint="eastAsia"/>
          </w:rPr>
          <w:t>进行合理取值，这样，对于每一个矩阵</w:t>
        </w:r>
        <w:r w:rsidRPr="00302535" w:rsidDel="004562BC">
          <w:rPr>
            <w:rFonts w:hint="eastAsia"/>
            <w:position w:val="-4"/>
          </w:rPr>
          <w:object w:dxaOrig="279" w:dyaOrig="260" w14:anchorId="05833F5D">
            <v:shape id="_x0000_i1643" type="#_x0000_t75" style="width:13.75pt;height:13.75pt" o:ole="">
              <v:imagedata r:id="rId283" o:title=""/>
            </v:shape>
            <o:OLEObject Type="Embed" ProgID="Equation.DSMT4" ShapeID="_x0000_i1643" DrawAspect="Content" ObjectID="_1818759845" r:id="rId1049"/>
          </w:object>
        </w:r>
        <w:r w:rsidDel="004562BC">
          <w:rPr>
            <w:rFonts w:hint="eastAsia"/>
          </w:rPr>
          <w:t>，都能得到与之一一对应的有效遮蔽时长</w:t>
        </w:r>
        <w:r w:rsidRPr="00302535" w:rsidDel="004562BC">
          <w:rPr>
            <w:rFonts w:hint="eastAsia"/>
            <w:position w:val="-6"/>
          </w:rPr>
          <w:object w:dxaOrig="300" w:dyaOrig="279" w14:anchorId="17227568">
            <v:shape id="_x0000_i1644" type="#_x0000_t75" style="width:15.35pt;height:13.75pt" o:ole="">
              <v:imagedata r:id="rId285" o:title=""/>
            </v:shape>
            <o:OLEObject Type="Embed" ProgID="Equation.DSMT4" ShapeID="_x0000_i1644" DrawAspect="Content" ObjectID="_1818759846" r:id="rId1050"/>
          </w:object>
        </w:r>
        <w:r w:rsidDel="004562BC">
          <w:rPr>
            <w:rFonts w:hint="eastAsia"/>
          </w:rPr>
          <w:t>，也就是说我们能得到</w:t>
        </w:r>
        <w:r w:rsidRPr="00302535" w:rsidDel="004562BC">
          <w:rPr>
            <w:rFonts w:hint="eastAsia"/>
            <w:position w:val="-6"/>
          </w:rPr>
          <w:object w:dxaOrig="300" w:dyaOrig="279" w14:anchorId="1FFEDE1B">
            <v:shape id="_x0000_i1645" type="#_x0000_t75" style="width:15.35pt;height:13.75pt" o:ole="">
              <v:imagedata r:id="rId287" o:title=""/>
            </v:shape>
            <o:OLEObject Type="Embed" ProgID="Equation.DSMT4" ShapeID="_x0000_i1645" DrawAspect="Content" ObjectID="_1818759847" r:id="rId1051"/>
          </w:object>
        </w:r>
        <w:r w:rsidDel="004562BC">
          <w:rPr>
            <w:rFonts w:hint="eastAsia"/>
          </w:rPr>
          <w:t>关于矩阵</w:t>
        </w:r>
        <w:r w:rsidRPr="00302535" w:rsidDel="004562BC">
          <w:rPr>
            <w:rFonts w:hint="eastAsia"/>
            <w:position w:val="-18"/>
          </w:rPr>
          <w:object w:dxaOrig="2200" w:dyaOrig="480" w14:anchorId="0F9B7968">
            <v:shape id="_x0000_i1646" type="#_x0000_t75" style="width:109.55pt;height:24.1pt" o:ole="">
              <v:imagedata r:id="rId671" o:title=""/>
            </v:shape>
            <o:OLEObject Type="Embed" ProgID="Equation.DSMT4" ShapeID="_x0000_i1646" DrawAspect="Content" ObjectID="_1818759848" r:id="rId1052"/>
          </w:object>
        </w:r>
        <w:r w:rsidDel="004562BC">
          <w:rPr>
            <w:rFonts w:hint="eastAsia"/>
          </w:rPr>
          <w:t>的函数，也即：</w:t>
        </w:r>
      </w:moveFrom>
    </w:p>
    <w:p w14:paraId="1A90B4C2" w14:textId="0BD18297" w:rsidR="00F8289C" w:rsidDel="004562BC" w:rsidRDefault="00F8289C" w:rsidP="00F8289C">
      <w:pPr>
        <w:ind w:firstLineChars="200" w:firstLine="480"/>
        <w:rPr>
          <w:moveFrom w:id="1534" w:author="yukina minato" w:date="2025-09-07T04:53:00Z" w16du:dateUtc="2025-09-06T20:53:00Z"/>
        </w:rPr>
      </w:pPr>
      <w:moveFrom w:id="1535" w:author="yukina minato" w:date="2025-09-07T04:53:00Z" w16du:dateUtc="2025-09-06T20:53:00Z">
        <w:r w:rsidRPr="007E6862" w:rsidDel="004562BC">
          <w:rPr>
            <w:rFonts w:hint="eastAsia"/>
            <w:position w:val="-34"/>
          </w:rPr>
          <w:object w:dxaOrig="3180" w:dyaOrig="800" w14:anchorId="5A8D4077">
            <v:shape id="_x0000_i1647" type="#_x0000_t75" style="width:159.35pt;height:40.4pt" o:ole="">
              <v:imagedata r:id="rId855" o:title=""/>
            </v:shape>
            <o:OLEObject Type="Embed" ProgID="Equation.DSMT4" ShapeID="_x0000_i1647" DrawAspect="Content" ObjectID="_1818759849" r:id="rId1053"/>
          </w:object>
        </w:r>
      </w:moveFrom>
    </w:p>
    <w:p w14:paraId="3C732D40" w14:textId="13A8B560" w:rsidR="00F8289C" w:rsidDel="004562BC" w:rsidRDefault="00F8289C" w:rsidP="00F8289C">
      <w:pPr>
        <w:ind w:firstLineChars="200" w:firstLine="480"/>
        <w:jc w:val="both"/>
        <w:rPr>
          <w:moveFrom w:id="1536" w:author="yukina minato" w:date="2025-09-07T04:53:00Z" w16du:dateUtc="2025-09-06T20:53:00Z"/>
        </w:rPr>
      </w:pPr>
      <w:moveFrom w:id="1537" w:author="yukina minato" w:date="2025-09-07T04:53:00Z" w16du:dateUtc="2025-09-06T20:53:00Z">
        <w:r w:rsidDel="004562BC">
          <w:rPr>
            <w:rFonts w:hint="eastAsia"/>
          </w:rPr>
          <w:t>设</w:t>
        </w:r>
        <w:r w:rsidRPr="00602029" w:rsidDel="004562BC">
          <w:rPr>
            <w:position w:val="-12"/>
          </w:rPr>
          <w:object w:dxaOrig="600" w:dyaOrig="360" w14:anchorId="77EF07D5">
            <v:shape id="_x0000_i1648" type="#_x0000_t75" style="width:30.05pt;height:18.15pt" o:ole="">
              <v:imagedata r:id="rId294" o:title=""/>
            </v:shape>
            <o:OLEObject Type="Embed" ProgID="Equation.DSMT4" ShapeID="_x0000_i1648" DrawAspect="Content" ObjectID="_1818759850" r:id="rId1054"/>
          </w:object>
        </w:r>
        <w:r w:rsidDel="004562BC">
          <w:rPr>
            <w:rFonts w:hint="eastAsia"/>
          </w:rPr>
          <w:t>为矩阵</w:t>
        </w:r>
        <w:r w:rsidRPr="00602029" w:rsidDel="004562BC">
          <w:rPr>
            <w:position w:val="-4"/>
          </w:rPr>
          <w:object w:dxaOrig="279" w:dyaOrig="260" w14:anchorId="280C5C6F">
            <v:shape id="_x0000_i1649" type="#_x0000_t75" style="width:13.75pt;height:12.85pt" o:ole="">
              <v:imagedata r:id="rId296" o:title=""/>
            </v:shape>
            <o:OLEObject Type="Embed" ProgID="Equation.DSMT4" ShapeID="_x0000_i1649" DrawAspect="Content" ObjectID="_1818759851" r:id="rId1055"/>
          </w:object>
        </w:r>
        <w:r w:rsidDel="004562BC">
          <w:rPr>
            <w:rFonts w:hint="eastAsia"/>
          </w:rPr>
          <w:t>中参数的下确界组成的矩阵，</w:t>
        </w:r>
        <w:r w:rsidRPr="00602029" w:rsidDel="004562BC">
          <w:rPr>
            <w:position w:val="-14"/>
          </w:rPr>
          <w:object w:dxaOrig="600" w:dyaOrig="380" w14:anchorId="7D42D115">
            <v:shape id="_x0000_i1650" type="#_x0000_t75" style="width:30.05pt;height:18.8pt" o:ole="">
              <v:imagedata r:id="rId298" o:title=""/>
            </v:shape>
            <o:OLEObject Type="Embed" ProgID="Equation.DSMT4" ShapeID="_x0000_i1650" DrawAspect="Content" ObjectID="_1818759852" r:id="rId1056"/>
          </w:object>
        </w:r>
        <w:r w:rsidDel="004562BC">
          <w:rPr>
            <w:rFonts w:hint="eastAsia"/>
          </w:rPr>
          <w:t>为矩阵</w:t>
        </w:r>
        <w:r w:rsidRPr="00602029" w:rsidDel="004562BC">
          <w:rPr>
            <w:position w:val="-4"/>
          </w:rPr>
          <w:object w:dxaOrig="279" w:dyaOrig="260" w14:anchorId="075C0CC4">
            <v:shape id="_x0000_i1651" type="#_x0000_t75" style="width:13.75pt;height:12.85pt" o:ole="">
              <v:imagedata r:id="rId296" o:title=""/>
            </v:shape>
            <o:OLEObject Type="Embed" ProgID="Equation.DSMT4" ShapeID="_x0000_i1651" DrawAspect="Content" ObjectID="_1818759853" r:id="rId1057"/>
          </w:object>
        </w:r>
        <w:r w:rsidDel="004562BC">
          <w:rPr>
            <w:rFonts w:hint="eastAsia"/>
          </w:rPr>
          <w:t>中参数的上确界组成的矩阵，也即：</w:t>
        </w:r>
      </w:moveFrom>
    </w:p>
    <w:p w14:paraId="299BC1A0" w14:textId="12981F1B" w:rsidR="00F8289C" w:rsidDel="004562BC" w:rsidRDefault="00F8289C" w:rsidP="00F8289C">
      <w:pPr>
        <w:ind w:firstLineChars="200" w:firstLine="480"/>
        <w:rPr>
          <w:moveFrom w:id="1538" w:author="yukina minato" w:date="2025-09-07T04:53:00Z" w16du:dateUtc="2025-09-06T20:53:00Z"/>
        </w:rPr>
      </w:pPr>
      <w:moveFrom w:id="1539" w:author="yukina minato" w:date="2025-09-07T04:53:00Z" w16du:dateUtc="2025-09-06T20:53:00Z">
        <w:r w:rsidRPr="00602029" w:rsidDel="004562BC">
          <w:rPr>
            <w:position w:val="-14"/>
          </w:rPr>
          <w:object w:dxaOrig="1820" w:dyaOrig="380" w14:anchorId="716271AC">
            <v:shape id="_x0000_i1652" type="#_x0000_t75" style="width:90.8pt;height:18.8pt" o:ole="">
              <v:imagedata r:id="rId301" o:title=""/>
            </v:shape>
            <o:OLEObject Type="Embed" ProgID="Equation.DSMT4" ShapeID="_x0000_i1652" DrawAspect="Content" ObjectID="_1818759854" r:id="rId1058"/>
          </w:object>
        </w:r>
      </w:moveFrom>
    </w:p>
    <w:p w14:paraId="575FD4A4" w14:textId="70EE0ECB" w:rsidR="00F8289C" w:rsidDel="004562BC" w:rsidRDefault="00F8289C" w:rsidP="00F8289C">
      <w:pPr>
        <w:ind w:firstLineChars="200" w:firstLine="480"/>
        <w:jc w:val="both"/>
        <w:rPr>
          <w:moveFrom w:id="1540" w:author="yukina minato" w:date="2025-09-07T04:53:00Z" w16du:dateUtc="2025-09-06T20:53:00Z"/>
        </w:rPr>
      </w:pPr>
    </w:p>
    <w:p w14:paraId="126D764A" w14:textId="0223B3A0" w:rsidR="00F8289C" w:rsidRPr="00E36E43" w:rsidDel="001C338D" w:rsidRDefault="00F8289C" w:rsidP="00F8289C">
      <w:pPr>
        <w:rPr>
          <w:del w:id="1541" w:author="Noah Zheng" w:date="2025-09-07T10:02:00Z" w16du:dateUtc="2025-09-07T02:02:00Z"/>
          <w:moveFrom w:id="1542" w:author="yukina minato" w:date="2025-09-07T04:53:00Z" w16du:dateUtc="2025-09-06T20:53:00Z"/>
        </w:rPr>
      </w:pPr>
      <w:moveFrom w:id="1543" w:author="yukina minato" w:date="2025-09-07T04:53:00Z" w16du:dateUtc="2025-09-06T20:53:00Z">
        <w:r w:rsidDel="004562BC">
          <w:rPr>
            <w:rFonts w:hint="eastAsia"/>
          </w:rPr>
          <w:t>这样这个问题就转化成了以</w:t>
        </w:r>
        <w:r w:rsidRPr="00302535" w:rsidDel="004562BC">
          <w:rPr>
            <w:rFonts w:hint="eastAsia"/>
            <w:position w:val="-18"/>
          </w:rPr>
          <w:object w:dxaOrig="2200" w:dyaOrig="480" w14:anchorId="68AFD5B5">
            <v:shape id="_x0000_i1653" type="#_x0000_t75" style="width:109.55pt;height:24.1pt" o:ole="">
              <v:imagedata r:id="rId671" o:title=""/>
            </v:shape>
            <o:OLEObject Type="Embed" ProgID="Equation.DSMT4" ShapeID="_x0000_i1653" DrawAspect="Content" ObjectID="_1818759855" r:id="rId1059"/>
          </w:object>
        </w:r>
        <w:r w:rsidDel="004562BC">
          <w:rPr>
            <w:rFonts w:hint="eastAsia"/>
          </w:rPr>
          <w:t>为优化变量，以</w:t>
        </w:r>
        <w:r w:rsidRPr="00602029" w:rsidDel="004562BC">
          <w:rPr>
            <w:position w:val="-14"/>
          </w:rPr>
          <w:object w:dxaOrig="1820" w:dyaOrig="380" w14:anchorId="3CA67545">
            <v:shape id="_x0000_i1654" type="#_x0000_t75" style="width:90.8pt;height:18.8pt" o:ole="">
              <v:imagedata r:id="rId301" o:title=""/>
            </v:shape>
            <o:OLEObject Type="Embed" ProgID="Equation.DSMT4" ShapeID="_x0000_i1654" DrawAspect="Content" ObjectID="_1818759856" r:id="rId1060"/>
          </w:object>
        </w:r>
        <w:r w:rsidDel="004562BC">
          <w:rPr>
            <w:rFonts w:hint="eastAsia"/>
          </w:rPr>
          <w:t>为约束条件，以</w:t>
        </w:r>
        <w:r w:rsidRPr="00E36E43" w:rsidDel="004562BC">
          <w:rPr>
            <w:rFonts w:hint="eastAsia"/>
            <w:position w:val="-14"/>
          </w:rPr>
          <w:object w:dxaOrig="1380" w:dyaOrig="400" w14:anchorId="58ED9CD9">
            <v:shape id="_x0000_i1655" type="#_x0000_t75" style="width:69.5pt;height:19.7pt" o:ole="">
              <v:imagedata r:id="rId308" o:title=""/>
            </v:shape>
            <o:OLEObject Type="Embed" ProgID="Equation.DSMT4" ShapeID="_x0000_i1655" DrawAspect="Content" ObjectID="_1818759857" r:id="rId1061"/>
          </w:object>
        </w:r>
        <w:r w:rsidDel="004562BC">
          <w:rPr>
            <w:rFonts w:hint="eastAsia"/>
          </w:rPr>
          <w:t>目标函数的优化问题</w:t>
        </w:r>
      </w:moveFrom>
    </w:p>
    <w:moveFromRangeEnd w:id="1381"/>
    <w:p w14:paraId="0C5FBF24" w14:textId="77777777" w:rsidR="00F8289C" w:rsidRPr="007E6862" w:rsidDel="001C338D" w:rsidRDefault="00F8289C" w:rsidP="00F8289C">
      <w:pPr>
        <w:jc w:val="both"/>
        <w:rPr>
          <w:del w:id="1544" w:author="Noah Zheng" w:date="2025-09-07T10:02:00Z" w16du:dateUtc="2025-09-07T02:02:00Z"/>
          <w:rFonts w:hint="eastAsia"/>
        </w:rPr>
      </w:pPr>
    </w:p>
    <w:p w14:paraId="50347BC7" w14:textId="77777777" w:rsidR="00F8289C" w:rsidRPr="00E36E43" w:rsidDel="001C338D" w:rsidRDefault="00F8289C" w:rsidP="00F8289C">
      <w:pPr>
        <w:rPr>
          <w:del w:id="1545" w:author="Noah Zheng" w:date="2025-09-07T10:02:00Z" w16du:dateUtc="2025-09-07T02:02:00Z"/>
          <w:rFonts w:hint="eastAsia"/>
        </w:rPr>
      </w:pPr>
    </w:p>
    <w:p w14:paraId="087D67E0" w14:textId="77777777" w:rsidR="00F8289C" w:rsidRPr="00AF6B01" w:rsidRDefault="00F8289C" w:rsidP="001C338D">
      <w:pPr>
        <w:jc w:val="both"/>
        <w:rPr>
          <w:rFonts w:hint="eastAsia"/>
        </w:rPr>
        <w:pPrChange w:id="1546" w:author="Noah Zheng" w:date="2025-09-07T10:02:00Z" w16du:dateUtc="2025-09-07T02:02:00Z">
          <w:pPr/>
        </w:pPrChange>
      </w:pPr>
    </w:p>
    <w:p w14:paraId="43710087" w14:textId="77777777" w:rsidR="00F8289C" w:rsidRPr="0056090F" w:rsidRDefault="00F8289C" w:rsidP="00F8289C"/>
    <w:p w14:paraId="612E0E49" w14:textId="77777777" w:rsidR="00F8289C" w:rsidRPr="00AF6B01" w:rsidRDefault="00F8289C" w:rsidP="00F8289C"/>
    <w:p w14:paraId="44DB49DE" w14:textId="77777777" w:rsidR="00F8289C" w:rsidRPr="00E36E43" w:rsidRDefault="00F8289C" w:rsidP="0056090F"/>
    <w:p w14:paraId="24514335" w14:textId="77777777" w:rsidR="0056090F" w:rsidRPr="00AF6B01" w:rsidRDefault="0056090F" w:rsidP="0056090F"/>
    <w:p w14:paraId="53AD2162" w14:textId="77777777" w:rsidR="00E36E43" w:rsidRPr="0056090F" w:rsidRDefault="00E36E43" w:rsidP="00E36E43"/>
    <w:p w14:paraId="55162C3B" w14:textId="77777777" w:rsidR="00AF6B01" w:rsidRPr="00AF6B01" w:rsidRDefault="00AF6B01" w:rsidP="00AF6B01"/>
    <w:p w14:paraId="53E568EE" w14:textId="77777777" w:rsidR="00030A8F" w:rsidRPr="003C0BBF" w:rsidRDefault="00D3779C" w:rsidP="003C0BBF">
      <w:pPr>
        <w:pStyle w:val="1"/>
        <w:keepNext w:val="0"/>
        <w:keepLines w:val="0"/>
        <w:spacing w:before="100" w:beforeAutospacing="1" w:after="100" w:afterAutospacing="1" w:line="360" w:lineRule="auto"/>
        <w:textAlignment w:val="center"/>
        <w:rPr>
          <w:rFonts w:ascii="ˎ̥" w:eastAsia="黑体" w:hAnsi="ˎ̥" w:cs="Times New Roman" w:hint="eastAsia"/>
          <w:color w:val="181818"/>
          <w:kern w:val="36"/>
          <w:sz w:val="32"/>
          <w:szCs w:val="18"/>
        </w:rPr>
      </w:pPr>
      <w:bookmarkStart w:id="1547" w:name="_Toc165634574"/>
      <w:r w:rsidRPr="003C0BBF">
        <w:rPr>
          <w:rFonts w:ascii="ˎ̥" w:eastAsia="黑体" w:hAnsi="ˎ̥" w:cs="Times New Roman" w:hint="eastAsia"/>
          <w:color w:val="181818"/>
          <w:kern w:val="36"/>
          <w:sz w:val="32"/>
          <w:szCs w:val="18"/>
        </w:rPr>
        <w:t>六、模型的评价与改进</w:t>
      </w:r>
      <w:bookmarkEnd w:id="1547"/>
    </w:p>
    <w:p w14:paraId="1AD160F4" w14:textId="77777777" w:rsidR="00030A8F" w:rsidRDefault="00D3779C">
      <w:pPr>
        <w:spacing w:before="0" w:after="0"/>
        <w:jc w:val="left"/>
        <w:rPr>
          <w:b/>
          <w:bCs/>
          <w:kern w:val="44"/>
          <w:sz w:val="28"/>
          <w:szCs w:val="44"/>
        </w:rPr>
      </w:pPr>
      <w:r>
        <w:br w:type="page"/>
      </w:r>
    </w:p>
    <w:p w14:paraId="6D812949" w14:textId="77777777" w:rsidR="00030A8F" w:rsidRPr="003C0BBF" w:rsidRDefault="00D3779C" w:rsidP="003C0BBF">
      <w:pPr>
        <w:pStyle w:val="1"/>
        <w:keepNext w:val="0"/>
        <w:keepLines w:val="0"/>
        <w:numPr>
          <w:ilvl w:val="0"/>
          <w:numId w:val="6"/>
        </w:numPr>
        <w:spacing w:before="100" w:beforeAutospacing="1" w:after="100" w:afterAutospacing="1" w:line="360" w:lineRule="auto"/>
        <w:textAlignment w:val="center"/>
        <w:rPr>
          <w:rFonts w:ascii="ˎ̥" w:eastAsia="黑体" w:hAnsi="ˎ̥" w:cs="Times New Roman" w:hint="eastAsia"/>
          <w:color w:val="181818"/>
          <w:kern w:val="36"/>
          <w:sz w:val="32"/>
          <w:szCs w:val="18"/>
        </w:rPr>
      </w:pPr>
      <w:bookmarkStart w:id="1548" w:name="_Toc165634578"/>
      <w:r w:rsidRPr="003C0BBF">
        <w:rPr>
          <w:rFonts w:ascii="ˎ̥" w:eastAsia="黑体" w:hAnsi="ˎ̥" w:cs="Times New Roman" w:hint="eastAsia"/>
          <w:color w:val="181818"/>
          <w:kern w:val="36"/>
          <w:sz w:val="32"/>
          <w:szCs w:val="18"/>
        </w:rPr>
        <w:lastRenderedPageBreak/>
        <w:t>参考文献</w:t>
      </w:r>
      <w:bookmarkEnd w:id="1548"/>
    </w:p>
    <w:p w14:paraId="7E93AE5B" w14:textId="1A45D13D" w:rsidR="00030A8F" w:rsidRDefault="00A62387">
      <w:pPr>
        <w:jc w:val="both"/>
        <w:rPr>
          <w:rFonts w:ascii="微软雅黑" w:eastAsia="微软雅黑" w:hAnsi="微软雅黑" w:cs="微软雅黑" w:hint="eastAsia"/>
          <w:color w:val="666666"/>
          <w:sz w:val="18"/>
          <w:szCs w:val="18"/>
          <w:shd w:val="clear" w:color="auto" w:fill="FFFFFF"/>
        </w:rPr>
      </w:pPr>
      <w:r>
        <w:rPr>
          <w:rFonts w:hint="eastAsia"/>
        </w:rPr>
        <w:t xml:space="preserve">[1] </w:t>
      </w:r>
    </w:p>
    <w:p w14:paraId="0294CBB4" w14:textId="77777777" w:rsidR="00030A8F" w:rsidRDefault="00030A8F">
      <w:pPr>
        <w:spacing w:before="0" w:after="0" w:line="360" w:lineRule="auto"/>
        <w:jc w:val="left"/>
      </w:pPr>
    </w:p>
    <w:p w14:paraId="21576892" w14:textId="77777777" w:rsidR="00030A8F" w:rsidRDefault="00D3779C">
      <w:pPr>
        <w:rPr>
          <w:rFonts w:ascii="黑体" w:eastAsia="黑体" w:hAnsi="黑体" w:hint="eastAsia"/>
          <w:sz w:val="32"/>
          <w:szCs w:val="32"/>
        </w:rPr>
      </w:pPr>
      <w:r>
        <w:rPr>
          <w:rFonts w:ascii="黑体" w:eastAsia="黑体" w:hAnsi="黑体" w:hint="eastAsia"/>
          <w:sz w:val="32"/>
          <w:szCs w:val="32"/>
        </w:rPr>
        <w:br w:type="page"/>
      </w:r>
    </w:p>
    <w:p w14:paraId="31537B04" w14:textId="77777777" w:rsidR="00030A8F" w:rsidRDefault="00030A8F"/>
    <w:p w14:paraId="6AA307FD" w14:textId="123E51B9" w:rsidR="00030A8F" w:rsidRPr="003C0BBF" w:rsidRDefault="00D3779C" w:rsidP="00D3779C">
      <w:pPr>
        <w:pStyle w:val="1"/>
        <w:keepNext w:val="0"/>
        <w:keepLines w:val="0"/>
        <w:spacing w:before="100" w:beforeAutospacing="1" w:after="100" w:afterAutospacing="1" w:line="360" w:lineRule="auto"/>
        <w:jc w:val="right"/>
        <w:textAlignment w:val="center"/>
        <w:rPr>
          <w:rFonts w:ascii="ˎ̥" w:eastAsia="黑体" w:hAnsi="ˎ̥" w:cs="Times New Roman" w:hint="eastAsia"/>
          <w:color w:val="181818"/>
          <w:kern w:val="36"/>
          <w:sz w:val="32"/>
          <w:szCs w:val="18"/>
        </w:rPr>
      </w:pPr>
      <w:bookmarkStart w:id="1549" w:name="_Toc165634579"/>
      <w:r w:rsidRPr="003C0BBF">
        <w:rPr>
          <w:rFonts w:ascii="ˎ̥" w:eastAsia="黑体" w:hAnsi="ˎ̥" w:cs="Times New Roman" w:hint="eastAsia"/>
          <w:color w:val="181818"/>
          <w:kern w:val="36"/>
          <w:sz w:val="32"/>
          <w:szCs w:val="18"/>
        </w:rPr>
        <w:t>附</w:t>
      </w:r>
      <w:r>
        <w:rPr>
          <w:rFonts w:ascii="ˎ̥" w:eastAsia="黑体" w:hAnsi="ˎ̥" w:cs="Times New Roman" w:hint="eastAsia"/>
          <w:color w:val="181818"/>
          <w:kern w:val="36"/>
          <w:sz w:val="32"/>
          <w:szCs w:val="18"/>
        </w:rPr>
        <w:t xml:space="preserve">  </w:t>
      </w:r>
      <w:r w:rsidRPr="003C0BBF">
        <w:rPr>
          <w:rFonts w:ascii="ˎ̥" w:eastAsia="黑体" w:hAnsi="ˎ̥" w:cs="Times New Roman" w:hint="eastAsia"/>
          <w:color w:val="181818"/>
          <w:kern w:val="36"/>
          <w:sz w:val="32"/>
          <w:szCs w:val="18"/>
        </w:rPr>
        <w:t>录</w:t>
      </w:r>
      <w:bookmarkEnd w:id="1549"/>
    </w:p>
    <w:tbl>
      <w:tblPr>
        <w:tblStyle w:val="TableNormal"/>
        <w:tblW w:w="884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840"/>
      </w:tblGrid>
      <w:tr w:rsidR="00526A69" w14:paraId="08A8D65B" w14:textId="77777777" w:rsidTr="00E77982">
        <w:trPr>
          <w:trHeight w:val="320"/>
        </w:trPr>
        <w:tc>
          <w:tcPr>
            <w:tcW w:w="8840" w:type="dxa"/>
            <w:shd w:val="clear" w:color="auto" w:fill="BEBEBE"/>
          </w:tcPr>
          <w:p w14:paraId="3C4A4794" w14:textId="43035885" w:rsidR="00526A69" w:rsidRPr="00526A69" w:rsidRDefault="00526A69" w:rsidP="00E77982">
            <w:pPr>
              <w:pStyle w:val="TableText"/>
              <w:spacing w:before="40" w:line="207" w:lineRule="auto"/>
              <w:ind w:left="615"/>
              <w:rPr>
                <w:rFonts w:ascii="Times New Roman" w:hAnsi="Times New Roman" w:cs="Times New Roman"/>
                <w:lang w:eastAsia="zh-CN"/>
              </w:rPr>
            </w:pPr>
            <w:bookmarkStart w:id="1550" w:name="_Toc165634580"/>
            <w:r w:rsidRPr="00526A69">
              <w:rPr>
                <w:rFonts w:ascii="Times New Roman" w:hAnsi="Times New Roman"/>
                <w:b/>
                <w:bCs/>
                <w:spacing w:val="-11"/>
                <w:lang w:eastAsia="zh-CN"/>
              </w:rPr>
              <w:t>附录</w:t>
            </w:r>
            <w:r w:rsidRPr="00526A69">
              <w:rPr>
                <w:rFonts w:ascii="Times New Roman" w:hAnsi="Times New Roman"/>
                <w:spacing w:val="-51"/>
                <w:lang w:eastAsia="zh-CN"/>
              </w:rPr>
              <w:t xml:space="preserve"> </w:t>
            </w:r>
            <w:r w:rsidRPr="00526A69">
              <w:rPr>
                <w:rFonts w:ascii="Times New Roman" w:hAnsi="Times New Roman" w:cs="Times New Roman" w:hint="eastAsia"/>
                <w:b/>
                <w:bCs/>
                <w:spacing w:val="-11"/>
                <w:lang w:eastAsia="zh-CN"/>
              </w:rPr>
              <w:t>1</w:t>
            </w:r>
            <w:r>
              <w:rPr>
                <w:rFonts w:ascii="Times New Roman" w:hAnsi="Times New Roman" w:cs="Times New Roman" w:hint="eastAsia"/>
                <w:b/>
                <w:bCs/>
                <w:spacing w:val="-11"/>
                <w:lang w:eastAsia="zh-CN"/>
              </w:rPr>
              <w:t xml:space="preserve"> </w:t>
            </w:r>
            <w:r w:rsidRPr="00526A69">
              <w:rPr>
                <w:rFonts w:ascii="Times New Roman" w:hAnsi="Times New Roman" w:cs="Times New Roman" w:hint="eastAsia"/>
                <w:spacing w:val="10"/>
                <w:sz w:val="21"/>
                <w:lang w:eastAsia="zh-CN"/>
              </w:rPr>
              <w:t>求解</w:t>
            </w:r>
            <w:r w:rsidRPr="00526A69">
              <w:rPr>
                <w:rFonts w:ascii="Times New Roman" w:hAnsi="Times New Roman" w:cs="Times New Roman" w:hint="eastAsia"/>
                <w:spacing w:val="10"/>
                <w:sz w:val="21"/>
                <w:lang w:eastAsia="zh-CN"/>
              </w:rPr>
              <w:t>EF</w:t>
            </w:r>
            <w:r w:rsidRPr="00526A69">
              <w:rPr>
                <w:rFonts w:ascii="Times New Roman" w:hAnsi="Times New Roman" w:cs="Times New Roman" w:hint="eastAsia"/>
                <w:spacing w:val="10"/>
                <w:sz w:val="21"/>
                <w:lang w:eastAsia="zh-CN"/>
              </w:rPr>
              <w:t>最优曲线（</w:t>
            </w:r>
            <w:r w:rsidRPr="00526A69">
              <w:rPr>
                <w:rFonts w:ascii="Times New Roman" w:hAnsi="Times New Roman" w:cs="Times New Roman" w:hint="eastAsia"/>
                <w:spacing w:val="10"/>
                <w:sz w:val="21"/>
                <w:lang w:eastAsia="zh-CN"/>
              </w:rPr>
              <w:t>python</w:t>
            </w:r>
            <w:r w:rsidRPr="00526A69">
              <w:rPr>
                <w:rFonts w:ascii="Times New Roman" w:hAnsi="Times New Roman" w:cs="Times New Roman" w:hint="eastAsia"/>
                <w:spacing w:val="10"/>
                <w:sz w:val="21"/>
                <w:lang w:eastAsia="zh-CN"/>
              </w:rPr>
              <w:t>代码）</w:t>
            </w:r>
          </w:p>
        </w:tc>
      </w:tr>
      <w:tr w:rsidR="00526A69" w14:paraId="7844061A" w14:textId="77777777" w:rsidTr="00E77982">
        <w:trPr>
          <w:trHeight w:val="318"/>
        </w:trPr>
        <w:tc>
          <w:tcPr>
            <w:tcW w:w="8840" w:type="dxa"/>
            <w:shd w:val="clear" w:color="auto" w:fill="BEBEBE"/>
          </w:tcPr>
          <w:p w14:paraId="50340F83" w14:textId="77777777" w:rsidR="00526A69" w:rsidRDefault="00526A69" w:rsidP="00526A69">
            <w:pPr>
              <w:spacing w:before="79" w:line="199" w:lineRule="auto"/>
              <w:ind w:left="117"/>
              <w:jc w:val="left"/>
              <w:rPr>
                <w:rFonts w:ascii="Times New Roman" w:eastAsia="Times New Roman" w:hAnsi="Times New Roman" w:cs="Times New Roman"/>
                <w:szCs w:val="24"/>
              </w:rPr>
            </w:pPr>
            <w:r>
              <w:rPr>
                <w:rFonts w:ascii="Times New Roman" w:eastAsia="Times New Roman" w:hAnsi="Times New Roman" w:cs="Times New Roman"/>
                <w:spacing w:val="-3"/>
                <w:szCs w:val="24"/>
              </w:rPr>
              <w:t>f2.m</w:t>
            </w:r>
          </w:p>
        </w:tc>
      </w:tr>
      <w:tr w:rsidR="00526A69" w14:paraId="00A99391" w14:textId="77777777" w:rsidTr="00E77982">
        <w:trPr>
          <w:trHeight w:val="942"/>
        </w:trPr>
        <w:tc>
          <w:tcPr>
            <w:tcW w:w="8840" w:type="dxa"/>
          </w:tcPr>
          <w:p w14:paraId="7F1DA2F2"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r>
              <w:rPr>
                <w:rFonts w:ascii="Consolas" w:eastAsia="Consolas" w:hAnsi="Consolas" w:cs="Consolas"/>
                <w:color w:val="A626A4"/>
                <w:sz w:val="21"/>
                <w:shd w:val="clear" w:color="auto" w:fill="F8F8F8"/>
              </w:rPr>
              <w:t>import</w:t>
            </w:r>
            <w:r>
              <w:rPr>
                <w:rFonts w:ascii="Consolas" w:eastAsia="Consolas" w:hAnsi="Consolas" w:cs="Consolas"/>
                <w:color w:val="5C5C5C"/>
                <w:sz w:val="21"/>
                <w:shd w:val="clear" w:color="auto" w:fill="F8F8F8"/>
              </w:rPr>
              <w:t> numpy </w:t>
            </w:r>
            <w:r>
              <w:rPr>
                <w:rFonts w:ascii="Consolas" w:eastAsia="Consolas" w:hAnsi="Consolas" w:cs="Consolas"/>
                <w:color w:val="A626A4"/>
                <w:sz w:val="21"/>
                <w:shd w:val="clear" w:color="auto" w:fill="F8F8F8"/>
              </w:rPr>
              <w:t>as</w:t>
            </w:r>
            <w:r>
              <w:rPr>
                <w:rFonts w:ascii="Consolas" w:eastAsia="Consolas" w:hAnsi="Consolas" w:cs="Consolas"/>
                <w:color w:val="5C5C5C"/>
                <w:sz w:val="21"/>
                <w:shd w:val="clear" w:color="auto" w:fill="F8F8F8"/>
              </w:rPr>
              <w:t> np</w:t>
            </w:r>
          </w:p>
          <w:p w14:paraId="2F0126E2"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rPr>
            </w:pPr>
            <w:r>
              <w:rPr>
                <w:rFonts w:ascii="Consolas" w:eastAsia="Consolas" w:hAnsi="Consolas" w:cs="Consolas"/>
                <w:color w:val="A626A4"/>
                <w:sz w:val="21"/>
                <w:shd w:val="clear" w:color="auto" w:fill="FFFFFF"/>
              </w:rPr>
              <w:t>import</w:t>
            </w:r>
            <w:r>
              <w:rPr>
                <w:rFonts w:ascii="Consolas" w:eastAsia="Consolas" w:hAnsi="Consolas" w:cs="Consolas"/>
                <w:color w:val="5C5C5C"/>
                <w:sz w:val="21"/>
                <w:shd w:val="clear" w:color="auto" w:fill="FFFFFF"/>
              </w:rPr>
              <w:t> matplotlib.pyplot </w:t>
            </w:r>
            <w:r>
              <w:rPr>
                <w:rFonts w:ascii="Consolas" w:eastAsia="Consolas" w:hAnsi="Consolas" w:cs="Consolas"/>
                <w:color w:val="A626A4"/>
                <w:sz w:val="21"/>
                <w:shd w:val="clear" w:color="auto" w:fill="FFFFFF"/>
              </w:rPr>
              <w:t>as</w:t>
            </w:r>
            <w:r>
              <w:rPr>
                <w:rFonts w:ascii="Consolas" w:eastAsia="Consolas" w:hAnsi="Consolas" w:cs="Consolas"/>
                <w:color w:val="5C5C5C"/>
                <w:sz w:val="21"/>
                <w:shd w:val="clear" w:color="auto" w:fill="FFFFFF"/>
              </w:rPr>
              <w:t> plt</w:t>
            </w:r>
          </w:p>
          <w:p w14:paraId="5A3D8770"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r>
              <w:rPr>
                <w:rFonts w:ascii="Consolas" w:eastAsia="Consolas" w:hAnsi="Consolas" w:cs="Consolas"/>
                <w:color w:val="A626A4"/>
                <w:sz w:val="21"/>
                <w:shd w:val="clear" w:color="auto" w:fill="F8F8F8"/>
              </w:rPr>
              <w:t>from</w:t>
            </w:r>
            <w:r>
              <w:rPr>
                <w:rFonts w:ascii="Consolas" w:eastAsia="Consolas" w:hAnsi="Consolas" w:cs="Consolas"/>
                <w:color w:val="5C5C5C"/>
                <w:sz w:val="21"/>
                <w:shd w:val="clear" w:color="auto" w:fill="F8F8F8"/>
              </w:rPr>
              <w:t> scipy.optimize </w:t>
            </w:r>
            <w:r>
              <w:rPr>
                <w:rFonts w:ascii="Consolas" w:eastAsia="Consolas" w:hAnsi="Consolas" w:cs="Consolas"/>
                <w:color w:val="A626A4"/>
                <w:sz w:val="21"/>
                <w:shd w:val="clear" w:color="auto" w:fill="F8F8F8"/>
              </w:rPr>
              <w:t>import</w:t>
            </w:r>
            <w:r>
              <w:rPr>
                <w:rFonts w:ascii="Consolas" w:eastAsia="Consolas" w:hAnsi="Consolas" w:cs="Consolas"/>
                <w:color w:val="5C5C5C"/>
                <w:sz w:val="21"/>
                <w:shd w:val="clear" w:color="auto" w:fill="F8F8F8"/>
              </w:rPr>
              <w:t> minimize</w:t>
            </w:r>
          </w:p>
          <w:p w14:paraId="0581BDA4"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rPr>
            </w:pPr>
          </w:p>
          <w:p w14:paraId="5D54E9E9"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p>
          <w:p w14:paraId="1D9E655D"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lang w:eastAsia="zh-CN"/>
              </w:rPr>
            </w:pPr>
            <w:r>
              <w:rPr>
                <w:rFonts w:ascii="Consolas" w:eastAsia="Consolas" w:hAnsi="Consolas" w:cs="Consolas"/>
                <w:i/>
                <w:iCs/>
                <w:color w:val="A0A1A7"/>
                <w:sz w:val="21"/>
                <w:shd w:val="clear" w:color="auto" w:fill="FFFFFF"/>
                <w:lang w:eastAsia="zh-CN"/>
              </w:rPr>
              <w:t># 假设EF是一个四次多项式曲线</w:t>
            </w:r>
          </w:p>
          <w:p w14:paraId="60A372D4"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r>
              <w:rPr>
                <w:rFonts w:ascii="Consolas" w:eastAsia="Consolas" w:hAnsi="Consolas" w:cs="Consolas"/>
                <w:color w:val="A626A4"/>
                <w:sz w:val="21"/>
                <w:shd w:val="clear" w:color="auto" w:fill="F8F8F8"/>
              </w:rPr>
              <w:t>def</w:t>
            </w:r>
            <w:r>
              <w:rPr>
                <w:rFonts w:ascii="Consolas" w:eastAsia="Consolas" w:hAnsi="Consolas" w:cs="Consolas"/>
                <w:color w:val="5C5C5C"/>
                <w:sz w:val="21"/>
                <w:shd w:val="clear" w:color="auto" w:fill="F8F8F8"/>
              </w:rPr>
              <w:t> </w:t>
            </w:r>
            <w:r>
              <w:rPr>
                <w:rFonts w:ascii="Consolas" w:eastAsia="Consolas" w:hAnsi="Consolas" w:cs="Consolas"/>
                <w:color w:val="4078F2"/>
                <w:sz w:val="21"/>
                <w:shd w:val="clear" w:color="auto" w:fill="F8F8F8"/>
              </w:rPr>
              <w:t>ef_curve</w:t>
            </w:r>
            <w:r>
              <w:rPr>
                <w:rFonts w:ascii="Consolas" w:eastAsia="Consolas" w:hAnsi="Consolas" w:cs="Consolas"/>
                <w:color w:val="5C5C5C"/>
                <w:sz w:val="21"/>
                <w:shd w:val="clear" w:color="auto" w:fill="F8F8F8"/>
              </w:rPr>
              <w:t>(x, a, b, c, d, e):</w:t>
            </w:r>
          </w:p>
          <w:p w14:paraId="79792B3E"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rPr>
            </w:pPr>
            <w:r>
              <w:rPr>
                <w:rFonts w:ascii="Consolas" w:eastAsia="Consolas" w:hAnsi="Consolas" w:cs="Consolas"/>
                <w:color w:val="5C5C5C"/>
                <w:sz w:val="21"/>
                <w:shd w:val="clear" w:color="auto" w:fill="FFFFFF"/>
              </w:rPr>
              <w:t>    </w:t>
            </w:r>
            <w:r>
              <w:rPr>
                <w:rFonts w:ascii="Consolas" w:eastAsia="Consolas" w:hAnsi="Consolas" w:cs="Consolas"/>
                <w:color w:val="A626A4"/>
                <w:sz w:val="21"/>
                <w:shd w:val="clear" w:color="auto" w:fill="FFFFFF"/>
              </w:rPr>
              <w:t>return</w:t>
            </w:r>
            <w:r>
              <w:rPr>
                <w:rFonts w:ascii="Consolas" w:eastAsia="Consolas" w:hAnsi="Consolas" w:cs="Consolas"/>
                <w:color w:val="5C5C5C"/>
                <w:sz w:val="21"/>
                <w:shd w:val="clear" w:color="auto" w:fill="FFFFFF"/>
              </w:rPr>
              <w:t> a * x ** </w:t>
            </w:r>
            <w:r>
              <w:rPr>
                <w:rFonts w:ascii="Consolas" w:eastAsia="Consolas" w:hAnsi="Consolas" w:cs="Consolas"/>
                <w:color w:val="986801"/>
                <w:sz w:val="21"/>
                <w:shd w:val="clear" w:color="auto" w:fill="FFFFFF"/>
              </w:rPr>
              <w:t>4</w:t>
            </w:r>
            <w:r>
              <w:rPr>
                <w:rFonts w:ascii="Consolas" w:eastAsia="Consolas" w:hAnsi="Consolas" w:cs="Consolas"/>
                <w:color w:val="5C5C5C"/>
                <w:sz w:val="21"/>
                <w:shd w:val="clear" w:color="auto" w:fill="FFFFFF"/>
              </w:rPr>
              <w:t> + b * x ** </w:t>
            </w:r>
            <w:r>
              <w:rPr>
                <w:rFonts w:ascii="Consolas" w:eastAsia="Consolas" w:hAnsi="Consolas" w:cs="Consolas"/>
                <w:color w:val="986801"/>
                <w:sz w:val="21"/>
                <w:shd w:val="clear" w:color="auto" w:fill="FFFFFF"/>
              </w:rPr>
              <w:t>2</w:t>
            </w:r>
            <w:r>
              <w:rPr>
                <w:rFonts w:ascii="Consolas" w:eastAsia="Consolas" w:hAnsi="Consolas" w:cs="Consolas"/>
                <w:color w:val="5C5C5C"/>
                <w:sz w:val="21"/>
                <w:shd w:val="clear" w:color="auto" w:fill="FFFFFF"/>
              </w:rPr>
              <w:t> + c * x ** </w:t>
            </w:r>
            <w:r>
              <w:rPr>
                <w:rFonts w:ascii="Consolas" w:eastAsia="Consolas" w:hAnsi="Consolas" w:cs="Consolas"/>
                <w:color w:val="986801"/>
                <w:sz w:val="21"/>
                <w:shd w:val="clear" w:color="auto" w:fill="FFFFFF"/>
              </w:rPr>
              <w:t>2</w:t>
            </w:r>
            <w:r>
              <w:rPr>
                <w:rFonts w:ascii="Consolas" w:eastAsia="Consolas" w:hAnsi="Consolas" w:cs="Consolas"/>
                <w:color w:val="5C5C5C"/>
                <w:sz w:val="21"/>
                <w:shd w:val="clear" w:color="auto" w:fill="FFFFFF"/>
              </w:rPr>
              <w:t> + d * x + e</w:t>
            </w:r>
          </w:p>
          <w:p w14:paraId="387CEFDF"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p>
          <w:p w14:paraId="2C0B0BB7"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rPr>
            </w:pPr>
          </w:p>
          <w:p w14:paraId="3ECD2CD1"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r>
              <w:rPr>
                <w:rFonts w:ascii="Consolas" w:eastAsia="Consolas" w:hAnsi="Consolas" w:cs="Consolas"/>
                <w:i/>
                <w:iCs/>
                <w:color w:val="A0A1A7"/>
                <w:sz w:val="21"/>
                <w:shd w:val="clear" w:color="auto" w:fill="F8F8F8"/>
              </w:rPr>
              <w:t># 目标函数</w:t>
            </w:r>
          </w:p>
          <w:p w14:paraId="603D36C0"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rPr>
            </w:pPr>
          </w:p>
          <w:p w14:paraId="276A4203"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r>
              <w:rPr>
                <w:rFonts w:ascii="Consolas" w:eastAsia="Consolas" w:hAnsi="Consolas" w:cs="Consolas"/>
                <w:color w:val="A626A4"/>
                <w:sz w:val="21"/>
                <w:shd w:val="clear" w:color="auto" w:fill="F8F8F8"/>
              </w:rPr>
              <w:t>def</w:t>
            </w:r>
            <w:r>
              <w:rPr>
                <w:rFonts w:ascii="Consolas" w:eastAsia="Consolas" w:hAnsi="Consolas" w:cs="Consolas"/>
                <w:color w:val="5C5C5C"/>
                <w:sz w:val="21"/>
                <w:shd w:val="clear" w:color="auto" w:fill="F8F8F8"/>
              </w:rPr>
              <w:t> </w:t>
            </w:r>
            <w:r>
              <w:rPr>
                <w:rFonts w:ascii="Consolas" w:eastAsia="Consolas" w:hAnsi="Consolas" w:cs="Consolas"/>
                <w:color w:val="4078F2"/>
                <w:sz w:val="21"/>
                <w:shd w:val="clear" w:color="auto" w:fill="F8F8F8"/>
              </w:rPr>
              <w:t>objective</w:t>
            </w:r>
            <w:r>
              <w:rPr>
                <w:rFonts w:ascii="Consolas" w:eastAsia="Consolas" w:hAnsi="Consolas" w:cs="Consolas"/>
                <w:color w:val="5C5C5C"/>
                <w:sz w:val="21"/>
                <w:shd w:val="clear" w:color="auto" w:fill="F8F8F8"/>
              </w:rPr>
              <w:t>(params, x_range, cd_height=</w:t>
            </w:r>
            <w:r>
              <w:rPr>
                <w:rFonts w:ascii="Consolas" w:eastAsia="Consolas" w:hAnsi="Consolas" w:cs="Consolas"/>
                <w:color w:val="986801"/>
                <w:sz w:val="21"/>
                <w:shd w:val="clear" w:color="auto" w:fill="F8F8F8"/>
              </w:rPr>
              <w:t>0</w:t>
            </w:r>
            <w:r>
              <w:rPr>
                <w:rFonts w:ascii="Consolas" w:eastAsia="Consolas" w:hAnsi="Consolas" w:cs="Consolas"/>
                <w:color w:val="5C5C5C"/>
                <w:sz w:val="21"/>
                <w:shd w:val="clear" w:color="auto" w:fill="F8F8F8"/>
              </w:rPr>
              <w:t>):</w:t>
            </w:r>
          </w:p>
          <w:p w14:paraId="327333E6"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lang w:val="it-IT"/>
              </w:rPr>
            </w:pPr>
            <w:r>
              <w:rPr>
                <w:rFonts w:ascii="Consolas" w:eastAsia="Consolas" w:hAnsi="Consolas" w:cs="Consolas"/>
                <w:color w:val="5C5C5C"/>
                <w:sz w:val="21"/>
                <w:shd w:val="clear" w:color="auto" w:fill="FFFFFF"/>
              </w:rPr>
              <w:t>    </w:t>
            </w:r>
            <w:r>
              <w:rPr>
                <w:rFonts w:ascii="Consolas" w:eastAsia="Consolas" w:hAnsi="Consolas" w:cs="Consolas"/>
                <w:color w:val="5C5C5C"/>
                <w:sz w:val="21"/>
                <w:shd w:val="clear" w:color="auto" w:fill="FFFFFF"/>
                <w:lang w:val="it-IT"/>
              </w:rPr>
              <w:t>a, b, c, d, e = params</w:t>
            </w:r>
          </w:p>
          <w:p w14:paraId="089ACAFC"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r>
              <w:rPr>
                <w:rFonts w:ascii="Consolas" w:eastAsia="Consolas" w:hAnsi="Consolas" w:cs="Consolas"/>
                <w:color w:val="5C5C5C"/>
                <w:sz w:val="21"/>
                <w:shd w:val="clear" w:color="auto" w:fill="F8F8F8"/>
                <w:lang w:val="it-IT"/>
              </w:rPr>
              <w:t>    </w:t>
            </w:r>
            <w:r>
              <w:rPr>
                <w:rFonts w:ascii="Consolas" w:eastAsia="Consolas" w:hAnsi="Consolas" w:cs="Consolas"/>
                <w:color w:val="5C5C5C"/>
                <w:sz w:val="21"/>
                <w:shd w:val="clear" w:color="auto" w:fill="F8F8F8"/>
              </w:rPr>
              <w:t>y_ef = ef_curve(x_range, a, b, c, d, e)</w:t>
            </w:r>
          </w:p>
          <w:p w14:paraId="3569E383"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lang w:eastAsia="zh-CN"/>
              </w:rPr>
            </w:pPr>
            <w:r>
              <w:rPr>
                <w:rFonts w:ascii="Consolas" w:eastAsia="Consolas" w:hAnsi="Consolas" w:cs="Consolas"/>
                <w:color w:val="5C5C5C"/>
                <w:sz w:val="21"/>
                <w:shd w:val="clear" w:color="auto" w:fill="FFFFFF"/>
              </w:rPr>
              <w:t>    </w:t>
            </w:r>
            <w:r>
              <w:rPr>
                <w:rFonts w:ascii="Consolas" w:eastAsia="Consolas" w:hAnsi="Consolas" w:cs="Consolas"/>
                <w:i/>
                <w:iCs/>
                <w:color w:val="A0A1A7"/>
                <w:sz w:val="21"/>
                <w:shd w:val="clear" w:color="auto" w:fill="FFFFFF"/>
                <w:lang w:eastAsia="zh-CN"/>
              </w:rPr>
              <w:t># 假设CD位于x轴上，高度为cd_height（这里为0）</w:t>
            </w:r>
          </w:p>
          <w:p w14:paraId="3A49FABF"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r>
              <w:rPr>
                <w:rFonts w:ascii="Consolas" w:eastAsia="Consolas" w:hAnsi="Consolas" w:cs="Consolas"/>
                <w:color w:val="5C5C5C"/>
                <w:sz w:val="21"/>
                <w:shd w:val="clear" w:color="auto" w:fill="F8F8F8"/>
                <w:lang w:eastAsia="zh-CN"/>
              </w:rPr>
              <w:t>    </w:t>
            </w:r>
            <w:r>
              <w:rPr>
                <w:rFonts w:ascii="Consolas" w:eastAsia="Consolas" w:hAnsi="Consolas" w:cs="Consolas"/>
                <w:color w:val="5C5C5C"/>
                <w:sz w:val="21"/>
                <w:shd w:val="clear" w:color="auto" w:fill="F8F8F8"/>
              </w:rPr>
              <w:t>y_cd = np.zeros_like(x_range) + cd_height</w:t>
            </w:r>
          </w:p>
          <w:p w14:paraId="43254947"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lang w:eastAsia="zh-CN"/>
              </w:rPr>
            </w:pPr>
            <w:r>
              <w:rPr>
                <w:rFonts w:ascii="Consolas" w:eastAsia="Consolas" w:hAnsi="Consolas" w:cs="Consolas"/>
                <w:color w:val="5C5C5C"/>
                <w:sz w:val="21"/>
                <w:shd w:val="clear" w:color="auto" w:fill="FFFFFF"/>
              </w:rPr>
              <w:t>    </w:t>
            </w:r>
            <w:r>
              <w:rPr>
                <w:rFonts w:ascii="Consolas" w:eastAsia="Consolas" w:hAnsi="Consolas" w:cs="Consolas"/>
                <w:i/>
                <w:iCs/>
                <w:color w:val="A0A1A7"/>
                <w:sz w:val="21"/>
                <w:shd w:val="clear" w:color="auto" w:fill="FFFFFF"/>
                <w:lang w:eastAsia="zh-CN"/>
              </w:rPr>
              <w:t># 计算EF曲线与CD之间的“距离”的平方和</w:t>
            </w:r>
          </w:p>
          <w:p w14:paraId="0879051C"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r>
              <w:rPr>
                <w:rFonts w:ascii="Consolas" w:eastAsia="Consolas" w:hAnsi="Consolas" w:cs="Consolas"/>
                <w:color w:val="5C5C5C"/>
                <w:sz w:val="21"/>
                <w:shd w:val="clear" w:color="auto" w:fill="F8F8F8"/>
                <w:lang w:eastAsia="zh-CN"/>
              </w:rPr>
              <w:t>    </w:t>
            </w:r>
            <w:r>
              <w:rPr>
                <w:rFonts w:ascii="Consolas" w:eastAsia="Consolas" w:hAnsi="Consolas" w:cs="Consolas"/>
                <w:color w:val="5C5C5C"/>
                <w:sz w:val="21"/>
                <w:shd w:val="clear" w:color="auto" w:fill="F8F8F8"/>
              </w:rPr>
              <w:t>distance_squared = np.sum((y_ef - y_cd) ** </w:t>
            </w:r>
            <w:r>
              <w:rPr>
                <w:rFonts w:ascii="Consolas" w:eastAsia="Consolas" w:hAnsi="Consolas" w:cs="Consolas"/>
                <w:color w:val="986801"/>
                <w:sz w:val="21"/>
                <w:shd w:val="clear" w:color="auto" w:fill="F8F8F8"/>
              </w:rPr>
              <w:t>2</w:t>
            </w:r>
            <w:r>
              <w:rPr>
                <w:rFonts w:ascii="Consolas" w:eastAsia="Consolas" w:hAnsi="Consolas" w:cs="Consolas"/>
                <w:color w:val="5C5C5C"/>
                <w:sz w:val="21"/>
                <w:shd w:val="clear" w:color="auto" w:fill="F8F8F8"/>
              </w:rPr>
              <w:t>)</w:t>
            </w:r>
          </w:p>
          <w:p w14:paraId="25C5AE42"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rPr>
            </w:pPr>
            <w:r>
              <w:rPr>
                <w:rFonts w:ascii="Consolas" w:eastAsia="Consolas" w:hAnsi="Consolas" w:cs="Consolas"/>
                <w:color w:val="5C5C5C"/>
                <w:sz w:val="21"/>
                <w:shd w:val="clear" w:color="auto" w:fill="FFFFFF"/>
              </w:rPr>
              <w:t>    </w:t>
            </w:r>
            <w:r>
              <w:rPr>
                <w:rFonts w:ascii="Consolas" w:eastAsia="Consolas" w:hAnsi="Consolas" w:cs="Consolas"/>
                <w:color w:val="A626A4"/>
                <w:sz w:val="21"/>
                <w:shd w:val="clear" w:color="auto" w:fill="FFFFFF"/>
              </w:rPr>
              <w:t>return</w:t>
            </w:r>
            <w:r>
              <w:rPr>
                <w:rFonts w:ascii="Consolas" w:eastAsia="Consolas" w:hAnsi="Consolas" w:cs="Consolas"/>
                <w:color w:val="5C5C5C"/>
                <w:sz w:val="21"/>
                <w:shd w:val="clear" w:color="auto" w:fill="FFFFFF"/>
              </w:rPr>
              <w:t> distance_squared</w:t>
            </w:r>
          </w:p>
          <w:p w14:paraId="2BBADE76"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p>
          <w:p w14:paraId="3AF52F75"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rPr>
            </w:pPr>
          </w:p>
          <w:p w14:paraId="6B2A6621"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r>
              <w:rPr>
                <w:rFonts w:ascii="Consolas" w:eastAsia="Consolas" w:hAnsi="Consolas" w:cs="Consolas"/>
                <w:i/>
                <w:iCs/>
                <w:color w:val="A0A1A7"/>
                <w:sz w:val="21"/>
                <w:shd w:val="clear" w:color="auto" w:fill="F8F8F8"/>
              </w:rPr>
              <w:t># 初始参数猜测</w:t>
            </w:r>
          </w:p>
          <w:p w14:paraId="549CFCE5"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rPr>
            </w:pPr>
            <w:r>
              <w:rPr>
                <w:rFonts w:ascii="Consolas" w:eastAsia="Consolas" w:hAnsi="Consolas" w:cs="Consolas"/>
                <w:color w:val="5C5C5C"/>
                <w:sz w:val="21"/>
                <w:shd w:val="clear" w:color="auto" w:fill="FFFFFF"/>
              </w:rPr>
              <w:t>initial_params = [</w:t>
            </w:r>
            <w:r>
              <w:rPr>
                <w:rFonts w:ascii="Consolas" w:eastAsia="Consolas" w:hAnsi="Consolas" w:cs="Consolas"/>
                <w:color w:val="986801"/>
                <w:sz w:val="21"/>
                <w:shd w:val="clear" w:color="auto" w:fill="FFFFFF"/>
              </w:rPr>
              <w:t>0.0001</w:t>
            </w:r>
            <w:r>
              <w:rPr>
                <w:rFonts w:ascii="Consolas" w:eastAsia="Consolas" w:hAnsi="Consolas" w:cs="Consolas"/>
                <w:color w:val="5C5C5C"/>
                <w:sz w:val="21"/>
                <w:shd w:val="clear" w:color="auto" w:fill="FFFFFF"/>
              </w:rPr>
              <w:t>, </w:t>
            </w:r>
            <w:r>
              <w:rPr>
                <w:rFonts w:ascii="Consolas" w:eastAsia="Consolas" w:hAnsi="Consolas" w:cs="Consolas"/>
                <w:color w:val="986801"/>
                <w:sz w:val="21"/>
                <w:shd w:val="clear" w:color="auto" w:fill="FFFFFF"/>
              </w:rPr>
              <w:t>-0.01</w:t>
            </w:r>
            <w:r>
              <w:rPr>
                <w:rFonts w:ascii="Consolas" w:eastAsia="Consolas" w:hAnsi="Consolas" w:cs="Consolas"/>
                <w:color w:val="5C5C5C"/>
                <w:sz w:val="21"/>
                <w:shd w:val="clear" w:color="auto" w:fill="FFFFFF"/>
              </w:rPr>
              <w:t>, </w:t>
            </w:r>
            <w:r>
              <w:rPr>
                <w:rFonts w:ascii="Consolas" w:eastAsia="Consolas" w:hAnsi="Consolas" w:cs="Consolas"/>
                <w:color w:val="986801"/>
                <w:sz w:val="21"/>
                <w:shd w:val="clear" w:color="auto" w:fill="FFFFFF"/>
              </w:rPr>
              <w:t>0.1</w:t>
            </w:r>
            <w:r>
              <w:rPr>
                <w:rFonts w:ascii="Consolas" w:eastAsia="Consolas" w:hAnsi="Consolas" w:cs="Consolas"/>
                <w:color w:val="5C5C5C"/>
                <w:sz w:val="21"/>
                <w:shd w:val="clear" w:color="auto" w:fill="FFFFFF"/>
              </w:rPr>
              <w:t>, </w:t>
            </w:r>
            <w:r>
              <w:rPr>
                <w:rFonts w:ascii="Consolas" w:eastAsia="Consolas" w:hAnsi="Consolas" w:cs="Consolas"/>
                <w:color w:val="986801"/>
                <w:sz w:val="21"/>
                <w:shd w:val="clear" w:color="auto" w:fill="FFFFFF"/>
              </w:rPr>
              <w:t>0</w:t>
            </w:r>
            <w:r>
              <w:rPr>
                <w:rFonts w:ascii="Consolas" w:eastAsia="Consolas" w:hAnsi="Consolas" w:cs="Consolas"/>
                <w:color w:val="5C5C5C"/>
                <w:sz w:val="21"/>
                <w:shd w:val="clear" w:color="auto" w:fill="FFFFFF"/>
              </w:rPr>
              <w:t>, </w:t>
            </w:r>
            <w:r>
              <w:rPr>
                <w:rFonts w:ascii="Consolas" w:eastAsia="Consolas" w:hAnsi="Consolas" w:cs="Consolas"/>
                <w:color w:val="986801"/>
                <w:sz w:val="21"/>
                <w:shd w:val="clear" w:color="auto" w:fill="FFFFFF"/>
              </w:rPr>
              <w:t>100</w:t>
            </w:r>
            <w:r>
              <w:rPr>
                <w:rFonts w:ascii="Consolas" w:eastAsia="Consolas" w:hAnsi="Consolas" w:cs="Consolas"/>
                <w:color w:val="5C5C5C"/>
                <w:sz w:val="21"/>
                <w:shd w:val="clear" w:color="auto" w:fill="FFFFFF"/>
              </w:rPr>
              <w:t>]  </w:t>
            </w:r>
          </w:p>
          <w:p w14:paraId="259EAF3D"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p>
          <w:p w14:paraId="53B58D07"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lang w:eastAsia="zh-CN"/>
              </w:rPr>
            </w:pPr>
            <w:r>
              <w:rPr>
                <w:rFonts w:ascii="Consolas" w:eastAsia="Consolas" w:hAnsi="Consolas" w:cs="Consolas"/>
                <w:i/>
                <w:iCs/>
                <w:color w:val="A0A1A7"/>
                <w:sz w:val="21"/>
                <w:shd w:val="clear" w:color="auto" w:fill="FFFFFF"/>
                <w:lang w:eastAsia="zh-CN"/>
              </w:rPr>
              <w:t># x的范围（覆盖CD以及两侧的区域）</w:t>
            </w:r>
          </w:p>
          <w:p w14:paraId="76F02586"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r>
              <w:rPr>
                <w:rFonts w:ascii="Consolas" w:eastAsia="Consolas" w:hAnsi="Consolas" w:cs="Consolas"/>
                <w:color w:val="5C5C5C"/>
                <w:sz w:val="21"/>
                <w:shd w:val="clear" w:color="auto" w:fill="F8F8F8"/>
              </w:rPr>
              <w:t>x_range = np.linspace(</w:t>
            </w:r>
            <w:r>
              <w:rPr>
                <w:rFonts w:ascii="Consolas" w:eastAsia="Consolas" w:hAnsi="Consolas" w:cs="Consolas"/>
                <w:color w:val="986801"/>
                <w:sz w:val="21"/>
                <w:shd w:val="clear" w:color="auto" w:fill="F8F8F8"/>
              </w:rPr>
              <w:t>-10</w:t>
            </w:r>
            <w:r>
              <w:rPr>
                <w:rFonts w:ascii="Consolas" w:eastAsia="Consolas" w:hAnsi="Consolas" w:cs="Consolas"/>
                <w:color w:val="5C5C5C"/>
                <w:sz w:val="21"/>
                <w:shd w:val="clear" w:color="auto" w:fill="F8F8F8"/>
              </w:rPr>
              <w:t>, </w:t>
            </w:r>
            <w:r>
              <w:rPr>
                <w:rFonts w:ascii="Consolas" w:eastAsia="Consolas" w:hAnsi="Consolas" w:cs="Consolas"/>
                <w:color w:val="986801"/>
                <w:sz w:val="21"/>
                <w:shd w:val="clear" w:color="auto" w:fill="F8F8F8"/>
              </w:rPr>
              <w:t>10</w:t>
            </w:r>
            <w:r>
              <w:rPr>
                <w:rFonts w:ascii="Consolas" w:eastAsia="Consolas" w:hAnsi="Consolas" w:cs="Consolas"/>
                <w:color w:val="5C5C5C"/>
                <w:sz w:val="21"/>
                <w:shd w:val="clear" w:color="auto" w:fill="F8F8F8"/>
              </w:rPr>
              <w:t>, </w:t>
            </w:r>
            <w:r>
              <w:rPr>
                <w:rFonts w:ascii="Consolas" w:eastAsia="Consolas" w:hAnsi="Consolas" w:cs="Consolas"/>
                <w:color w:val="986801"/>
                <w:sz w:val="21"/>
                <w:shd w:val="clear" w:color="auto" w:fill="F8F8F8"/>
              </w:rPr>
              <w:t>1000</w:t>
            </w:r>
            <w:r>
              <w:rPr>
                <w:rFonts w:ascii="Consolas" w:eastAsia="Consolas" w:hAnsi="Consolas" w:cs="Consolas"/>
                <w:color w:val="5C5C5C"/>
                <w:sz w:val="21"/>
                <w:shd w:val="clear" w:color="auto" w:fill="F8F8F8"/>
              </w:rPr>
              <w:t>)</w:t>
            </w:r>
          </w:p>
          <w:p w14:paraId="75DC79AA"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rPr>
            </w:pPr>
          </w:p>
          <w:p w14:paraId="263475DB"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lang w:eastAsia="zh-CN"/>
              </w:rPr>
            </w:pPr>
            <w:r>
              <w:rPr>
                <w:rFonts w:ascii="Consolas" w:eastAsia="Consolas" w:hAnsi="Consolas" w:cs="Consolas"/>
                <w:i/>
                <w:iCs/>
                <w:color w:val="A0A1A7"/>
                <w:sz w:val="21"/>
                <w:shd w:val="clear" w:color="auto" w:fill="F8F8F8"/>
                <w:lang w:eastAsia="zh-CN"/>
              </w:rPr>
              <w:t># 使用scipy的minimize函数来寻找最优参数</w:t>
            </w:r>
          </w:p>
          <w:p w14:paraId="459A1937"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rPr>
            </w:pPr>
            <w:r>
              <w:rPr>
                <w:rFonts w:ascii="Consolas" w:eastAsia="Consolas" w:hAnsi="Consolas" w:cs="Consolas"/>
                <w:color w:val="5C5C5C"/>
                <w:sz w:val="21"/>
                <w:shd w:val="clear" w:color="auto" w:fill="FFFFFF"/>
              </w:rPr>
              <w:t>result = minimize(objective, initial_params, args=(x_range,))</w:t>
            </w:r>
          </w:p>
          <w:p w14:paraId="43C637D6"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r>
              <w:rPr>
                <w:rFonts w:ascii="Consolas" w:eastAsia="Consolas" w:hAnsi="Consolas" w:cs="Consolas"/>
                <w:color w:val="5C5C5C"/>
                <w:sz w:val="21"/>
                <w:shd w:val="clear" w:color="auto" w:fill="F8F8F8"/>
              </w:rPr>
              <w:t>optimal_params = result.x</w:t>
            </w:r>
          </w:p>
          <w:p w14:paraId="2658D2F4"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rPr>
            </w:pPr>
          </w:p>
          <w:p w14:paraId="38A195AF"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lang w:eastAsia="zh-CN"/>
              </w:rPr>
            </w:pPr>
            <w:r>
              <w:rPr>
                <w:rFonts w:ascii="Consolas" w:eastAsia="Consolas" w:hAnsi="Consolas" w:cs="Consolas"/>
                <w:i/>
                <w:iCs/>
                <w:color w:val="A0A1A7"/>
                <w:sz w:val="21"/>
                <w:shd w:val="clear" w:color="auto" w:fill="F8F8F8"/>
                <w:lang w:eastAsia="zh-CN"/>
              </w:rPr>
              <w:t># 使用最优参数绘制EF曲线</w:t>
            </w:r>
          </w:p>
          <w:p w14:paraId="29F83983"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rPr>
            </w:pPr>
            <w:r>
              <w:rPr>
                <w:rFonts w:ascii="Consolas" w:eastAsia="Consolas" w:hAnsi="Consolas" w:cs="Consolas"/>
                <w:color w:val="5C5C5C"/>
                <w:sz w:val="21"/>
                <w:shd w:val="clear" w:color="auto" w:fill="FFFFFF"/>
              </w:rPr>
              <w:t>y_ef_optimal = ef_curve(x_range, *optimal_params)</w:t>
            </w:r>
          </w:p>
          <w:p w14:paraId="32C30F63"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p>
          <w:p w14:paraId="003216AB"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lang w:eastAsia="zh-CN"/>
              </w:rPr>
            </w:pPr>
            <w:r>
              <w:rPr>
                <w:rFonts w:ascii="Consolas" w:eastAsia="Consolas" w:hAnsi="Consolas" w:cs="Consolas"/>
                <w:i/>
                <w:iCs/>
                <w:color w:val="A0A1A7"/>
                <w:sz w:val="21"/>
                <w:shd w:val="clear" w:color="auto" w:fill="FFFFFF"/>
                <w:lang w:eastAsia="zh-CN"/>
              </w:rPr>
              <w:t># 绘制CD线段（对称轴）</w:t>
            </w:r>
          </w:p>
          <w:p w14:paraId="1C9C5F76"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r>
              <w:rPr>
                <w:rFonts w:ascii="Consolas" w:eastAsia="Consolas" w:hAnsi="Consolas" w:cs="Consolas"/>
                <w:i/>
                <w:iCs/>
                <w:color w:val="A0A1A7"/>
                <w:sz w:val="21"/>
                <w:shd w:val="clear" w:color="auto" w:fill="F8F8F8"/>
              </w:rPr>
              <w:t>#plt.plot([-5, 5], [0, 0], 'k-', label='CD (Axis)')</w:t>
            </w:r>
          </w:p>
          <w:p w14:paraId="3606F455"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rPr>
            </w:pPr>
          </w:p>
          <w:p w14:paraId="43D82729"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r>
              <w:rPr>
                <w:rFonts w:ascii="Consolas" w:eastAsia="Consolas" w:hAnsi="Consolas" w:cs="Consolas"/>
                <w:i/>
                <w:iCs/>
                <w:color w:val="A0A1A7"/>
                <w:sz w:val="21"/>
                <w:shd w:val="clear" w:color="auto" w:fill="F8F8F8"/>
              </w:rPr>
              <w:t># 绘制EF曲线</w:t>
            </w:r>
          </w:p>
          <w:p w14:paraId="56633845"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rPr>
            </w:pPr>
            <w:r>
              <w:rPr>
                <w:rFonts w:ascii="Consolas" w:eastAsia="Consolas" w:hAnsi="Consolas" w:cs="Consolas"/>
                <w:color w:val="5C5C5C"/>
                <w:sz w:val="21"/>
                <w:shd w:val="clear" w:color="auto" w:fill="FFFFFF"/>
              </w:rPr>
              <w:t>plt.plot(x_range, y_ef_optimal, label=</w:t>
            </w:r>
            <w:r>
              <w:rPr>
                <w:rFonts w:ascii="Consolas" w:eastAsia="Consolas" w:hAnsi="Consolas" w:cs="Consolas"/>
                <w:color w:val="50A14F"/>
                <w:sz w:val="21"/>
                <w:shd w:val="clear" w:color="auto" w:fill="FFFFFF"/>
              </w:rPr>
              <w:t>'EF Curve'</w:t>
            </w:r>
            <w:r>
              <w:rPr>
                <w:rFonts w:ascii="Consolas" w:eastAsia="Consolas" w:hAnsi="Consolas" w:cs="Consolas"/>
                <w:color w:val="5C5C5C"/>
                <w:sz w:val="21"/>
                <w:shd w:val="clear" w:color="auto" w:fill="FFFFFF"/>
              </w:rPr>
              <w:t>)</w:t>
            </w:r>
          </w:p>
          <w:p w14:paraId="377289E1"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p>
          <w:p w14:paraId="40205C46"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rPr>
            </w:pPr>
            <w:r>
              <w:rPr>
                <w:rFonts w:ascii="Consolas" w:eastAsia="Consolas" w:hAnsi="Consolas" w:cs="Consolas"/>
                <w:i/>
                <w:iCs/>
                <w:color w:val="A0A1A7"/>
                <w:sz w:val="21"/>
                <w:shd w:val="clear" w:color="auto" w:fill="FFFFFF"/>
              </w:rPr>
              <w:lastRenderedPageBreak/>
              <w:t># 设置图例和标题</w:t>
            </w:r>
          </w:p>
          <w:p w14:paraId="3480B39C"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r>
              <w:rPr>
                <w:rFonts w:ascii="Consolas" w:eastAsia="Consolas" w:hAnsi="Consolas" w:cs="Consolas"/>
                <w:color w:val="5C5C5C"/>
                <w:sz w:val="21"/>
                <w:shd w:val="clear" w:color="auto" w:fill="F8F8F8"/>
              </w:rPr>
              <w:t>plt.legend()</w:t>
            </w:r>
          </w:p>
          <w:p w14:paraId="48773AC4"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rPr>
            </w:pPr>
            <w:r>
              <w:rPr>
                <w:rFonts w:ascii="Consolas" w:eastAsia="Consolas" w:hAnsi="Consolas" w:cs="Consolas"/>
                <w:color w:val="5C5C5C"/>
                <w:sz w:val="21"/>
                <w:shd w:val="clear" w:color="auto" w:fill="FFFFFF"/>
              </w:rPr>
              <w:t>plt.title(</w:t>
            </w:r>
            <w:r>
              <w:rPr>
                <w:rFonts w:ascii="Consolas" w:eastAsia="Consolas" w:hAnsi="Consolas" w:cs="Consolas"/>
                <w:color w:val="50A14F"/>
                <w:sz w:val="21"/>
                <w:shd w:val="clear" w:color="auto" w:fill="FFFFFF"/>
              </w:rPr>
              <w:t>'Design of EF Curve for Solar Concentration System'</w:t>
            </w:r>
            <w:r>
              <w:rPr>
                <w:rFonts w:ascii="Consolas" w:eastAsia="Consolas" w:hAnsi="Consolas" w:cs="Consolas"/>
                <w:color w:val="5C5C5C"/>
                <w:sz w:val="21"/>
                <w:shd w:val="clear" w:color="auto" w:fill="FFFFFF"/>
              </w:rPr>
              <w:t>)</w:t>
            </w:r>
          </w:p>
          <w:p w14:paraId="21165BE7"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r>
              <w:rPr>
                <w:rFonts w:ascii="Consolas" w:eastAsia="Consolas" w:hAnsi="Consolas" w:cs="Consolas"/>
                <w:i/>
                <w:iCs/>
                <w:color w:val="A0A1A7"/>
                <w:sz w:val="21"/>
                <w:shd w:val="clear" w:color="auto" w:fill="F8F8F8"/>
              </w:rPr>
              <w:t>#plt.xlabel('x')</w:t>
            </w:r>
          </w:p>
          <w:p w14:paraId="71D07991"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rPr>
            </w:pPr>
            <w:r>
              <w:rPr>
                <w:rFonts w:ascii="Consolas" w:eastAsia="Consolas" w:hAnsi="Consolas" w:cs="Consolas"/>
                <w:i/>
                <w:iCs/>
                <w:color w:val="A0A1A7"/>
                <w:sz w:val="21"/>
                <w:shd w:val="clear" w:color="auto" w:fill="FFFFFF"/>
              </w:rPr>
              <w:t>#plt.ylabel('y')</w:t>
            </w:r>
          </w:p>
          <w:p w14:paraId="65D4A8E8"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r>
              <w:rPr>
                <w:rFonts w:ascii="Consolas" w:eastAsia="Consolas" w:hAnsi="Consolas" w:cs="Consolas"/>
                <w:color w:val="5C5C5C"/>
                <w:sz w:val="21"/>
                <w:shd w:val="clear" w:color="auto" w:fill="F8F8F8"/>
              </w:rPr>
              <w:t>plt.grid(</w:t>
            </w:r>
            <w:r>
              <w:rPr>
                <w:rFonts w:ascii="Consolas" w:eastAsia="Consolas" w:hAnsi="Consolas" w:cs="Consolas"/>
                <w:color w:val="0184BB"/>
                <w:sz w:val="21"/>
                <w:shd w:val="clear" w:color="auto" w:fill="F8F8F8"/>
              </w:rPr>
              <w:t>True</w:t>
            </w:r>
            <w:r>
              <w:rPr>
                <w:rFonts w:ascii="Consolas" w:eastAsia="Consolas" w:hAnsi="Consolas" w:cs="Consolas"/>
                <w:color w:val="5C5C5C"/>
                <w:sz w:val="21"/>
                <w:shd w:val="clear" w:color="auto" w:fill="F8F8F8"/>
              </w:rPr>
              <w:t>)</w:t>
            </w:r>
          </w:p>
          <w:p w14:paraId="2A60C897"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rPr>
            </w:pPr>
          </w:p>
          <w:p w14:paraId="5DFC0971" w14:textId="77777777" w:rsidR="00526A69" w:rsidRDefault="00526A69" w:rsidP="00526A69">
            <w:pPr>
              <w:numPr>
                <w:ilvl w:val="0"/>
                <w:numId w:val="7"/>
              </w:numPr>
              <w:pBdr>
                <w:left w:val="single" w:sz="18" w:space="7" w:color="6CE26C"/>
              </w:pBdr>
              <w:shd w:val="clear" w:color="auto" w:fill="F8F8F8"/>
              <w:spacing w:before="0" w:after="0" w:line="270" w:lineRule="atLeast"/>
              <w:ind w:left="676"/>
              <w:jc w:val="left"/>
              <w:rPr>
                <w:color w:val="5C5C5C"/>
              </w:rPr>
            </w:pPr>
            <w:r>
              <w:rPr>
                <w:rFonts w:ascii="Consolas" w:eastAsia="Consolas" w:hAnsi="Consolas" w:cs="Consolas"/>
                <w:i/>
                <w:iCs/>
                <w:color w:val="A0A1A7"/>
                <w:sz w:val="21"/>
                <w:shd w:val="clear" w:color="auto" w:fill="F8F8F8"/>
              </w:rPr>
              <w:t># 显示图形</w:t>
            </w:r>
          </w:p>
          <w:p w14:paraId="290323EC" w14:textId="77777777" w:rsidR="00526A69" w:rsidRDefault="00526A69" w:rsidP="00526A69">
            <w:pPr>
              <w:numPr>
                <w:ilvl w:val="0"/>
                <w:numId w:val="7"/>
              </w:numPr>
              <w:pBdr>
                <w:left w:val="single" w:sz="18" w:space="7" w:color="6CE26C"/>
              </w:pBdr>
              <w:shd w:val="clear" w:color="auto" w:fill="FFFFFF"/>
              <w:spacing w:before="0" w:after="0" w:line="270" w:lineRule="atLeast"/>
              <w:ind w:left="676"/>
              <w:jc w:val="left"/>
              <w:rPr>
                <w:color w:val="5C5C5C"/>
              </w:rPr>
            </w:pPr>
            <w:r>
              <w:rPr>
                <w:rFonts w:ascii="Consolas" w:eastAsia="Consolas" w:hAnsi="Consolas" w:cs="Consolas"/>
                <w:color w:val="5C5C5C"/>
                <w:sz w:val="21"/>
                <w:shd w:val="clear" w:color="auto" w:fill="FFFFFF"/>
              </w:rPr>
              <w:t>plt.show()</w:t>
            </w:r>
          </w:p>
          <w:p w14:paraId="132EACD8" w14:textId="77777777" w:rsidR="00526A69" w:rsidRPr="00526A69" w:rsidRDefault="00526A69" w:rsidP="00E77982">
            <w:pPr>
              <w:pStyle w:val="TableText"/>
              <w:spacing w:before="211" w:line="228" w:lineRule="auto"/>
              <w:ind w:left="1089"/>
              <w:rPr>
                <w:rFonts w:eastAsiaTheme="minorEastAsia" w:hint="eastAsia"/>
                <w:lang w:eastAsia="zh-CN"/>
              </w:rPr>
            </w:pPr>
          </w:p>
        </w:tc>
      </w:tr>
    </w:tbl>
    <w:p w14:paraId="78EFAFAE" w14:textId="77777777" w:rsidR="00526A69" w:rsidRDefault="00526A69" w:rsidP="00526A69">
      <w:pPr>
        <w:spacing w:line="208" w:lineRule="exact"/>
        <w:jc w:val="both"/>
        <w:rPr>
          <w:sz w:val="18"/>
          <w:szCs w:val="18"/>
        </w:rPr>
        <w:sectPr w:rsidR="00526A69" w:rsidSect="00580949">
          <w:footerReference w:type="default" r:id="rId1062"/>
          <w:pgSz w:w="11907" w:h="16839"/>
          <w:pgMar w:top="1440" w:right="1800" w:bottom="1440" w:left="1800" w:header="0" w:footer="680" w:gutter="0"/>
          <w:pgNumType w:start="1"/>
          <w:cols w:space="720"/>
          <w:docGrid w:linePitch="326"/>
        </w:sectPr>
      </w:pPr>
    </w:p>
    <w:bookmarkEnd w:id="1550"/>
    <w:p w14:paraId="323A2D87" w14:textId="77777777" w:rsidR="00030A8F" w:rsidRDefault="00030A8F">
      <w:pPr>
        <w:jc w:val="both"/>
      </w:pPr>
    </w:p>
    <w:sectPr w:rsidR="00030A8F">
      <w:headerReference w:type="even" r:id="rId1063"/>
      <w:headerReference w:type="default" r:id="rId1064"/>
      <w:footerReference w:type="even" r:id="rId1065"/>
      <w:footerReference w:type="default" r:id="rId1066"/>
      <w:headerReference w:type="first" r:id="rId1067"/>
      <w:footerReference w:type="first" r:id="rId1068"/>
      <w:pgSz w:w="11906" w:h="16838"/>
      <w:pgMar w:top="1440" w:right="1800" w:bottom="1440" w:left="1800" w:header="851" w:footer="992"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0AAC1" w14:textId="77777777" w:rsidR="00580636" w:rsidRDefault="00580636">
      <w:pPr>
        <w:spacing w:before="0" w:after="0"/>
      </w:pPr>
      <w:r>
        <w:separator/>
      </w:r>
    </w:p>
  </w:endnote>
  <w:endnote w:type="continuationSeparator" w:id="0">
    <w:p w14:paraId="33088B51" w14:textId="77777777" w:rsidR="00580636" w:rsidRDefault="005806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885630"/>
      <w:docPartObj>
        <w:docPartGallery w:val="Page Numbers (Bottom of Page)"/>
        <w:docPartUnique/>
      </w:docPartObj>
    </w:sdtPr>
    <w:sdtContent>
      <w:p w14:paraId="731E6718" w14:textId="5364524C" w:rsidR="00526A69" w:rsidRDefault="00580949" w:rsidP="00580949">
        <w:pPr>
          <w:pStyle w:val="a3"/>
        </w:pPr>
        <w:r>
          <w:rPr>
            <w:rFonts w:hint="eastAsia"/>
          </w:rPr>
          <w:t xml:space="preserve">    </w:t>
        </w:r>
        <w:r>
          <w:fldChar w:fldCharType="begin"/>
        </w:r>
        <w:r>
          <w:instrText xml:space="preserve"> PAGE  \* Arabic  \* MERGEFORMAT </w:instrText>
        </w:r>
        <w:r>
          <w:fldChar w:fldCharType="separate"/>
        </w:r>
        <w:r>
          <w:rPr>
            <w:noProof/>
          </w:rPr>
          <w:t>1</w:t>
        </w:r>
        <w:r>
          <w:fldChar w:fldCharType="end"/>
        </w:r>
      </w:p>
    </w:sdtContent>
  </w:sdt>
  <w:p w14:paraId="4A0247F6" w14:textId="586DF376" w:rsidR="00526A69" w:rsidRPr="00526A69" w:rsidRDefault="00526A69" w:rsidP="00526A69">
    <w:pPr>
      <w:spacing w:line="223" w:lineRule="auto"/>
      <w:ind w:left="4324"/>
      <w:jc w:val="both"/>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82014" w14:textId="77777777" w:rsidR="00030A8F" w:rsidRDefault="00030A8F">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988570"/>
    </w:sdtPr>
    <w:sdtContent>
      <w:p w14:paraId="7833B777" w14:textId="77777777" w:rsidR="00030A8F" w:rsidRDefault="00D3779C">
        <w:pPr>
          <w:pStyle w:val="a3"/>
        </w:pPr>
        <w:r>
          <w:fldChar w:fldCharType="begin"/>
        </w:r>
        <w:r>
          <w:instrText>PAGE   \* MERGEFORMAT</w:instrText>
        </w:r>
        <w:r>
          <w:fldChar w:fldCharType="separate"/>
        </w:r>
        <w:r>
          <w:rPr>
            <w:lang w:val="zh-CN"/>
          </w:rPr>
          <w:t>2</w:t>
        </w:r>
        <w:r>
          <w:fldChar w:fldCharType="end"/>
        </w:r>
      </w:p>
    </w:sdtContent>
  </w:sdt>
  <w:p w14:paraId="73124557" w14:textId="77777777" w:rsidR="00030A8F" w:rsidRDefault="00030A8F">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AD9CD" w14:textId="77777777" w:rsidR="00030A8F" w:rsidRDefault="00030A8F">
    <w:pPr>
      <w:pStyle w:val="a3"/>
      <w:ind w:firstLineChars="111" w:firstLine="200"/>
    </w:pPr>
  </w:p>
  <w:p w14:paraId="61A2692F" w14:textId="77777777" w:rsidR="00030A8F" w:rsidRDefault="00030A8F">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5CC21" w14:textId="77777777" w:rsidR="00580636" w:rsidRDefault="00580636">
      <w:pPr>
        <w:spacing w:before="0" w:after="0"/>
      </w:pPr>
      <w:r>
        <w:separator/>
      </w:r>
    </w:p>
  </w:footnote>
  <w:footnote w:type="continuationSeparator" w:id="0">
    <w:p w14:paraId="40EA7152" w14:textId="77777777" w:rsidR="00580636" w:rsidRDefault="0058063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FC52C" w14:textId="77777777" w:rsidR="00030A8F" w:rsidRDefault="00030A8F">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18AF" w14:textId="77777777" w:rsidR="00030A8F" w:rsidRDefault="00030A8F">
    <w:pPr>
      <w:pStyle w:val="a5"/>
    </w:pPr>
  </w:p>
  <w:p w14:paraId="743DA1AD" w14:textId="77777777" w:rsidR="00030A8F" w:rsidRDefault="00030A8F">
    <w:pPr>
      <w:pStyle w:val="a5"/>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64F28" w14:textId="77777777" w:rsidR="00030A8F" w:rsidRDefault="00030A8F">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AAD4F4"/>
    <w:multiLevelType w:val="multilevel"/>
    <w:tmpl w:val="C3AAD4F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0C4A1D7F"/>
    <w:multiLevelType w:val="multilevel"/>
    <w:tmpl w:val="0C4A1D7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30ED9F77"/>
    <w:multiLevelType w:val="singleLevel"/>
    <w:tmpl w:val="30ED9F77"/>
    <w:lvl w:ilvl="0">
      <w:start w:val="4"/>
      <w:numFmt w:val="chineseCounting"/>
      <w:suff w:val="nothing"/>
      <w:lvlText w:val="%1、"/>
      <w:lvlJc w:val="left"/>
      <w:rPr>
        <w:rFonts w:hint="eastAsia"/>
      </w:rPr>
    </w:lvl>
  </w:abstractNum>
  <w:abstractNum w:abstractNumId="3" w15:restartNumberingAfterBreak="0">
    <w:nsid w:val="362146BC"/>
    <w:multiLevelType w:val="singleLevel"/>
    <w:tmpl w:val="362146BC"/>
    <w:lvl w:ilvl="0">
      <w:start w:val="1"/>
      <w:numFmt w:val="decimal"/>
      <w:suff w:val="nothing"/>
      <w:lvlText w:val="（%1）"/>
      <w:lvlJc w:val="left"/>
    </w:lvl>
  </w:abstractNum>
  <w:abstractNum w:abstractNumId="4" w15:restartNumberingAfterBreak="0">
    <w:nsid w:val="4D2205C9"/>
    <w:multiLevelType w:val="singleLevel"/>
    <w:tmpl w:val="4D2205C9"/>
    <w:lvl w:ilvl="0">
      <w:start w:val="7"/>
      <w:numFmt w:val="chineseCounting"/>
      <w:suff w:val="nothing"/>
      <w:lvlText w:val="%1、"/>
      <w:lvlJc w:val="left"/>
      <w:rPr>
        <w:rFonts w:hint="eastAsia"/>
      </w:rPr>
    </w:lvl>
  </w:abstractNum>
  <w:abstractNum w:abstractNumId="5" w15:restartNumberingAfterBreak="0">
    <w:nsid w:val="5034DF39"/>
    <w:multiLevelType w:val="singleLevel"/>
    <w:tmpl w:val="5034DF39"/>
    <w:lvl w:ilvl="0">
      <w:start w:val="1"/>
      <w:numFmt w:val="chineseCounting"/>
      <w:suff w:val="nothing"/>
      <w:lvlText w:val="%1、"/>
      <w:lvlJc w:val="left"/>
      <w:rPr>
        <w:rFonts w:hint="eastAsia"/>
      </w:rPr>
    </w:lvl>
  </w:abstractNum>
  <w:abstractNum w:abstractNumId="6" w15:restartNumberingAfterBreak="0">
    <w:nsid w:val="67A3A8DE"/>
    <w:multiLevelType w:val="multilevel"/>
    <w:tmpl w:val="67A3A8D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753AA47C"/>
    <w:multiLevelType w:val="singleLevel"/>
    <w:tmpl w:val="753AA47C"/>
    <w:lvl w:ilvl="0">
      <w:start w:val="2"/>
      <w:numFmt w:val="chineseCounting"/>
      <w:suff w:val="nothing"/>
      <w:lvlText w:val="%1、"/>
      <w:lvlJc w:val="left"/>
      <w:rPr>
        <w:rFonts w:hint="eastAsia"/>
      </w:rPr>
    </w:lvl>
  </w:abstractNum>
  <w:num w:numId="1" w16cid:durableId="2133207124">
    <w:abstractNumId w:val="5"/>
  </w:num>
  <w:num w:numId="2" w16cid:durableId="429201241">
    <w:abstractNumId w:val="7"/>
  </w:num>
  <w:num w:numId="3" w16cid:durableId="649596698">
    <w:abstractNumId w:val="3"/>
  </w:num>
  <w:num w:numId="4" w16cid:durableId="2100131032">
    <w:abstractNumId w:val="2"/>
  </w:num>
  <w:num w:numId="5" w16cid:durableId="685713090">
    <w:abstractNumId w:val="1"/>
  </w:num>
  <w:num w:numId="6" w16cid:durableId="1483959356">
    <w:abstractNumId w:val="4"/>
  </w:num>
  <w:num w:numId="7" w16cid:durableId="1524131278">
    <w:abstractNumId w:val="0"/>
  </w:num>
  <w:num w:numId="8" w16cid:durableId="116165419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kina minato">
    <w15:presenceInfo w15:providerId="Windows Live" w15:userId="f3571be752877515"/>
  </w15:person>
  <w15:person w15:author="Noah Zheng">
    <w15:presenceInfo w15:providerId="Windows Live" w15:userId="ae659718254d38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trackRevisions/>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g3ZDE2YWRhZWI3MDc1N2RmMGJhYTM0YTM5OWNjMTYifQ=="/>
  </w:docVars>
  <w:rsids>
    <w:rsidRoot w:val="00331BA8"/>
    <w:rsid w:val="000019B1"/>
    <w:rsid w:val="00002071"/>
    <w:rsid w:val="00002294"/>
    <w:rsid w:val="000059D0"/>
    <w:rsid w:val="00030A8F"/>
    <w:rsid w:val="000677D0"/>
    <w:rsid w:val="00067A21"/>
    <w:rsid w:val="00082EF6"/>
    <w:rsid w:val="000917BD"/>
    <w:rsid w:val="000A35CE"/>
    <w:rsid w:val="000A4F8C"/>
    <w:rsid w:val="000A7C08"/>
    <w:rsid w:val="000B3D5E"/>
    <w:rsid w:val="000B53DC"/>
    <w:rsid w:val="000C08F1"/>
    <w:rsid w:val="000D0131"/>
    <w:rsid w:val="000D1D5E"/>
    <w:rsid w:val="000D2C4F"/>
    <w:rsid w:val="000E7E08"/>
    <w:rsid w:val="00103F3A"/>
    <w:rsid w:val="00113C40"/>
    <w:rsid w:val="0013151E"/>
    <w:rsid w:val="001324C7"/>
    <w:rsid w:val="00142DB4"/>
    <w:rsid w:val="00161A27"/>
    <w:rsid w:val="001752FA"/>
    <w:rsid w:val="001858D8"/>
    <w:rsid w:val="00191EAA"/>
    <w:rsid w:val="001A72AF"/>
    <w:rsid w:val="001B317C"/>
    <w:rsid w:val="001C338D"/>
    <w:rsid w:val="001D78F1"/>
    <w:rsid w:val="001E5865"/>
    <w:rsid w:val="001F49F6"/>
    <w:rsid w:val="00202073"/>
    <w:rsid w:val="00216497"/>
    <w:rsid w:val="002204DC"/>
    <w:rsid w:val="002263D5"/>
    <w:rsid w:val="00257904"/>
    <w:rsid w:val="00262E3E"/>
    <w:rsid w:val="00263262"/>
    <w:rsid w:val="002802A1"/>
    <w:rsid w:val="002B0495"/>
    <w:rsid w:val="002B2D35"/>
    <w:rsid w:val="002B6419"/>
    <w:rsid w:val="002C1B5E"/>
    <w:rsid w:val="002C6E12"/>
    <w:rsid w:val="002C7C12"/>
    <w:rsid w:val="002D3FCB"/>
    <w:rsid w:val="002D504B"/>
    <w:rsid w:val="002D756F"/>
    <w:rsid w:val="002F6D35"/>
    <w:rsid w:val="00301647"/>
    <w:rsid w:val="0032672B"/>
    <w:rsid w:val="00327479"/>
    <w:rsid w:val="00331BA8"/>
    <w:rsid w:val="00331F7F"/>
    <w:rsid w:val="00346E9C"/>
    <w:rsid w:val="00363384"/>
    <w:rsid w:val="00376DC9"/>
    <w:rsid w:val="00392D88"/>
    <w:rsid w:val="003B604F"/>
    <w:rsid w:val="003C0BBF"/>
    <w:rsid w:val="003C4316"/>
    <w:rsid w:val="003D6DA5"/>
    <w:rsid w:val="00406CA6"/>
    <w:rsid w:val="00411578"/>
    <w:rsid w:val="00411877"/>
    <w:rsid w:val="00412F06"/>
    <w:rsid w:val="00413BC6"/>
    <w:rsid w:val="00414E3D"/>
    <w:rsid w:val="00445393"/>
    <w:rsid w:val="00451868"/>
    <w:rsid w:val="004519CE"/>
    <w:rsid w:val="00454340"/>
    <w:rsid w:val="004562BC"/>
    <w:rsid w:val="00456492"/>
    <w:rsid w:val="004953B0"/>
    <w:rsid w:val="004B549E"/>
    <w:rsid w:val="004C69A6"/>
    <w:rsid w:val="004D04F5"/>
    <w:rsid w:val="004D27CC"/>
    <w:rsid w:val="004D74C8"/>
    <w:rsid w:val="004F4659"/>
    <w:rsid w:val="004F5ACB"/>
    <w:rsid w:val="004F7724"/>
    <w:rsid w:val="00504523"/>
    <w:rsid w:val="005156A4"/>
    <w:rsid w:val="00521308"/>
    <w:rsid w:val="00526A69"/>
    <w:rsid w:val="00532C76"/>
    <w:rsid w:val="00533BB2"/>
    <w:rsid w:val="00534C10"/>
    <w:rsid w:val="00541338"/>
    <w:rsid w:val="00543C0C"/>
    <w:rsid w:val="005508D4"/>
    <w:rsid w:val="0055138F"/>
    <w:rsid w:val="0055278E"/>
    <w:rsid w:val="00554CA9"/>
    <w:rsid w:val="0055641E"/>
    <w:rsid w:val="0056090F"/>
    <w:rsid w:val="005637E9"/>
    <w:rsid w:val="00566070"/>
    <w:rsid w:val="00580636"/>
    <w:rsid w:val="00580949"/>
    <w:rsid w:val="00582409"/>
    <w:rsid w:val="00592DBC"/>
    <w:rsid w:val="005B2791"/>
    <w:rsid w:val="005B4CFC"/>
    <w:rsid w:val="005C2E16"/>
    <w:rsid w:val="005C5FEB"/>
    <w:rsid w:val="005D0ED1"/>
    <w:rsid w:val="005D4750"/>
    <w:rsid w:val="005E27F9"/>
    <w:rsid w:val="005E62ED"/>
    <w:rsid w:val="005E6C79"/>
    <w:rsid w:val="005F2E1A"/>
    <w:rsid w:val="00602029"/>
    <w:rsid w:val="00605C3A"/>
    <w:rsid w:val="00613C86"/>
    <w:rsid w:val="00614EEA"/>
    <w:rsid w:val="0061795A"/>
    <w:rsid w:val="00655323"/>
    <w:rsid w:val="00664025"/>
    <w:rsid w:val="00684DF4"/>
    <w:rsid w:val="006858AC"/>
    <w:rsid w:val="006A4DC5"/>
    <w:rsid w:val="006B0681"/>
    <w:rsid w:val="006B50AD"/>
    <w:rsid w:val="007028BA"/>
    <w:rsid w:val="007343EC"/>
    <w:rsid w:val="00752319"/>
    <w:rsid w:val="0075518C"/>
    <w:rsid w:val="00756073"/>
    <w:rsid w:val="00773A2F"/>
    <w:rsid w:val="0078414B"/>
    <w:rsid w:val="007863CB"/>
    <w:rsid w:val="0079562D"/>
    <w:rsid w:val="007A23C3"/>
    <w:rsid w:val="007B3AF0"/>
    <w:rsid w:val="007E207D"/>
    <w:rsid w:val="007E2452"/>
    <w:rsid w:val="007E6862"/>
    <w:rsid w:val="008018A5"/>
    <w:rsid w:val="008035C0"/>
    <w:rsid w:val="00804BFE"/>
    <w:rsid w:val="0080539C"/>
    <w:rsid w:val="00815E64"/>
    <w:rsid w:val="00824283"/>
    <w:rsid w:val="00833B8F"/>
    <w:rsid w:val="008503F8"/>
    <w:rsid w:val="00850EEC"/>
    <w:rsid w:val="00851375"/>
    <w:rsid w:val="00862923"/>
    <w:rsid w:val="00863B18"/>
    <w:rsid w:val="00866A94"/>
    <w:rsid w:val="0089313A"/>
    <w:rsid w:val="008A5541"/>
    <w:rsid w:val="008A7073"/>
    <w:rsid w:val="008B2EAA"/>
    <w:rsid w:val="008B6095"/>
    <w:rsid w:val="008C1C93"/>
    <w:rsid w:val="008E45D5"/>
    <w:rsid w:val="008F08EB"/>
    <w:rsid w:val="008F2067"/>
    <w:rsid w:val="00910938"/>
    <w:rsid w:val="00945B83"/>
    <w:rsid w:val="0095567B"/>
    <w:rsid w:val="00956BB6"/>
    <w:rsid w:val="009704B3"/>
    <w:rsid w:val="009B358D"/>
    <w:rsid w:val="009C40DE"/>
    <w:rsid w:val="009D3781"/>
    <w:rsid w:val="009D42C4"/>
    <w:rsid w:val="009D78CF"/>
    <w:rsid w:val="009D793B"/>
    <w:rsid w:val="00A0472C"/>
    <w:rsid w:val="00A04B90"/>
    <w:rsid w:val="00A15F9D"/>
    <w:rsid w:val="00A22703"/>
    <w:rsid w:val="00A22F7C"/>
    <w:rsid w:val="00A24CBE"/>
    <w:rsid w:val="00A2745C"/>
    <w:rsid w:val="00A62387"/>
    <w:rsid w:val="00A62828"/>
    <w:rsid w:val="00A80A0E"/>
    <w:rsid w:val="00A87F96"/>
    <w:rsid w:val="00AA1F22"/>
    <w:rsid w:val="00AB26FB"/>
    <w:rsid w:val="00AB7537"/>
    <w:rsid w:val="00AC1A3A"/>
    <w:rsid w:val="00AD65E8"/>
    <w:rsid w:val="00AE09FA"/>
    <w:rsid w:val="00AF13C0"/>
    <w:rsid w:val="00AF6B01"/>
    <w:rsid w:val="00B0175E"/>
    <w:rsid w:val="00B05B35"/>
    <w:rsid w:val="00B243DA"/>
    <w:rsid w:val="00B362C4"/>
    <w:rsid w:val="00B4547C"/>
    <w:rsid w:val="00B46FFA"/>
    <w:rsid w:val="00B630D3"/>
    <w:rsid w:val="00B76169"/>
    <w:rsid w:val="00B76B14"/>
    <w:rsid w:val="00B929B0"/>
    <w:rsid w:val="00BA342B"/>
    <w:rsid w:val="00BB1BBC"/>
    <w:rsid w:val="00BB6D11"/>
    <w:rsid w:val="00BC03D9"/>
    <w:rsid w:val="00BD118F"/>
    <w:rsid w:val="00BD3DF3"/>
    <w:rsid w:val="00BE2AD5"/>
    <w:rsid w:val="00C015D8"/>
    <w:rsid w:val="00C07B3A"/>
    <w:rsid w:val="00C204A9"/>
    <w:rsid w:val="00C25C03"/>
    <w:rsid w:val="00C2722D"/>
    <w:rsid w:val="00C33AE8"/>
    <w:rsid w:val="00C3564F"/>
    <w:rsid w:val="00C50E2B"/>
    <w:rsid w:val="00C75A37"/>
    <w:rsid w:val="00C84EED"/>
    <w:rsid w:val="00C85F16"/>
    <w:rsid w:val="00C92140"/>
    <w:rsid w:val="00CA7041"/>
    <w:rsid w:val="00CB6A16"/>
    <w:rsid w:val="00CC7758"/>
    <w:rsid w:val="00CD0070"/>
    <w:rsid w:val="00CD235C"/>
    <w:rsid w:val="00CD4691"/>
    <w:rsid w:val="00CD551B"/>
    <w:rsid w:val="00D02B82"/>
    <w:rsid w:val="00D031D7"/>
    <w:rsid w:val="00D041A4"/>
    <w:rsid w:val="00D0420E"/>
    <w:rsid w:val="00D1382E"/>
    <w:rsid w:val="00D20D5C"/>
    <w:rsid w:val="00D21C04"/>
    <w:rsid w:val="00D33104"/>
    <w:rsid w:val="00D33EFB"/>
    <w:rsid w:val="00D354FF"/>
    <w:rsid w:val="00D3779C"/>
    <w:rsid w:val="00D37D1C"/>
    <w:rsid w:val="00D464EF"/>
    <w:rsid w:val="00D466A2"/>
    <w:rsid w:val="00D53AC0"/>
    <w:rsid w:val="00D601B2"/>
    <w:rsid w:val="00DA7226"/>
    <w:rsid w:val="00DB1DFD"/>
    <w:rsid w:val="00DB46D7"/>
    <w:rsid w:val="00DC150A"/>
    <w:rsid w:val="00DC40DA"/>
    <w:rsid w:val="00DC62A7"/>
    <w:rsid w:val="00DD5331"/>
    <w:rsid w:val="00DE09EA"/>
    <w:rsid w:val="00DF0A7D"/>
    <w:rsid w:val="00DF11C8"/>
    <w:rsid w:val="00DF37F8"/>
    <w:rsid w:val="00E24D2D"/>
    <w:rsid w:val="00E36E43"/>
    <w:rsid w:val="00E401DB"/>
    <w:rsid w:val="00E40A43"/>
    <w:rsid w:val="00E47831"/>
    <w:rsid w:val="00E75477"/>
    <w:rsid w:val="00EB657C"/>
    <w:rsid w:val="00EB75E6"/>
    <w:rsid w:val="00EE0DC3"/>
    <w:rsid w:val="00EE1BE6"/>
    <w:rsid w:val="00EE2C2C"/>
    <w:rsid w:val="00EE7210"/>
    <w:rsid w:val="00F07FE5"/>
    <w:rsid w:val="00F35AB4"/>
    <w:rsid w:val="00F6228B"/>
    <w:rsid w:val="00F634C6"/>
    <w:rsid w:val="00F7232E"/>
    <w:rsid w:val="00F74BB4"/>
    <w:rsid w:val="00F77506"/>
    <w:rsid w:val="00F8289C"/>
    <w:rsid w:val="00FB4F11"/>
    <w:rsid w:val="00FD68CE"/>
    <w:rsid w:val="046643CE"/>
    <w:rsid w:val="0A2368BD"/>
    <w:rsid w:val="0A5D1DCF"/>
    <w:rsid w:val="0DFC36AD"/>
    <w:rsid w:val="1145536B"/>
    <w:rsid w:val="126B0E01"/>
    <w:rsid w:val="1FED7A83"/>
    <w:rsid w:val="203E5DA7"/>
    <w:rsid w:val="28461C9C"/>
    <w:rsid w:val="2A0140CD"/>
    <w:rsid w:val="2C175B64"/>
    <w:rsid w:val="2EDF2503"/>
    <w:rsid w:val="311F752F"/>
    <w:rsid w:val="373830F8"/>
    <w:rsid w:val="3F7E18C4"/>
    <w:rsid w:val="40185875"/>
    <w:rsid w:val="40C31C84"/>
    <w:rsid w:val="40E35E83"/>
    <w:rsid w:val="43F370FC"/>
    <w:rsid w:val="48B56357"/>
    <w:rsid w:val="58937D37"/>
    <w:rsid w:val="5D810AA5"/>
    <w:rsid w:val="5F795ED8"/>
    <w:rsid w:val="678948C4"/>
    <w:rsid w:val="69C97A5C"/>
    <w:rsid w:val="6C2C6080"/>
    <w:rsid w:val="6C9A56E0"/>
    <w:rsid w:val="6E7F2DDF"/>
    <w:rsid w:val="71B608C6"/>
    <w:rsid w:val="74C704DA"/>
    <w:rsid w:val="763444AF"/>
    <w:rsid w:val="772E53A2"/>
    <w:rsid w:val="774E77F3"/>
    <w:rsid w:val="77B27D81"/>
    <w:rsid w:val="788D60F9"/>
    <w:rsid w:val="7BAC4AE8"/>
    <w:rsid w:val="7CD66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530DF3C"/>
  <w15:docId w15:val="{72859ADA-D569-42A3-A8EF-1E02037A4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header" w:uiPriority="99" w:unhideWhenUsed="1" w:qFormat="1"/>
    <w:lsdException w:name="footer" w:uiPriority="99" w:unhideWhenUsed="1" w:qFormat="1"/>
    <w:lsdException w:name="caption" w:semiHidden="1" w:unhideWhenUsed="1" w:qFormat="1"/>
    <w:lsdException w:name="List" w:semiHidden="1" w:uiPriority="99" w:unhideWhenUsed="1" w:qFormat="1"/>
    <w:lsdException w:name="Title" w:uiPriority="10" w:qFormat="1"/>
    <w:lsdException w:name="Default Paragraph Font" w:semiHidden="1" w:uiPriority="1" w:unhideWhenUsed="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03F3A"/>
    <w:pPr>
      <w:spacing w:before="60" w:after="60"/>
      <w:jc w:val="center"/>
    </w:pPr>
    <w:rPr>
      <w:rFonts w:eastAsiaTheme="minorEastAsia" w:cstheme="minorBidi"/>
      <w:kern w:val="2"/>
      <w:sz w:val="24"/>
      <w:szCs w:val="21"/>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spacing w:before="0" w:after="0"/>
      <w:ind w:left="240"/>
      <w:jc w:val="left"/>
    </w:pPr>
    <w:rPr>
      <w:rFonts w:asciiTheme="minorHAnsi" w:hAnsiTheme="minorHAnsi" w:cstheme="minorHAnsi"/>
      <w:sz w:val="20"/>
      <w:szCs w:val="20"/>
    </w:rPr>
  </w:style>
  <w:style w:type="paragraph" w:styleId="a3">
    <w:name w:val="footer"/>
    <w:basedOn w:val="a"/>
    <w:link w:val="a4"/>
    <w:uiPriority w:val="99"/>
    <w:unhideWhenUsed/>
    <w:qFormat/>
    <w:pPr>
      <w:tabs>
        <w:tab w:val="center" w:pos="4153"/>
        <w:tab w:val="right" w:pos="8306"/>
      </w:tabs>
      <w:snapToGrid w:val="0"/>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pPr>
    <w:rPr>
      <w:sz w:val="18"/>
      <w:szCs w:val="18"/>
    </w:rPr>
  </w:style>
  <w:style w:type="paragraph" w:styleId="TOC1">
    <w:name w:val="toc 1"/>
    <w:basedOn w:val="a"/>
    <w:next w:val="a"/>
    <w:uiPriority w:val="39"/>
    <w:unhideWhenUsed/>
    <w:qFormat/>
    <w:pPr>
      <w:spacing w:before="360" w:after="0"/>
      <w:jc w:val="left"/>
    </w:pPr>
    <w:rPr>
      <w:rFonts w:asciiTheme="majorHAnsi" w:hAnsiTheme="majorHAnsi" w:cstheme="majorHAnsi"/>
      <w:b/>
      <w:bCs/>
      <w:caps/>
      <w:szCs w:val="24"/>
    </w:rPr>
  </w:style>
  <w:style w:type="paragraph" w:styleId="a7">
    <w:name w:val="List"/>
    <w:basedOn w:val="a"/>
    <w:uiPriority w:val="99"/>
    <w:semiHidden/>
    <w:unhideWhenUsed/>
    <w:qFormat/>
    <w:pPr>
      <w:ind w:left="200" w:hangingChars="200" w:hanging="200"/>
      <w:contextualSpacing/>
    </w:pPr>
  </w:style>
  <w:style w:type="paragraph" w:styleId="TOC2">
    <w:name w:val="toc 2"/>
    <w:basedOn w:val="a"/>
    <w:next w:val="a"/>
    <w:uiPriority w:val="39"/>
    <w:unhideWhenUsed/>
    <w:qFormat/>
    <w:pPr>
      <w:spacing w:before="240" w:after="0"/>
      <w:jc w:val="left"/>
    </w:pPr>
    <w:rPr>
      <w:rFonts w:asciiTheme="minorHAnsi" w:hAnsiTheme="minorHAnsi" w:cstheme="minorHAnsi"/>
      <w:b/>
      <w:bCs/>
      <w:sz w:val="20"/>
      <w:szCs w:val="20"/>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Cs w:val="24"/>
    </w:rPr>
  </w:style>
  <w:style w:type="paragraph" w:styleId="a8">
    <w:name w:val="Normal (Web)"/>
    <w:basedOn w:val="a"/>
    <w:uiPriority w:val="99"/>
    <w:qFormat/>
  </w:style>
  <w:style w:type="paragraph" w:styleId="a9">
    <w:name w:val="Title"/>
    <w:basedOn w:val="a"/>
    <w:next w:val="a"/>
    <w:uiPriority w:val="10"/>
    <w:qFormat/>
    <w:pPr>
      <w:spacing w:before="240"/>
      <w:outlineLvl w:val="0"/>
    </w:pPr>
    <w:rPr>
      <w:rFonts w:asciiTheme="majorHAnsi" w:eastAsiaTheme="majorEastAsia" w:hAnsiTheme="majorHAnsi" w:cstheme="majorBidi"/>
      <w:b/>
      <w:bCs/>
      <w:sz w:val="32"/>
      <w:szCs w:val="32"/>
    </w:rPr>
  </w:style>
  <w:style w:type="character" w:styleId="aa">
    <w:name w:val="Strong"/>
    <w:basedOn w:val="a0"/>
    <w:uiPriority w:val="22"/>
    <w:qFormat/>
    <w:rPr>
      <w:b/>
    </w:rPr>
  </w:style>
  <w:style w:type="character" w:styleId="ab">
    <w:name w:val="Hyperlink"/>
    <w:basedOn w:val="a0"/>
    <w:uiPriority w:val="99"/>
    <w:unhideWhenUsed/>
    <w:qFormat/>
    <w:rPr>
      <w:color w:val="0000FF"/>
      <w:u w:val="single"/>
    </w:rPr>
  </w:style>
  <w:style w:type="character" w:styleId="HTML0">
    <w:name w:val="HTML Code"/>
    <w:basedOn w:val="a0"/>
    <w:qFormat/>
    <w:rPr>
      <w:rFonts w:ascii="Courier New" w:hAnsi="Courier New"/>
      <w:sz w:val="20"/>
    </w:rPr>
  </w:style>
  <w:style w:type="paragraph" w:customStyle="1" w:styleId="ac">
    <w:name w:val="论文题目"/>
    <w:basedOn w:val="a9"/>
    <w:next w:val="a"/>
    <w:link w:val="Char"/>
    <w:uiPriority w:val="1"/>
    <w:qFormat/>
    <w:pPr>
      <w:spacing w:before="0" w:after="0"/>
    </w:pPr>
    <w:rPr>
      <w:rFonts w:eastAsia="黑体"/>
      <w:bCs w:val="0"/>
    </w:rPr>
  </w:style>
  <w:style w:type="paragraph" w:customStyle="1" w:styleId="ad">
    <w:name w:val="一级"/>
    <w:basedOn w:val="1"/>
    <w:next w:val="a"/>
    <w:qFormat/>
    <w:pPr>
      <w:keepNext w:val="0"/>
      <w:spacing w:before="60" w:after="60" w:line="240" w:lineRule="auto"/>
      <w:outlineLvl w:val="1"/>
    </w:pPr>
    <w:rPr>
      <w:sz w:val="28"/>
    </w:r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2D53A0" w:themeColor="accent1" w:themeShade="BF"/>
      <w:kern w:val="0"/>
      <w:sz w:val="32"/>
      <w:szCs w:val="32"/>
    </w:rPr>
  </w:style>
  <w:style w:type="paragraph" w:styleId="ae">
    <w:name w:val="List Paragraph"/>
    <w:basedOn w:val="a"/>
    <w:uiPriority w:val="34"/>
    <w:qFormat/>
    <w:pPr>
      <w:ind w:firstLine="420"/>
    </w:pPr>
  </w:style>
  <w:style w:type="paragraph" w:customStyle="1" w:styleId="af">
    <w:name w:val="二级"/>
    <w:basedOn w:val="ad"/>
    <w:next w:val="a"/>
    <w:qFormat/>
    <w:pPr>
      <w:spacing w:before="80" w:after="80"/>
      <w:jc w:val="left"/>
      <w:outlineLvl w:val="2"/>
    </w:pPr>
    <w:rPr>
      <w:sz w:val="24"/>
    </w:rPr>
  </w:style>
  <w:style w:type="paragraph" w:customStyle="1" w:styleId="af0">
    <w:name w:val="表格"/>
    <w:basedOn w:val="a7"/>
    <w:qFormat/>
    <w:pPr>
      <w:spacing w:line="360" w:lineRule="auto"/>
      <w:ind w:left="0" w:firstLineChars="0" w:firstLine="0"/>
    </w:pPr>
    <w:rPr>
      <w:rFonts w:eastAsia="宋体" w:cs="Times New Roman"/>
      <w:szCs w:val="24"/>
    </w:rPr>
  </w:style>
  <w:style w:type="table" w:customStyle="1" w:styleId="af1">
    <w:name w:val="三线表"/>
    <w:basedOn w:val="a1"/>
    <w:uiPriority w:val="99"/>
    <w:qFormat/>
    <w:pPr>
      <w:spacing w:before="60" w:after="60"/>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Char0">
    <w:name w:val="公式 Char"/>
    <w:basedOn w:val="a0"/>
    <w:link w:val="af2"/>
    <w:qFormat/>
  </w:style>
  <w:style w:type="paragraph" w:customStyle="1" w:styleId="af2">
    <w:name w:val="公式"/>
    <w:basedOn w:val="a"/>
    <w:link w:val="Char0"/>
    <w:qFormat/>
  </w:style>
  <w:style w:type="paragraph" w:customStyle="1" w:styleId="af3">
    <w:name w:val="三级"/>
    <w:basedOn w:val="af"/>
    <w:next w:val="a"/>
    <w:qFormat/>
    <w:pPr>
      <w:spacing w:before="60" w:after="60"/>
      <w:outlineLvl w:val="3"/>
    </w:pPr>
    <w:rPr>
      <w:rFonts w:eastAsiaTheme="majorEastAsia"/>
    </w:rPr>
  </w:style>
  <w:style w:type="character" w:customStyle="1" w:styleId="comment">
    <w:name w:val="comment"/>
    <w:basedOn w:val="a0"/>
    <w:qFormat/>
  </w:style>
  <w:style w:type="character" w:customStyle="1" w:styleId="number">
    <w:name w:val="number"/>
    <w:basedOn w:val="a0"/>
    <w:qFormat/>
  </w:style>
  <w:style w:type="character" w:customStyle="1" w:styleId="string">
    <w:name w:val="string"/>
    <w:basedOn w:val="a0"/>
    <w:qFormat/>
  </w:style>
  <w:style w:type="character" w:customStyle="1" w:styleId="keyword">
    <w:name w:val="keyword"/>
    <w:basedOn w:val="a0"/>
    <w:qFormat/>
  </w:style>
  <w:style w:type="character" w:styleId="af4">
    <w:name w:val="Placeholder Text"/>
    <w:basedOn w:val="a0"/>
    <w:uiPriority w:val="99"/>
    <w:unhideWhenUsed/>
    <w:qFormat/>
    <w:rPr>
      <w:color w:val="666666"/>
    </w:rPr>
  </w:style>
  <w:style w:type="character" w:customStyle="1" w:styleId="Char">
    <w:name w:val="论文题目 Char"/>
    <w:basedOn w:val="a0"/>
    <w:link w:val="ac"/>
    <w:uiPriority w:val="1"/>
    <w:qFormat/>
    <w:rPr>
      <w:rFonts w:asciiTheme="majorHAnsi" w:eastAsia="黑体" w:hAnsiTheme="majorHAnsi" w:cstheme="majorBidi"/>
      <w:b/>
      <w:kern w:val="2"/>
      <w:sz w:val="32"/>
      <w:szCs w:val="32"/>
    </w:rPr>
  </w:style>
  <w:style w:type="character" w:customStyle="1" w:styleId="10">
    <w:name w:val="标题 1 字符"/>
    <w:link w:val="1"/>
    <w:rsid w:val="003C0BBF"/>
    <w:rPr>
      <w:rFonts w:eastAsiaTheme="minorEastAsia" w:cstheme="minorBidi"/>
      <w:b/>
      <w:bCs/>
      <w:kern w:val="44"/>
      <w:sz w:val="44"/>
      <w:szCs w:val="44"/>
    </w:rPr>
  </w:style>
  <w:style w:type="table" w:customStyle="1" w:styleId="TableNormal">
    <w:name w:val="Table Normal"/>
    <w:semiHidden/>
    <w:unhideWhenUsed/>
    <w:qFormat/>
    <w:rsid w:val="00526A69"/>
    <w:pPr>
      <w:spacing w:after="160" w:line="278" w:lineRule="auto"/>
    </w:pPr>
    <w:rPr>
      <w:rFonts w:ascii="Arial" w:eastAsiaTheme="minorEastAsia" w:hAnsi="Arial" w:cs="Arial"/>
      <w:snapToGrid w:val="0"/>
      <w:color w:val="000000"/>
      <w:sz w:val="21"/>
      <w:szCs w:val="21"/>
      <w:lang w:eastAsia="en-US"/>
    </w:rPr>
    <w:tblPr>
      <w:tblCellMar>
        <w:top w:w="0" w:type="dxa"/>
        <w:left w:w="0" w:type="dxa"/>
        <w:bottom w:w="0" w:type="dxa"/>
        <w:right w:w="0" w:type="dxa"/>
      </w:tblCellMar>
    </w:tblPr>
  </w:style>
  <w:style w:type="paragraph" w:customStyle="1" w:styleId="TableText">
    <w:name w:val="Table Text"/>
    <w:basedOn w:val="a"/>
    <w:semiHidden/>
    <w:qFormat/>
    <w:rsid w:val="00526A69"/>
    <w:pPr>
      <w:kinsoku w:val="0"/>
      <w:autoSpaceDE w:val="0"/>
      <w:autoSpaceDN w:val="0"/>
      <w:adjustRightInd w:val="0"/>
      <w:snapToGrid w:val="0"/>
      <w:spacing w:before="0" w:after="160"/>
      <w:jc w:val="left"/>
      <w:textAlignment w:val="baseline"/>
    </w:pPr>
    <w:rPr>
      <w:rFonts w:ascii="宋体" w:eastAsia="宋体" w:hAnsi="宋体" w:cs="宋体"/>
      <w:noProof/>
      <w:snapToGrid w:val="0"/>
      <w:color w:val="000000"/>
      <w:kern w:val="0"/>
      <w:szCs w:val="24"/>
      <w:lang w:eastAsia="en-US"/>
    </w:rPr>
  </w:style>
  <w:style w:type="character" w:customStyle="1" w:styleId="a6">
    <w:name w:val="页眉 字符"/>
    <w:basedOn w:val="a0"/>
    <w:link w:val="a5"/>
    <w:uiPriority w:val="99"/>
    <w:rsid w:val="00526A69"/>
    <w:rPr>
      <w:rFonts w:eastAsiaTheme="minorEastAsia" w:cstheme="minorBidi"/>
      <w:kern w:val="2"/>
      <w:sz w:val="18"/>
      <w:szCs w:val="18"/>
    </w:rPr>
  </w:style>
  <w:style w:type="character" w:customStyle="1" w:styleId="a4">
    <w:name w:val="页脚 字符"/>
    <w:basedOn w:val="a0"/>
    <w:link w:val="a3"/>
    <w:uiPriority w:val="99"/>
    <w:rsid w:val="00526A69"/>
    <w:rPr>
      <w:rFonts w:eastAsiaTheme="minorEastAsia" w:cstheme="minorBidi"/>
      <w:kern w:val="2"/>
      <w:sz w:val="18"/>
      <w:szCs w:val="18"/>
    </w:rPr>
  </w:style>
  <w:style w:type="table" w:styleId="af5">
    <w:name w:val="Table Grid"/>
    <w:basedOn w:val="11"/>
    <w:uiPriority w:val="39"/>
    <w:qFormat/>
    <w:rsid w:val="00526A69"/>
    <w:pPr>
      <w:widowControl w:val="0"/>
      <w:spacing w:beforeLines="50" w:before="50" w:afterLines="50" w:after="50" w:line="278" w:lineRule="auto"/>
      <w:ind w:firstLineChars="200" w:firstLine="883"/>
    </w:pPr>
    <w:tblPr>
      <w:tblBorders>
        <w:top w:val="single" w:sz="6" w:space="0" w:color="000000" w:themeColor="text1"/>
        <w:bottom w:val="single" w:sz="6" w:space="0" w:color="000000" w:themeColor="text1"/>
      </w:tblBorders>
    </w:tblPr>
    <w:tcPr>
      <w:vAlign w:val="center"/>
    </w:tcPr>
    <w:tblStylePr w:type="firstRow">
      <w:rPr>
        <w:rFonts w:eastAsiaTheme="majorEastAsia"/>
        <w:i/>
        <w:iCs/>
      </w:rPr>
      <w:tblPr/>
      <w:tcPr>
        <w:tcBorders>
          <w:top w:val="single" w:sz="12" w:space="0" w:color="auto"/>
          <w:bottom w:val="single" w:sz="4" w:space="0" w:color="000000" w:themeColor="text1"/>
          <w:tl2br w:val="none" w:sz="0" w:space="0" w:color="auto"/>
          <w:tr2bl w:val="none" w:sz="0" w:space="0" w:color="auto"/>
        </w:tcBorders>
        <w:shd w:val="clear" w:color="auto" w:fill="auto"/>
      </w:tcPr>
    </w:tblStylePr>
    <w:tblStylePr w:type="lastRow">
      <w:rPr>
        <w:color w:val="auto"/>
      </w:rPr>
      <w:tblPr/>
      <w:tcPr>
        <w:tcBorders>
          <w:top w:val="nil"/>
          <w:bottom w:val="single" w:sz="4" w:space="0" w:color="000000" w:themeColor="text1"/>
          <w:tl2br w:val="none" w:sz="0" w:space="0" w:color="auto"/>
          <w:tr2bl w:val="none" w:sz="0" w:space="0" w:color="auto"/>
        </w:tcBorders>
        <w:shd w:val="clear" w:color="auto" w:fill="auto"/>
      </w:tcPr>
    </w:tblStylePr>
    <w:tblStylePr w:type="firstCol">
      <w:tblPr/>
      <w:tcPr>
        <w:tcBorders>
          <w:right w:val="nil"/>
          <w:tl2br w:val="none" w:sz="0" w:space="0" w:color="auto"/>
          <w:tr2bl w:val="none" w:sz="0" w:space="0" w:color="auto"/>
        </w:tcBorders>
        <w:shd w:val="clear" w:color="auto" w:fill="auto"/>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1">
    <w:name w:val="Table Classic 1"/>
    <w:basedOn w:val="a1"/>
    <w:semiHidden/>
    <w:unhideWhenUsed/>
    <w:rsid w:val="00526A69"/>
    <w:pPr>
      <w:spacing w:before="60" w:after="60"/>
      <w:jc w:val="center"/>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6">
    <w:name w:val="Revision"/>
    <w:hidden/>
    <w:uiPriority w:val="99"/>
    <w:unhideWhenUsed/>
    <w:rsid w:val="00F74BB4"/>
    <w:rPr>
      <w:rFonts w:eastAsiaTheme="minorEastAsia" w:cstheme="minorBidi"/>
      <w:kern w:val="2"/>
      <w:sz w:val="24"/>
      <w:szCs w:val="21"/>
    </w:rPr>
  </w:style>
  <w:style w:type="paragraph" w:customStyle="1" w:styleId="MTDisplayEquation">
    <w:name w:val="MTDisplayEquation"/>
    <w:basedOn w:val="a"/>
    <w:next w:val="a"/>
    <w:link w:val="MTDisplayEquation0"/>
    <w:rsid w:val="0056090F"/>
    <w:pPr>
      <w:tabs>
        <w:tab w:val="center" w:pos="4160"/>
        <w:tab w:val="right" w:pos="8300"/>
      </w:tabs>
      <w:jc w:val="both"/>
    </w:pPr>
  </w:style>
  <w:style w:type="character" w:customStyle="1" w:styleId="MTDisplayEquation0">
    <w:name w:val="MTDisplayEquation 字符"/>
    <w:basedOn w:val="a0"/>
    <w:link w:val="MTDisplayEquation"/>
    <w:rsid w:val="0056090F"/>
    <w:rPr>
      <w:rFonts w:eastAsiaTheme="minorEastAsia" w:cstheme="minorBidi"/>
      <w:kern w:val="2"/>
      <w:sz w:val="24"/>
      <w:szCs w:val="21"/>
    </w:rPr>
  </w:style>
  <w:style w:type="table" w:styleId="af7">
    <w:name w:val="Grid Table Light"/>
    <w:basedOn w:val="a1"/>
    <w:uiPriority w:val="40"/>
    <w:rsid w:val="00CD23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CD235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image" Target="media/image9.wmf"/><Relationship Id="rId170" Type="http://schemas.openxmlformats.org/officeDocument/2006/relationships/oleObject" Target="embeddings/oleObject86.bin"/><Relationship Id="rId268" Type="http://schemas.openxmlformats.org/officeDocument/2006/relationships/image" Target="media/image108.wmf"/><Relationship Id="rId475" Type="http://schemas.openxmlformats.org/officeDocument/2006/relationships/oleObject" Target="embeddings/oleObject278.bin"/><Relationship Id="rId682" Type="http://schemas.openxmlformats.org/officeDocument/2006/relationships/image" Target="media/image251.wmf"/><Relationship Id="rId128" Type="http://schemas.openxmlformats.org/officeDocument/2006/relationships/oleObject" Target="embeddings/oleObject63.bin"/><Relationship Id="rId335" Type="http://schemas.openxmlformats.org/officeDocument/2006/relationships/oleObject" Target="embeddings/oleObject189.bin"/><Relationship Id="rId542" Type="http://schemas.openxmlformats.org/officeDocument/2006/relationships/oleObject" Target="embeddings/oleObject334.bin"/><Relationship Id="rId987" Type="http://schemas.openxmlformats.org/officeDocument/2006/relationships/oleObject" Target="embeddings/oleObject674.bin"/><Relationship Id="rId402" Type="http://schemas.openxmlformats.org/officeDocument/2006/relationships/image" Target="media/image166.wmf"/><Relationship Id="rId847" Type="http://schemas.openxmlformats.org/officeDocument/2006/relationships/oleObject" Target="embeddings/oleObject536.bin"/><Relationship Id="rId1032" Type="http://schemas.openxmlformats.org/officeDocument/2006/relationships/oleObject" Target="embeddings/oleObject719.bin"/><Relationship Id="rId707" Type="http://schemas.openxmlformats.org/officeDocument/2006/relationships/oleObject" Target="embeddings/oleObject436.bin"/><Relationship Id="rId914" Type="http://schemas.openxmlformats.org/officeDocument/2006/relationships/oleObject" Target="embeddings/oleObject602.bin"/><Relationship Id="rId43" Type="http://schemas.openxmlformats.org/officeDocument/2006/relationships/oleObject" Target="embeddings/oleObject18.bin"/><Relationship Id="rId192" Type="http://schemas.openxmlformats.org/officeDocument/2006/relationships/oleObject" Target="embeddings/oleObject98.bin"/><Relationship Id="rId497" Type="http://schemas.openxmlformats.org/officeDocument/2006/relationships/image" Target="media/image196.wmf"/><Relationship Id="rId357" Type="http://schemas.openxmlformats.org/officeDocument/2006/relationships/oleObject" Target="embeddings/oleObject203.bin"/><Relationship Id="rId217" Type="http://schemas.openxmlformats.org/officeDocument/2006/relationships/oleObject" Target="embeddings/oleObject113.bin"/><Relationship Id="rId564" Type="http://schemas.openxmlformats.org/officeDocument/2006/relationships/oleObject" Target="embeddings/oleObject348.bin"/><Relationship Id="rId771" Type="http://schemas.openxmlformats.org/officeDocument/2006/relationships/image" Target="media/image291.wmf"/><Relationship Id="rId869" Type="http://schemas.openxmlformats.org/officeDocument/2006/relationships/oleObject" Target="embeddings/oleObject557.bin"/><Relationship Id="rId424" Type="http://schemas.openxmlformats.org/officeDocument/2006/relationships/image" Target="media/image175.wmf"/><Relationship Id="rId631" Type="http://schemas.openxmlformats.org/officeDocument/2006/relationships/oleObject" Target="embeddings/oleObject388.bin"/><Relationship Id="rId729" Type="http://schemas.openxmlformats.org/officeDocument/2006/relationships/image" Target="media/image274.wmf"/><Relationship Id="rId1054" Type="http://schemas.openxmlformats.org/officeDocument/2006/relationships/oleObject" Target="embeddings/oleObject741.bin"/><Relationship Id="rId270" Type="http://schemas.openxmlformats.org/officeDocument/2006/relationships/oleObject" Target="embeddings/oleObject154.bin"/><Relationship Id="rId936" Type="http://schemas.openxmlformats.org/officeDocument/2006/relationships/oleObject" Target="embeddings/oleObject623.bin"/><Relationship Id="rId65" Type="http://schemas.openxmlformats.org/officeDocument/2006/relationships/oleObject" Target="embeddings/oleObject28.bin"/><Relationship Id="rId130" Type="http://schemas.openxmlformats.org/officeDocument/2006/relationships/image" Target="media/image58.wmf"/><Relationship Id="rId368" Type="http://schemas.openxmlformats.org/officeDocument/2006/relationships/oleObject" Target="embeddings/oleObject210.bin"/><Relationship Id="rId575" Type="http://schemas.openxmlformats.org/officeDocument/2006/relationships/image" Target="media/image214.wmf"/><Relationship Id="rId782" Type="http://schemas.openxmlformats.org/officeDocument/2006/relationships/oleObject" Target="embeddings/oleObject480.bin"/><Relationship Id="rId228" Type="http://schemas.openxmlformats.org/officeDocument/2006/relationships/oleObject" Target="embeddings/oleObject120.bin"/><Relationship Id="rId435" Type="http://schemas.openxmlformats.org/officeDocument/2006/relationships/image" Target="media/image178.wmf"/><Relationship Id="rId642" Type="http://schemas.openxmlformats.org/officeDocument/2006/relationships/oleObject" Target="embeddings/oleObject395.bin"/><Relationship Id="rId1065" Type="http://schemas.openxmlformats.org/officeDocument/2006/relationships/footer" Target="footer2.xml"/><Relationship Id="rId281" Type="http://schemas.openxmlformats.org/officeDocument/2006/relationships/image" Target="media/image112.wmf"/><Relationship Id="rId502" Type="http://schemas.openxmlformats.org/officeDocument/2006/relationships/oleObject" Target="embeddings/oleObject298.bin"/><Relationship Id="rId947" Type="http://schemas.openxmlformats.org/officeDocument/2006/relationships/oleObject" Target="embeddings/oleObject634.bin"/><Relationship Id="rId76" Type="http://schemas.openxmlformats.org/officeDocument/2006/relationships/image" Target="media/image35.wmf"/><Relationship Id="rId141" Type="http://schemas.openxmlformats.org/officeDocument/2006/relationships/oleObject" Target="embeddings/oleObject70.bin"/><Relationship Id="rId379" Type="http://schemas.openxmlformats.org/officeDocument/2006/relationships/image" Target="media/image156.wmf"/><Relationship Id="rId586" Type="http://schemas.openxmlformats.org/officeDocument/2006/relationships/oleObject" Target="embeddings/oleObject360.bin"/><Relationship Id="rId793" Type="http://schemas.openxmlformats.org/officeDocument/2006/relationships/oleObject" Target="embeddings/oleObject488.bin"/><Relationship Id="rId807" Type="http://schemas.openxmlformats.org/officeDocument/2006/relationships/oleObject" Target="embeddings/oleObject502.bin"/><Relationship Id="rId7" Type="http://schemas.openxmlformats.org/officeDocument/2006/relationships/footnotes" Target="footnotes.xml"/><Relationship Id="rId239" Type="http://schemas.openxmlformats.org/officeDocument/2006/relationships/oleObject" Target="embeddings/oleObject129.bin"/><Relationship Id="rId446" Type="http://schemas.openxmlformats.org/officeDocument/2006/relationships/image" Target="media/image182.wmf"/><Relationship Id="rId653" Type="http://schemas.openxmlformats.org/officeDocument/2006/relationships/oleObject" Target="embeddings/oleObject404.bin"/><Relationship Id="rId292" Type="http://schemas.openxmlformats.org/officeDocument/2006/relationships/image" Target="media/image117.wmf"/><Relationship Id="rId306" Type="http://schemas.openxmlformats.org/officeDocument/2006/relationships/oleObject" Target="embeddings/oleObject175.bin"/><Relationship Id="rId860" Type="http://schemas.openxmlformats.org/officeDocument/2006/relationships/oleObject" Target="embeddings/oleObject548.bin"/><Relationship Id="rId958" Type="http://schemas.openxmlformats.org/officeDocument/2006/relationships/oleObject" Target="embeddings/oleObject645.bin"/><Relationship Id="rId87" Type="http://schemas.openxmlformats.org/officeDocument/2006/relationships/oleObject" Target="embeddings/oleObject39.bin"/><Relationship Id="rId513" Type="http://schemas.openxmlformats.org/officeDocument/2006/relationships/oleObject" Target="embeddings/oleObject309.bin"/><Relationship Id="rId597" Type="http://schemas.openxmlformats.org/officeDocument/2006/relationships/oleObject" Target="embeddings/oleObject366.bin"/><Relationship Id="rId720" Type="http://schemas.openxmlformats.org/officeDocument/2006/relationships/oleObject" Target="embeddings/oleObject443.bin"/><Relationship Id="rId818" Type="http://schemas.openxmlformats.org/officeDocument/2006/relationships/image" Target="media/image301.wmf"/><Relationship Id="rId152" Type="http://schemas.openxmlformats.org/officeDocument/2006/relationships/oleObject" Target="embeddings/oleObject76.bin"/><Relationship Id="rId457" Type="http://schemas.openxmlformats.org/officeDocument/2006/relationships/image" Target="media/image184.wmf"/><Relationship Id="rId1003" Type="http://schemas.openxmlformats.org/officeDocument/2006/relationships/oleObject" Target="embeddings/oleObject690.bin"/><Relationship Id="rId664" Type="http://schemas.openxmlformats.org/officeDocument/2006/relationships/oleObject" Target="embeddings/oleObject412.bin"/><Relationship Id="rId871" Type="http://schemas.openxmlformats.org/officeDocument/2006/relationships/oleObject" Target="embeddings/oleObject559.bin"/><Relationship Id="rId969" Type="http://schemas.openxmlformats.org/officeDocument/2006/relationships/oleObject" Target="embeddings/oleObject656.bin"/><Relationship Id="rId14" Type="http://schemas.openxmlformats.org/officeDocument/2006/relationships/image" Target="media/image5.png"/><Relationship Id="rId317" Type="http://schemas.openxmlformats.org/officeDocument/2006/relationships/oleObject" Target="embeddings/oleObject180.bin"/><Relationship Id="rId524" Type="http://schemas.openxmlformats.org/officeDocument/2006/relationships/oleObject" Target="embeddings/oleObject319.bin"/><Relationship Id="rId731" Type="http://schemas.openxmlformats.org/officeDocument/2006/relationships/oleObject" Target="embeddings/oleObject449.bin"/><Relationship Id="rId98" Type="http://schemas.openxmlformats.org/officeDocument/2006/relationships/image" Target="media/image45.wmf"/><Relationship Id="rId163" Type="http://schemas.openxmlformats.org/officeDocument/2006/relationships/image" Target="media/image73.wmf"/><Relationship Id="rId370" Type="http://schemas.openxmlformats.org/officeDocument/2006/relationships/oleObject" Target="embeddings/oleObject211.bin"/><Relationship Id="rId829" Type="http://schemas.openxmlformats.org/officeDocument/2006/relationships/oleObject" Target="embeddings/oleObject520.bin"/><Relationship Id="rId1014" Type="http://schemas.openxmlformats.org/officeDocument/2006/relationships/oleObject" Target="embeddings/oleObject701.bin"/><Relationship Id="rId230" Type="http://schemas.openxmlformats.org/officeDocument/2006/relationships/oleObject" Target="embeddings/oleObject122.bin"/><Relationship Id="rId468" Type="http://schemas.openxmlformats.org/officeDocument/2006/relationships/oleObject" Target="embeddings/oleObject274.bin"/><Relationship Id="rId675" Type="http://schemas.openxmlformats.org/officeDocument/2006/relationships/image" Target="media/image248.wmf"/><Relationship Id="rId882" Type="http://schemas.openxmlformats.org/officeDocument/2006/relationships/oleObject" Target="embeddings/oleObject570.bin"/><Relationship Id="rId25" Type="http://schemas.openxmlformats.org/officeDocument/2006/relationships/oleObject" Target="embeddings/oleObject7.bin"/><Relationship Id="rId328" Type="http://schemas.openxmlformats.org/officeDocument/2006/relationships/image" Target="media/image135.wmf"/><Relationship Id="rId535" Type="http://schemas.openxmlformats.org/officeDocument/2006/relationships/oleObject" Target="embeddings/oleObject328.bin"/><Relationship Id="rId742" Type="http://schemas.openxmlformats.org/officeDocument/2006/relationships/oleObject" Target="embeddings/oleObject456.bin"/><Relationship Id="rId174" Type="http://schemas.openxmlformats.org/officeDocument/2006/relationships/oleObject" Target="embeddings/oleObject88.bin"/><Relationship Id="rId381" Type="http://schemas.openxmlformats.org/officeDocument/2006/relationships/image" Target="media/image157.wmf"/><Relationship Id="rId602" Type="http://schemas.openxmlformats.org/officeDocument/2006/relationships/image" Target="media/image226.wmf"/><Relationship Id="rId1025" Type="http://schemas.openxmlformats.org/officeDocument/2006/relationships/oleObject" Target="embeddings/oleObject712.bin"/><Relationship Id="rId241" Type="http://schemas.openxmlformats.org/officeDocument/2006/relationships/oleObject" Target="embeddings/oleObject131.bin"/><Relationship Id="rId479" Type="http://schemas.openxmlformats.org/officeDocument/2006/relationships/image" Target="media/image191.wmf"/><Relationship Id="rId686" Type="http://schemas.openxmlformats.org/officeDocument/2006/relationships/image" Target="media/image253.wmf"/><Relationship Id="rId893" Type="http://schemas.openxmlformats.org/officeDocument/2006/relationships/oleObject" Target="embeddings/oleObject581.bin"/><Relationship Id="rId907" Type="http://schemas.openxmlformats.org/officeDocument/2006/relationships/oleObject" Target="embeddings/oleObject595.bin"/><Relationship Id="rId36" Type="http://schemas.openxmlformats.org/officeDocument/2006/relationships/image" Target="media/image14.wmf"/><Relationship Id="rId339" Type="http://schemas.openxmlformats.org/officeDocument/2006/relationships/oleObject" Target="embeddings/oleObject191.bin"/><Relationship Id="rId546" Type="http://schemas.openxmlformats.org/officeDocument/2006/relationships/image" Target="media/image202.wmf"/><Relationship Id="rId753" Type="http://schemas.openxmlformats.org/officeDocument/2006/relationships/oleObject" Target="embeddings/oleObject463.bin"/><Relationship Id="rId101" Type="http://schemas.openxmlformats.org/officeDocument/2006/relationships/oleObject" Target="embeddings/oleObject47.bin"/><Relationship Id="rId185" Type="http://schemas.openxmlformats.org/officeDocument/2006/relationships/image" Target="media/image84.wmf"/><Relationship Id="rId406" Type="http://schemas.openxmlformats.org/officeDocument/2006/relationships/image" Target="media/image168.wmf"/><Relationship Id="rId960" Type="http://schemas.openxmlformats.org/officeDocument/2006/relationships/oleObject" Target="embeddings/oleObject647.bin"/><Relationship Id="rId1036" Type="http://schemas.openxmlformats.org/officeDocument/2006/relationships/oleObject" Target="embeddings/oleObject723.bin"/><Relationship Id="rId392" Type="http://schemas.openxmlformats.org/officeDocument/2006/relationships/image" Target="media/image161.wmf"/><Relationship Id="rId613" Type="http://schemas.openxmlformats.org/officeDocument/2006/relationships/image" Target="media/image230.wmf"/><Relationship Id="rId697" Type="http://schemas.openxmlformats.org/officeDocument/2006/relationships/oleObject" Target="embeddings/oleObject431.bin"/><Relationship Id="rId820" Type="http://schemas.openxmlformats.org/officeDocument/2006/relationships/oleObject" Target="embeddings/oleObject511.bin"/><Relationship Id="rId918" Type="http://schemas.openxmlformats.org/officeDocument/2006/relationships/oleObject" Target="embeddings/oleObject606.bin"/><Relationship Id="rId252" Type="http://schemas.openxmlformats.org/officeDocument/2006/relationships/oleObject" Target="embeddings/oleObject139.bin"/><Relationship Id="rId47" Type="http://schemas.openxmlformats.org/officeDocument/2006/relationships/oleObject" Target="embeddings/oleObject20.bin"/><Relationship Id="rId112" Type="http://schemas.openxmlformats.org/officeDocument/2006/relationships/image" Target="media/image51.wmf"/><Relationship Id="rId557" Type="http://schemas.openxmlformats.org/officeDocument/2006/relationships/oleObject" Target="embeddings/oleObject343.bin"/><Relationship Id="rId764" Type="http://schemas.openxmlformats.org/officeDocument/2006/relationships/oleObject" Target="embeddings/oleObject469.bin"/><Relationship Id="rId971" Type="http://schemas.openxmlformats.org/officeDocument/2006/relationships/oleObject" Target="embeddings/oleObject658.bin"/><Relationship Id="rId196" Type="http://schemas.openxmlformats.org/officeDocument/2006/relationships/oleObject" Target="embeddings/oleObject100.bin"/><Relationship Id="rId417" Type="http://schemas.openxmlformats.org/officeDocument/2006/relationships/oleObject" Target="embeddings/oleObject237.bin"/><Relationship Id="rId624" Type="http://schemas.openxmlformats.org/officeDocument/2006/relationships/oleObject" Target="embeddings/oleObject382.bin"/><Relationship Id="rId831" Type="http://schemas.openxmlformats.org/officeDocument/2006/relationships/oleObject" Target="embeddings/oleObject522.bin"/><Relationship Id="rId1047" Type="http://schemas.openxmlformats.org/officeDocument/2006/relationships/oleObject" Target="embeddings/oleObject734.bin"/><Relationship Id="rId263" Type="http://schemas.openxmlformats.org/officeDocument/2006/relationships/oleObject" Target="embeddings/oleObject149.bin"/><Relationship Id="rId470" Type="http://schemas.openxmlformats.org/officeDocument/2006/relationships/oleObject" Target="embeddings/oleObject275.bin"/><Relationship Id="rId929" Type="http://schemas.openxmlformats.org/officeDocument/2006/relationships/oleObject" Target="embeddings/oleObject617.bin"/><Relationship Id="rId58" Type="http://schemas.openxmlformats.org/officeDocument/2006/relationships/image" Target="media/image26.wmf"/><Relationship Id="rId123" Type="http://schemas.openxmlformats.org/officeDocument/2006/relationships/oleObject" Target="embeddings/oleObject59.bin"/><Relationship Id="rId330" Type="http://schemas.openxmlformats.org/officeDocument/2006/relationships/image" Target="media/image136.wmf"/><Relationship Id="rId568" Type="http://schemas.openxmlformats.org/officeDocument/2006/relationships/oleObject" Target="embeddings/oleObject350.bin"/><Relationship Id="rId775" Type="http://schemas.openxmlformats.org/officeDocument/2006/relationships/oleObject" Target="embeddings/oleObject475.bin"/><Relationship Id="rId982" Type="http://schemas.openxmlformats.org/officeDocument/2006/relationships/oleObject" Target="embeddings/oleObject669.bin"/><Relationship Id="rId428" Type="http://schemas.openxmlformats.org/officeDocument/2006/relationships/oleObject" Target="embeddings/oleObject245.bin"/><Relationship Id="rId635" Type="http://schemas.openxmlformats.org/officeDocument/2006/relationships/image" Target="media/image237.wmf"/><Relationship Id="rId842" Type="http://schemas.openxmlformats.org/officeDocument/2006/relationships/oleObject" Target="embeddings/oleObject532.bin"/><Relationship Id="rId1058" Type="http://schemas.openxmlformats.org/officeDocument/2006/relationships/oleObject" Target="embeddings/oleObject745.bin"/><Relationship Id="rId274" Type="http://schemas.openxmlformats.org/officeDocument/2006/relationships/image" Target="media/image110.png"/><Relationship Id="rId481" Type="http://schemas.openxmlformats.org/officeDocument/2006/relationships/image" Target="media/image192.wmf"/><Relationship Id="rId702" Type="http://schemas.openxmlformats.org/officeDocument/2006/relationships/image" Target="media/image261.wmf"/><Relationship Id="rId69" Type="http://schemas.openxmlformats.org/officeDocument/2006/relationships/oleObject" Target="embeddings/oleObject30.bin"/><Relationship Id="rId134" Type="http://schemas.openxmlformats.org/officeDocument/2006/relationships/image" Target="media/image60.wmf"/><Relationship Id="rId579" Type="http://schemas.openxmlformats.org/officeDocument/2006/relationships/oleObject" Target="embeddings/oleObject356.bin"/><Relationship Id="rId786" Type="http://schemas.openxmlformats.org/officeDocument/2006/relationships/image" Target="media/image295.wmf"/><Relationship Id="rId993" Type="http://schemas.openxmlformats.org/officeDocument/2006/relationships/oleObject" Target="embeddings/oleObject680.bin"/><Relationship Id="rId341" Type="http://schemas.openxmlformats.org/officeDocument/2006/relationships/oleObject" Target="embeddings/oleObject192.bin"/><Relationship Id="rId439" Type="http://schemas.openxmlformats.org/officeDocument/2006/relationships/image" Target="media/image179.wmf"/><Relationship Id="rId646" Type="http://schemas.openxmlformats.org/officeDocument/2006/relationships/oleObject" Target="embeddings/oleObject398.bin"/><Relationship Id="rId1069" Type="http://schemas.openxmlformats.org/officeDocument/2006/relationships/fontTable" Target="fontTable.xml"/><Relationship Id="rId201" Type="http://schemas.openxmlformats.org/officeDocument/2006/relationships/image" Target="media/image91.wmf"/><Relationship Id="rId285" Type="http://schemas.openxmlformats.org/officeDocument/2006/relationships/image" Target="media/image114.wmf"/><Relationship Id="rId506" Type="http://schemas.openxmlformats.org/officeDocument/2006/relationships/oleObject" Target="embeddings/oleObject302.bin"/><Relationship Id="rId853" Type="http://schemas.openxmlformats.org/officeDocument/2006/relationships/oleObject" Target="embeddings/oleObject542.bin"/><Relationship Id="rId492" Type="http://schemas.openxmlformats.org/officeDocument/2006/relationships/image" Target="media/image194.wmf"/><Relationship Id="rId713" Type="http://schemas.openxmlformats.org/officeDocument/2006/relationships/image" Target="media/image266.wmf"/><Relationship Id="rId797" Type="http://schemas.openxmlformats.org/officeDocument/2006/relationships/oleObject" Target="embeddings/oleObject492.bin"/><Relationship Id="rId920" Type="http://schemas.openxmlformats.org/officeDocument/2006/relationships/oleObject" Target="embeddings/oleObject608.bin"/><Relationship Id="rId145" Type="http://schemas.openxmlformats.org/officeDocument/2006/relationships/oleObject" Target="embeddings/oleObject72.bin"/><Relationship Id="rId352" Type="http://schemas.openxmlformats.org/officeDocument/2006/relationships/image" Target="media/image144.wmf"/><Relationship Id="rId212" Type="http://schemas.openxmlformats.org/officeDocument/2006/relationships/oleObject" Target="embeddings/oleObject109.bin"/><Relationship Id="rId657" Type="http://schemas.openxmlformats.org/officeDocument/2006/relationships/oleObject" Target="embeddings/oleObject406.bin"/><Relationship Id="rId864" Type="http://schemas.openxmlformats.org/officeDocument/2006/relationships/oleObject" Target="embeddings/oleObject552.bin"/><Relationship Id="rId296" Type="http://schemas.openxmlformats.org/officeDocument/2006/relationships/image" Target="media/image119.wmf"/><Relationship Id="rId517" Type="http://schemas.openxmlformats.org/officeDocument/2006/relationships/oleObject" Target="embeddings/oleObject312.bin"/><Relationship Id="rId724" Type="http://schemas.openxmlformats.org/officeDocument/2006/relationships/oleObject" Target="embeddings/oleObject445.bin"/><Relationship Id="rId931" Type="http://schemas.openxmlformats.org/officeDocument/2006/relationships/oleObject" Target="embeddings/oleObject618.bin"/><Relationship Id="rId60" Type="http://schemas.openxmlformats.org/officeDocument/2006/relationships/image" Target="media/image27.wmf"/><Relationship Id="rId156" Type="http://schemas.openxmlformats.org/officeDocument/2006/relationships/oleObject" Target="embeddings/oleObject78.bin"/><Relationship Id="rId363" Type="http://schemas.openxmlformats.org/officeDocument/2006/relationships/oleObject" Target="embeddings/oleObject207.bin"/><Relationship Id="rId570" Type="http://schemas.openxmlformats.org/officeDocument/2006/relationships/oleObject" Target="embeddings/oleObject351.bin"/><Relationship Id="rId1007" Type="http://schemas.openxmlformats.org/officeDocument/2006/relationships/oleObject" Target="embeddings/oleObject694.bin"/><Relationship Id="rId223" Type="http://schemas.openxmlformats.org/officeDocument/2006/relationships/oleObject" Target="embeddings/oleObject117.bin"/><Relationship Id="rId430" Type="http://schemas.openxmlformats.org/officeDocument/2006/relationships/image" Target="media/image176.wmf"/><Relationship Id="rId668" Type="http://schemas.openxmlformats.org/officeDocument/2006/relationships/oleObject" Target="embeddings/oleObject415.bin"/><Relationship Id="rId875" Type="http://schemas.openxmlformats.org/officeDocument/2006/relationships/oleObject" Target="embeddings/oleObject563.bin"/><Relationship Id="rId1060" Type="http://schemas.openxmlformats.org/officeDocument/2006/relationships/oleObject" Target="embeddings/oleObject747.bin"/><Relationship Id="rId18" Type="http://schemas.openxmlformats.org/officeDocument/2006/relationships/oleObject" Target="embeddings/oleObject3.bin"/><Relationship Id="rId528" Type="http://schemas.openxmlformats.org/officeDocument/2006/relationships/image" Target="media/image198.wmf"/><Relationship Id="rId735" Type="http://schemas.openxmlformats.org/officeDocument/2006/relationships/oleObject" Target="embeddings/oleObject452.bin"/><Relationship Id="rId942" Type="http://schemas.openxmlformats.org/officeDocument/2006/relationships/oleObject" Target="embeddings/oleObject629.bin"/><Relationship Id="rId167" Type="http://schemas.openxmlformats.org/officeDocument/2006/relationships/image" Target="media/image75.wmf"/><Relationship Id="rId374" Type="http://schemas.openxmlformats.org/officeDocument/2006/relationships/oleObject" Target="embeddings/oleObject213.bin"/><Relationship Id="rId581" Type="http://schemas.openxmlformats.org/officeDocument/2006/relationships/oleObject" Target="embeddings/oleObject357.bin"/><Relationship Id="rId1018" Type="http://schemas.openxmlformats.org/officeDocument/2006/relationships/oleObject" Target="embeddings/oleObject705.bin"/><Relationship Id="rId71" Type="http://schemas.openxmlformats.org/officeDocument/2006/relationships/oleObject" Target="embeddings/oleObject31.bin"/><Relationship Id="rId234" Type="http://schemas.openxmlformats.org/officeDocument/2006/relationships/image" Target="media/image101.wmf"/><Relationship Id="rId679" Type="http://schemas.openxmlformats.org/officeDocument/2006/relationships/oleObject" Target="embeddings/oleObject422.bin"/><Relationship Id="rId802" Type="http://schemas.openxmlformats.org/officeDocument/2006/relationships/oleObject" Target="embeddings/oleObject497.bin"/><Relationship Id="rId886" Type="http://schemas.openxmlformats.org/officeDocument/2006/relationships/oleObject" Target="embeddings/oleObject574.bin"/><Relationship Id="rId2" Type="http://schemas.openxmlformats.org/officeDocument/2006/relationships/customXml" Target="../customXml/item2.xml"/><Relationship Id="rId29" Type="http://schemas.openxmlformats.org/officeDocument/2006/relationships/image" Target="media/image12.png"/><Relationship Id="rId441" Type="http://schemas.openxmlformats.org/officeDocument/2006/relationships/oleObject" Target="embeddings/oleObject254.bin"/><Relationship Id="rId539" Type="http://schemas.openxmlformats.org/officeDocument/2006/relationships/oleObject" Target="embeddings/oleObject332.bin"/><Relationship Id="rId746" Type="http://schemas.openxmlformats.org/officeDocument/2006/relationships/oleObject" Target="embeddings/oleObject458.bin"/><Relationship Id="rId1071" Type="http://schemas.openxmlformats.org/officeDocument/2006/relationships/theme" Target="theme/theme1.xml"/><Relationship Id="rId178" Type="http://schemas.openxmlformats.org/officeDocument/2006/relationships/oleObject" Target="embeddings/oleObject90.bin"/><Relationship Id="rId301" Type="http://schemas.openxmlformats.org/officeDocument/2006/relationships/image" Target="media/image121.wmf"/><Relationship Id="rId953" Type="http://schemas.openxmlformats.org/officeDocument/2006/relationships/oleObject" Target="embeddings/oleObject640.bin"/><Relationship Id="rId1029" Type="http://schemas.openxmlformats.org/officeDocument/2006/relationships/oleObject" Target="embeddings/oleObject716.bin"/><Relationship Id="rId82" Type="http://schemas.openxmlformats.org/officeDocument/2006/relationships/image" Target="media/image38.wmf"/><Relationship Id="rId385" Type="http://schemas.openxmlformats.org/officeDocument/2006/relationships/image" Target="media/image158.wmf"/><Relationship Id="rId592" Type="http://schemas.openxmlformats.org/officeDocument/2006/relationships/image" Target="media/image221.wmf"/><Relationship Id="rId606" Type="http://schemas.openxmlformats.org/officeDocument/2006/relationships/image" Target="media/image228.wmf"/><Relationship Id="rId813" Type="http://schemas.openxmlformats.org/officeDocument/2006/relationships/image" Target="media/image299.wmf"/><Relationship Id="rId245" Type="http://schemas.openxmlformats.org/officeDocument/2006/relationships/image" Target="media/image104.wmf"/><Relationship Id="rId452" Type="http://schemas.openxmlformats.org/officeDocument/2006/relationships/image" Target="media/image183.wmf"/><Relationship Id="rId897" Type="http://schemas.openxmlformats.org/officeDocument/2006/relationships/oleObject" Target="embeddings/oleObject585.bin"/><Relationship Id="rId105" Type="http://schemas.openxmlformats.org/officeDocument/2006/relationships/oleObject" Target="embeddings/oleObject50.bin"/><Relationship Id="rId312" Type="http://schemas.openxmlformats.org/officeDocument/2006/relationships/image" Target="media/image127.wmf"/><Relationship Id="rId757" Type="http://schemas.openxmlformats.org/officeDocument/2006/relationships/image" Target="media/image284.wmf"/><Relationship Id="rId964" Type="http://schemas.openxmlformats.org/officeDocument/2006/relationships/oleObject" Target="embeddings/oleObject651.bin"/><Relationship Id="rId93" Type="http://schemas.openxmlformats.org/officeDocument/2006/relationships/oleObject" Target="embeddings/oleObject42.bin"/><Relationship Id="rId189" Type="http://schemas.openxmlformats.org/officeDocument/2006/relationships/oleObject" Target="embeddings/oleObject96.bin"/><Relationship Id="rId396" Type="http://schemas.openxmlformats.org/officeDocument/2006/relationships/image" Target="media/image163.wmf"/><Relationship Id="rId617" Type="http://schemas.openxmlformats.org/officeDocument/2006/relationships/oleObject" Target="embeddings/oleObject378.bin"/><Relationship Id="rId824" Type="http://schemas.openxmlformats.org/officeDocument/2006/relationships/oleObject" Target="embeddings/oleObject515.bin"/><Relationship Id="rId256" Type="http://schemas.openxmlformats.org/officeDocument/2006/relationships/oleObject" Target="embeddings/oleObject143.bin"/><Relationship Id="rId463" Type="http://schemas.openxmlformats.org/officeDocument/2006/relationships/oleObject" Target="embeddings/oleObject270.bin"/><Relationship Id="rId670" Type="http://schemas.openxmlformats.org/officeDocument/2006/relationships/oleObject" Target="embeddings/oleObject416.bin"/><Relationship Id="rId116" Type="http://schemas.openxmlformats.org/officeDocument/2006/relationships/image" Target="media/image53.wmf"/><Relationship Id="rId323" Type="http://schemas.openxmlformats.org/officeDocument/2006/relationships/oleObject" Target="embeddings/oleObject183.bin"/><Relationship Id="rId530" Type="http://schemas.openxmlformats.org/officeDocument/2006/relationships/oleObject" Target="embeddings/oleObject324.bin"/><Relationship Id="rId768" Type="http://schemas.openxmlformats.org/officeDocument/2006/relationships/oleObject" Target="embeddings/oleObject471.bin"/><Relationship Id="rId975" Type="http://schemas.openxmlformats.org/officeDocument/2006/relationships/oleObject" Target="embeddings/oleObject662.bin"/><Relationship Id="rId20" Type="http://schemas.openxmlformats.org/officeDocument/2006/relationships/oleObject" Target="embeddings/oleObject4.bin"/><Relationship Id="rId628" Type="http://schemas.openxmlformats.org/officeDocument/2006/relationships/oleObject" Target="embeddings/oleObject386.bin"/><Relationship Id="rId835" Type="http://schemas.openxmlformats.org/officeDocument/2006/relationships/oleObject" Target="embeddings/oleObject526.bin"/><Relationship Id="rId267" Type="http://schemas.openxmlformats.org/officeDocument/2006/relationships/oleObject" Target="embeddings/oleObject152.bin"/><Relationship Id="rId474" Type="http://schemas.openxmlformats.org/officeDocument/2006/relationships/image" Target="media/image189.wmf"/><Relationship Id="rId1020" Type="http://schemas.openxmlformats.org/officeDocument/2006/relationships/oleObject" Target="embeddings/oleObject707.bin"/><Relationship Id="rId127" Type="http://schemas.openxmlformats.org/officeDocument/2006/relationships/oleObject" Target="embeddings/oleObject62.bin"/><Relationship Id="rId681" Type="http://schemas.openxmlformats.org/officeDocument/2006/relationships/oleObject" Target="embeddings/oleObject423.bin"/><Relationship Id="rId779" Type="http://schemas.openxmlformats.org/officeDocument/2006/relationships/image" Target="media/image294.wmf"/><Relationship Id="rId902" Type="http://schemas.openxmlformats.org/officeDocument/2006/relationships/oleObject" Target="embeddings/oleObject590.bin"/><Relationship Id="rId986" Type="http://schemas.openxmlformats.org/officeDocument/2006/relationships/oleObject" Target="embeddings/oleObject673.bin"/><Relationship Id="rId31" Type="http://schemas.openxmlformats.org/officeDocument/2006/relationships/oleObject" Target="embeddings/oleObject10.bin"/><Relationship Id="rId334" Type="http://schemas.openxmlformats.org/officeDocument/2006/relationships/image" Target="media/image138.wmf"/><Relationship Id="rId541" Type="http://schemas.openxmlformats.org/officeDocument/2006/relationships/image" Target="media/image200.wmf"/><Relationship Id="rId639" Type="http://schemas.openxmlformats.org/officeDocument/2006/relationships/image" Target="media/image238.wmf"/><Relationship Id="rId180" Type="http://schemas.openxmlformats.org/officeDocument/2006/relationships/oleObject" Target="embeddings/oleObject91.bin"/><Relationship Id="rId278" Type="http://schemas.openxmlformats.org/officeDocument/2006/relationships/oleObject" Target="embeddings/oleObject160.bin"/><Relationship Id="rId401" Type="http://schemas.openxmlformats.org/officeDocument/2006/relationships/oleObject" Target="embeddings/oleObject228.bin"/><Relationship Id="rId846" Type="http://schemas.openxmlformats.org/officeDocument/2006/relationships/oleObject" Target="embeddings/oleObject535.bin"/><Relationship Id="rId1031" Type="http://schemas.openxmlformats.org/officeDocument/2006/relationships/oleObject" Target="embeddings/oleObject718.bin"/><Relationship Id="rId485" Type="http://schemas.openxmlformats.org/officeDocument/2006/relationships/oleObject" Target="embeddings/oleObject285.bin"/><Relationship Id="rId692" Type="http://schemas.openxmlformats.org/officeDocument/2006/relationships/image" Target="media/image256.wmf"/><Relationship Id="rId706" Type="http://schemas.openxmlformats.org/officeDocument/2006/relationships/image" Target="media/image263.wmf"/><Relationship Id="rId913" Type="http://schemas.openxmlformats.org/officeDocument/2006/relationships/oleObject" Target="embeddings/oleObject601.bin"/><Relationship Id="rId42" Type="http://schemas.openxmlformats.org/officeDocument/2006/relationships/image" Target="media/image17.wmf"/><Relationship Id="rId138" Type="http://schemas.openxmlformats.org/officeDocument/2006/relationships/image" Target="media/image62.wmf"/><Relationship Id="rId345" Type="http://schemas.openxmlformats.org/officeDocument/2006/relationships/oleObject" Target="embeddings/oleObject195.bin"/><Relationship Id="rId552" Type="http://schemas.openxmlformats.org/officeDocument/2006/relationships/oleObject" Target="embeddings/oleObject340.bin"/><Relationship Id="rId997" Type="http://schemas.openxmlformats.org/officeDocument/2006/relationships/oleObject" Target="embeddings/oleObject684.bin"/><Relationship Id="rId191" Type="http://schemas.openxmlformats.org/officeDocument/2006/relationships/image" Target="media/image86.wmf"/><Relationship Id="rId205" Type="http://schemas.openxmlformats.org/officeDocument/2006/relationships/image" Target="media/image93.wmf"/><Relationship Id="rId412" Type="http://schemas.openxmlformats.org/officeDocument/2006/relationships/oleObject" Target="embeddings/oleObject234.bin"/><Relationship Id="rId857" Type="http://schemas.openxmlformats.org/officeDocument/2006/relationships/oleObject" Target="embeddings/oleObject545.bin"/><Relationship Id="rId1042" Type="http://schemas.openxmlformats.org/officeDocument/2006/relationships/oleObject" Target="embeddings/oleObject729.bin"/><Relationship Id="rId289" Type="http://schemas.openxmlformats.org/officeDocument/2006/relationships/oleObject" Target="embeddings/oleObject166.bin"/><Relationship Id="rId496" Type="http://schemas.openxmlformats.org/officeDocument/2006/relationships/oleObject" Target="embeddings/oleObject293.bin"/><Relationship Id="rId717" Type="http://schemas.openxmlformats.org/officeDocument/2006/relationships/image" Target="media/image268.wmf"/><Relationship Id="rId924" Type="http://schemas.openxmlformats.org/officeDocument/2006/relationships/oleObject" Target="embeddings/oleObject612.bin"/><Relationship Id="rId53" Type="http://schemas.openxmlformats.org/officeDocument/2006/relationships/oleObject" Target="embeddings/oleObject22.bin"/><Relationship Id="rId149" Type="http://schemas.openxmlformats.org/officeDocument/2006/relationships/oleObject" Target="embeddings/oleObject74.bin"/><Relationship Id="rId356" Type="http://schemas.openxmlformats.org/officeDocument/2006/relationships/image" Target="media/image146.wmf"/><Relationship Id="rId563" Type="http://schemas.openxmlformats.org/officeDocument/2006/relationships/oleObject" Target="embeddings/oleObject347.bin"/><Relationship Id="rId770" Type="http://schemas.openxmlformats.org/officeDocument/2006/relationships/oleObject" Target="embeddings/oleObject472.bin"/><Relationship Id="rId216" Type="http://schemas.openxmlformats.org/officeDocument/2006/relationships/oleObject" Target="embeddings/oleObject112.bin"/><Relationship Id="rId423" Type="http://schemas.openxmlformats.org/officeDocument/2006/relationships/oleObject" Target="embeddings/oleObject241.bin"/><Relationship Id="rId868" Type="http://schemas.openxmlformats.org/officeDocument/2006/relationships/oleObject" Target="embeddings/oleObject556.bin"/><Relationship Id="rId1053" Type="http://schemas.openxmlformats.org/officeDocument/2006/relationships/oleObject" Target="embeddings/oleObject740.bin"/><Relationship Id="rId630" Type="http://schemas.openxmlformats.org/officeDocument/2006/relationships/image" Target="media/image235.wmf"/><Relationship Id="rId728" Type="http://schemas.openxmlformats.org/officeDocument/2006/relationships/oleObject" Target="embeddings/oleObject447.bin"/><Relationship Id="rId935" Type="http://schemas.openxmlformats.org/officeDocument/2006/relationships/oleObject" Target="embeddings/oleObject622.bin"/><Relationship Id="rId64" Type="http://schemas.openxmlformats.org/officeDocument/2006/relationships/image" Target="media/image29.wmf"/><Relationship Id="rId367" Type="http://schemas.openxmlformats.org/officeDocument/2006/relationships/image" Target="media/image150.wmf"/><Relationship Id="rId574" Type="http://schemas.openxmlformats.org/officeDocument/2006/relationships/oleObject" Target="embeddings/oleObject353.bin"/><Relationship Id="rId227" Type="http://schemas.openxmlformats.org/officeDocument/2006/relationships/image" Target="media/image100.wmf"/><Relationship Id="rId781" Type="http://schemas.openxmlformats.org/officeDocument/2006/relationships/oleObject" Target="embeddings/oleObject479.bin"/><Relationship Id="rId879" Type="http://schemas.openxmlformats.org/officeDocument/2006/relationships/oleObject" Target="embeddings/oleObject567.bin"/><Relationship Id="rId434" Type="http://schemas.openxmlformats.org/officeDocument/2006/relationships/oleObject" Target="embeddings/oleObject249.bin"/><Relationship Id="rId641" Type="http://schemas.openxmlformats.org/officeDocument/2006/relationships/image" Target="media/image239.wmf"/><Relationship Id="rId739" Type="http://schemas.openxmlformats.org/officeDocument/2006/relationships/oleObject" Target="embeddings/oleObject454.bin"/><Relationship Id="rId1064" Type="http://schemas.openxmlformats.org/officeDocument/2006/relationships/header" Target="header2.xml"/><Relationship Id="rId280" Type="http://schemas.openxmlformats.org/officeDocument/2006/relationships/oleObject" Target="embeddings/oleObject161.bin"/><Relationship Id="rId501" Type="http://schemas.openxmlformats.org/officeDocument/2006/relationships/oleObject" Target="embeddings/oleObject297.bin"/><Relationship Id="rId946" Type="http://schemas.openxmlformats.org/officeDocument/2006/relationships/oleObject" Target="embeddings/oleObject633.bin"/><Relationship Id="rId75" Type="http://schemas.openxmlformats.org/officeDocument/2006/relationships/oleObject" Target="embeddings/oleObject33.bin"/><Relationship Id="rId140" Type="http://schemas.openxmlformats.org/officeDocument/2006/relationships/image" Target="media/image63.wmf"/><Relationship Id="rId378" Type="http://schemas.openxmlformats.org/officeDocument/2006/relationships/oleObject" Target="embeddings/oleObject215.bin"/><Relationship Id="rId585" Type="http://schemas.openxmlformats.org/officeDocument/2006/relationships/image" Target="media/image218.wmf"/><Relationship Id="rId792" Type="http://schemas.openxmlformats.org/officeDocument/2006/relationships/oleObject" Target="embeddings/oleObject487.bin"/><Relationship Id="rId806" Type="http://schemas.openxmlformats.org/officeDocument/2006/relationships/oleObject" Target="embeddings/oleObject501.bin"/><Relationship Id="rId6" Type="http://schemas.openxmlformats.org/officeDocument/2006/relationships/webSettings" Target="webSettings.xml"/><Relationship Id="rId238" Type="http://schemas.openxmlformats.org/officeDocument/2006/relationships/image" Target="media/image102.wmf"/><Relationship Id="rId445" Type="http://schemas.openxmlformats.org/officeDocument/2006/relationships/oleObject" Target="embeddings/oleObject256.bin"/><Relationship Id="rId652" Type="http://schemas.openxmlformats.org/officeDocument/2006/relationships/oleObject" Target="embeddings/oleObject403.bin"/><Relationship Id="rId291" Type="http://schemas.openxmlformats.org/officeDocument/2006/relationships/oleObject" Target="embeddings/oleObject167.bin"/><Relationship Id="rId305" Type="http://schemas.openxmlformats.org/officeDocument/2006/relationships/image" Target="media/image123.wmf"/><Relationship Id="rId512" Type="http://schemas.openxmlformats.org/officeDocument/2006/relationships/oleObject" Target="embeddings/oleObject308.bin"/><Relationship Id="rId957" Type="http://schemas.openxmlformats.org/officeDocument/2006/relationships/oleObject" Target="embeddings/oleObject644.bin"/><Relationship Id="rId86" Type="http://schemas.openxmlformats.org/officeDocument/2006/relationships/image" Target="media/image40.wmf"/><Relationship Id="rId151" Type="http://schemas.openxmlformats.org/officeDocument/2006/relationships/image" Target="media/image68.wmf"/><Relationship Id="rId389" Type="http://schemas.openxmlformats.org/officeDocument/2006/relationships/oleObject" Target="embeddings/oleObject222.bin"/><Relationship Id="rId596" Type="http://schemas.openxmlformats.org/officeDocument/2006/relationships/image" Target="media/image223.wmf"/><Relationship Id="rId817" Type="http://schemas.openxmlformats.org/officeDocument/2006/relationships/oleObject" Target="embeddings/oleObject509.bin"/><Relationship Id="rId1002" Type="http://schemas.openxmlformats.org/officeDocument/2006/relationships/oleObject" Target="embeddings/oleObject689.bin"/><Relationship Id="rId249" Type="http://schemas.openxmlformats.org/officeDocument/2006/relationships/oleObject" Target="embeddings/oleObject137.bin"/><Relationship Id="rId456" Type="http://schemas.openxmlformats.org/officeDocument/2006/relationships/oleObject" Target="embeddings/oleObject265.bin"/><Relationship Id="rId663" Type="http://schemas.openxmlformats.org/officeDocument/2006/relationships/image" Target="media/image244.wmf"/><Relationship Id="rId870" Type="http://schemas.openxmlformats.org/officeDocument/2006/relationships/oleObject" Target="embeddings/oleObject558.bin"/><Relationship Id="rId13" Type="http://schemas.openxmlformats.org/officeDocument/2006/relationships/oleObject" Target="embeddings/oleObject1.bin"/><Relationship Id="rId109" Type="http://schemas.openxmlformats.org/officeDocument/2006/relationships/oleObject" Target="embeddings/oleObject52.bin"/><Relationship Id="rId316" Type="http://schemas.openxmlformats.org/officeDocument/2006/relationships/image" Target="media/image129.wmf"/><Relationship Id="rId523" Type="http://schemas.openxmlformats.org/officeDocument/2006/relationships/oleObject" Target="embeddings/oleObject318.bin"/><Relationship Id="rId968" Type="http://schemas.openxmlformats.org/officeDocument/2006/relationships/oleObject" Target="embeddings/oleObject655.bin"/><Relationship Id="rId97" Type="http://schemas.openxmlformats.org/officeDocument/2006/relationships/oleObject" Target="embeddings/oleObject45.bin"/><Relationship Id="rId730" Type="http://schemas.openxmlformats.org/officeDocument/2006/relationships/oleObject" Target="embeddings/oleObject448.bin"/><Relationship Id="rId828" Type="http://schemas.openxmlformats.org/officeDocument/2006/relationships/oleObject" Target="embeddings/oleObject519.bin"/><Relationship Id="rId1013" Type="http://schemas.openxmlformats.org/officeDocument/2006/relationships/oleObject" Target="embeddings/oleObject700.bin"/><Relationship Id="rId162" Type="http://schemas.openxmlformats.org/officeDocument/2006/relationships/oleObject" Target="embeddings/oleObject82.bin"/><Relationship Id="rId467" Type="http://schemas.openxmlformats.org/officeDocument/2006/relationships/oleObject" Target="embeddings/oleObject273.bin"/><Relationship Id="rId674" Type="http://schemas.openxmlformats.org/officeDocument/2006/relationships/oleObject" Target="embeddings/oleObject419.bin"/><Relationship Id="rId881" Type="http://schemas.openxmlformats.org/officeDocument/2006/relationships/oleObject" Target="embeddings/oleObject569.bin"/><Relationship Id="rId979" Type="http://schemas.openxmlformats.org/officeDocument/2006/relationships/oleObject" Target="embeddings/oleObject666.bin"/><Relationship Id="rId24" Type="http://schemas.openxmlformats.org/officeDocument/2006/relationships/image" Target="media/image10.wmf"/><Relationship Id="rId327" Type="http://schemas.openxmlformats.org/officeDocument/2006/relationships/oleObject" Target="embeddings/oleObject185.bin"/><Relationship Id="rId534" Type="http://schemas.openxmlformats.org/officeDocument/2006/relationships/image" Target="media/image199.wmf"/><Relationship Id="rId741" Type="http://schemas.openxmlformats.org/officeDocument/2006/relationships/image" Target="media/image278.wmf"/><Relationship Id="rId839" Type="http://schemas.openxmlformats.org/officeDocument/2006/relationships/oleObject" Target="embeddings/oleObject529.bin"/><Relationship Id="rId173" Type="http://schemas.openxmlformats.org/officeDocument/2006/relationships/image" Target="media/image78.wmf"/><Relationship Id="rId380" Type="http://schemas.openxmlformats.org/officeDocument/2006/relationships/oleObject" Target="embeddings/oleObject216.bin"/><Relationship Id="rId601" Type="http://schemas.openxmlformats.org/officeDocument/2006/relationships/oleObject" Target="embeddings/oleObject368.bin"/><Relationship Id="rId1024" Type="http://schemas.openxmlformats.org/officeDocument/2006/relationships/oleObject" Target="embeddings/oleObject711.bin"/><Relationship Id="rId240" Type="http://schemas.openxmlformats.org/officeDocument/2006/relationships/oleObject" Target="embeddings/oleObject130.bin"/><Relationship Id="rId478" Type="http://schemas.openxmlformats.org/officeDocument/2006/relationships/oleObject" Target="embeddings/oleObject280.bin"/><Relationship Id="rId685" Type="http://schemas.openxmlformats.org/officeDocument/2006/relationships/oleObject" Target="embeddings/oleObject425.bin"/><Relationship Id="rId892" Type="http://schemas.openxmlformats.org/officeDocument/2006/relationships/oleObject" Target="embeddings/oleObject580.bin"/><Relationship Id="rId906" Type="http://schemas.openxmlformats.org/officeDocument/2006/relationships/oleObject" Target="embeddings/oleObject594.bin"/><Relationship Id="rId35" Type="http://schemas.openxmlformats.org/officeDocument/2006/relationships/oleObject" Target="embeddings/oleObject14.bin"/><Relationship Id="rId100" Type="http://schemas.openxmlformats.org/officeDocument/2006/relationships/image" Target="media/image46.wmf"/><Relationship Id="rId338" Type="http://schemas.openxmlformats.org/officeDocument/2006/relationships/image" Target="media/image140.wmf"/><Relationship Id="rId545" Type="http://schemas.openxmlformats.org/officeDocument/2006/relationships/oleObject" Target="embeddings/oleObject336.bin"/><Relationship Id="rId752" Type="http://schemas.openxmlformats.org/officeDocument/2006/relationships/image" Target="media/image282.wmf"/><Relationship Id="rId184" Type="http://schemas.openxmlformats.org/officeDocument/2006/relationships/oleObject" Target="embeddings/oleObject93.bin"/><Relationship Id="rId391" Type="http://schemas.openxmlformats.org/officeDocument/2006/relationships/oleObject" Target="embeddings/oleObject223.bin"/><Relationship Id="rId405" Type="http://schemas.openxmlformats.org/officeDocument/2006/relationships/oleObject" Target="embeddings/oleObject230.bin"/><Relationship Id="rId612" Type="http://schemas.openxmlformats.org/officeDocument/2006/relationships/oleObject" Target="embeddings/oleObject375.bin"/><Relationship Id="rId1035" Type="http://schemas.openxmlformats.org/officeDocument/2006/relationships/oleObject" Target="embeddings/oleObject722.bin"/><Relationship Id="rId251" Type="http://schemas.openxmlformats.org/officeDocument/2006/relationships/oleObject" Target="embeddings/oleObject138.bin"/><Relationship Id="rId489" Type="http://schemas.openxmlformats.org/officeDocument/2006/relationships/image" Target="media/image193.wmf"/><Relationship Id="rId696" Type="http://schemas.openxmlformats.org/officeDocument/2006/relationships/image" Target="media/image258.wmf"/><Relationship Id="rId917" Type="http://schemas.openxmlformats.org/officeDocument/2006/relationships/oleObject" Target="embeddings/oleObject605.bin"/><Relationship Id="rId46" Type="http://schemas.openxmlformats.org/officeDocument/2006/relationships/image" Target="media/image19.wmf"/><Relationship Id="rId349" Type="http://schemas.openxmlformats.org/officeDocument/2006/relationships/oleObject" Target="embeddings/oleObject198.bin"/><Relationship Id="rId556" Type="http://schemas.openxmlformats.org/officeDocument/2006/relationships/image" Target="media/image206.wmf"/><Relationship Id="rId763" Type="http://schemas.openxmlformats.org/officeDocument/2006/relationships/image" Target="media/image287.wmf"/><Relationship Id="rId111" Type="http://schemas.openxmlformats.org/officeDocument/2006/relationships/oleObject" Target="embeddings/oleObject53.bin"/><Relationship Id="rId195" Type="http://schemas.openxmlformats.org/officeDocument/2006/relationships/image" Target="media/image88.wmf"/><Relationship Id="rId209" Type="http://schemas.openxmlformats.org/officeDocument/2006/relationships/oleObject" Target="embeddings/oleObject107.bin"/><Relationship Id="rId416" Type="http://schemas.openxmlformats.org/officeDocument/2006/relationships/oleObject" Target="embeddings/oleObject236.bin"/><Relationship Id="rId970" Type="http://schemas.openxmlformats.org/officeDocument/2006/relationships/oleObject" Target="embeddings/oleObject657.bin"/><Relationship Id="rId1046" Type="http://schemas.openxmlformats.org/officeDocument/2006/relationships/oleObject" Target="embeddings/oleObject733.bin"/><Relationship Id="rId623" Type="http://schemas.openxmlformats.org/officeDocument/2006/relationships/oleObject" Target="embeddings/oleObject381.bin"/><Relationship Id="rId830" Type="http://schemas.openxmlformats.org/officeDocument/2006/relationships/oleObject" Target="embeddings/oleObject521.bin"/><Relationship Id="rId928" Type="http://schemas.openxmlformats.org/officeDocument/2006/relationships/oleObject" Target="embeddings/oleObject616.bin"/><Relationship Id="rId57" Type="http://schemas.openxmlformats.org/officeDocument/2006/relationships/oleObject" Target="embeddings/oleObject24.bin"/><Relationship Id="rId262" Type="http://schemas.openxmlformats.org/officeDocument/2006/relationships/image" Target="media/image106.wmf"/><Relationship Id="rId567" Type="http://schemas.openxmlformats.org/officeDocument/2006/relationships/image" Target="media/image210.wmf"/><Relationship Id="rId122" Type="http://schemas.openxmlformats.org/officeDocument/2006/relationships/image" Target="media/image56.wmf"/><Relationship Id="rId774" Type="http://schemas.openxmlformats.org/officeDocument/2006/relationships/image" Target="media/image292.wmf"/><Relationship Id="rId981" Type="http://schemas.openxmlformats.org/officeDocument/2006/relationships/oleObject" Target="embeddings/oleObject668.bin"/><Relationship Id="rId1057" Type="http://schemas.openxmlformats.org/officeDocument/2006/relationships/oleObject" Target="embeddings/oleObject744.bin"/><Relationship Id="rId427" Type="http://schemas.openxmlformats.org/officeDocument/2006/relationships/oleObject" Target="embeddings/oleObject244.bin"/><Relationship Id="rId634" Type="http://schemas.openxmlformats.org/officeDocument/2006/relationships/oleObject" Target="embeddings/oleObject390.bin"/><Relationship Id="rId841" Type="http://schemas.openxmlformats.org/officeDocument/2006/relationships/oleObject" Target="embeddings/oleObject531.bin"/><Relationship Id="rId273" Type="http://schemas.openxmlformats.org/officeDocument/2006/relationships/oleObject" Target="embeddings/oleObject156.bin"/><Relationship Id="rId480" Type="http://schemas.openxmlformats.org/officeDocument/2006/relationships/oleObject" Target="embeddings/oleObject281.bin"/><Relationship Id="rId701" Type="http://schemas.openxmlformats.org/officeDocument/2006/relationships/oleObject" Target="embeddings/oleObject433.bin"/><Relationship Id="rId939" Type="http://schemas.openxmlformats.org/officeDocument/2006/relationships/oleObject" Target="embeddings/oleObject626.bin"/><Relationship Id="rId68" Type="http://schemas.openxmlformats.org/officeDocument/2006/relationships/image" Target="media/image31.wmf"/><Relationship Id="rId133" Type="http://schemas.openxmlformats.org/officeDocument/2006/relationships/oleObject" Target="embeddings/oleObject66.bin"/><Relationship Id="rId340" Type="http://schemas.openxmlformats.org/officeDocument/2006/relationships/image" Target="media/image141.wmf"/><Relationship Id="rId578" Type="http://schemas.openxmlformats.org/officeDocument/2006/relationships/oleObject" Target="embeddings/oleObject355.bin"/><Relationship Id="rId785" Type="http://schemas.openxmlformats.org/officeDocument/2006/relationships/oleObject" Target="embeddings/oleObject483.bin"/><Relationship Id="rId992" Type="http://schemas.openxmlformats.org/officeDocument/2006/relationships/oleObject" Target="embeddings/oleObject679.bin"/><Relationship Id="rId200" Type="http://schemas.openxmlformats.org/officeDocument/2006/relationships/oleObject" Target="embeddings/oleObject102.bin"/><Relationship Id="rId438" Type="http://schemas.openxmlformats.org/officeDocument/2006/relationships/oleObject" Target="embeddings/oleObject252.bin"/><Relationship Id="rId645" Type="http://schemas.openxmlformats.org/officeDocument/2006/relationships/oleObject" Target="embeddings/oleObject397.bin"/><Relationship Id="rId852" Type="http://schemas.openxmlformats.org/officeDocument/2006/relationships/oleObject" Target="embeddings/oleObject541.bin"/><Relationship Id="rId1068" Type="http://schemas.openxmlformats.org/officeDocument/2006/relationships/footer" Target="footer4.xml"/><Relationship Id="rId284" Type="http://schemas.openxmlformats.org/officeDocument/2006/relationships/oleObject" Target="embeddings/oleObject163.bin"/><Relationship Id="rId491" Type="http://schemas.openxmlformats.org/officeDocument/2006/relationships/oleObject" Target="embeddings/oleObject290.bin"/><Relationship Id="rId505" Type="http://schemas.openxmlformats.org/officeDocument/2006/relationships/oleObject" Target="embeddings/oleObject301.bin"/><Relationship Id="rId712" Type="http://schemas.openxmlformats.org/officeDocument/2006/relationships/oleObject" Target="embeddings/oleObject439.bin"/><Relationship Id="rId79" Type="http://schemas.openxmlformats.org/officeDocument/2006/relationships/oleObject" Target="embeddings/oleObject35.bin"/><Relationship Id="rId144" Type="http://schemas.openxmlformats.org/officeDocument/2006/relationships/image" Target="media/image65.wmf"/><Relationship Id="rId589" Type="http://schemas.openxmlformats.org/officeDocument/2006/relationships/oleObject" Target="embeddings/oleObject362.bin"/><Relationship Id="rId796" Type="http://schemas.openxmlformats.org/officeDocument/2006/relationships/oleObject" Target="embeddings/oleObject491.bin"/><Relationship Id="rId351" Type="http://schemas.openxmlformats.org/officeDocument/2006/relationships/oleObject" Target="embeddings/oleObject200.bin"/><Relationship Id="rId449" Type="http://schemas.openxmlformats.org/officeDocument/2006/relationships/oleObject" Target="embeddings/oleObject259.bin"/><Relationship Id="rId656" Type="http://schemas.openxmlformats.org/officeDocument/2006/relationships/image" Target="media/image243.wmf"/><Relationship Id="rId863" Type="http://schemas.openxmlformats.org/officeDocument/2006/relationships/oleObject" Target="embeddings/oleObject551.bin"/><Relationship Id="rId211" Type="http://schemas.openxmlformats.org/officeDocument/2006/relationships/oleObject" Target="embeddings/oleObject108.bin"/><Relationship Id="rId295" Type="http://schemas.openxmlformats.org/officeDocument/2006/relationships/oleObject" Target="embeddings/oleObject169.bin"/><Relationship Id="rId309" Type="http://schemas.openxmlformats.org/officeDocument/2006/relationships/oleObject" Target="embeddings/oleObject177.bin"/><Relationship Id="rId516" Type="http://schemas.openxmlformats.org/officeDocument/2006/relationships/oleObject" Target="embeddings/oleObject311.bin"/><Relationship Id="rId723" Type="http://schemas.openxmlformats.org/officeDocument/2006/relationships/image" Target="media/image271.wmf"/><Relationship Id="rId930" Type="http://schemas.openxmlformats.org/officeDocument/2006/relationships/image" Target="media/image305.wmf"/><Relationship Id="rId1006" Type="http://schemas.openxmlformats.org/officeDocument/2006/relationships/oleObject" Target="embeddings/oleObject693.bin"/><Relationship Id="rId155" Type="http://schemas.openxmlformats.org/officeDocument/2006/relationships/image" Target="media/image70.wmf"/><Relationship Id="rId362" Type="http://schemas.openxmlformats.org/officeDocument/2006/relationships/oleObject" Target="embeddings/oleObject206.bin"/><Relationship Id="rId222" Type="http://schemas.openxmlformats.org/officeDocument/2006/relationships/image" Target="media/image98.wmf"/><Relationship Id="rId667" Type="http://schemas.openxmlformats.org/officeDocument/2006/relationships/image" Target="media/image245.wmf"/><Relationship Id="rId874" Type="http://schemas.openxmlformats.org/officeDocument/2006/relationships/oleObject" Target="embeddings/oleObject562.bin"/><Relationship Id="rId17" Type="http://schemas.openxmlformats.org/officeDocument/2006/relationships/image" Target="media/image7.wmf"/><Relationship Id="rId527" Type="http://schemas.openxmlformats.org/officeDocument/2006/relationships/oleObject" Target="embeddings/oleObject322.bin"/><Relationship Id="rId734" Type="http://schemas.openxmlformats.org/officeDocument/2006/relationships/image" Target="media/image275.wmf"/><Relationship Id="rId941" Type="http://schemas.openxmlformats.org/officeDocument/2006/relationships/oleObject" Target="embeddings/oleObject628.bin"/><Relationship Id="rId70" Type="http://schemas.openxmlformats.org/officeDocument/2006/relationships/image" Target="media/image32.wmf"/><Relationship Id="rId166" Type="http://schemas.openxmlformats.org/officeDocument/2006/relationships/oleObject" Target="embeddings/oleObject84.bin"/><Relationship Id="rId373" Type="http://schemas.openxmlformats.org/officeDocument/2006/relationships/image" Target="media/image153.wmf"/><Relationship Id="rId580" Type="http://schemas.openxmlformats.org/officeDocument/2006/relationships/image" Target="media/image216.wmf"/><Relationship Id="rId801" Type="http://schemas.openxmlformats.org/officeDocument/2006/relationships/oleObject" Target="embeddings/oleObject496.bin"/><Relationship Id="rId1017" Type="http://schemas.openxmlformats.org/officeDocument/2006/relationships/oleObject" Target="embeddings/oleObject704.bin"/><Relationship Id="rId1" Type="http://schemas.openxmlformats.org/officeDocument/2006/relationships/customXml" Target="../customXml/item1.xml"/><Relationship Id="rId233" Type="http://schemas.openxmlformats.org/officeDocument/2006/relationships/oleObject" Target="embeddings/oleObject125.bin"/><Relationship Id="rId440" Type="http://schemas.openxmlformats.org/officeDocument/2006/relationships/oleObject" Target="embeddings/oleObject253.bin"/><Relationship Id="rId678" Type="http://schemas.openxmlformats.org/officeDocument/2006/relationships/image" Target="media/image249.wmf"/><Relationship Id="rId885" Type="http://schemas.openxmlformats.org/officeDocument/2006/relationships/oleObject" Target="embeddings/oleObject573.bin"/><Relationship Id="rId1070" Type="http://schemas.microsoft.com/office/2011/relationships/people" Target="people.xml"/><Relationship Id="rId28" Type="http://schemas.openxmlformats.org/officeDocument/2006/relationships/oleObject" Target="embeddings/oleObject9.bin"/><Relationship Id="rId300" Type="http://schemas.openxmlformats.org/officeDocument/2006/relationships/oleObject" Target="embeddings/oleObject172.bin"/><Relationship Id="rId538" Type="http://schemas.openxmlformats.org/officeDocument/2006/relationships/oleObject" Target="embeddings/oleObject331.bin"/><Relationship Id="rId745" Type="http://schemas.openxmlformats.org/officeDocument/2006/relationships/image" Target="media/image280.wmf"/><Relationship Id="rId952" Type="http://schemas.openxmlformats.org/officeDocument/2006/relationships/oleObject" Target="embeddings/oleObject639.bin"/><Relationship Id="rId81" Type="http://schemas.openxmlformats.org/officeDocument/2006/relationships/oleObject" Target="embeddings/oleObject36.bin"/><Relationship Id="rId177" Type="http://schemas.openxmlformats.org/officeDocument/2006/relationships/image" Target="media/image80.wmf"/><Relationship Id="rId384" Type="http://schemas.openxmlformats.org/officeDocument/2006/relationships/oleObject" Target="embeddings/oleObject219.bin"/><Relationship Id="rId591" Type="http://schemas.openxmlformats.org/officeDocument/2006/relationships/oleObject" Target="embeddings/oleObject363.bin"/><Relationship Id="rId605" Type="http://schemas.openxmlformats.org/officeDocument/2006/relationships/oleObject" Target="embeddings/oleObject370.bin"/><Relationship Id="rId812" Type="http://schemas.openxmlformats.org/officeDocument/2006/relationships/oleObject" Target="embeddings/oleObject506.bin"/><Relationship Id="rId1028" Type="http://schemas.openxmlformats.org/officeDocument/2006/relationships/oleObject" Target="embeddings/oleObject715.bin"/><Relationship Id="rId244" Type="http://schemas.openxmlformats.org/officeDocument/2006/relationships/oleObject" Target="embeddings/oleObject133.bin"/><Relationship Id="rId689" Type="http://schemas.openxmlformats.org/officeDocument/2006/relationships/oleObject" Target="embeddings/oleObject427.bin"/><Relationship Id="rId896" Type="http://schemas.openxmlformats.org/officeDocument/2006/relationships/oleObject" Target="embeddings/oleObject584.bin"/><Relationship Id="rId39" Type="http://schemas.openxmlformats.org/officeDocument/2006/relationships/oleObject" Target="embeddings/oleObject16.bin"/><Relationship Id="rId451" Type="http://schemas.openxmlformats.org/officeDocument/2006/relationships/oleObject" Target="embeddings/oleObject261.bin"/><Relationship Id="rId549" Type="http://schemas.openxmlformats.org/officeDocument/2006/relationships/image" Target="media/image203.wmf"/><Relationship Id="rId756" Type="http://schemas.openxmlformats.org/officeDocument/2006/relationships/oleObject" Target="embeddings/oleObject465.bin"/><Relationship Id="rId104" Type="http://schemas.openxmlformats.org/officeDocument/2006/relationships/oleObject" Target="embeddings/oleObject49.bin"/><Relationship Id="rId188" Type="http://schemas.openxmlformats.org/officeDocument/2006/relationships/oleObject" Target="embeddings/oleObject95.bin"/><Relationship Id="rId311" Type="http://schemas.openxmlformats.org/officeDocument/2006/relationships/image" Target="media/image126.png"/><Relationship Id="rId395" Type="http://schemas.openxmlformats.org/officeDocument/2006/relationships/oleObject" Target="embeddings/oleObject225.bin"/><Relationship Id="rId409" Type="http://schemas.openxmlformats.org/officeDocument/2006/relationships/oleObject" Target="embeddings/oleObject232.bin"/><Relationship Id="rId963" Type="http://schemas.openxmlformats.org/officeDocument/2006/relationships/oleObject" Target="embeddings/oleObject650.bin"/><Relationship Id="rId1039" Type="http://schemas.openxmlformats.org/officeDocument/2006/relationships/oleObject" Target="embeddings/oleObject726.bin"/><Relationship Id="rId92" Type="http://schemas.openxmlformats.org/officeDocument/2006/relationships/image" Target="media/image43.wmf"/><Relationship Id="rId616" Type="http://schemas.openxmlformats.org/officeDocument/2006/relationships/oleObject" Target="embeddings/oleObject377.bin"/><Relationship Id="rId823" Type="http://schemas.openxmlformats.org/officeDocument/2006/relationships/oleObject" Target="embeddings/oleObject514.bin"/><Relationship Id="rId255" Type="http://schemas.openxmlformats.org/officeDocument/2006/relationships/oleObject" Target="embeddings/oleObject142.bin"/><Relationship Id="rId462" Type="http://schemas.openxmlformats.org/officeDocument/2006/relationships/oleObject" Target="embeddings/oleObject269.bin"/><Relationship Id="rId115" Type="http://schemas.openxmlformats.org/officeDocument/2006/relationships/oleObject" Target="embeddings/oleObject55.bin"/><Relationship Id="rId322" Type="http://schemas.openxmlformats.org/officeDocument/2006/relationships/image" Target="media/image132.wmf"/><Relationship Id="rId767" Type="http://schemas.openxmlformats.org/officeDocument/2006/relationships/image" Target="media/image289.wmf"/><Relationship Id="rId974" Type="http://schemas.openxmlformats.org/officeDocument/2006/relationships/oleObject" Target="embeddings/oleObject661.bin"/><Relationship Id="rId199" Type="http://schemas.openxmlformats.org/officeDocument/2006/relationships/image" Target="media/image90.wmf"/><Relationship Id="rId627" Type="http://schemas.openxmlformats.org/officeDocument/2006/relationships/oleObject" Target="embeddings/oleObject385.bin"/><Relationship Id="rId834" Type="http://schemas.openxmlformats.org/officeDocument/2006/relationships/oleObject" Target="embeddings/oleObject525.bin"/><Relationship Id="rId266" Type="http://schemas.openxmlformats.org/officeDocument/2006/relationships/oleObject" Target="embeddings/oleObject151.bin"/><Relationship Id="rId473" Type="http://schemas.openxmlformats.org/officeDocument/2006/relationships/oleObject" Target="embeddings/oleObject277.bin"/><Relationship Id="rId680" Type="http://schemas.openxmlformats.org/officeDocument/2006/relationships/image" Target="media/image250.wmf"/><Relationship Id="rId901" Type="http://schemas.openxmlformats.org/officeDocument/2006/relationships/oleObject" Target="embeddings/oleObject589.bin"/><Relationship Id="rId30" Type="http://schemas.openxmlformats.org/officeDocument/2006/relationships/image" Target="media/image13.wmf"/><Relationship Id="rId126" Type="http://schemas.openxmlformats.org/officeDocument/2006/relationships/image" Target="media/image57.wmf"/><Relationship Id="rId333" Type="http://schemas.openxmlformats.org/officeDocument/2006/relationships/oleObject" Target="embeddings/oleObject188.bin"/><Relationship Id="rId540" Type="http://schemas.openxmlformats.org/officeDocument/2006/relationships/oleObject" Target="embeddings/oleObject333.bin"/><Relationship Id="rId778" Type="http://schemas.openxmlformats.org/officeDocument/2006/relationships/oleObject" Target="embeddings/oleObject477.bin"/><Relationship Id="rId985" Type="http://schemas.openxmlformats.org/officeDocument/2006/relationships/oleObject" Target="embeddings/oleObject672.bin"/><Relationship Id="rId638" Type="http://schemas.openxmlformats.org/officeDocument/2006/relationships/oleObject" Target="embeddings/oleObject393.bin"/><Relationship Id="rId845" Type="http://schemas.openxmlformats.org/officeDocument/2006/relationships/oleObject" Target="embeddings/oleObject534.bin"/><Relationship Id="rId1030" Type="http://schemas.openxmlformats.org/officeDocument/2006/relationships/oleObject" Target="embeddings/oleObject717.bin"/><Relationship Id="rId277" Type="http://schemas.openxmlformats.org/officeDocument/2006/relationships/oleObject" Target="embeddings/oleObject159.bin"/><Relationship Id="rId400" Type="http://schemas.openxmlformats.org/officeDocument/2006/relationships/image" Target="media/image165.wmf"/><Relationship Id="rId484" Type="http://schemas.openxmlformats.org/officeDocument/2006/relationships/oleObject" Target="embeddings/oleObject284.bin"/><Relationship Id="rId705" Type="http://schemas.openxmlformats.org/officeDocument/2006/relationships/oleObject" Target="embeddings/oleObject435.bin"/><Relationship Id="rId137" Type="http://schemas.openxmlformats.org/officeDocument/2006/relationships/oleObject" Target="embeddings/oleObject68.bin"/><Relationship Id="rId344" Type="http://schemas.openxmlformats.org/officeDocument/2006/relationships/image" Target="media/image142.wmf"/><Relationship Id="rId691" Type="http://schemas.openxmlformats.org/officeDocument/2006/relationships/oleObject" Target="embeddings/oleObject428.bin"/><Relationship Id="rId789" Type="http://schemas.openxmlformats.org/officeDocument/2006/relationships/oleObject" Target="embeddings/oleObject485.bin"/><Relationship Id="rId912" Type="http://schemas.openxmlformats.org/officeDocument/2006/relationships/oleObject" Target="embeddings/oleObject600.bin"/><Relationship Id="rId996" Type="http://schemas.openxmlformats.org/officeDocument/2006/relationships/oleObject" Target="embeddings/oleObject683.bin"/><Relationship Id="rId41" Type="http://schemas.openxmlformats.org/officeDocument/2006/relationships/oleObject" Target="embeddings/oleObject17.bin"/><Relationship Id="rId551" Type="http://schemas.openxmlformats.org/officeDocument/2006/relationships/image" Target="media/image204.wmf"/><Relationship Id="rId649" Type="http://schemas.openxmlformats.org/officeDocument/2006/relationships/image" Target="media/image241.wmf"/><Relationship Id="rId856" Type="http://schemas.openxmlformats.org/officeDocument/2006/relationships/oleObject" Target="embeddings/oleObject544.bin"/><Relationship Id="rId190" Type="http://schemas.openxmlformats.org/officeDocument/2006/relationships/oleObject" Target="embeddings/oleObject97.bin"/><Relationship Id="rId204" Type="http://schemas.openxmlformats.org/officeDocument/2006/relationships/oleObject" Target="embeddings/oleObject104.bin"/><Relationship Id="rId288" Type="http://schemas.openxmlformats.org/officeDocument/2006/relationships/oleObject" Target="embeddings/oleObject165.bin"/><Relationship Id="rId411" Type="http://schemas.openxmlformats.org/officeDocument/2006/relationships/oleObject" Target="embeddings/oleObject233.bin"/><Relationship Id="rId509" Type="http://schemas.openxmlformats.org/officeDocument/2006/relationships/oleObject" Target="embeddings/oleObject305.bin"/><Relationship Id="rId1041" Type="http://schemas.openxmlformats.org/officeDocument/2006/relationships/oleObject" Target="embeddings/oleObject728.bin"/><Relationship Id="rId495" Type="http://schemas.openxmlformats.org/officeDocument/2006/relationships/image" Target="media/image195.wmf"/><Relationship Id="rId716" Type="http://schemas.openxmlformats.org/officeDocument/2006/relationships/oleObject" Target="embeddings/oleObject441.bin"/><Relationship Id="rId923" Type="http://schemas.openxmlformats.org/officeDocument/2006/relationships/oleObject" Target="embeddings/oleObject611.bin"/><Relationship Id="rId52" Type="http://schemas.openxmlformats.org/officeDocument/2006/relationships/image" Target="media/image23.wmf"/><Relationship Id="rId148" Type="http://schemas.openxmlformats.org/officeDocument/2006/relationships/image" Target="media/image67.wmf"/><Relationship Id="rId355" Type="http://schemas.openxmlformats.org/officeDocument/2006/relationships/oleObject" Target="embeddings/oleObject202.bin"/><Relationship Id="rId562" Type="http://schemas.openxmlformats.org/officeDocument/2006/relationships/oleObject" Target="embeddings/oleObject346.bin"/><Relationship Id="rId215" Type="http://schemas.openxmlformats.org/officeDocument/2006/relationships/oleObject" Target="embeddings/oleObject111.bin"/><Relationship Id="rId422" Type="http://schemas.openxmlformats.org/officeDocument/2006/relationships/image" Target="media/image174.wmf"/><Relationship Id="rId867" Type="http://schemas.openxmlformats.org/officeDocument/2006/relationships/oleObject" Target="embeddings/oleObject555.bin"/><Relationship Id="rId1052" Type="http://schemas.openxmlformats.org/officeDocument/2006/relationships/oleObject" Target="embeddings/oleObject739.bin"/><Relationship Id="rId299" Type="http://schemas.openxmlformats.org/officeDocument/2006/relationships/oleObject" Target="embeddings/oleObject171.bin"/><Relationship Id="rId727" Type="http://schemas.openxmlformats.org/officeDocument/2006/relationships/image" Target="media/image273.wmf"/><Relationship Id="rId934" Type="http://schemas.openxmlformats.org/officeDocument/2006/relationships/oleObject" Target="embeddings/oleObject621.bin"/><Relationship Id="rId63" Type="http://schemas.openxmlformats.org/officeDocument/2006/relationships/oleObject" Target="embeddings/oleObject27.bin"/><Relationship Id="rId159" Type="http://schemas.openxmlformats.org/officeDocument/2006/relationships/image" Target="media/image71.wmf"/><Relationship Id="rId366" Type="http://schemas.openxmlformats.org/officeDocument/2006/relationships/oleObject" Target="embeddings/oleObject209.bin"/><Relationship Id="rId573" Type="http://schemas.openxmlformats.org/officeDocument/2006/relationships/image" Target="media/image213.wmf"/><Relationship Id="rId780" Type="http://schemas.openxmlformats.org/officeDocument/2006/relationships/oleObject" Target="embeddings/oleObject478.bin"/><Relationship Id="rId226" Type="http://schemas.openxmlformats.org/officeDocument/2006/relationships/oleObject" Target="embeddings/oleObject119.bin"/><Relationship Id="rId433" Type="http://schemas.openxmlformats.org/officeDocument/2006/relationships/image" Target="media/image177.wmf"/><Relationship Id="rId878" Type="http://schemas.openxmlformats.org/officeDocument/2006/relationships/oleObject" Target="embeddings/oleObject566.bin"/><Relationship Id="rId1063" Type="http://schemas.openxmlformats.org/officeDocument/2006/relationships/header" Target="header1.xml"/><Relationship Id="rId640" Type="http://schemas.openxmlformats.org/officeDocument/2006/relationships/oleObject" Target="embeddings/oleObject394.bin"/><Relationship Id="rId738" Type="http://schemas.openxmlformats.org/officeDocument/2006/relationships/image" Target="media/image277.wmf"/><Relationship Id="rId945" Type="http://schemas.openxmlformats.org/officeDocument/2006/relationships/oleObject" Target="embeddings/oleObject632.bin"/><Relationship Id="rId74" Type="http://schemas.openxmlformats.org/officeDocument/2006/relationships/image" Target="media/image34.wmf"/><Relationship Id="rId377" Type="http://schemas.openxmlformats.org/officeDocument/2006/relationships/image" Target="media/image155.wmf"/><Relationship Id="rId500" Type="http://schemas.openxmlformats.org/officeDocument/2006/relationships/oleObject" Target="embeddings/oleObject296.bin"/><Relationship Id="rId584" Type="http://schemas.openxmlformats.org/officeDocument/2006/relationships/oleObject" Target="embeddings/oleObject359.bin"/><Relationship Id="rId805" Type="http://schemas.openxmlformats.org/officeDocument/2006/relationships/oleObject" Target="embeddings/oleObject500.bin"/><Relationship Id="rId5" Type="http://schemas.openxmlformats.org/officeDocument/2006/relationships/settings" Target="settings.xml"/><Relationship Id="rId237" Type="http://schemas.openxmlformats.org/officeDocument/2006/relationships/oleObject" Target="embeddings/oleObject128.bin"/><Relationship Id="rId791" Type="http://schemas.openxmlformats.org/officeDocument/2006/relationships/image" Target="media/image297.wmf"/><Relationship Id="rId889" Type="http://schemas.openxmlformats.org/officeDocument/2006/relationships/oleObject" Target="embeddings/oleObject577.bin"/><Relationship Id="rId444" Type="http://schemas.openxmlformats.org/officeDocument/2006/relationships/image" Target="media/image181.wmf"/><Relationship Id="rId651" Type="http://schemas.openxmlformats.org/officeDocument/2006/relationships/oleObject" Target="embeddings/oleObject402.bin"/><Relationship Id="rId749" Type="http://schemas.openxmlformats.org/officeDocument/2006/relationships/image" Target="media/image281.wmf"/><Relationship Id="rId290" Type="http://schemas.openxmlformats.org/officeDocument/2006/relationships/image" Target="media/image116.wmf"/><Relationship Id="rId304" Type="http://schemas.openxmlformats.org/officeDocument/2006/relationships/oleObject" Target="embeddings/oleObject174.bin"/><Relationship Id="rId388" Type="http://schemas.openxmlformats.org/officeDocument/2006/relationships/oleObject" Target="embeddings/oleObject221.bin"/><Relationship Id="rId511" Type="http://schemas.openxmlformats.org/officeDocument/2006/relationships/oleObject" Target="embeddings/oleObject307.bin"/><Relationship Id="rId609" Type="http://schemas.openxmlformats.org/officeDocument/2006/relationships/oleObject" Target="embeddings/oleObject373.bin"/><Relationship Id="rId956" Type="http://schemas.openxmlformats.org/officeDocument/2006/relationships/oleObject" Target="embeddings/oleObject643.bin"/><Relationship Id="rId85" Type="http://schemas.openxmlformats.org/officeDocument/2006/relationships/oleObject" Target="embeddings/oleObject38.bin"/><Relationship Id="rId150" Type="http://schemas.openxmlformats.org/officeDocument/2006/relationships/oleObject" Target="embeddings/oleObject75.bin"/><Relationship Id="rId595" Type="http://schemas.openxmlformats.org/officeDocument/2006/relationships/oleObject" Target="embeddings/oleObject365.bin"/><Relationship Id="rId816" Type="http://schemas.openxmlformats.org/officeDocument/2006/relationships/image" Target="media/image300.wmf"/><Relationship Id="rId1001" Type="http://schemas.openxmlformats.org/officeDocument/2006/relationships/oleObject" Target="embeddings/oleObject688.bin"/><Relationship Id="rId248" Type="http://schemas.openxmlformats.org/officeDocument/2006/relationships/oleObject" Target="embeddings/oleObject136.bin"/><Relationship Id="rId455" Type="http://schemas.openxmlformats.org/officeDocument/2006/relationships/oleObject" Target="embeddings/oleObject264.bin"/><Relationship Id="rId662" Type="http://schemas.openxmlformats.org/officeDocument/2006/relationships/oleObject" Target="embeddings/oleObject411.bin"/><Relationship Id="rId12" Type="http://schemas.openxmlformats.org/officeDocument/2006/relationships/image" Target="media/image4.wmf"/><Relationship Id="rId108" Type="http://schemas.openxmlformats.org/officeDocument/2006/relationships/image" Target="media/image49.wmf"/><Relationship Id="rId315" Type="http://schemas.openxmlformats.org/officeDocument/2006/relationships/oleObject" Target="embeddings/oleObject179.bin"/><Relationship Id="rId522" Type="http://schemas.openxmlformats.org/officeDocument/2006/relationships/oleObject" Target="embeddings/oleObject317.bin"/><Relationship Id="rId967" Type="http://schemas.openxmlformats.org/officeDocument/2006/relationships/oleObject" Target="embeddings/oleObject654.bin"/><Relationship Id="rId96" Type="http://schemas.openxmlformats.org/officeDocument/2006/relationships/oleObject" Target="embeddings/oleObject44.bin"/><Relationship Id="rId161" Type="http://schemas.openxmlformats.org/officeDocument/2006/relationships/image" Target="media/image72.wmf"/><Relationship Id="rId399" Type="http://schemas.openxmlformats.org/officeDocument/2006/relationships/oleObject" Target="embeddings/oleObject227.bin"/><Relationship Id="rId827" Type="http://schemas.openxmlformats.org/officeDocument/2006/relationships/oleObject" Target="embeddings/oleObject518.bin"/><Relationship Id="rId1012" Type="http://schemas.openxmlformats.org/officeDocument/2006/relationships/oleObject" Target="embeddings/oleObject699.bin"/><Relationship Id="rId259" Type="http://schemas.openxmlformats.org/officeDocument/2006/relationships/oleObject" Target="embeddings/oleObject146.bin"/><Relationship Id="rId466" Type="http://schemas.openxmlformats.org/officeDocument/2006/relationships/image" Target="media/image186.wmf"/><Relationship Id="rId673" Type="http://schemas.openxmlformats.org/officeDocument/2006/relationships/oleObject" Target="embeddings/oleObject418.bin"/><Relationship Id="rId880" Type="http://schemas.openxmlformats.org/officeDocument/2006/relationships/oleObject" Target="embeddings/oleObject568.bin"/><Relationship Id="rId23" Type="http://schemas.openxmlformats.org/officeDocument/2006/relationships/oleObject" Target="embeddings/oleObject6.bin"/><Relationship Id="rId119" Type="http://schemas.openxmlformats.org/officeDocument/2006/relationships/oleObject" Target="embeddings/oleObject57.bin"/><Relationship Id="rId326" Type="http://schemas.openxmlformats.org/officeDocument/2006/relationships/image" Target="media/image134.wmf"/><Relationship Id="rId533" Type="http://schemas.openxmlformats.org/officeDocument/2006/relationships/oleObject" Target="embeddings/oleObject327.bin"/><Relationship Id="rId978" Type="http://schemas.openxmlformats.org/officeDocument/2006/relationships/oleObject" Target="embeddings/oleObject665.bin"/><Relationship Id="rId740" Type="http://schemas.openxmlformats.org/officeDocument/2006/relationships/oleObject" Target="embeddings/oleObject455.bin"/><Relationship Id="rId838" Type="http://schemas.openxmlformats.org/officeDocument/2006/relationships/oleObject" Target="embeddings/oleObject528.bin"/><Relationship Id="rId1023" Type="http://schemas.openxmlformats.org/officeDocument/2006/relationships/oleObject" Target="embeddings/oleObject710.bin"/><Relationship Id="rId172" Type="http://schemas.openxmlformats.org/officeDocument/2006/relationships/oleObject" Target="embeddings/oleObject87.bin"/><Relationship Id="rId477" Type="http://schemas.openxmlformats.org/officeDocument/2006/relationships/image" Target="media/image190.wmf"/><Relationship Id="rId600" Type="http://schemas.openxmlformats.org/officeDocument/2006/relationships/image" Target="media/image225.wmf"/><Relationship Id="rId684" Type="http://schemas.openxmlformats.org/officeDocument/2006/relationships/image" Target="media/image252.wmf"/><Relationship Id="rId337" Type="http://schemas.openxmlformats.org/officeDocument/2006/relationships/oleObject" Target="embeddings/oleObject190.bin"/><Relationship Id="rId891" Type="http://schemas.openxmlformats.org/officeDocument/2006/relationships/oleObject" Target="embeddings/oleObject579.bin"/><Relationship Id="rId905" Type="http://schemas.openxmlformats.org/officeDocument/2006/relationships/oleObject" Target="embeddings/oleObject593.bin"/><Relationship Id="rId989" Type="http://schemas.openxmlformats.org/officeDocument/2006/relationships/oleObject" Target="embeddings/oleObject676.bin"/><Relationship Id="rId34" Type="http://schemas.openxmlformats.org/officeDocument/2006/relationships/oleObject" Target="embeddings/oleObject13.bin"/><Relationship Id="rId544" Type="http://schemas.openxmlformats.org/officeDocument/2006/relationships/image" Target="media/image201.wmf"/><Relationship Id="rId751" Type="http://schemas.openxmlformats.org/officeDocument/2006/relationships/oleObject" Target="embeddings/oleObject462.bin"/><Relationship Id="rId849" Type="http://schemas.openxmlformats.org/officeDocument/2006/relationships/oleObject" Target="embeddings/oleObject538.bin"/><Relationship Id="rId183" Type="http://schemas.openxmlformats.org/officeDocument/2006/relationships/image" Target="media/image83.wmf"/><Relationship Id="rId390" Type="http://schemas.openxmlformats.org/officeDocument/2006/relationships/image" Target="media/image160.wmf"/><Relationship Id="rId404" Type="http://schemas.openxmlformats.org/officeDocument/2006/relationships/image" Target="media/image167.wmf"/><Relationship Id="rId611" Type="http://schemas.openxmlformats.org/officeDocument/2006/relationships/image" Target="media/image229.wmf"/><Relationship Id="rId1034" Type="http://schemas.openxmlformats.org/officeDocument/2006/relationships/oleObject" Target="embeddings/oleObject721.bin"/><Relationship Id="rId250" Type="http://schemas.openxmlformats.org/officeDocument/2006/relationships/image" Target="media/image105.wmf"/><Relationship Id="rId488" Type="http://schemas.openxmlformats.org/officeDocument/2006/relationships/oleObject" Target="embeddings/oleObject288.bin"/><Relationship Id="rId695" Type="http://schemas.openxmlformats.org/officeDocument/2006/relationships/oleObject" Target="embeddings/oleObject430.bin"/><Relationship Id="rId709" Type="http://schemas.openxmlformats.org/officeDocument/2006/relationships/image" Target="media/image264.wmf"/><Relationship Id="rId916" Type="http://schemas.openxmlformats.org/officeDocument/2006/relationships/oleObject" Target="embeddings/oleObject604.bin"/><Relationship Id="rId45" Type="http://schemas.openxmlformats.org/officeDocument/2006/relationships/oleObject" Target="embeddings/oleObject19.bin"/><Relationship Id="rId110" Type="http://schemas.openxmlformats.org/officeDocument/2006/relationships/image" Target="media/image50.wmf"/><Relationship Id="rId348" Type="http://schemas.openxmlformats.org/officeDocument/2006/relationships/oleObject" Target="embeddings/oleObject197.bin"/><Relationship Id="rId555" Type="http://schemas.openxmlformats.org/officeDocument/2006/relationships/oleObject" Target="embeddings/oleObject342.bin"/><Relationship Id="rId762" Type="http://schemas.openxmlformats.org/officeDocument/2006/relationships/oleObject" Target="embeddings/oleObject468.bin"/><Relationship Id="rId194" Type="http://schemas.openxmlformats.org/officeDocument/2006/relationships/oleObject" Target="embeddings/oleObject99.bin"/><Relationship Id="rId208" Type="http://schemas.openxmlformats.org/officeDocument/2006/relationships/oleObject" Target="embeddings/oleObject106.bin"/><Relationship Id="rId415" Type="http://schemas.openxmlformats.org/officeDocument/2006/relationships/image" Target="media/image172.wmf"/><Relationship Id="rId622" Type="http://schemas.openxmlformats.org/officeDocument/2006/relationships/image" Target="media/image234.wmf"/><Relationship Id="rId1045" Type="http://schemas.openxmlformats.org/officeDocument/2006/relationships/oleObject" Target="embeddings/oleObject732.bin"/><Relationship Id="rId261" Type="http://schemas.openxmlformats.org/officeDocument/2006/relationships/oleObject" Target="embeddings/oleObject148.bin"/><Relationship Id="rId499" Type="http://schemas.openxmlformats.org/officeDocument/2006/relationships/oleObject" Target="embeddings/oleObject295.bin"/><Relationship Id="rId927" Type="http://schemas.openxmlformats.org/officeDocument/2006/relationships/oleObject" Target="embeddings/oleObject615.bin"/><Relationship Id="rId56" Type="http://schemas.openxmlformats.org/officeDocument/2006/relationships/image" Target="media/image25.wmf"/><Relationship Id="rId359" Type="http://schemas.openxmlformats.org/officeDocument/2006/relationships/oleObject" Target="embeddings/oleObject204.bin"/><Relationship Id="rId566" Type="http://schemas.openxmlformats.org/officeDocument/2006/relationships/oleObject" Target="embeddings/oleObject349.bin"/><Relationship Id="rId773" Type="http://schemas.openxmlformats.org/officeDocument/2006/relationships/oleObject" Target="embeddings/oleObject474.bin"/><Relationship Id="rId121" Type="http://schemas.openxmlformats.org/officeDocument/2006/relationships/oleObject" Target="embeddings/oleObject58.bin"/><Relationship Id="rId219" Type="http://schemas.openxmlformats.org/officeDocument/2006/relationships/oleObject" Target="embeddings/oleObject115.bin"/><Relationship Id="rId426" Type="http://schemas.openxmlformats.org/officeDocument/2006/relationships/oleObject" Target="embeddings/oleObject243.bin"/><Relationship Id="rId633" Type="http://schemas.openxmlformats.org/officeDocument/2006/relationships/oleObject" Target="embeddings/oleObject389.bin"/><Relationship Id="rId980" Type="http://schemas.openxmlformats.org/officeDocument/2006/relationships/oleObject" Target="embeddings/oleObject667.bin"/><Relationship Id="rId1056" Type="http://schemas.openxmlformats.org/officeDocument/2006/relationships/oleObject" Target="embeddings/oleObject743.bin"/><Relationship Id="rId840" Type="http://schemas.openxmlformats.org/officeDocument/2006/relationships/oleObject" Target="embeddings/oleObject530.bin"/><Relationship Id="rId938" Type="http://schemas.openxmlformats.org/officeDocument/2006/relationships/oleObject" Target="embeddings/oleObject625.bin"/><Relationship Id="rId67" Type="http://schemas.openxmlformats.org/officeDocument/2006/relationships/oleObject" Target="embeddings/oleObject29.bin"/><Relationship Id="rId272" Type="http://schemas.openxmlformats.org/officeDocument/2006/relationships/image" Target="media/image109.wmf"/><Relationship Id="rId577" Type="http://schemas.openxmlformats.org/officeDocument/2006/relationships/image" Target="media/image215.wmf"/><Relationship Id="rId700" Type="http://schemas.openxmlformats.org/officeDocument/2006/relationships/image" Target="media/image260.wmf"/><Relationship Id="rId132" Type="http://schemas.openxmlformats.org/officeDocument/2006/relationships/image" Target="media/image59.wmf"/><Relationship Id="rId784" Type="http://schemas.openxmlformats.org/officeDocument/2006/relationships/oleObject" Target="embeddings/oleObject482.bin"/><Relationship Id="rId991" Type="http://schemas.openxmlformats.org/officeDocument/2006/relationships/oleObject" Target="embeddings/oleObject678.bin"/><Relationship Id="rId1067" Type="http://schemas.openxmlformats.org/officeDocument/2006/relationships/header" Target="header3.xml"/><Relationship Id="rId437" Type="http://schemas.openxmlformats.org/officeDocument/2006/relationships/oleObject" Target="embeddings/oleObject251.bin"/><Relationship Id="rId644" Type="http://schemas.openxmlformats.org/officeDocument/2006/relationships/oleObject" Target="embeddings/oleObject396.bin"/><Relationship Id="rId851" Type="http://schemas.openxmlformats.org/officeDocument/2006/relationships/oleObject" Target="embeddings/oleObject540.bin"/><Relationship Id="rId283" Type="http://schemas.openxmlformats.org/officeDocument/2006/relationships/image" Target="media/image113.wmf"/><Relationship Id="rId490" Type="http://schemas.openxmlformats.org/officeDocument/2006/relationships/oleObject" Target="embeddings/oleObject289.bin"/><Relationship Id="rId504" Type="http://schemas.openxmlformats.org/officeDocument/2006/relationships/oleObject" Target="embeddings/oleObject300.bin"/><Relationship Id="rId711" Type="http://schemas.openxmlformats.org/officeDocument/2006/relationships/image" Target="media/image265.wmf"/><Relationship Id="rId949" Type="http://schemas.openxmlformats.org/officeDocument/2006/relationships/oleObject" Target="embeddings/oleObject636.bin"/><Relationship Id="rId78" Type="http://schemas.openxmlformats.org/officeDocument/2006/relationships/image" Target="media/image36.wmf"/><Relationship Id="rId143" Type="http://schemas.openxmlformats.org/officeDocument/2006/relationships/oleObject" Target="embeddings/oleObject71.bin"/><Relationship Id="rId350" Type="http://schemas.openxmlformats.org/officeDocument/2006/relationships/oleObject" Target="embeddings/oleObject199.bin"/><Relationship Id="rId588" Type="http://schemas.openxmlformats.org/officeDocument/2006/relationships/image" Target="media/image219.wmf"/><Relationship Id="rId795" Type="http://schemas.openxmlformats.org/officeDocument/2006/relationships/oleObject" Target="embeddings/oleObject490.bin"/><Relationship Id="rId809" Type="http://schemas.openxmlformats.org/officeDocument/2006/relationships/oleObject" Target="embeddings/oleObject504.bin"/><Relationship Id="rId9" Type="http://schemas.openxmlformats.org/officeDocument/2006/relationships/image" Target="media/image1.png"/><Relationship Id="rId210" Type="http://schemas.openxmlformats.org/officeDocument/2006/relationships/image" Target="media/image95.wmf"/><Relationship Id="rId448" Type="http://schemas.openxmlformats.org/officeDocument/2006/relationships/oleObject" Target="embeddings/oleObject258.bin"/><Relationship Id="rId655" Type="http://schemas.openxmlformats.org/officeDocument/2006/relationships/oleObject" Target="embeddings/oleObject405.bin"/><Relationship Id="rId862" Type="http://schemas.openxmlformats.org/officeDocument/2006/relationships/oleObject" Target="embeddings/oleObject550.bin"/><Relationship Id="rId294" Type="http://schemas.openxmlformats.org/officeDocument/2006/relationships/image" Target="media/image118.wmf"/><Relationship Id="rId308" Type="http://schemas.openxmlformats.org/officeDocument/2006/relationships/image" Target="media/image124.wmf"/><Relationship Id="rId515" Type="http://schemas.openxmlformats.org/officeDocument/2006/relationships/image" Target="media/image197.wmf"/><Relationship Id="rId722" Type="http://schemas.openxmlformats.org/officeDocument/2006/relationships/oleObject" Target="embeddings/oleObject444.bin"/><Relationship Id="rId89" Type="http://schemas.openxmlformats.org/officeDocument/2006/relationships/oleObject" Target="embeddings/oleObject40.bin"/><Relationship Id="rId154" Type="http://schemas.openxmlformats.org/officeDocument/2006/relationships/oleObject" Target="embeddings/oleObject77.bin"/><Relationship Id="rId361" Type="http://schemas.openxmlformats.org/officeDocument/2006/relationships/oleObject" Target="embeddings/oleObject205.bin"/><Relationship Id="rId599" Type="http://schemas.openxmlformats.org/officeDocument/2006/relationships/oleObject" Target="embeddings/oleObject367.bin"/><Relationship Id="rId1005" Type="http://schemas.openxmlformats.org/officeDocument/2006/relationships/oleObject" Target="embeddings/oleObject692.bin"/><Relationship Id="rId459" Type="http://schemas.openxmlformats.org/officeDocument/2006/relationships/image" Target="media/image185.wmf"/><Relationship Id="rId666" Type="http://schemas.openxmlformats.org/officeDocument/2006/relationships/oleObject" Target="embeddings/oleObject414.bin"/><Relationship Id="rId873" Type="http://schemas.openxmlformats.org/officeDocument/2006/relationships/oleObject" Target="embeddings/oleObject561.bin"/><Relationship Id="rId16" Type="http://schemas.openxmlformats.org/officeDocument/2006/relationships/oleObject" Target="embeddings/oleObject2.bin"/><Relationship Id="rId221" Type="http://schemas.openxmlformats.org/officeDocument/2006/relationships/oleObject" Target="embeddings/oleObject116.bin"/><Relationship Id="rId319" Type="http://schemas.openxmlformats.org/officeDocument/2006/relationships/oleObject" Target="embeddings/oleObject181.bin"/><Relationship Id="rId526" Type="http://schemas.openxmlformats.org/officeDocument/2006/relationships/oleObject" Target="embeddings/oleObject321.bin"/><Relationship Id="rId733" Type="http://schemas.openxmlformats.org/officeDocument/2006/relationships/oleObject" Target="embeddings/oleObject451.bin"/><Relationship Id="rId940" Type="http://schemas.openxmlformats.org/officeDocument/2006/relationships/oleObject" Target="embeddings/oleObject627.bin"/><Relationship Id="rId1016" Type="http://schemas.openxmlformats.org/officeDocument/2006/relationships/oleObject" Target="embeddings/oleObject703.bin"/><Relationship Id="rId165" Type="http://schemas.openxmlformats.org/officeDocument/2006/relationships/image" Target="media/image74.wmf"/><Relationship Id="rId372" Type="http://schemas.openxmlformats.org/officeDocument/2006/relationships/oleObject" Target="embeddings/oleObject212.bin"/><Relationship Id="rId677" Type="http://schemas.openxmlformats.org/officeDocument/2006/relationships/oleObject" Target="embeddings/oleObject421.bin"/><Relationship Id="rId800" Type="http://schemas.openxmlformats.org/officeDocument/2006/relationships/oleObject" Target="embeddings/oleObject495.bin"/><Relationship Id="rId232" Type="http://schemas.openxmlformats.org/officeDocument/2006/relationships/oleObject" Target="embeddings/oleObject124.bin"/><Relationship Id="rId884" Type="http://schemas.openxmlformats.org/officeDocument/2006/relationships/oleObject" Target="embeddings/oleObject572.bin"/><Relationship Id="rId27" Type="http://schemas.openxmlformats.org/officeDocument/2006/relationships/oleObject" Target="embeddings/oleObject8.bin"/><Relationship Id="rId537" Type="http://schemas.openxmlformats.org/officeDocument/2006/relationships/oleObject" Target="embeddings/oleObject330.bin"/><Relationship Id="rId744" Type="http://schemas.openxmlformats.org/officeDocument/2006/relationships/oleObject" Target="embeddings/oleObject457.bin"/><Relationship Id="rId951" Type="http://schemas.openxmlformats.org/officeDocument/2006/relationships/oleObject" Target="embeddings/oleObject638.bin"/><Relationship Id="rId80" Type="http://schemas.openxmlformats.org/officeDocument/2006/relationships/image" Target="media/image37.wmf"/><Relationship Id="rId176" Type="http://schemas.openxmlformats.org/officeDocument/2006/relationships/oleObject" Target="embeddings/oleObject89.bin"/><Relationship Id="rId383" Type="http://schemas.openxmlformats.org/officeDocument/2006/relationships/oleObject" Target="embeddings/oleObject218.bin"/><Relationship Id="rId590" Type="http://schemas.openxmlformats.org/officeDocument/2006/relationships/image" Target="media/image220.wmf"/><Relationship Id="rId604" Type="http://schemas.openxmlformats.org/officeDocument/2006/relationships/image" Target="media/image227.wmf"/><Relationship Id="rId811" Type="http://schemas.openxmlformats.org/officeDocument/2006/relationships/oleObject" Target="embeddings/oleObject505.bin"/><Relationship Id="rId1027" Type="http://schemas.openxmlformats.org/officeDocument/2006/relationships/oleObject" Target="embeddings/oleObject714.bin"/><Relationship Id="rId243" Type="http://schemas.openxmlformats.org/officeDocument/2006/relationships/oleObject" Target="embeddings/oleObject132.bin"/><Relationship Id="rId450" Type="http://schemas.openxmlformats.org/officeDocument/2006/relationships/oleObject" Target="embeddings/oleObject260.bin"/><Relationship Id="rId688" Type="http://schemas.openxmlformats.org/officeDocument/2006/relationships/image" Target="media/image254.wmf"/><Relationship Id="rId895" Type="http://schemas.openxmlformats.org/officeDocument/2006/relationships/oleObject" Target="embeddings/oleObject583.bin"/><Relationship Id="rId909" Type="http://schemas.openxmlformats.org/officeDocument/2006/relationships/oleObject" Target="embeddings/oleObject597.bin"/><Relationship Id="rId38" Type="http://schemas.openxmlformats.org/officeDocument/2006/relationships/image" Target="media/image15.wmf"/><Relationship Id="rId103" Type="http://schemas.openxmlformats.org/officeDocument/2006/relationships/oleObject" Target="embeddings/oleObject48.bin"/><Relationship Id="rId310" Type="http://schemas.openxmlformats.org/officeDocument/2006/relationships/image" Target="media/image125.png"/><Relationship Id="rId548" Type="http://schemas.openxmlformats.org/officeDocument/2006/relationships/oleObject" Target="embeddings/oleObject338.bin"/><Relationship Id="rId755" Type="http://schemas.openxmlformats.org/officeDocument/2006/relationships/oleObject" Target="embeddings/oleObject464.bin"/><Relationship Id="rId962" Type="http://schemas.openxmlformats.org/officeDocument/2006/relationships/oleObject" Target="embeddings/oleObject649.bin"/><Relationship Id="rId91" Type="http://schemas.openxmlformats.org/officeDocument/2006/relationships/oleObject" Target="embeddings/oleObject41.bin"/><Relationship Id="rId187" Type="http://schemas.openxmlformats.org/officeDocument/2006/relationships/image" Target="media/image85.wmf"/><Relationship Id="rId394" Type="http://schemas.openxmlformats.org/officeDocument/2006/relationships/image" Target="media/image162.wmf"/><Relationship Id="rId408" Type="http://schemas.openxmlformats.org/officeDocument/2006/relationships/image" Target="media/image169.wmf"/><Relationship Id="rId615" Type="http://schemas.openxmlformats.org/officeDocument/2006/relationships/image" Target="media/image231.wmf"/><Relationship Id="rId822" Type="http://schemas.openxmlformats.org/officeDocument/2006/relationships/oleObject" Target="embeddings/oleObject513.bin"/><Relationship Id="rId1038" Type="http://schemas.openxmlformats.org/officeDocument/2006/relationships/oleObject" Target="embeddings/oleObject725.bin"/><Relationship Id="rId254" Type="http://schemas.openxmlformats.org/officeDocument/2006/relationships/oleObject" Target="embeddings/oleObject141.bin"/><Relationship Id="rId699" Type="http://schemas.openxmlformats.org/officeDocument/2006/relationships/oleObject" Target="embeddings/oleObject432.bin"/><Relationship Id="rId49" Type="http://schemas.openxmlformats.org/officeDocument/2006/relationships/oleObject" Target="embeddings/oleObject21.bin"/><Relationship Id="rId114" Type="http://schemas.openxmlformats.org/officeDocument/2006/relationships/image" Target="media/image52.wmf"/><Relationship Id="rId461" Type="http://schemas.openxmlformats.org/officeDocument/2006/relationships/oleObject" Target="embeddings/oleObject268.bin"/><Relationship Id="rId559" Type="http://schemas.openxmlformats.org/officeDocument/2006/relationships/oleObject" Target="embeddings/oleObject344.bin"/><Relationship Id="rId766" Type="http://schemas.openxmlformats.org/officeDocument/2006/relationships/oleObject" Target="embeddings/oleObject470.bin"/><Relationship Id="rId198" Type="http://schemas.openxmlformats.org/officeDocument/2006/relationships/oleObject" Target="embeddings/oleObject101.bin"/><Relationship Id="rId321" Type="http://schemas.openxmlformats.org/officeDocument/2006/relationships/oleObject" Target="embeddings/oleObject182.bin"/><Relationship Id="rId419" Type="http://schemas.openxmlformats.org/officeDocument/2006/relationships/oleObject" Target="embeddings/oleObject239.bin"/><Relationship Id="rId626" Type="http://schemas.openxmlformats.org/officeDocument/2006/relationships/oleObject" Target="embeddings/oleObject384.bin"/><Relationship Id="rId973" Type="http://schemas.openxmlformats.org/officeDocument/2006/relationships/oleObject" Target="embeddings/oleObject660.bin"/><Relationship Id="rId1049" Type="http://schemas.openxmlformats.org/officeDocument/2006/relationships/oleObject" Target="embeddings/oleObject736.bin"/><Relationship Id="rId833" Type="http://schemas.openxmlformats.org/officeDocument/2006/relationships/oleObject" Target="embeddings/oleObject524.bin"/><Relationship Id="rId265" Type="http://schemas.openxmlformats.org/officeDocument/2006/relationships/oleObject" Target="embeddings/oleObject150.bin"/><Relationship Id="rId472" Type="http://schemas.openxmlformats.org/officeDocument/2006/relationships/image" Target="media/image188.wmf"/><Relationship Id="rId900" Type="http://schemas.openxmlformats.org/officeDocument/2006/relationships/oleObject" Target="embeddings/oleObject588.bin"/><Relationship Id="rId125" Type="http://schemas.openxmlformats.org/officeDocument/2006/relationships/oleObject" Target="embeddings/oleObject61.bin"/><Relationship Id="rId332" Type="http://schemas.openxmlformats.org/officeDocument/2006/relationships/image" Target="media/image137.wmf"/><Relationship Id="rId777" Type="http://schemas.openxmlformats.org/officeDocument/2006/relationships/oleObject" Target="embeddings/oleObject476.bin"/><Relationship Id="rId984" Type="http://schemas.openxmlformats.org/officeDocument/2006/relationships/oleObject" Target="embeddings/oleObject671.bin"/><Relationship Id="rId637" Type="http://schemas.openxmlformats.org/officeDocument/2006/relationships/oleObject" Target="embeddings/oleObject392.bin"/><Relationship Id="rId844" Type="http://schemas.openxmlformats.org/officeDocument/2006/relationships/oleObject" Target="embeddings/oleObject533.bin"/><Relationship Id="rId276" Type="http://schemas.openxmlformats.org/officeDocument/2006/relationships/oleObject" Target="embeddings/oleObject158.bin"/><Relationship Id="rId483" Type="http://schemas.openxmlformats.org/officeDocument/2006/relationships/oleObject" Target="embeddings/oleObject283.bin"/><Relationship Id="rId690" Type="http://schemas.openxmlformats.org/officeDocument/2006/relationships/image" Target="media/image255.wmf"/><Relationship Id="rId704" Type="http://schemas.openxmlformats.org/officeDocument/2006/relationships/image" Target="media/image262.wmf"/><Relationship Id="rId911" Type="http://schemas.openxmlformats.org/officeDocument/2006/relationships/oleObject" Target="embeddings/oleObject599.bin"/><Relationship Id="rId40" Type="http://schemas.openxmlformats.org/officeDocument/2006/relationships/image" Target="media/image16.wmf"/><Relationship Id="rId136" Type="http://schemas.openxmlformats.org/officeDocument/2006/relationships/image" Target="media/image61.wmf"/><Relationship Id="rId343" Type="http://schemas.openxmlformats.org/officeDocument/2006/relationships/oleObject" Target="embeddings/oleObject194.bin"/><Relationship Id="rId550" Type="http://schemas.openxmlformats.org/officeDocument/2006/relationships/oleObject" Target="embeddings/oleObject339.bin"/><Relationship Id="rId788" Type="http://schemas.openxmlformats.org/officeDocument/2006/relationships/image" Target="media/image296.wmf"/><Relationship Id="rId995" Type="http://schemas.openxmlformats.org/officeDocument/2006/relationships/oleObject" Target="embeddings/oleObject682.bin"/><Relationship Id="rId203" Type="http://schemas.openxmlformats.org/officeDocument/2006/relationships/image" Target="media/image92.wmf"/><Relationship Id="rId648" Type="http://schemas.openxmlformats.org/officeDocument/2006/relationships/oleObject" Target="embeddings/oleObject400.bin"/><Relationship Id="rId855" Type="http://schemas.openxmlformats.org/officeDocument/2006/relationships/image" Target="media/image304.wmf"/><Relationship Id="rId1040" Type="http://schemas.openxmlformats.org/officeDocument/2006/relationships/oleObject" Target="embeddings/oleObject727.bin"/><Relationship Id="rId287" Type="http://schemas.openxmlformats.org/officeDocument/2006/relationships/image" Target="media/image115.wmf"/><Relationship Id="rId410" Type="http://schemas.openxmlformats.org/officeDocument/2006/relationships/image" Target="media/image170.wmf"/><Relationship Id="rId494" Type="http://schemas.openxmlformats.org/officeDocument/2006/relationships/oleObject" Target="embeddings/oleObject292.bin"/><Relationship Id="rId508" Type="http://schemas.openxmlformats.org/officeDocument/2006/relationships/oleObject" Target="embeddings/oleObject304.bin"/><Relationship Id="rId715" Type="http://schemas.openxmlformats.org/officeDocument/2006/relationships/image" Target="media/image267.wmf"/><Relationship Id="rId922" Type="http://schemas.openxmlformats.org/officeDocument/2006/relationships/oleObject" Target="embeddings/oleObject610.bin"/><Relationship Id="rId147" Type="http://schemas.openxmlformats.org/officeDocument/2006/relationships/oleObject" Target="embeddings/oleObject73.bin"/><Relationship Id="rId354" Type="http://schemas.openxmlformats.org/officeDocument/2006/relationships/image" Target="media/image145.wmf"/><Relationship Id="rId799" Type="http://schemas.openxmlformats.org/officeDocument/2006/relationships/oleObject" Target="embeddings/oleObject494.bin"/><Relationship Id="rId51" Type="http://schemas.openxmlformats.org/officeDocument/2006/relationships/image" Target="media/image22.png"/><Relationship Id="rId561" Type="http://schemas.openxmlformats.org/officeDocument/2006/relationships/oleObject" Target="embeddings/oleObject345.bin"/><Relationship Id="rId659" Type="http://schemas.openxmlformats.org/officeDocument/2006/relationships/oleObject" Target="embeddings/oleObject408.bin"/><Relationship Id="rId866" Type="http://schemas.openxmlformats.org/officeDocument/2006/relationships/oleObject" Target="embeddings/oleObject554.bin"/><Relationship Id="rId214" Type="http://schemas.openxmlformats.org/officeDocument/2006/relationships/oleObject" Target="embeddings/oleObject110.bin"/><Relationship Id="rId298" Type="http://schemas.openxmlformats.org/officeDocument/2006/relationships/image" Target="media/image120.wmf"/><Relationship Id="rId421" Type="http://schemas.openxmlformats.org/officeDocument/2006/relationships/oleObject" Target="embeddings/oleObject240.bin"/><Relationship Id="rId519" Type="http://schemas.openxmlformats.org/officeDocument/2006/relationships/oleObject" Target="embeddings/oleObject314.bin"/><Relationship Id="rId1051" Type="http://schemas.openxmlformats.org/officeDocument/2006/relationships/oleObject" Target="embeddings/oleObject738.bin"/><Relationship Id="rId158" Type="http://schemas.openxmlformats.org/officeDocument/2006/relationships/oleObject" Target="embeddings/oleObject80.bin"/><Relationship Id="rId726" Type="http://schemas.openxmlformats.org/officeDocument/2006/relationships/oleObject" Target="embeddings/oleObject446.bin"/><Relationship Id="rId933" Type="http://schemas.openxmlformats.org/officeDocument/2006/relationships/oleObject" Target="embeddings/oleObject620.bin"/><Relationship Id="rId1009" Type="http://schemas.openxmlformats.org/officeDocument/2006/relationships/oleObject" Target="embeddings/oleObject696.bin"/><Relationship Id="rId62" Type="http://schemas.openxmlformats.org/officeDocument/2006/relationships/image" Target="media/image28.wmf"/><Relationship Id="rId365" Type="http://schemas.openxmlformats.org/officeDocument/2006/relationships/image" Target="media/image149.wmf"/><Relationship Id="rId572" Type="http://schemas.openxmlformats.org/officeDocument/2006/relationships/oleObject" Target="embeddings/oleObject352.bin"/><Relationship Id="rId225" Type="http://schemas.openxmlformats.org/officeDocument/2006/relationships/oleObject" Target="embeddings/oleObject118.bin"/><Relationship Id="rId432" Type="http://schemas.openxmlformats.org/officeDocument/2006/relationships/oleObject" Target="embeddings/oleObject248.bin"/><Relationship Id="rId877" Type="http://schemas.openxmlformats.org/officeDocument/2006/relationships/oleObject" Target="embeddings/oleObject565.bin"/><Relationship Id="rId1062" Type="http://schemas.openxmlformats.org/officeDocument/2006/relationships/footer" Target="footer1.xml"/><Relationship Id="rId737" Type="http://schemas.openxmlformats.org/officeDocument/2006/relationships/oleObject" Target="embeddings/oleObject453.bin"/><Relationship Id="rId944" Type="http://schemas.openxmlformats.org/officeDocument/2006/relationships/oleObject" Target="embeddings/oleObject631.bin"/><Relationship Id="rId73" Type="http://schemas.openxmlformats.org/officeDocument/2006/relationships/oleObject" Target="embeddings/oleObject32.bin"/><Relationship Id="rId169" Type="http://schemas.openxmlformats.org/officeDocument/2006/relationships/image" Target="media/image76.wmf"/><Relationship Id="rId376" Type="http://schemas.openxmlformats.org/officeDocument/2006/relationships/oleObject" Target="embeddings/oleObject214.bin"/><Relationship Id="rId583" Type="http://schemas.openxmlformats.org/officeDocument/2006/relationships/image" Target="media/image217.wmf"/><Relationship Id="rId790" Type="http://schemas.openxmlformats.org/officeDocument/2006/relationships/oleObject" Target="embeddings/oleObject486.bin"/><Relationship Id="rId804" Type="http://schemas.openxmlformats.org/officeDocument/2006/relationships/oleObject" Target="embeddings/oleObject499.bin"/><Relationship Id="rId4" Type="http://schemas.openxmlformats.org/officeDocument/2006/relationships/styles" Target="styles.xml"/><Relationship Id="rId236" Type="http://schemas.openxmlformats.org/officeDocument/2006/relationships/oleObject" Target="embeddings/oleObject127.bin"/><Relationship Id="rId443" Type="http://schemas.openxmlformats.org/officeDocument/2006/relationships/oleObject" Target="embeddings/oleObject255.bin"/><Relationship Id="rId650" Type="http://schemas.openxmlformats.org/officeDocument/2006/relationships/oleObject" Target="embeddings/oleObject401.bin"/><Relationship Id="rId888" Type="http://schemas.openxmlformats.org/officeDocument/2006/relationships/oleObject" Target="embeddings/oleObject576.bin"/><Relationship Id="rId303" Type="http://schemas.openxmlformats.org/officeDocument/2006/relationships/image" Target="media/image122.wmf"/><Relationship Id="rId748" Type="http://schemas.openxmlformats.org/officeDocument/2006/relationships/oleObject" Target="embeddings/oleObject460.bin"/><Relationship Id="rId955" Type="http://schemas.openxmlformats.org/officeDocument/2006/relationships/oleObject" Target="embeddings/oleObject642.bin"/><Relationship Id="rId84" Type="http://schemas.openxmlformats.org/officeDocument/2006/relationships/image" Target="media/image39.wmf"/><Relationship Id="rId387" Type="http://schemas.openxmlformats.org/officeDocument/2006/relationships/image" Target="media/image159.wmf"/><Relationship Id="rId510" Type="http://schemas.openxmlformats.org/officeDocument/2006/relationships/oleObject" Target="embeddings/oleObject306.bin"/><Relationship Id="rId594" Type="http://schemas.openxmlformats.org/officeDocument/2006/relationships/image" Target="media/image222.wmf"/><Relationship Id="rId608" Type="http://schemas.openxmlformats.org/officeDocument/2006/relationships/oleObject" Target="embeddings/oleObject372.bin"/><Relationship Id="rId815" Type="http://schemas.openxmlformats.org/officeDocument/2006/relationships/oleObject" Target="embeddings/oleObject508.bin"/><Relationship Id="rId247" Type="http://schemas.openxmlformats.org/officeDocument/2006/relationships/oleObject" Target="embeddings/oleObject135.bin"/><Relationship Id="rId899" Type="http://schemas.openxmlformats.org/officeDocument/2006/relationships/oleObject" Target="embeddings/oleObject587.bin"/><Relationship Id="rId1000" Type="http://schemas.openxmlformats.org/officeDocument/2006/relationships/oleObject" Target="embeddings/oleObject687.bin"/><Relationship Id="rId107" Type="http://schemas.openxmlformats.org/officeDocument/2006/relationships/oleObject" Target="embeddings/oleObject51.bin"/><Relationship Id="rId454" Type="http://schemas.openxmlformats.org/officeDocument/2006/relationships/oleObject" Target="embeddings/oleObject263.bin"/><Relationship Id="rId661" Type="http://schemas.openxmlformats.org/officeDocument/2006/relationships/oleObject" Target="embeddings/oleObject410.bin"/><Relationship Id="rId759" Type="http://schemas.openxmlformats.org/officeDocument/2006/relationships/image" Target="media/image285.wmf"/><Relationship Id="rId966" Type="http://schemas.openxmlformats.org/officeDocument/2006/relationships/oleObject" Target="embeddings/oleObject653.bin"/><Relationship Id="rId11" Type="http://schemas.openxmlformats.org/officeDocument/2006/relationships/image" Target="media/image3.png"/><Relationship Id="rId314" Type="http://schemas.openxmlformats.org/officeDocument/2006/relationships/image" Target="media/image128.wmf"/><Relationship Id="rId398" Type="http://schemas.openxmlformats.org/officeDocument/2006/relationships/image" Target="media/image164.wmf"/><Relationship Id="rId521" Type="http://schemas.openxmlformats.org/officeDocument/2006/relationships/oleObject" Target="embeddings/oleObject316.bin"/><Relationship Id="rId619" Type="http://schemas.openxmlformats.org/officeDocument/2006/relationships/oleObject" Target="embeddings/oleObject379.bin"/><Relationship Id="rId95" Type="http://schemas.openxmlformats.org/officeDocument/2006/relationships/oleObject" Target="embeddings/oleObject43.bin"/><Relationship Id="rId160" Type="http://schemas.openxmlformats.org/officeDocument/2006/relationships/oleObject" Target="embeddings/oleObject81.bin"/><Relationship Id="rId826" Type="http://schemas.openxmlformats.org/officeDocument/2006/relationships/oleObject" Target="embeddings/oleObject517.bin"/><Relationship Id="rId1011" Type="http://schemas.openxmlformats.org/officeDocument/2006/relationships/oleObject" Target="embeddings/oleObject698.bin"/><Relationship Id="rId258" Type="http://schemas.openxmlformats.org/officeDocument/2006/relationships/oleObject" Target="embeddings/oleObject145.bin"/><Relationship Id="rId465" Type="http://schemas.openxmlformats.org/officeDocument/2006/relationships/oleObject" Target="embeddings/oleObject272.bin"/><Relationship Id="rId672" Type="http://schemas.openxmlformats.org/officeDocument/2006/relationships/oleObject" Target="embeddings/oleObject417.bin"/><Relationship Id="rId22" Type="http://schemas.openxmlformats.org/officeDocument/2006/relationships/oleObject" Target="embeddings/oleObject5.bin"/><Relationship Id="rId118" Type="http://schemas.openxmlformats.org/officeDocument/2006/relationships/image" Target="media/image54.wmf"/><Relationship Id="rId325" Type="http://schemas.openxmlformats.org/officeDocument/2006/relationships/oleObject" Target="embeddings/oleObject184.bin"/><Relationship Id="rId532" Type="http://schemas.openxmlformats.org/officeDocument/2006/relationships/oleObject" Target="embeddings/oleObject326.bin"/><Relationship Id="rId977" Type="http://schemas.openxmlformats.org/officeDocument/2006/relationships/oleObject" Target="embeddings/oleObject664.bin"/><Relationship Id="rId171" Type="http://schemas.openxmlformats.org/officeDocument/2006/relationships/image" Target="media/image77.wmf"/><Relationship Id="rId837" Type="http://schemas.openxmlformats.org/officeDocument/2006/relationships/oleObject" Target="embeddings/oleObject527.bin"/><Relationship Id="rId1022" Type="http://schemas.openxmlformats.org/officeDocument/2006/relationships/oleObject" Target="embeddings/oleObject709.bin"/><Relationship Id="rId269" Type="http://schemas.openxmlformats.org/officeDocument/2006/relationships/oleObject" Target="embeddings/oleObject153.bin"/><Relationship Id="rId476" Type="http://schemas.openxmlformats.org/officeDocument/2006/relationships/oleObject" Target="embeddings/oleObject279.bin"/><Relationship Id="rId683" Type="http://schemas.openxmlformats.org/officeDocument/2006/relationships/oleObject" Target="embeddings/oleObject424.bin"/><Relationship Id="rId890" Type="http://schemas.openxmlformats.org/officeDocument/2006/relationships/oleObject" Target="embeddings/oleObject578.bin"/><Relationship Id="rId904" Type="http://schemas.openxmlformats.org/officeDocument/2006/relationships/oleObject" Target="embeddings/oleObject592.bin"/><Relationship Id="rId33" Type="http://schemas.openxmlformats.org/officeDocument/2006/relationships/oleObject" Target="embeddings/oleObject12.bin"/><Relationship Id="rId129" Type="http://schemas.openxmlformats.org/officeDocument/2006/relationships/oleObject" Target="embeddings/oleObject64.bin"/><Relationship Id="rId336" Type="http://schemas.openxmlformats.org/officeDocument/2006/relationships/image" Target="media/image139.wmf"/><Relationship Id="rId543" Type="http://schemas.openxmlformats.org/officeDocument/2006/relationships/oleObject" Target="embeddings/oleObject335.bin"/><Relationship Id="rId988" Type="http://schemas.openxmlformats.org/officeDocument/2006/relationships/oleObject" Target="embeddings/oleObject675.bin"/><Relationship Id="rId182" Type="http://schemas.openxmlformats.org/officeDocument/2006/relationships/oleObject" Target="embeddings/oleObject92.bin"/><Relationship Id="rId403" Type="http://schemas.openxmlformats.org/officeDocument/2006/relationships/oleObject" Target="embeddings/oleObject229.bin"/><Relationship Id="rId750" Type="http://schemas.openxmlformats.org/officeDocument/2006/relationships/oleObject" Target="embeddings/oleObject461.bin"/><Relationship Id="rId848" Type="http://schemas.openxmlformats.org/officeDocument/2006/relationships/oleObject" Target="embeddings/oleObject537.bin"/><Relationship Id="rId1033" Type="http://schemas.openxmlformats.org/officeDocument/2006/relationships/oleObject" Target="embeddings/oleObject720.bin"/><Relationship Id="rId487" Type="http://schemas.openxmlformats.org/officeDocument/2006/relationships/oleObject" Target="embeddings/oleObject287.bin"/><Relationship Id="rId610" Type="http://schemas.openxmlformats.org/officeDocument/2006/relationships/oleObject" Target="embeddings/oleObject374.bin"/><Relationship Id="rId694" Type="http://schemas.openxmlformats.org/officeDocument/2006/relationships/image" Target="media/image257.wmf"/><Relationship Id="rId708" Type="http://schemas.openxmlformats.org/officeDocument/2006/relationships/oleObject" Target="embeddings/oleObject437.bin"/><Relationship Id="rId915" Type="http://schemas.openxmlformats.org/officeDocument/2006/relationships/oleObject" Target="embeddings/oleObject603.bin"/><Relationship Id="rId347" Type="http://schemas.openxmlformats.org/officeDocument/2006/relationships/oleObject" Target="embeddings/oleObject196.bin"/><Relationship Id="rId999" Type="http://schemas.openxmlformats.org/officeDocument/2006/relationships/oleObject" Target="embeddings/oleObject686.bin"/><Relationship Id="rId44" Type="http://schemas.openxmlformats.org/officeDocument/2006/relationships/image" Target="media/image18.wmf"/><Relationship Id="rId554" Type="http://schemas.openxmlformats.org/officeDocument/2006/relationships/oleObject" Target="embeddings/oleObject341.bin"/><Relationship Id="rId761" Type="http://schemas.openxmlformats.org/officeDocument/2006/relationships/image" Target="media/image286.wmf"/><Relationship Id="rId859" Type="http://schemas.openxmlformats.org/officeDocument/2006/relationships/oleObject" Target="embeddings/oleObject547.bin"/><Relationship Id="rId193" Type="http://schemas.openxmlformats.org/officeDocument/2006/relationships/image" Target="media/image87.wmf"/><Relationship Id="rId207" Type="http://schemas.openxmlformats.org/officeDocument/2006/relationships/image" Target="media/image94.wmf"/><Relationship Id="rId414" Type="http://schemas.openxmlformats.org/officeDocument/2006/relationships/oleObject" Target="embeddings/oleObject235.bin"/><Relationship Id="rId498" Type="http://schemas.openxmlformats.org/officeDocument/2006/relationships/oleObject" Target="embeddings/oleObject294.bin"/><Relationship Id="rId621" Type="http://schemas.openxmlformats.org/officeDocument/2006/relationships/oleObject" Target="embeddings/oleObject380.bin"/><Relationship Id="rId1044" Type="http://schemas.openxmlformats.org/officeDocument/2006/relationships/oleObject" Target="embeddings/oleObject731.bin"/><Relationship Id="rId260" Type="http://schemas.openxmlformats.org/officeDocument/2006/relationships/oleObject" Target="embeddings/oleObject147.bin"/><Relationship Id="rId719" Type="http://schemas.openxmlformats.org/officeDocument/2006/relationships/image" Target="media/image269.wmf"/><Relationship Id="rId926" Type="http://schemas.openxmlformats.org/officeDocument/2006/relationships/oleObject" Target="embeddings/oleObject614.bin"/><Relationship Id="rId55" Type="http://schemas.openxmlformats.org/officeDocument/2006/relationships/oleObject" Target="embeddings/oleObject23.bin"/><Relationship Id="rId120" Type="http://schemas.openxmlformats.org/officeDocument/2006/relationships/image" Target="media/image55.wmf"/><Relationship Id="rId358" Type="http://schemas.openxmlformats.org/officeDocument/2006/relationships/image" Target="media/image147.wmf"/><Relationship Id="rId565" Type="http://schemas.openxmlformats.org/officeDocument/2006/relationships/image" Target="media/image209.wmf"/><Relationship Id="rId772" Type="http://schemas.openxmlformats.org/officeDocument/2006/relationships/oleObject" Target="embeddings/oleObject473.bin"/><Relationship Id="rId218" Type="http://schemas.openxmlformats.org/officeDocument/2006/relationships/oleObject" Target="embeddings/oleObject114.bin"/><Relationship Id="rId425" Type="http://schemas.openxmlformats.org/officeDocument/2006/relationships/oleObject" Target="embeddings/oleObject242.bin"/><Relationship Id="rId632" Type="http://schemas.openxmlformats.org/officeDocument/2006/relationships/image" Target="media/image236.wmf"/><Relationship Id="rId1055" Type="http://schemas.openxmlformats.org/officeDocument/2006/relationships/oleObject" Target="embeddings/oleObject742.bin"/><Relationship Id="rId271" Type="http://schemas.openxmlformats.org/officeDocument/2006/relationships/oleObject" Target="embeddings/oleObject155.bin"/><Relationship Id="rId937" Type="http://schemas.openxmlformats.org/officeDocument/2006/relationships/oleObject" Target="embeddings/oleObject624.bin"/><Relationship Id="rId66" Type="http://schemas.openxmlformats.org/officeDocument/2006/relationships/image" Target="media/image30.wmf"/><Relationship Id="rId131" Type="http://schemas.openxmlformats.org/officeDocument/2006/relationships/oleObject" Target="embeddings/oleObject65.bin"/><Relationship Id="rId369" Type="http://schemas.openxmlformats.org/officeDocument/2006/relationships/image" Target="media/image151.wmf"/><Relationship Id="rId576" Type="http://schemas.openxmlformats.org/officeDocument/2006/relationships/oleObject" Target="embeddings/oleObject354.bin"/><Relationship Id="rId783" Type="http://schemas.openxmlformats.org/officeDocument/2006/relationships/oleObject" Target="embeddings/oleObject481.bin"/><Relationship Id="rId990" Type="http://schemas.openxmlformats.org/officeDocument/2006/relationships/oleObject" Target="embeddings/oleObject677.bin"/><Relationship Id="rId229" Type="http://schemas.openxmlformats.org/officeDocument/2006/relationships/oleObject" Target="embeddings/oleObject121.bin"/><Relationship Id="rId436" Type="http://schemas.openxmlformats.org/officeDocument/2006/relationships/oleObject" Target="embeddings/oleObject250.bin"/><Relationship Id="rId643" Type="http://schemas.openxmlformats.org/officeDocument/2006/relationships/image" Target="media/image240.wmf"/><Relationship Id="rId1066" Type="http://schemas.openxmlformats.org/officeDocument/2006/relationships/footer" Target="footer3.xml"/><Relationship Id="rId850" Type="http://schemas.openxmlformats.org/officeDocument/2006/relationships/oleObject" Target="embeddings/oleObject539.bin"/><Relationship Id="rId948" Type="http://schemas.openxmlformats.org/officeDocument/2006/relationships/oleObject" Target="embeddings/oleObject635.bin"/><Relationship Id="rId77" Type="http://schemas.openxmlformats.org/officeDocument/2006/relationships/oleObject" Target="embeddings/oleObject34.bin"/><Relationship Id="rId282" Type="http://schemas.openxmlformats.org/officeDocument/2006/relationships/oleObject" Target="embeddings/oleObject162.bin"/><Relationship Id="rId503" Type="http://schemas.openxmlformats.org/officeDocument/2006/relationships/oleObject" Target="embeddings/oleObject299.bin"/><Relationship Id="rId587" Type="http://schemas.openxmlformats.org/officeDocument/2006/relationships/oleObject" Target="embeddings/oleObject361.bin"/><Relationship Id="rId710" Type="http://schemas.openxmlformats.org/officeDocument/2006/relationships/oleObject" Target="embeddings/oleObject438.bin"/><Relationship Id="rId808" Type="http://schemas.openxmlformats.org/officeDocument/2006/relationships/oleObject" Target="embeddings/oleObject503.bin"/><Relationship Id="rId8" Type="http://schemas.openxmlformats.org/officeDocument/2006/relationships/endnotes" Target="endnotes.xml"/><Relationship Id="rId142" Type="http://schemas.openxmlformats.org/officeDocument/2006/relationships/image" Target="media/image64.wmf"/><Relationship Id="rId447" Type="http://schemas.openxmlformats.org/officeDocument/2006/relationships/oleObject" Target="embeddings/oleObject257.bin"/><Relationship Id="rId794" Type="http://schemas.openxmlformats.org/officeDocument/2006/relationships/oleObject" Target="embeddings/oleObject489.bin"/><Relationship Id="rId654" Type="http://schemas.openxmlformats.org/officeDocument/2006/relationships/image" Target="media/image242.wmf"/><Relationship Id="rId861" Type="http://schemas.openxmlformats.org/officeDocument/2006/relationships/oleObject" Target="embeddings/oleObject549.bin"/><Relationship Id="rId959" Type="http://schemas.openxmlformats.org/officeDocument/2006/relationships/oleObject" Target="embeddings/oleObject646.bin"/><Relationship Id="rId293" Type="http://schemas.openxmlformats.org/officeDocument/2006/relationships/oleObject" Target="embeddings/oleObject168.bin"/><Relationship Id="rId307" Type="http://schemas.openxmlformats.org/officeDocument/2006/relationships/oleObject" Target="embeddings/oleObject176.bin"/><Relationship Id="rId514" Type="http://schemas.openxmlformats.org/officeDocument/2006/relationships/oleObject" Target="embeddings/oleObject310.bin"/><Relationship Id="rId721" Type="http://schemas.openxmlformats.org/officeDocument/2006/relationships/image" Target="media/image270.wmf"/><Relationship Id="rId88" Type="http://schemas.openxmlformats.org/officeDocument/2006/relationships/image" Target="media/image41.wmf"/><Relationship Id="rId153" Type="http://schemas.openxmlformats.org/officeDocument/2006/relationships/image" Target="media/image69.wmf"/><Relationship Id="rId360" Type="http://schemas.openxmlformats.org/officeDocument/2006/relationships/image" Target="media/image148.wmf"/><Relationship Id="rId598" Type="http://schemas.openxmlformats.org/officeDocument/2006/relationships/image" Target="media/image224.wmf"/><Relationship Id="rId819" Type="http://schemas.openxmlformats.org/officeDocument/2006/relationships/oleObject" Target="embeddings/oleObject510.bin"/><Relationship Id="rId1004" Type="http://schemas.openxmlformats.org/officeDocument/2006/relationships/oleObject" Target="embeddings/oleObject691.bin"/><Relationship Id="rId220" Type="http://schemas.openxmlformats.org/officeDocument/2006/relationships/image" Target="media/image97.wmf"/><Relationship Id="rId458" Type="http://schemas.openxmlformats.org/officeDocument/2006/relationships/oleObject" Target="embeddings/oleObject266.bin"/><Relationship Id="rId665" Type="http://schemas.openxmlformats.org/officeDocument/2006/relationships/oleObject" Target="embeddings/oleObject413.bin"/><Relationship Id="rId872" Type="http://schemas.openxmlformats.org/officeDocument/2006/relationships/oleObject" Target="embeddings/oleObject560.bin"/><Relationship Id="rId15" Type="http://schemas.openxmlformats.org/officeDocument/2006/relationships/image" Target="media/image6.wmf"/><Relationship Id="rId318" Type="http://schemas.openxmlformats.org/officeDocument/2006/relationships/image" Target="media/image130.wmf"/><Relationship Id="rId525" Type="http://schemas.openxmlformats.org/officeDocument/2006/relationships/oleObject" Target="embeddings/oleObject320.bin"/><Relationship Id="rId732" Type="http://schemas.openxmlformats.org/officeDocument/2006/relationships/oleObject" Target="embeddings/oleObject450.bin"/><Relationship Id="rId99" Type="http://schemas.openxmlformats.org/officeDocument/2006/relationships/oleObject" Target="embeddings/oleObject46.bin"/><Relationship Id="rId164" Type="http://schemas.openxmlformats.org/officeDocument/2006/relationships/oleObject" Target="embeddings/oleObject83.bin"/><Relationship Id="rId371" Type="http://schemas.openxmlformats.org/officeDocument/2006/relationships/image" Target="media/image152.wmf"/><Relationship Id="rId1015" Type="http://schemas.openxmlformats.org/officeDocument/2006/relationships/oleObject" Target="embeddings/oleObject702.bin"/><Relationship Id="rId469" Type="http://schemas.openxmlformats.org/officeDocument/2006/relationships/image" Target="media/image187.wmf"/><Relationship Id="rId676" Type="http://schemas.openxmlformats.org/officeDocument/2006/relationships/oleObject" Target="embeddings/oleObject420.bin"/><Relationship Id="rId883" Type="http://schemas.openxmlformats.org/officeDocument/2006/relationships/oleObject" Target="embeddings/oleObject571.bin"/><Relationship Id="rId26" Type="http://schemas.openxmlformats.org/officeDocument/2006/relationships/image" Target="media/image11.wmf"/><Relationship Id="rId231" Type="http://schemas.openxmlformats.org/officeDocument/2006/relationships/oleObject" Target="embeddings/oleObject123.bin"/><Relationship Id="rId329" Type="http://schemas.openxmlformats.org/officeDocument/2006/relationships/oleObject" Target="embeddings/oleObject186.bin"/><Relationship Id="rId536" Type="http://schemas.openxmlformats.org/officeDocument/2006/relationships/oleObject" Target="embeddings/oleObject329.bin"/><Relationship Id="rId175" Type="http://schemas.openxmlformats.org/officeDocument/2006/relationships/image" Target="media/image79.wmf"/><Relationship Id="rId743" Type="http://schemas.openxmlformats.org/officeDocument/2006/relationships/image" Target="media/image279.wmf"/><Relationship Id="rId950" Type="http://schemas.openxmlformats.org/officeDocument/2006/relationships/oleObject" Target="embeddings/oleObject637.bin"/><Relationship Id="rId1026" Type="http://schemas.openxmlformats.org/officeDocument/2006/relationships/oleObject" Target="embeddings/oleObject713.bin"/><Relationship Id="rId382" Type="http://schemas.openxmlformats.org/officeDocument/2006/relationships/oleObject" Target="embeddings/oleObject217.bin"/><Relationship Id="rId603" Type="http://schemas.openxmlformats.org/officeDocument/2006/relationships/oleObject" Target="embeddings/oleObject369.bin"/><Relationship Id="rId687" Type="http://schemas.openxmlformats.org/officeDocument/2006/relationships/oleObject" Target="embeddings/oleObject426.bin"/><Relationship Id="rId810" Type="http://schemas.openxmlformats.org/officeDocument/2006/relationships/image" Target="media/image298.wmf"/><Relationship Id="rId908" Type="http://schemas.openxmlformats.org/officeDocument/2006/relationships/oleObject" Target="embeddings/oleObject596.bin"/><Relationship Id="rId242" Type="http://schemas.openxmlformats.org/officeDocument/2006/relationships/image" Target="media/image103.wmf"/><Relationship Id="rId894" Type="http://schemas.openxmlformats.org/officeDocument/2006/relationships/oleObject" Target="embeddings/oleObject582.bin"/><Relationship Id="rId37" Type="http://schemas.openxmlformats.org/officeDocument/2006/relationships/oleObject" Target="embeddings/oleObject15.bin"/><Relationship Id="rId102" Type="http://schemas.openxmlformats.org/officeDocument/2006/relationships/image" Target="media/image47.wmf"/><Relationship Id="rId547" Type="http://schemas.openxmlformats.org/officeDocument/2006/relationships/oleObject" Target="embeddings/oleObject337.bin"/><Relationship Id="rId754" Type="http://schemas.openxmlformats.org/officeDocument/2006/relationships/image" Target="media/image283.wmf"/><Relationship Id="rId961" Type="http://schemas.openxmlformats.org/officeDocument/2006/relationships/oleObject" Target="embeddings/oleObject648.bin"/><Relationship Id="rId90" Type="http://schemas.openxmlformats.org/officeDocument/2006/relationships/image" Target="media/image42.wmf"/><Relationship Id="rId186" Type="http://schemas.openxmlformats.org/officeDocument/2006/relationships/oleObject" Target="embeddings/oleObject94.bin"/><Relationship Id="rId393" Type="http://schemas.openxmlformats.org/officeDocument/2006/relationships/oleObject" Target="embeddings/oleObject224.bin"/><Relationship Id="rId407" Type="http://schemas.openxmlformats.org/officeDocument/2006/relationships/oleObject" Target="embeddings/oleObject231.bin"/><Relationship Id="rId614" Type="http://schemas.openxmlformats.org/officeDocument/2006/relationships/oleObject" Target="embeddings/oleObject376.bin"/><Relationship Id="rId821" Type="http://schemas.openxmlformats.org/officeDocument/2006/relationships/oleObject" Target="embeddings/oleObject512.bin"/><Relationship Id="rId1037" Type="http://schemas.openxmlformats.org/officeDocument/2006/relationships/oleObject" Target="embeddings/oleObject724.bin"/><Relationship Id="rId253" Type="http://schemas.openxmlformats.org/officeDocument/2006/relationships/oleObject" Target="embeddings/oleObject140.bin"/><Relationship Id="rId460" Type="http://schemas.openxmlformats.org/officeDocument/2006/relationships/oleObject" Target="embeddings/oleObject267.bin"/><Relationship Id="rId698" Type="http://schemas.openxmlformats.org/officeDocument/2006/relationships/image" Target="media/image259.wmf"/><Relationship Id="rId919" Type="http://schemas.openxmlformats.org/officeDocument/2006/relationships/oleObject" Target="embeddings/oleObject607.bin"/><Relationship Id="rId48" Type="http://schemas.openxmlformats.org/officeDocument/2006/relationships/image" Target="media/image20.wmf"/><Relationship Id="rId113" Type="http://schemas.openxmlformats.org/officeDocument/2006/relationships/oleObject" Target="embeddings/oleObject54.bin"/><Relationship Id="rId320" Type="http://schemas.openxmlformats.org/officeDocument/2006/relationships/image" Target="media/image131.wmf"/><Relationship Id="rId558" Type="http://schemas.openxmlformats.org/officeDocument/2006/relationships/image" Target="media/image207.wmf"/><Relationship Id="rId765" Type="http://schemas.openxmlformats.org/officeDocument/2006/relationships/image" Target="media/image288.wmf"/><Relationship Id="rId972" Type="http://schemas.openxmlformats.org/officeDocument/2006/relationships/oleObject" Target="embeddings/oleObject659.bin"/><Relationship Id="rId197" Type="http://schemas.openxmlformats.org/officeDocument/2006/relationships/image" Target="media/image89.wmf"/><Relationship Id="rId418" Type="http://schemas.openxmlformats.org/officeDocument/2006/relationships/oleObject" Target="embeddings/oleObject238.bin"/><Relationship Id="rId625" Type="http://schemas.openxmlformats.org/officeDocument/2006/relationships/oleObject" Target="embeddings/oleObject383.bin"/><Relationship Id="rId832" Type="http://schemas.openxmlformats.org/officeDocument/2006/relationships/oleObject" Target="embeddings/oleObject523.bin"/><Relationship Id="rId1048" Type="http://schemas.openxmlformats.org/officeDocument/2006/relationships/oleObject" Target="embeddings/oleObject735.bin"/><Relationship Id="rId264" Type="http://schemas.openxmlformats.org/officeDocument/2006/relationships/image" Target="media/image107.wmf"/><Relationship Id="rId471" Type="http://schemas.openxmlformats.org/officeDocument/2006/relationships/oleObject" Target="embeddings/oleObject276.bin"/><Relationship Id="rId59" Type="http://schemas.openxmlformats.org/officeDocument/2006/relationships/oleObject" Target="embeddings/oleObject25.bin"/><Relationship Id="rId124" Type="http://schemas.openxmlformats.org/officeDocument/2006/relationships/oleObject" Target="embeddings/oleObject60.bin"/><Relationship Id="rId569" Type="http://schemas.openxmlformats.org/officeDocument/2006/relationships/image" Target="media/image211.wmf"/><Relationship Id="rId776" Type="http://schemas.openxmlformats.org/officeDocument/2006/relationships/image" Target="media/image293.wmf"/><Relationship Id="rId983" Type="http://schemas.openxmlformats.org/officeDocument/2006/relationships/oleObject" Target="embeddings/oleObject670.bin"/><Relationship Id="rId331" Type="http://schemas.openxmlformats.org/officeDocument/2006/relationships/oleObject" Target="embeddings/oleObject187.bin"/><Relationship Id="rId429" Type="http://schemas.openxmlformats.org/officeDocument/2006/relationships/oleObject" Target="embeddings/oleObject246.bin"/><Relationship Id="rId636" Type="http://schemas.openxmlformats.org/officeDocument/2006/relationships/oleObject" Target="embeddings/oleObject391.bin"/><Relationship Id="rId1059" Type="http://schemas.openxmlformats.org/officeDocument/2006/relationships/oleObject" Target="embeddings/oleObject746.bin"/><Relationship Id="rId843" Type="http://schemas.openxmlformats.org/officeDocument/2006/relationships/image" Target="media/image303.wmf"/><Relationship Id="rId275" Type="http://schemas.openxmlformats.org/officeDocument/2006/relationships/oleObject" Target="embeddings/oleObject157.bin"/><Relationship Id="rId482" Type="http://schemas.openxmlformats.org/officeDocument/2006/relationships/oleObject" Target="embeddings/oleObject282.bin"/><Relationship Id="rId703" Type="http://schemas.openxmlformats.org/officeDocument/2006/relationships/oleObject" Target="embeddings/oleObject434.bin"/><Relationship Id="rId910" Type="http://schemas.openxmlformats.org/officeDocument/2006/relationships/oleObject" Target="embeddings/oleObject598.bin"/><Relationship Id="rId135" Type="http://schemas.openxmlformats.org/officeDocument/2006/relationships/oleObject" Target="embeddings/oleObject67.bin"/><Relationship Id="rId342" Type="http://schemas.openxmlformats.org/officeDocument/2006/relationships/oleObject" Target="embeddings/oleObject193.bin"/><Relationship Id="rId787" Type="http://schemas.openxmlformats.org/officeDocument/2006/relationships/oleObject" Target="embeddings/oleObject484.bin"/><Relationship Id="rId994" Type="http://schemas.openxmlformats.org/officeDocument/2006/relationships/oleObject" Target="embeddings/oleObject681.bin"/><Relationship Id="rId202" Type="http://schemas.openxmlformats.org/officeDocument/2006/relationships/oleObject" Target="embeddings/oleObject103.bin"/><Relationship Id="rId647" Type="http://schemas.openxmlformats.org/officeDocument/2006/relationships/oleObject" Target="embeddings/oleObject399.bin"/><Relationship Id="rId854" Type="http://schemas.openxmlformats.org/officeDocument/2006/relationships/oleObject" Target="embeddings/oleObject543.bin"/><Relationship Id="rId286" Type="http://schemas.openxmlformats.org/officeDocument/2006/relationships/oleObject" Target="embeddings/oleObject164.bin"/><Relationship Id="rId493" Type="http://schemas.openxmlformats.org/officeDocument/2006/relationships/oleObject" Target="embeddings/oleObject291.bin"/><Relationship Id="rId507" Type="http://schemas.openxmlformats.org/officeDocument/2006/relationships/oleObject" Target="embeddings/oleObject303.bin"/><Relationship Id="rId714" Type="http://schemas.openxmlformats.org/officeDocument/2006/relationships/oleObject" Target="embeddings/oleObject440.bin"/><Relationship Id="rId921" Type="http://schemas.openxmlformats.org/officeDocument/2006/relationships/oleObject" Target="embeddings/oleObject609.bin"/><Relationship Id="rId50" Type="http://schemas.openxmlformats.org/officeDocument/2006/relationships/image" Target="media/image21.png"/><Relationship Id="rId146" Type="http://schemas.openxmlformats.org/officeDocument/2006/relationships/image" Target="media/image66.wmf"/><Relationship Id="rId353" Type="http://schemas.openxmlformats.org/officeDocument/2006/relationships/oleObject" Target="embeddings/oleObject201.bin"/><Relationship Id="rId560" Type="http://schemas.openxmlformats.org/officeDocument/2006/relationships/image" Target="media/image208.wmf"/><Relationship Id="rId798" Type="http://schemas.openxmlformats.org/officeDocument/2006/relationships/oleObject" Target="embeddings/oleObject493.bin"/><Relationship Id="rId213" Type="http://schemas.openxmlformats.org/officeDocument/2006/relationships/image" Target="media/image96.wmf"/><Relationship Id="rId420" Type="http://schemas.openxmlformats.org/officeDocument/2006/relationships/image" Target="media/image173.wmf"/><Relationship Id="rId658" Type="http://schemas.openxmlformats.org/officeDocument/2006/relationships/oleObject" Target="embeddings/oleObject407.bin"/><Relationship Id="rId865" Type="http://schemas.openxmlformats.org/officeDocument/2006/relationships/oleObject" Target="embeddings/oleObject553.bin"/><Relationship Id="rId1050" Type="http://schemas.openxmlformats.org/officeDocument/2006/relationships/oleObject" Target="embeddings/oleObject737.bin"/><Relationship Id="rId297" Type="http://schemas.openxmlformats.org/officeDocument/2006/relationships/oleObject" Target="embeddings/oleObject170.bin"/><Relationship Id="rId518" Type="http://schemas.openxmlformats.org/officeDocument/2006/relationships/oleObject" Target="embeddings/oleObject313.bin"/><Relationship Id="rId725" Type="http://schemas.openxmlformats.org/officeDocument/2006/relationships/image" Target="media/image272.wmf"/><Relationship Id="rId932" Type="http://schemas.openxmlformats.org/officeDocument/2006/relationships/oleObject" Target="embeddings/oleObject619.bin"/><Relationship Id="rId157" Type="http://schemas.openxmlformats.org/officeDocument/2006/relationships/oleObject" Target="embeddings/oleObject79.bin"/><Relationship Id="rId364" Type="http://schemas.openxmlformats.org/officeDocument/2006/relationships/oleObject" Target="embeddings/oleObject208.bin"/><Relationship Id="rId1008" Type="http://schemas.openxmlformats.org/officeDocument/2006/relationships/oleObject" Target="embeddings/oleObject695.bin"/><Relationship Id="rId61" Type="http://schemas.openxmlformats.org/officeDocument/2006/relationships/oleObject" Target="embeddings/oleObject26.bin"/><Relationship Id="rId571" Type="http://schemas.openxmlformats.org/officeDocument/2006/relationships/image" Target="media/image212.wmf"/><Relationship Id="rId669" Type="http://schemas.openxmlformats.org/officeDocument/2006/relationships/image" Target="media/image246.wmf"/><Relationship Id="rId876" Type="http://schemas.openxmlformats.org/officeDocument/2006/relationships/oleObject" Target="embeddings/oleObject564.bin"/><Relationship Id="rId19" Type="http://schemas.openxmlformats.org/officeDocument/2006/relationships/image" Target="media/image8.wmf"/><Relationship Id="rId224" Type="http://schemas.openxmlformats.org/officeDocument/2006/relationships/image" Target="media/image99.wmf"/><Relationship Id="rId431" Type="http://schemas.openxmlformats.org/officeDocument/2006/relationships/oleObject" Target="embeddings/oleObject247.bin"/><Relationship Id="rId529" Type="http://schemas.openxmlformats.org/officeDocument/2006/relationships/oleObject" Target="embeddings/oleObject323.bin"/><Relationship Id="rId736" Type="http://schemas.openxmlformats.org/officeDocument/2006/relationships/image" Target="media/image276.wmf"/><Relationship Id="rId1061" Type="http://schemas.openxmlformats.org/officeDocument/2006/relationships/oleObject" Target="embeddings/oleObject748.bin"/><Relationship Id="rId168" Type="http://schemas.openxmlformats.org/officeDocument/2006/relationships/oleObject" Target="embeddings/oleObject85.bin"/><Relationship Id="rId943" Type="http://schemas.openxmlformats.org/officeDocument/2006/relationships/oleObject" Target="embeddings/oleObject630.bin"/><Relationship Id="rId1019" Type="http://schemas.openxmlformats.org/officeDocument/2006/relationships/oleObject" Target="embeddings/oleObject706.bin"/><Relationship Id="rId72" Type="http://schemas.openxmlformats.org/officeDocument/2006/relationships/image" Target="media/image33.wmf"/><Relationship Id="rId375" Type="http://schemas.openxmlformats.org/officeDocument/2006/relationships/image" Target="media/image154.wmf"/><Relationship Id="rId582" Type="http://schemas.openxmlformats.org/officeDocument/2006/relationships/oleObject" Target="embeddings/oleObject358.bin"/><Relationship Id="rId803" Type="http://schemas.openxmlformats.org/officeDocument/2006/relationships/oleObject" Target="embeddings/oleObject498.bin"/><Relationship Id="rId3" Type="http://schemas.openxmlformats.org/officeDocument/2006/relationships/numbering" Target="numbering.xml"/><Relationship Id="rId235" Type="http://schemas.openxmlformats.org/officeDocument/2006/relationships/oleObject" Target="embeddings/oleObject126.bin"/><Relationship Id="rId442" Type="http://schemas.openxmlformats.org/officeDocument/2006/relationships/image" Target="media/image180.wmf"/><Relationship Id="rId887" Type="http://schemas.openxmlformats.org/officeDocument/2006/relationships/oleObject" Target="embeddings/oleObject575.bin"/><Relationship Id="rId302" Type="http://schemas.openxmlformats.org/officeDocument/2006/relationships/oleObject" Target="embeddings/oleObject173.bin"/><Relationship Id="rId747" Type="http://schemas.openxmlformats.org/officeDocument/2006/relationships/oleObject" Target="embeddings/oleObject459.bin"/><Relationship Id="rId954" Type="http://schemas.openxmlformats.org/officeDocument/2006/relationships/oleObject" Target="embeddings/oleObject641.bin"/><Relationship Id="rId83" Type="http://schemas.openxmlformats.org/officeDocument/2006/relationships/oleObject" Target="embeddings/oleObject37.bin"/><Relationship Id="rId179" Type="http://schemas.openxmlformats.org/officeDocument/2006/relationships/image" Target="media/image81.wmf"/><Relationship Id="rId386" Type="http://schemas.openxmlformats.org/officeDocument/2006/relationships/oleObject" Target="embeddings/oleObject220.bin"/><Relationship Id="rId593" Type="http://schemas.openxmlformats.org/officeDocument/2006/relationships/oleObject" Target="embeddings/oleObject364.bin"/><Relationship Id="rId607" Type="http://schemas.openxmlformats.org/officeDocument/2006/relationships/oleObject" Target="embeddings/oleObject371.bin"/><Relationship Id="rId814" Type="http://schemas.openxmlformats.org/officeDocument/2006/relationships/oleObject" Target="embeddings/oleObject507.bin"/><Relationship Id="rId246" Type="http://schemas.openxmlformats.org/officeDocument/2006/relationships/oleObject" Target="embeddings/oleObject134.bin"/><Relationship Id="rId453" Type="http://schemas.openxmlformats.org/officeDocument/2006/relationships/oleObject" Target="embeddings/oleObject262.bin"/><Relationship Id="rId660" Type="http://schemas.openxmlformats.org/officeDocument/2006/relationships/oleObject" Target="embeddings/oleObject409.bin"/><Relationship Id="rId898" Type="http://schemas.openxmlformats.org/officeDocument/2006/relationships/oleObject" Target="embeddings/oleObject586.bin"/><Relationship Id="rId106" Type="http://schemas.openxmlformats.org/officeDocument/2006/relationships/image" Target="media/image48.wmf"/><Relationship Id="rId313" Type="http://schemas.openxmlformats.org/officeDocument/2006/relationships/oleObject" Target="embeddings/oleObject178.bin"/><Relationship Id="rId758" Type="http://schemas.openxmlformats.org/officeDocument/2006/relationships/oleObject" Target="embeddings/oleObject466.bin"/><Relationship Id="rId965" Type="http://schemas.openxmlformats.org/officeDocument/2006/relationships/oleObject" Target="embeddings/oleObject652.bin"/><Relationship Id="rId10" Type="http://schemas.openxmlformats.org/officeDocument/2006/relationships/image" Target="media/image2.png"/><Relationship Id="rId94" Type="http://schemas.openxmlformats.org/officeDocument/2006/relationships/image" Target="media/image44.wmf"/><Relationship Id="rId397" Type="http://schemas.openxmlformats.org/officeDocument/2006/relationships/oleObject" Target="embeddings/oleObject226.bin"/><Relationship Id="rId520" Type="http://schemas.openxmlformats.org/officeDocument/2006/relationships/oleObject" Target="embeddings/oleObject315.bin"/><Relationship Id="rId618" Type="http://schemas.openxmlformats.org/officeDocument/2006/relationships/image" Target="media/image232.wmf"/><Relationship Id="rId825" Type="http://schemas.openxmlformats.org/officeDocument/2006/relationships/oleObject" Target="embeddings/oleObject516.bin"/><Relationship Id="rId257" Type="http://schemas.openxmlformats.org/officeDocument/2006/relationships/oleObject" Target="embeddings/oleObject144.bin"/><Relationship Id="rId464" Type="http://schemas.openxmlformats.org/officeDocument/2006/relationships/oleObject" Target="embeddings/oleObject271.bin"/><Relationship Id="rId1010" Type="http://schemas.openxmlformats.org/officeDocument/2006/relationships/oleObject" Target="embeddings/oleObject697.bin"/><Relationship Id="rId117" Type="http://schemas.openxmlformats.org/officeDocument/2006/relationships/oleObject" Target="embeddings/oleObject56.bin"/><Relationship Id="rId671" Type="http://schemas.openxmlformats.org/officeDocument/2006/relationships/image" Target="media/image247.wmf"/><Relationship Id="rId769" Type="http://schemas.openxmlformats.org/officeDocument/2006/relationships/image" Target="media/image290.wmf"/><Relationship Id="rId976" Type="http://schemas.openxmlformats.org/officeDocument/2006/relationships/oleObject" Target="embeddings/oleObject663.bin"/><Relationship Id="rId324" Type="http://schemas.openxmlformats.org/officeDocument/2006/relationships/image" Target="media/image133.wmf"/><Relationship Id="rId531" Type="http://schemas.openxmlformats.org/officeDocument/2006/relationships/oleObject" Target="embeddings/oleObject325.bin"/><Relationship Id="rId629" Type="http://schemas.openxmlformats.org/officeDocument/2006/relationships/oleObject" Target="embeddings/oleObject387.bin"/><Relationship Id="rId836" Type="http://schemas.openxmlformats.org/officeDocument/2006/relationships/image" Target="media/image302.wmf"/><Relationship Id="rId1021" Type="http://schemas.openxmlformats.org/officeDocument/2006/relationships/oleObject" Target="embeddings/oleObject708.bin"/><Relationship Id="rId903" Type="http://schemas.openxmlformats.org/officeDocument/2006/relationships/oleObject" Target="embeddings/oleObject591.bin"/><Relationship Id="rId32" Type="http://schemas.openxmlformats.org/officeDocument/2006/relationships/oleObject" Target="embeddings/oleObject11.bin"/><Relationship Id="rId181" Type="http://schemas.openxmlformats.org/officeDocument/2006/relationships/image" Target="media/image82.wmf"/><Relationship Id="rId279" Type="http://schemas.openxmlformats.org/officeDocument/2006/relationships/image" Target="media/image111.wmf"/><Relationship Id="rId486" Type="http://schemas.openxmlformats.org/officeDocument/2006/relationships/oleObject" Target="embeddings/oleObject286.bin"/><Relationship Id="rId693" Type="http://schemas.openxmlformats.org/officeDocument/2006/relationships/oleObject" Target="embeddings/oleObject429.bin"/><Relationship Id="rId139" Type="http://schemas.openxmlformats.org/officeDocument/2006/relationships/oleObject" Target="embeddings/oleObject69.bin"/><Relationship Id="rId346" Type="http://schemas.openxmlformats.org/officeDocument/2006/relationships/image" Target="media/image143.wmf"/><Relationship Id="rId553" Type="http://schemas.openxmlformats.org/officeDocument/2006/relationships/image" Target="media/image205.wmf"/><Relationship Id="rId760" Type="http://schemas.openxmlformats.org/officeDocument/2006/relationships/oleObject" Target="embeddings/oleObject467.bin"/><Relationship Id="rId998" Type="http://schemas.openxmlformats.org/officeDocument/2006/relationships/oleObject" Target="embeddings/oleObject685.bin"/><Relationship Id="rId206" Type="http://schemas.openxmlformats.org/officeDocument/2006/relationships/oleObject" Target="embeddings/oleObject105.bin"/><Relationship Id="rId413" Type="http://schemas.openxmlformats.org/officeDocument/2006/relationships/image" Target="media/image171.wmf"/><Relationship Id="rId858" Type="http://schemas.openxmlformats.org/officeDocument/2006/relationships/oleObject" Target="embeddings/oleObject546.bin"/><Relationship Id="rId1043" Type="http://schemas.openxmlformats.org/officeDocument/2006/relationships/oleObject" Target="embeddings/oleObject730.bin"/><Relationship Id="rId620" Type="http://schemas.openxmlformats.org/officeDocument/2006/relationships/image" Target="media/image233.wmf"/><Relationship Id="rId718" Type="http://schemas.openxmlformats.org/officeDocument/2006/relationships/oleObject" Target="embeddings/oleObject442.bin"/><Relationship Id="rId925" Type="http://schemas.openxmlformats.org/officeDocument/2006/relationships/oleObject" Target="embeddings/oleObject613.bin"/><Relationship Id="rId54" Type="http://schemas.openxmlformats.org/officeDocument/2006/relationships/image" Target="media/image24.w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798E0D0-FD93-44C5-AB79-E14C548DCCD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12</Pages>
  <Words>14829</Words>
  <Characters>17203</Characters>
  <Application>Microsoft Office Word</Application>
  <DocSecurity>0</DocSecurity>
  <Lines>1323</Lines>
  <Paragraphs>1186</Paragraphs>
  <ScaleCrop>false</ScaleCrop>
  <Company/>
  <LinksUpToDate>false</LinksUpToDate>
  <CharactersWithSpaces>30846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Noah Zheng</cp:lastModifiedBy>
  <cp:revision>4</cp:revision>
  <cp:lastPrinted>2024-05-03T09:25:00Z</cp:lastPrinted>
  <dcterms:created xsi:type="dcterms:W3CDTF">2025-09-06T23:37:00Z</dcterms:created>
  <dcterms:modified xsi:type="dcterms:W3CDTF">2025-09-07T02:03:00Z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25E0E29687994A9895021C44B1B0460D_12</vt:lpwstr>
  </property>
  <property fmtid="{D5CDD505-2E9C-101B-9397-08002B2CF9AE}" pid="4" name="MTWinEqns">
    <vt:bool>true</vt:bool>
  </property>
</Properties>
</file>